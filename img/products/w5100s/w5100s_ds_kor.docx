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D8CC29" w14:textId="77777777" w:rsidR="006C76D3" w:rsidRPr="00546234" w:rsidRDefault="006C76D3" w:rsidP="00DD1B9C">
      <w:pPr>
        <w:ind w:right="200"/>
        <w:rPr>
          <w:rFonts w:ascii="Trebuchet MS" w:eastAsiaTheme="minorHAnsi" w:hAnsi="Trebuchet MS"/>
          <w:szCs w:val="20"/>
        </w:rPr>
      </w:pPr>
      <w:bookmarkStart w:id="0" w:name="_GoBack"/>
      <w:bookmarkEnd w:id="0"/>
    </w:p>
    <w:p w14:paraId="481D2706" w14:textId="77777777" w:rsidR="006C76D3" w:rsidRPr="00546234" w:rsidRDefault="006C76D3" w:rsidP="00DD1B9C">
      <w:pPr>
        <w:ind w:right="200"/>
        <w:rPr>
          <w:rFonts w:ascii="Trebuchet MS" w:eastAsiaTheme="minorHAnsi" w:hAnsi="Trebuchet MS"/>
          <w:szCs w:val="20"/>
        </w:rPr>
      </w:pPr>
    </w:p>
    <w:p w14:paraId="216EDAD6" w14:textId="77777777" w:rsidR="00F45149" w:rsidRPr="00546234" w:rsidRDefault="00F45149" w:rsidP="00DD1B9C">
      <w:pPr>
        <w:ind w:right="200"/>
        <w:rPr>
          <w:rFonts w:ascii="Trebuchet MS" w:eastAsiaTheme="minorHAnsi" w:hAnsi="Trebuchet MS"/>
          <w:szCs w:val="20"/>
        </w:rPr>
      </w:pPr>
    </w:p>
    <w:p w14:paraId="34CE0C6C" w14:textId="77777777" w:rsidR="00F45149" w:rsidRPr="00546234" w:rsidRDefault="00F45149" w:rsidP="00DD1B9C">
      <w:pPr>
        <w:ind w:right="200"/>
        <w:rPr>
          <w:rFonts w:ascii="Trebuchet MS" w:eastAsiaTheme="minorHAnsi" w:hAnsi="Trebuchet MS"/>
          <w:szCs w:val="20"/>
        </w:rPr>
      </w:pPr>
    </w:p>
    <w:p w14:paraId="5FBF6C6A" w14:textId="77777777" w:rsidR="00F45149" w:rsidRPr="00546234" w:rsidRDefault="00F45149" w:rsidP="00DD1B9C">
      <w:pPr>
        <w:ind w:right="200"/>
        <w:rPr>
          <w:rFonts w:ascii="Trebuchet MS" w:eastAsiaTheme="minorHAnsi" w:hAnsi="Trebuchet MS"/>
          <w:szCs w:val="20"/>
        </w:rPr>
      </w:pPr>
    </w:p>
    <w:p w14:paraId="4DAF0EE6" w14:textId="77777777" w:rsidR="006C76D3" w:rsidRPr="00546234" w:rsidRDefault="006C76D3" w:rsidP="00DD1B9C">
      <w:pPr>
        <w:ind w:right="200"/>
        <w:rPr>
          <w:rFonts w:ascii="Trebuchet MS" w:eastAsiaTheme="minorHAnsi" w:hAnsi="Trebuchet MS"/>
          <w:szCs w:val="20"/>
        </w:rPr>
      </w:pPr>
    </w:p>
    <w:p w14:paraId="4FDB7913" w14:textId="77777777" w:rsidR="006C76D3" w:rsidRPr="00546234" w:rsidRDefault="006C76D3" w:rsidP="00DD1B9C">
      <w:pPr>
        <w:ind w:right="200"/>
        <w:rPr>
          <w:rFonts w:ascii="Trebuchet MS" w:eastAsiaTheme="minorHAnsi" w:hAnsi="Trebuchet MS"/>
          <w:szCs w:val="20"/>
        </w:rPr>
      </w:pPr>
    </w:p>
    <w:p w14:paraId="31C0C0D8" w14:textId="77777777" w:rsidR="006C76D3" w:rsidRPr="00546234" w:rsidRDefault="006C76D3" w:rsidP="00DD1B9C">
      <w:pPr>
        <w:ind w:right="200"/>
        <w:rPr>
          <w:rFonts w:ascii="Trebuchet MS" w:eastAsiaTheme="minorHAnsi" w:hAnsi="Trebuchet MS"/>
          <w:szCs w:val="20"/>
        </w:rPr>
      </w:pPr>
    </w:p>
    <w:p w14:paraId="4AB2EA5F" w14:textId="77777777" w:rsidR="006C76D3" w:rsidRPr="00546234" w:rsidRDefault="006C76D3" w:rsidP="00DD1B9C">
      <w:pPr>
        <w:jc w:val="center"/>
        <w:rPr>
          <w:rFonts w:ascii="Trebuchet MS" w:eastAsiaTheme="minorHAnsi" w:hAnsi="Trebuchet MS" w:cs="Arial"/>
          <w:b/>
          <w:sz w:val="72"/>
          <w:szCs w:val="72"/>
        </w:rPr>
      </w:pPr>
      <w:r w:rsidRPr="00546234">
        <w:rPr>
          <w:rFonts w:ascii="Trebuchet MS" w:eastAsiaTheme="minorHAnsi" w:hAnsi="Trebuchet MS" w:cs="Arial"/>
          <w:b/>
          <w:sz w:val="72"/>
          <w:szCs w:val="72"/>
        </w:rPr>
        <w:t>W5</w:t>
      </w:r>
      <w:r w:rsidR="00F251FA" w:rsidRPr="00546234">
        <w:rPr>
          <w:rFonts w:ascii="Trebuchet MS" w:eastAsiaTheme="minorHAnsi" w:hAnsi="Trebuchet MS" w:cs="Arial"/>
          <w:b/>
          <w:sz w:val="72"/>
          <w:szCs w:val="72"/>
        </w:rPr>
        <w:t>1</w:t>
      </w:r>
      <w:r w:rsidRPr="00546234">
        <w:rPr>
          <w:rFonts w:ascii="Trebuchet MS" w:eastAsiaTheme="minorHAnsi" w:hAnsi="Trebuchet MS" w:cs="Arial"/>
          <w:b/>
          <w:sz w:val="72"/>
          <w:szCs w:val="72"/>
        </w:rPr>
        <w:t>00</w:t>
      </w:r>
      <w:r w:rsidR="007B5EEE" w:rsidRPr="00546234">
        <w:rPr>
          <w:rFonts w:ascii="Trebuchet MS" w:eastAsiaTheme="minorHAnsi" w:hAnsi="Trebuchet MS" w:cs="Arial"/>
          <w:b/>
          <w:sz w:val="72"/>
          <w:szCs w:val="72"/>
        </w:rPr>
        <w:t>S</w:t>
      </w:r>
      <w:r w:rsidRPr="00546234">
        <w:rPr>
          <w:rFonts w:ascii="Trebuchet MS" w:eastAsiaTheme="minorHAnsi" w:hAnsi="Trebuchet MS" w:cs="Arial"/>
          <w:b/>
          <w:sz w:val="72"/>
          <w:szCs w:val="72"/>
        </w:rPr>
        <w:t xml:space="preserve"> </w:t>
      </w:r>
      <w:r w:rsidR="00003E1F" w:rsidRPr="00546234">
        <w:rPr>
          <w:rFonts w:ascii="Trebuchet MS" w:eastAsiaTheme="minorHAnsi" w:hAnsi="Trebuchet MS" w:cs="Arial"/>
          <w:b/>
          <w:sz w:val="72"/>
          <w:szCs w:val="72"/>
        </w:rPr>
        <w:t>Data</w:t>
      </w:r>
      <w:r w:rsidRPr="00546234">
        <w:rPr>
          <w:rFonts w:ascii="Trebuchet MS" w:eastAsiaTheme="minorHAnsi" w:hAnsi="Trebuchet MS" w:cs="Arial"/>
          <w:b/>
          <w:sz w:val="72"/>
          <w:szCs w:val="72"/>
        </w:rPr>
        <w:t>sheet</w:t>
      </w:r>
    </w:p>
    <w:p w14:paraId="4CD6186D" w14:textId="77777777" w:rsidR="006C76D3" w:rsidRPr="00546234" w:rsidRDefault="00E86269" w:rsidP="00DD1B9C">
      <w:pPr>
        <w:jc w:val="center"/>
        <w:rPr>
          <w:rFonts w:ascii="Trebuchet MS" w:eastAsiaTheme="minorHAnsi" w:hAnsi="Trebuchet MS" w:cs="Arial"/>
          <w:b/>
          <w:sz w:val="36"/>
          <w:szCs w:val="36"/>
        </w:rPr>
      </w:pPr>
      <w:r w:rsidRPr="00546234">
        <w:rPr>
          <w:rFonts w:ascii="Trebuchet MS" w:eastAsiaTheme="minorHAnsi" w:hAnsi="Trebuchet MS" w:cs="Arial"/>
          <w:b/>
          <w:sz w:val="36"/>
          <w:szCs w:val="36"/>
        </w:rPr>
        <w:t xml:space="preserve">Version </w:t>
      </w:r>
      <w:r w:rsidR="007D31B8" w:rsidRPr="00546234">
        <w:rPr>
          <w:rFonts w:ascii="Trebuchet MS" w:eastAsiaTheme="minorHAnsi" w:hAnsi="Trebuchet MS" w:cs="Arial"/>
          <w:b/>
          <w:sz w:val="36"/>
          <w:szCs w:val="36"/>
        </w:rPr>
        <w:t>1</w:t>
      </w:r>
      <w:r w:rsidRPr="00546234">
        <w:rPr>
          <w:rFonts w:ascii="Trebuchet MS" w:eastAsiaTheme="minorHAnsi" w:hAnsi="Trebuchet MS" w:cs="Arial"/>
          <w:b/>
          <w:sz w:val="36"/>
          <w:szCs w:val="36"/>
        </w:rPr>
        <w:t>.</w:t>
      </w:r>
      <w:r w:rsidR="007D31B8" w:rsidRPr="00546234">
        <w:rPr>
          <w:rFonts w:ascii="Trebuchet MS" w:eastAsiaTheme="minorHAnsi" w:hAnsi="Trebuchet MS" w:cs="Arial"/>
          <w:b/>
          <w:sz w:val="36"/>
          <w:szCs w:val="36"/>
        </w:rPr>
        <w:t>0</w:t>
      </w:r>
      <w:r w:rsidR="005B45E2" w:rsidRPr="00546234">
        <w:rPr>
          <w:rFonts w:ascii="Trebuchet MS" w:eastAsiaTheme="minorHAnsi" w:hAnsi="Trebuchet MS" w:cs="Arial"/>
          <w:b/>
          <w:sz w:val="36"/>
          <w:szCs w:val="36"/>
        </w:rPr>
        <w:t>.</w:t>
      </w:r>
      <w:r w:rsidR="00AC645F" w:rsidRPr="00546234">
        <w:rPr>
          <w:rFonts w:ascii="Trebuchet MS" w:eastAsiaTheme="minorHAnsi" w:hAnsi="Trebuchet MS" w:cs="Arial"/>
          <w:b/>
          <w:sz w:val="36"/>
          <w:szCs w:val="36"/>
        </w:rPr>
        <w:t>0</w:t>
      </w:r>
    </w:p>
    <w:p w14:paraId="4C73E63D" w14:textId="77777777" w:rsidR="006C76D3" w:rsidRPr="00546234" w:rsidRDefault="006C76D3" w:rsidP="00DD1B9C">
      <w:pPr>
        <w:ind w:left="484" w:right="200"/>
        <w:rPr>
          <w:rFonts w:ascii="Trebuchet MS" w:eastAsiaTheme="minorHAnsi" w:hAnsi="Trebuchet MS"/>
          <w:szCs w:val="20"/>
        </w:rPr>
      </w:pPr>
    </w:p>
    <w:p w14:paraId="1554876E" w14:textId="77777777" w:rsidR="006C76D3" w:rsidRPr="00546234" w:rsidRDefault="006C76D3" w:rsidP="00DD1B9C">
      <w:pPr>
        <w:ind w:left="484" w:right="200"/>
        <w:rPr>
          <w:rFonts w:ascii="Trebuchet MS" w:eastAsiaTheme="minorHAnsi" w:hAnsi="Trebuchet MS" w:cs="Arial"/>
          <w:color w:val="333333"/>
          <w:szCs w:val="20"/>
        </w:rPr>
      </w:pPr>
    </w:p>
    <w:p w14:paraId="66DC558F" w14:textId="77777777" w:rsidR="006C76D3" w:rsidRPr="00546234" w:rsidRDefault="006C76D3" w:rsidP="00DD1B9C">
      <w:pPr>
        <w:ind w:left="484" w:right="200"/>
        <w:rPr>
          <w:rFonts w:ascii="Trebuchet MS" w:eastAsiaTheme="minorHAnsi" w:hAnsi="Trebuchet MS" w:cs="Arial"/>
          <w:color w:val="333333"/>
          <w:szCs w:val="20"/>
        </w:rPr>
      </w:pPr>
    </w:p>
    <w:p w14:paraId="2DCB3D8B" w14:textId="77777777" w:rsidR="006C76D3" w:rsidRPr="00546234" w:rsidRDefault="006C76D3" w:rsidP="00DD1B9C">
      <w:pPr>
        <w:ind w:left="484" w:right="200"/>
        <w:rPr>
          <w:rFonts w:ascii="Trebuchet MS" w:eastAsiaTheme="minorHAnsi" w:hAnsi="Trebuchet MS" w:cs="Arial"/>
          <w:color w:val="333333"/>
          <w:szCs w:val="20"/>
        </w:rPr>
      </w:pPr>
    </w:p>
    <w:p w14:paraId="6904DB3B" w14:textId="77777777" w:rsidR="006C76D3" w:rsidRPr="00546234" w:rsidRDefault="006C76D3" w:rsidP="00DD1B9C">
      <w:pPr>
        <w:tabs>
          <w:tab w:val="left" w:pos="6795"/>
        </w:tabs>
        <w:ind w:left="484" w:right="200"/>
        <w:rPr>
          <w:rFonts w:ascii="Trebuchet MS" w:eastAsiaTheme="minorHAnsi" w:hAnsi="Trebuchet MS" w:cs="Arial"/>
          <w:color w:val="333333"/>
          <w:szCs w:val="20"/>
        </w:rPr>
      </w:pPr>
    </w:p>
    <w:p w14:paraId="7A5B4930" w14:textId="77777777" w:rsidR="00050F98" w:rsidRPr="00546234" w:rsidRDefault="00050F98" w:rsidP="00DD1B9C">
      <w:pPr>
        <w:ind w:left="484" w:right="200"/>
        <w:rPr>
          <w:rFonts w:ascii="Trebuchet MS" w:eastAsiaTheme="minorHAnsi" w:hAnsi="Trebuchet MS" w:cs="Arial"/>
          <w:color w:val="333333"/>
          <w:szCs w:val="20"/>
        </w:rPr>
      </w:pPr>
    </w:p>
    <w:p w14:paraId="1B139FB7" w14:textId="77777777" w:rsidR="00050F98" w:rsidRPr="00546234" w:rsidRDefault="00050F98" w:rsidP="00DD1B9C">
      <w:pPr>
        <w:ind w:left="484" w:right="200"/>
        <w:rPr>
          <w:rFonts w:ascii="Trebuchet MS" w:eastAsiaTheme="minorHAnsi" w:hAnsi="Trebuchet MS" w:cs="Arial"/>
          <w:color w:val="333333"/>
          <w:szCs w:val="20"/>
        </w:rPr>
      </w:pPr>
    </w:p>
    <w:p w14:paraId="5AE2EAE6" w14:textId="77777777" w:rsidR="008C1984" w:rsidRPr="00546234" w:rsidRDefault="008C1984" w:rsidP="00DD1B9C">
      <w:pPr>
        <w:ind w:left="484" w:right="200"/>
        <w:rPr>
          <w:rFonts w:ascii="Trebuchet MS" w:eastAsiaTheme="minorHAnsi" w:hAnsi="Trebuchet MS" w:cs="Arial"/>
          <w:color w:val="333333"/>
          <w:szCs w:val="20"/>
        </w:rPr>
      </w:pPr>
    </w:p>
    <w:p w14:paraId="4E5A54F7" w14:textId="77777777" w:rsidR="008C1984" w:rsidRPr="00546234" w:rsidRDefault="008C1984" w:rsidP="00DD1B9C">
      <w:pPr>
        <w:ind w:left="484" w:right="200"/>
        <w:rPr>
          <w:rFonts w:ascii="Trebuchet MS" w:eastAsiaTheme="minorHAnsi" w:hAnsi="Trebuchet MS" w:cs="Arial"/>
          <w:color w:val="333333"/>
          <w:szCs w:val="20"/>
        </w:rPr>
      </w:pPr>
    </w:p>
    <w:p w14:paraId="7A7A78A5" w14:textId="77777777" w:rsidR="008C1984" w:rsidRPr="00546234" w:rsidRDefault="008C1984" w:rsidP="00DD1B9C">
      <w:pPr>
        <w:ind w:left="484" w:right="200"/>
        <w:rPr>
          <w:rFonts w:ascii="Trebuchet MS" w:eastAsiaTheme="minorHAnsi" w:hAnsi="Trebuchet MS" w:cs="Arial"/>
          <w:color w:val="333333"/>
          <w:szCs w:val="20"/>
        </w:rPr>
      </w:pPr>
    </w:p>
    <w:p w14:paraId="477347E1" w14:textId="77777777" w:rsidR="008C1984" w:rsidRPr="00546234" w:rsidRDefault="008C1984" w:rsidP="00DD1B9C">
      <w:pPr>
        <w:ind w:left="484" w:right="200"/>
        <w:rPr>
          <w:rFonts w:ascii="Trebuchet MS" w:eastAsiaTheme="minorHAnsi" w:hAnsi="Trebuchet MS" w:cs="Arial"/>
          <w:color w:val="333333"/>
          <w:szCs w:val="20"/>
        </w:rPr>
      </w:pPr>
    </w:p>
    <w:p w14:paraId="2C9958FB" w14:textId="77777777" w:rsidR="008C1984" w:rsidRPr="00546234" w:rsidRDefault="008C1984" w:rsidP="00DD1B9C">
      <w:pPr>
        <w:ind w:left="484" w:right="200"/>
        <w:rPr>
          <w:rFonts w:ascii="Trebuchet MS" w:eastAsiaTheme="minorHAnsi" w:hAnsi="Trebuchet MS" w:cs="Arial"/>
          <w:color w:val="333333"/>
          <w:szCs w:val="20"/>
        </w:rPr>
      </w:pPr>
    </w:p>
    <w:p w14:paraId="11F771A6" w14:textId="77777777" w:rsidR="008C1984" w:rsidRPr="00546234" w:rsidRDefault="008C1984" w:rsidP="00DD1B9C">
      <w:pPr>
        <w:ind w:left="484" w:right="200"/>
        <w:rPr>
          <w:rFonts w:ascii="Trebuchet MS" w:eastAsiaTheme="minorHAnsi" w:hAnsi="Trebuchet MS" w:cs="Arial"/>
          <w:color w:val="333333"/>
          <w:szCs w:val="20"/>
        </w:rPr>
      </w:pPr>
    </w:p>
    <w:p w14:paraId="5CCFA653" w14:textId="77777777" w:rsidR="007D31B8" w:rsidRPr="00546234" w:rsidRDefault="007D31B8" w:rsidP="00DD1B9C">
      <w:pPr>
        <w:ind w:left="484" w:right="200"/>
        <w:rPr>
          <w:rFonts w:ascii="Trebuchet MS" w:eastAsiaTheme="minorHAnsi" w:hAnsi="Trebuchet MS" w:cs="Arial"/>
          <w:color w:val="333333"/>
          <w:szCs w:val="20"/>
        </w:rPr>
      </w:pPr>
    </w:p>
    <w:p w14:paraId="252CA0C3" w14:textId="77777777" w:rsidR="00931897" w:rsidRPr="00311DE8" w:rsidRDefault="00931897" w:rsidP="00DD1B9C">
      <w:pPr>
        <w:ind w:left="484" w:right="300"/>
        <w:jc w:val="center"/>
        <w:rPr>
          <w:rFonts w:ascii="Trebuchet MS" w:eastAsiaTheme="minorHAnsi" w:hAnsi="Trebuchet MS" w:cs="Arial"/>
          <w:b/>
          <w:color w:val="333333"/>
          <w:sz w:val="22"/>
          <w:szCs w:val="22"/>
        </w:rPr>
      </w:pPr>
    </w:p>
    <w:p w14:paraId="3C200DD1" w14:textId="77777777" w:rsidR="008C1984" w:rsidRPr="00E01E81" w:rsidRDefault="008C1984" w:rsidP="00DD1B9C">
      <w:pPr>
        <w:rPr>
          <w:rFonts w:ascii="Trebuchet MS" w:eastAsiaTheme="minorHAnsi" w:hAnsi="Trebuchet MS" w:cs="Arial"/>
          <w:color w:val="333333"/>
          <w:szCs w:val="20"/>
        </w:rPr>
      </w:pPr>
    </w:p>
    <w:p w14:paraId="34BECE83" w14:textId="77777777" w:rsidR="008C1984" w:rsidRPr="00E01E81" w:rsidRDefault="008C1984" w:rsidP="00DD1B9C">
      <w:pPr>
        <w:rPr>
          <w:rFonts w:ascii="Trebuchet MS" w:eastAsiaTheme="minorHAnsi" w:hAnsi="Trebuchet MS" w:cs="Arial"/>
          <w:color w:val="333333"/>
          <w:szCs w:val="20"/>
        </w:rPr>
      </w:pPr>
    </w:p>
    <w:p w14:paraId="17054B4A" w14:textId="77777777" w:rsidR="008C1984" w:rsidRPr="00E01E81" w:rsidRDefault="008C1984" w:rsidP="00DD1B9C">
      <w:pPr>
        <w:rPr>
          <w:rFonts w:ascii="Trebuchet MS" w:eastAsiaTheme="minorHAnsi" w:hAnsi="Trebuchet MS" w:cs="Arial"/>
          <w:color w:val="333333"/>
          <w:szCs w:val="20"/>
        </w:rPr>
      </w:pPr>
    </w:p>
    <w:p w14:paraId="4126053D" w14:textId="77777777" w:rsidR="00050F98" w:rsidRPr="00E01E81" w:rsidRDefault="00050F98" w:rsidP="00DD1B9C">
      <w:pPr>
        <w:rPr>
          <w:rFonts w:ascii="Trebuchet MS" w:eastAsiaTheme="minorHAnsi" w:hAnsi="Trebuchet MS" w:cs="Arial"/>
          <w:color w:val="333333"/>
          <w:szCs w:val="20"/>
        </w:rPr>
      </w:pPr>
    </w:p>
    <w:p w14:paraId="6AA3C734" w14:textId="77777777" w:rsidR="006C76D3" w:rsidRPr="00E01E81" w:rsidRDefault="006C76D3" w:rsidP="00DD1B9C">
      <w:pPr>
        <w:jc w:val="center"/>
        <w:rPr>
          <w:rFonts w:ascii="Trebuchet MS" w:eastAsiaTheme="minorHAnsi" w:hAnsi="Trebuchet MS"/>
          <w:szCs w:val="20"/>
        </w:rPr>
      </w:pPr>
      <w:r w:rsidRPr="00E01E81">
        <w:rPr>
          <w:rFonts w:ascii="Trebuchet MS" w:eastAsiaTheme="minorHAnsi" w:hAnsi="Trebuchet MS" w:cs="Arial"/>
          <w:noProof/>
          <w:color w:val="333333"/>
          <w:szCs w:val="20"/>
        </w:rPr>
        <w:drawing>
          <wp:inline distT="0" distB="0" distL="0" distR="0" wp14:anchorId="534BF184" wp14:editId="237D3623">
            <wp:extent cx="1691011" cy="569174"/>
            <wp:effectExtent l="19050" t="0" r="4439" b="0"/>
            <wp:docPr id="1" name="그림 2" descr="wiznet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 descr="wiznet_logo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988" cy="571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1E1220" w14:textId="77777777" w:rsidR="00F45149" w:rsidRPr="00E01E81" w:rsidRDefault="000F4351" w:rsidP="00DD1B9C">
      <w:pPr>
        <w:spacing w:line="360" w:lineRule="exact"/>
        <w:jc w:val="center"/>
        <w:rPr>
          <w:rStyle w:val="afa"/>
          <w:rFonts w:ascii="Trebuchet MS" w:eastAsiaTheme="minorHAnsi" w:hAnsi="Trebuchet MS" w:cs="Arial"/>
          <w:szCs w:val="20"/>
        </w:rPr>
        <w:sectPr w:rsidR="00F45149" w:rsidRPr="00E01E81" w:rsidSect="009863DC">
          <w:headerReference w:type="even" r:id="rId16"/>
          <w:headerReference w:type="default" r:id="rId17"/>
          <w:footerReference w:type="even" r:id="rId18"/>
          <w:footerReference w:type="default" r:id="rId19"/>
          <w:pgSz w:w="11907" w:h="16840" w:code="9"/>
          <w:pgMar w:top="1418" w:right="1701" w:bottom="1134" w:left="1701" w:header="851" w:footer="567" w:gutter="0"/>
          <w:pgNumType w:start="1"/>
          <w:cols w:space="425"/>
          <w:docGrid w:type="lines" w:linePitch="360"/>
        </w:sectPr>
      </w:pPr>
      <w:hyperlink r:id="rId20" w:history="1">
        <w:r w:rsidR="006C76D3" w:rsidRPr="00E01E81">
          <w:rPr>
            <w:rStyle w:val="afa"/>
            <w:rFonts w:ascii="Trebuchet MS" w:eastAsiaTheme="minorHAnsi" w:hAnsi="Trebuchet MS" w:cs="Arial"/>
            <w:szCs w:val="20"/>
          </w:rPr>
          <w:t>http://www.wiznet.co.kr</w:t>
        </w:r>
      </w:hyperlink>
    </w:p>
    <w:p w14:paraId="24AA0F3F" w14:textId="77777777" w:rsidR="00860FD6" w:rsidRPr="00311DE8" w:rsidRDefault="004703EE" w:rsidP="00DD1B9C">
      <w:pPr>
        <w:ind w:right="200"/>
        <w:rPr>
          <w:rFonts w:ascii="Trebuchet MS" w:eastAsiaTheme="minorHAnsi" w:hAnsi="Trebuchet MS"/>
          <w:b/>
        </w:rPr>
      </w:pPr>
      <w:r w:rsidRPr="00E01E81">
        <w:rPr>
          <w:rFonts w:ascii="Trebuchet MS" w:eastAsiaTheme="minorHAnsi" w:hAnsi="Trebuchet MS"/>
          <w:b/>
          <w:sz w:val="36"/>
          <w:szCs w:val="36"/>
        </w:rPr>
        <w:lastRenderedPageBreak/>
        <w:t>W51</w:t>
      </w:r>
      <w:r w:rsidR="00860FD6" w:rsidRPr="00E01E81">
        <w:rPr>
          <w:rFonts w:ascii="Trebuchet MS" w:eastAsiaTheme="minorHAnsi" w:hAnsi="Trebuchet MS"/>
          <w:b/>
          <w:sz w:val="36"/>
          <w:szCs w:val="36"/>
        </w:rPr>
        <w:t>00</w:t>
      </w:r>
      <w:r w:rsidRPr="00E01E81">
        <w:rPr>
          <w:rFonts w:ascii="Trebuchet MS" w:eastAsiaTheme="minorHAnsi" w:hAnsi="Trebuchet MS"/>
          <w:b/>
          <w:sz w:val="36"/>
          <w:szCs w:val="36"/>
        </w:rPr>
        <w:t>S</w:t>
      </w:r>
    </w:p>
    <w:p w14:paraId="2B17B184" w14:textId="77777777" w:rsidR="00B9720D" w:rsidRPr="00311DE8" w:rsidRDefault="008C1984" w:rsidP="00155A42">
      <w:pPr>
        <w:pStyle w:val="affff3"/>
        <w:rPr>
          <w:rFonts w:eastAsiaTheme="minorHAnsi"/>
        </w:rPr>
      </w:pPr>
      <w:r w:rsidRPr="00311DE8">
        <w:rPr>
          <w:rFonts w:eastAsiaTheme="minorHAnsi"/>
        </w:rPr>
        <w:t xml:space="preserve"> </w:t>
      </w:r>
      <w:r w:rsidR="00B9720D" w:rsidRPr="00311DE8">
        <w:rPr>
          <w:rFonts w:eastAsiaTheme="minorHAnsi"/>
        </w:rPr>
        <w:t>W5100S</w:t>
      </w:r>
      <w:r w:rsidR="00B9720D" w:rsidRPr="00311DE8">
        <w:rPr>
          <w:rFonts w:eastAsiaTheme="minorHAnsi"/>
        </w:rPr>
        <w:t>은</w:t>
      </w:r>
      <w:r w:rsidR="00B9720D" w:rsidRPr="00311DE8">
        <w:rPr>
          <w:rFonts w:eastAsiaTheme="minorHAnsi"/>
        </w:rPr>
        <w:t xml:space="preserve"> WIZnet</w:t>
      </w:r>
      <w:r w:rsidR="00B9720D" w:rsidRPr="00311DE8">
        <w:rPr>
          <w:rFonts w:eastAsiaTheme="minorHAnsi"/>
        </w:rPr>
        <w:t>의</w:t>
      </w:r>
      <w:r w:rsidR="00B9720D" w:rsidRPr="00311DE8">
        <w:rPr>
          <w:rFonts w:eastAsiaTheme="minorHAnsi"/>
        </w:rPr>
        <w:t xml:space="preserve"> Hardwired TCP/IP </w:t>
      </w:r>
      <w:r w:rsidR="00B9720D" w:rsidRPr="00311DE8">
        <w:rPr>
          <w:rFonts w:eastAsiaTheme="minorHAnsi"/>
        </w:rPr>
        <w:t>기술을</w:t>
      </w:r>
      <w:r w:rsidR="00B9720D" w:rsidRPr="00311DE8">
        <w:rPr>
          <w:rFonts w:eastAsiaTheme="minorHAnsi"/>
        </w:rPr>
        <w:t xml:space="preserve"> </w:t>
      </w:r>
      <w:r w:rsidR="00B9720D" w:rsidRPr="00311DE8">
        <w:rPr>
          <w:rFonts w:eastAsiaTheme="minorHAnsi"/>
        </w:rPr>
        <w:t>이용한</w:t>
      </w:r>
      <w:r w:rsidR="00B9720D" w:rsidRPr="00311DE8">
        <w:rPr>
          <w:rFonts w:eastAsiaTheme="minorHAnsi"/>
        </w:rPr>
        <w:t xml:space="preserve"> Embedded Internet Controller Chip</w:t>
      </w:r>
      <w:r w:rsidR="00B9720D" w:rsidRPr="00311DE8">
        <w:rPr>
          <w:rFonts w:eastAsiaTheme="minorHAnsi"/>
        </w:rPr>
        <w:t>이다</w:t>
      </w:r>
      <w:r w:rsidR="00B9720D" w:rsidRPr="00311DE8">
        <w:rPr>
          <w:rFonts w:eastAsiaTheme="minorHAnsi"/>
        </w:rPr>
        <w:t>. W5100S</w:t>
      </w:r>
      <w:r w:rsidR="00B9720D" w:rsidRPr="00311DE8">
        <w:rPr>
          <w:rFonts w:eastAsiaTheme="minorHAnsi"/>
        </w:rPr>
        <w:t>는</w:t>
      </w:r>
      <w:r w:rsidR="00B9720D" w:rsidRPr="00311DE8">
        <w:rPr>
          <w:rFonts w:eastAsiaTheme="minorHAnsi"/>
        </w:rPr>
        <w:t xml:space="preserve"> Internet protocol (TCP/IP) </w:t>
      </w:r>
      <w:r w:rsidR="00B9720D" w:rsidRPr="00311DE8">
        <w:rPr>
          <w:rFonts w:eastAsiaTheme="minorHAnsi"/>
        </w:rPr>
        <w:t>처리를</w:t>
      </w:r>
      <w:r w:rsidR="00B9720D" w:rsidRPr="00311DE8">
        <w:rPr>
          <w:rFonts w:eastAsiaTheme="minorHAnsi"/>
        </w:rPr>
        <w:t xml:space="preserve"> </w:t>
      </w:r>
      <w:r w:rsidR="00B9720D" w:rsidRPr="00311DE8">
        <w:rPr>
          <w:rFonts w:eastAsiaTheme="minorHAnsi"/>
        </w:rPr>
        <w:t>위한</w:t>
      </w:r>
      <w:r w:rsidR="00B9720D" w:rsidRPr="00311DE8">
        <w:rPr>
          <w:rFonts w:eastAsiaTheme="minorHAnsi"/>
        </w:rPr>
        <w:t xml:space="preserve"> Full Hardwired Logic, Ethernet MAC(Media Access Control), </w:t>
      </w:r>
      <w:r w:rsidR="00B9720D" w:rsidRPr="00311DE8">
        <w:rPr>
          <w:rFonts w:eastAsiaTheme="minorHAnsi"/>
        </w:rPr>
        <w:t>그리고</w:t>
      </w:r>
      <w:r w:rsidR="00B9720D" w:rsidRPr="00311DE8">
        <w:rPr>
          <w:rFonts w:eastAsiaTheme="minorHAnsi"/>
        </w:rPr>
        <w:t xml:space="preserve"> 10 BaseT / 100BaseTX Ethernet PHY</w:t>
      </w:r>
      <w:r w:rsidR="00B9720D" w:rsidRPr="00311DE8">
        <w:rPr>
          <w:rFonts w:eastAsiaTheme="minorHAnsi"/>
        </w:rPr>
        <w:t>를</w:t>
      </w:r>
      <w:r w:rsidR="00B9720D" w:rsidRPr="00311DE8">
        <w:rPr>
          <w:rFonts w:eastAsiaTheme="minorHAnsi"/>
        </w:rPr>
        <w:t xml:space="preserve"> </w:t>
      </w:r>
      <w:r w:rsidR="00B9720D" w:rsidRPr="00311DE8">
        <w:rPr>
          <w:rFonts w:eastAsiaTheme="minorHAnsi"/>
        </w:rPr>
        <w:t>모두</w:t>
      </w:r>
      <w:r w:rsidR="00B9720D" w:rsidRPr="00311DE8">
        <w:rPr>
          <w:rFonts w:eastAsiaTheme="minorHAnsi"/>
        </w:rPr>
        <w:t xml:space="preserve"> </w:t>
      </w:r>
      <w:r w:rsidR="00B9720D" w:rsidRPr="00311DE8">
        <w:rPr>
          <w:rFonts w:eastAsiaTheme="minorHAnsi"/>
        </w:rPr>
        <w:t>내장한</w:t>
      </w:r>
      <w:r w:rsidR="00B9720D" w:rsidRPr="00311DE8">
        <w:rPr>
          <w:rFonts w:eastAsiaTheme="minorHAnsi"/>
        </w:rPr>
        <w:t xml:space="preserve"> Internet connectivity One-chip Solution</w:t>
      </w:r>
      <w:r w:rsidR="00B9720D" w:rsidRPr="00311DE8">
        <w:rPr>
          <w:rFonts w:eastAsiaTheme="minorHAnsi"/>
        </w:rPr>
        <w:t>이다</w:t>
      </w:r>
      <w:r w:rsidR="00B9720D" w:rsidRPr="00311DE8">
        <w:rPr>
          <w:rFonts w:eastAsiaTheme="minorHAnsi"/>
        </w:rPr>
        <w:t xml:space="preserve">. </w:t>
      </w:r>
    </w:p>
    <w:p w14:paraId="4701CF52" w14:textId="77777777" w:rsidR="00B9720D" w:rsidRPr="00311DE8" w:rsidRDefault="00B9720D" w:rsidP="00155A42">
      <w:pPr>
        <w:pStyle w:val="affff3"/>
        <w:rPr>
          <w:rFonts w:eastAsiaTheme="minorHAnsi"/>
        </w:rPr>
      </w:pPr>
    </w:p>
    <w:p w14:paraId="2B7B69BD" w14:textId="393E7729" w:rsidR="00B9720D" w:rsidRPr="001605E7" w:rsidRDefault="00B9720D" w:rsidP="00155A42">
      <w:pPr>
        <w:pStyle w:val="affff3"/>
        <w:rPr>
          <w:rFonts w:eastAsiaTheme="minorHAnsi"/>
        </w:rPr>
      </w:pPr>
      <w:r w:rsidRPr="00311DE8">
        <w:rPr>
          <w:rFonts w:eastAsiaTheme="minorHAnsi"/>
        </w:rPr>
        <w:t>W5100S</w:t>
      </w:r>
      <w:r w:rsidRPr="00311DE8">
        <w:rPr>
          <w:rFonts w:eastAsiaTheme="minorHAnsi"/>
        </w:rPr>
        <w:t>는</w:t>
      </w:r>
      <w:r w:rsidRPr="00311DE8">
        <w:rPr>
          <w:rFonts w:eastAsiaTheme="minorHAnsi"/>
        </w:rPr>
        <w:t xml:space="preserve"> Host(</w:t>
      </w:r>
      <w:r w:rsidRPr="00311DE8">
        <w:rPr>
          <w:rFonts w:eastAsiaTheme="minorHAnsi"/>
        </w:rPr>
        <w:t>사용자</w:t>
      </w:r>
      <w:r w:rsidRPr="00311DE8">
        <w:rPr>
          <w:rFonts w:eastAsiaTheme="minorHAnsi"/>
        </w:rPr>
        <w:t xml:space="preserve"> MCU)</w:t>
      </w:r>
      <w:r w:rsidRPr="00311DE8">
        <w:rPr>
          <w:rFonts w:eastAsiaTheme="minorHAnsi"/>
        </w:rPr>
        <w:t>의</w:t>
      </w:r>
      <w:r w:rsidRPr="00311DE8">
        <w:rPr>
          <w:rFonts w:eastAsiaTheme="minorHAnsi"/>
        </w:rPr>
        <w:t xml:space="preserve"> </w:t>
      </w:r>
      <w:r w:rsidRPr="00311DE8">
        <w:rPr>
          <w:rFonts w:eastAsiaTheme="minorHAnsi"/>
        </w:rPr>
        <w:t>부담을</w:t>
      </w:r>
      <w:r w:rsidRPr="00311DE8">
        <w:rPr>
          <w:rFonts w:eastAsiaTheme="minorHAnsi"/>
        </w:rPr>
        <w:t xml:space="preserve"> </w:t>
      </w:r>
      <w:r w:rsidRPr="00311DE8">
        <w:rPr>
          <w:rFonts w:eastAsiaTheme="minorHAnsi"/>
        </w:rPr>
        <w:t>최소화할</w:t>
      </w:r>
      <w:r w:rsidRPr="00311DE8">
        <w:rPr>
          <w:rFonts w:eastAsiaTheme="minorHAnsi"/>
        </w:rPr>
        <w:t xml:space="preserve"> </w:t>
      </w:r>
      <w:r w:rsidRPr="00311DE8">
        <w:rPr>
          <w:rFonts w:eastAsiaTheme="minorHAnsi"/>
        </w:rPr>
        <w:t>수</w:t>
      </w:r>
      <w:r w:rsidRPr="00311DE8">
        <w:rPr>
          <w:rFonts w:eastAsiaTheme="minorHAnsi"/>
        </w:rPr>
        <w:t xml:space="preserve"> </w:t>
      </w:r>
      <w:r w:rsidRPr="00311DE8">
        <w:rPr>
          <w:rFonts w:eastAsiaTheme="minorHAnsi"/>
        </w:rPr>
        <w:t>있도록</w:t>
      </w:r>
      <w:r w:rsidRPr="00311DE8">
        <w:rPr>
          <w:rFonts w:eastAsiaTheme="minorHAnsi"/>
        </w:rPr>
        <w:t xml:space="preserve"> TCP, UDP, ICMP, IPv4, IGMP, ARP</w:t>
      </w:r>
      <w:r w:rsidR="001C7EF5" w:rsidRPr="00311DE8">
        <w:rPr>
          <w:rFonts w:eastAsiaTheme="minorHAnsi"/>
        </w:rPr>
        <w:t>, PPPoE</w:t>
      </w:r>
      <w:r w:rsidRPr="00311DE8">
        <w:rPr>
          <w:rFonts w:eastAsiaTheme="minorHAnsi"/>
        </w:rPr>
        <w:t>등의</w:t>
      </w:r>
      <w:r w:rsidRPr="00311DE8">
        <w:rPr>
          <w:rFonts w:eastAsiaTheme="minorHAnsi"/>
        </w:rPr>
        <w:t xml:space="preserve"> </w:t>
      </w:r>
      <w:r w:rsidRPr="00311DE8">
        <w:rPr>
          <w:rFonts w:eastAsiaTheme="minorHAnsi"/>
        </w:rPr>
        <w:t>다양한</w:t>
      </w:r>
      <w:r w:rsidRPr="00311DE8">
        <w:rPr>
          <w:rFonts w:eastAsiaTheme="minorHAnsi"/>
        </w:rPr>
        <w:t xml:space="preserve"> </w:t>
      </w:r>
      <w:r w:rsidRPr="00311DE8">
        <w:rPr>
          <w:rFonts w:eastAsiaTheme="minorHAnsi"/>
        </w:rPr>
        <w:t>통신</w:t>
      </w:r>
      <w:r w:rsidRPr="00311DE8">
        <w:rPr>
          <w:rFonts w:eastAsiaTheme="minorHAnsi"/>
        </w:rPr>
        <w:t xml:space="preserve"> </w:t>
      </w:r>
      <w:r w:rsidRPr="00311DE8">
        <w:rPr>
          <w:rFonts w:eastAsiaTheme="minorHAnsi"/>
        </w:rPr>
        <w:t>프로토콜을</w:t>
      </w:r>
      <w:r w:rsidRPr="00311DE8">
        <w:rPr>
          <w:rFonts w:eastAsiaTheme="minorHAnsi"/>
        </w:rPr>
        <w:t xml:space="preserve"> Hardwired Logic</w:t>
      </w:r>
      <w:r w:rsidRPr="00311DE8">
        <w:rPr>
          <w:rFonts w:eastAsiaTheme="minorHAnsi"/>
        </w:rPr>
        <w:t>으로</w:t>
      </w:r>
      <w:r w:rsidRPr="00311DE8">
        <w:rPr>
          <w:rFonts w:eastAsiaTheme="minorHAnsi"/>
        </w:rPr>
        <w:t xml:space="preserve"> </w:t>
      </w:r>
      <w:r w:rsidRPr="00311DE8">
        <w:rPr>
          <w:rFonts w:eastAsiaTheme="minorHAnsi"/>
        </w:rPr>
        <w:t>처리할</w:t>
      </w:r>
      <w:r w:rsidRPr="00311DE8">
        <w:rPr>
          <w:rFonts w:eastAsiaTheme="minorHAnsi"/>
        </w:rPr>
        <w:t xml:space="preserve"> </w:t>
      </w:r>
      <w:r w:rsidRPr="00311DE8">
        <w:rPr>
          <w:rFonts w:eastAsiaTheme="minorHAnsi"/>
        </w:rPr>
        <w:t>수</w:t>
      </w:r>
      <w:r w:rsidRPr="00311DE8">
        <w:rPr>
          <w:rFonts w:eastAsiaTheme="minorHAnsi"/>
        </w:rPr>
        <w:t xml:space="preserve"> </w:t>
      </w:r>
      <w:r w:rsidRPr="00311DE8">
        <w:rPr>
          <w:rFonts w:eastAsiaTheme="minorHAnsi"/>
        </w:rPr>
        <w:t>있고</w:t>
      </w:r>
      <w:r w:rsidRPr="00311DE8">
        <w:rPr>
          <w:rFonts w:eastAsiaTheme="minorHAnsi"/>
        </w:rPr>
        <w:t>, Low-end</w:t>
      </w:r>
      <w:r w:rsidRPr="00311DE8">
        <w:rPr>
          <w:rFonts w:eastAsiaTheme="minorHAnsi"/>
        </w:rPr>
        <w:t>급</w:t>
      </w:r>
      <w:r w:rsidRPr="00311DE8">
        <w:rPr>
          <w:rFonts w:eastAsiaTheme="minorHAnsi"/>
        </w:rPr>
        <w:t xml:space="preserve"> Host</w:t>
      </w:r>
      <w:r w:rsidRPr="00311DE8">
        <w:rPr>
          <w:rFonts w:eastAsiaTheme="minorHAnsi"/>
        </w:rPr>
        <w:t>의</w:t>
      </w:r>
      <w:r w:rsidRPr="00311DE8">
        <w:rPr>
          <w:rFonts w:eastAsiaTheme="minorHAnsi"/>
        </w:rPr>
        <w:t xml:space="preserve"> </w:t>
      </w:r>
      <w:r w:rsidRPr="00311DE8">
        <w:rPr>
          <w:rFonts w:eastAsiaTheme="minorHAnsi"/>
        </w:rPr>
        <w:t>메모리를</w:t>
      </w:r>
      <w:r w:rsidRPr="00311DE8">
        <w:rPr>
          <w:rFonts w:eastAsiaTheme="minorHAnsi"/>
        </w:rPr>
        <w:t xml:space="preserve"> </w:t>
      </w:r>
      <w:r w:rsidRPr="00311DE8">
        <w:rPr>
          <w:rFonts w:eastAsiaTheme="minorHAnsi"/>
        </w:rPr>
        <w:t>극소화할</w:t>
      </w:r>
      <w:r w:rsidRPr="00311DE8">
        <w:rPr>
          <w:rFonts w:eastAsiaTheme="minorHAnsi"/>
        </w:rPr>
        <w:t xml:space="preserve"> </w:t>
      </w:r>
      <w:r w:rsidRPr="00311DE8">
        <w:rPr>
          <w:rFonts w:eastAsiaTheme="minorHAnsi"/>
        </w:rPr>
        <w:t>수</w:t>
      </w:r>
      <w:r w:rsidRPr="00311DE8">
        <w:rPr>
          <w:rFonts w:eastAsiaTheme="minorHAnsi"/>
        </w:rPr>
        <w:t xml:space="preserve"> </w:t>
      </w:r>
      <w:r w:rsidRPr="00311DE8">
        <w:rPr>
          <w:rFonts w:eastAsiaTheme="minorHAnsi"/>
        </w:rPr>
        <w:t>있도록</w:t>
      </w:r>
      <w:r w:rsidRPr="00311DE8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데이터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송신</w:t>
      </w:r>
      <w:r w:rsidRPr="001605E7">
        <w:rPr>
          <w:rFonts w:eastAsiaTheme="minorHAnsi"/>
        </w:rPr>
        <w:t>/</w:t>
      </w:r>
      <w:r w:rsidRPr="001605E7">
        <w:rPr>
          <w:rFonts w:eastAsiaTheme="minorHAnsi" w:hint="eastAsia"/>
        </w:rPr>
        <w:t>수신에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필요한</w:t>
      </w:r>
      <w:r w:rsidRPr="001605E7">
        <w:rPr>
          <w:rFonts w:eastAsiaTheme="minorHAnsi"/>
        </w:rPr>
        <w:t xml:space="preserve"> 8KB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전용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버퍼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메모리를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각각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내장하고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있다</w:t>
      </w:r>
      <w:r w:rsidRPr="001605E7">
        <w:rPr>
          <w:rFonts w:eastAsiaTheme="minorHAnsi"/>
        </w:rPr>
        <w:t xml:space="preserve">. </w:t>
      </w:r>
      <w:r w:rsidRPr="001605E7">
        <w:rPr>
          <w:rFonts w:eastAsiaTheme="minorHAnsi" w:hint="eastAsia"/>
        </w:rPr>
        <w:t>또한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사용자는</w:t>
      </w:r>
      <w:r w:rsidRPr="001605E7">
        <w:rPr>
          <w:rFonts w:eastAsiaTheme="minorHAnsi"/>
        </w:rPr>
        <w:t xml:space="preserve"> W5100S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독립적인</w:t>
      </w:r>
      <w:r w:rsidRPr="001605E7">
        <w:rPr>
          <w:rFonts w:eastAsiaTheme="minorHAnsi"/>
        </w:rPr>
        <w:t xml:space="preserve"> Hardwired </w:t>
      </w:r>
      <w:r w:rsidR="00053E69" w:rsidRPr="001605E7">
        <w:rPr>
          <w:rFonts w:eastAsiaTheme="minorHAnsi"/>
        </w:rPr>
        <w:t>SOCKET</w:t>
      </w:r>
      <w:r w:rsidRPr="001605E7">
        <w:rPr>
          <w:rFonts w:eastAsiaTheme="minorHAnsi"/>
        </w:rPr>
        <w:t xml:space="preserve"> 4</w:t>
      </w:r>
      <w:r w:rsidRPr="001605E7">
        <w:rPr>
          <w:rFonts w:eastAsiaTheme="minorHAnsi" w:hint="eastAsia"/>
        </w:rPr>
        <w:t>개를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동시에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사용하여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다양한</w:t>
      </w:r>
      <w:r w:rsidRPr="001605E7">
        <w:rPr>
          <w:rFonts w:eastAsiaTheme="minorHAnsi"/>
        </w:rPr>
        <w:t xml:space="preserve"> Internet</w:t>
      </w:r>
      <w:r w:rsidRPr="001605E7">
        <w:rPr>
          <w:rFonts w:eastAsiaTheme="minorHAnsi" w:hint="eastAsia"/>
        </w:rPr>
        <w:t>응용제품을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개발할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있다</w:t>
      </w:r>
      <w:r w:rsidRPr="001605E7">
        <w:rPr>
          <w:rFonts w:eastAsiaTheme="minorHAnsi"/>
        </w:rPr>
        <w:t>.</w:t>
      </w:r>
    </w:p>
    <w:p w14:paraId="38942F2F" w14:textId="77777777" w:rsidR="00B9720D" w:rsidRPr="001605E7" w:rsidRDefault="00B9720D" w:rsidP="00155A42">
      <w:pPr>
        <w:pStyle w:val="affff3"/>
        <w:rPr>
          <w:rFonts w:eastAsiaTheme="minorHAnsi"/>
        </w:rPr>
      </w:pPr>
    </w:p>
    <w:p w14:paraId="27E2E868" w14:textId="77777777" w:rsidR="00B9720D" w:rsidRPr="001605E7" w:rsidRDefault="00B9720D" w:rsidP="00155A42">
      <w:pPr>
        <w:pStyle w:val="affff3"/>
        <w:rPr>
          <w:rFonts w:eastAsiaTheme="minorHAnsi"/>
        </w:rPr>
      </w:pPr>
      <w:r w:rsidRPr="001605E7">
        <w:rPr>
          <w:rFonts w:eastAsiaTheme="minorHAnsi"/>
        </w:rPr>
        <w:t>W5100S</w:t>
      </w:r>
      <w:r w:rsidRPr="001605E7">
        <w:rPr>
          <w:rFonts w:eastAsiaTheme="minorHAnsi" w:hint="eastAsia"/>
        </w:rPr>
        <w:t>는</w:t>
      </w:r>
      <w:r w:rsidRPr="001605E7">
        <w:rPr>
          <w:rFonts w:eastAsiaTheme="minorHAnsi"/>
        </w:rPr>
        <w:t xml:space="preserve"> Host</w:t>
      </w:r>
      <w:r w:rsidRPr="001605E7">
        <w:rPr>
          <w:rFonts w:eastAsiaTheme="minorHAnsi" w:hint="eastAsia"/>
        </w:rPr>
        <w:t>와의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통신을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위해</w:t>
      </w:r>
      <w:r w:rsidRPr="001605E7">
        <w:rPr>
          <w:rFonts w:eastAsiaTheme="minorHAnsi"/>
        </w:rPr>
        <w:t xml:space="preserve"> Serial </w:t>
      </w:r>
      <w:r w:rsidRPr="001605E7">
        <w:rPr>
          <w:rFonts w:eastAsiaTheme="minorHAnsi" w:hint="eastAsia"/>
        </w:rPr>
        <w:t>방식의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고속</w:t>
      </w:r>
      <w:r w:rsidRPr="001605E7">
        <w:rPr>
          <w:rFonts w:eastAsiaTheme="minorHAnsi"/>
        </w:rPr>
        <w:t xml:space="preserve"> SPI Interface </w:t>
      </w:r>
      <w:r w:rsidRPr="001605E7">
        <w:rPr>
          <w:rFonts w:eastAsiaTheme="minorHAnsi" w:hint="eastAsia"/>
        </w:rPr>
        <w:t>와</w:t>
      </w:r>
      <w:r w:rsidRPr="001605E7">
        <w:rPr>
          <w:rFonts w:eastAsiaTheme="minorHAnsi"/>
        </w:rPr>
        <w:t xml:space="preserve"> Parallel </w:t>
      </w:r>
      <w:r w:rsidRPr="001605E7">
        <w:rPr>
          <w:rFonts w:eastAsiaTheme="minorHAnsi" w:hint="eastAsia"/>
        </w:rPr>
        <w:t>방식의</w:t>
      </w:r>
      <w:r w:rsidRPr="001605E7">
        <w:rPr>
          <w:rFonts w:eastAsiaTheme="minorHAnsi"/>
        </w:rPr>
        <w:t xml:space="preserve"> System BUS Interface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지원한다</w:t>
      </w:r>
      <w:r w:rsidRPr="001605E7">
        <w:rPr>
          <w:rFonts w:eastAsiaTheme="minorHAnsi"/>
        </w:rPr>
        <w:t xml:space="preserve">. </w:t>
      </w:r>
      <w:r w:rsidRPr="001605E7">
        <w:rPr>
          <w:rFonts w:eastAsiaTheme="minorHAnsi" w:hint="eastAsia"/>
        </w:rPr>
        <w:t>또한</w:t>
      </w:r>
      <w:r w:rsidRPr="001605E7">
        <w:rPr>
          <w:rFonts w:eastAsiaTheme="minorHAnsi"/>
        </w:rPr>
        <w:t xml:space="preserve">, </w:t>
      </w:r>
      <w:r w:rsidRPr="001605E7">
        <w:rPr>
          <w:rFonts w:eastAsiaTheme="minorHAnsi" w:hint="eastAsia"/>
        </w:rPr>
        <w:t>시스템의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소비전력을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낮추기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위해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저전력</w:t>
      </w:r>
      <w:r w:rsidR="001C7EF5" w:rsidRPr="001605E7">
        <w:rPr>
          <w:rFonts w:eastAsiaTheme="minorHAnsi"/>
        </w:rPr>
        <w:t>/</w:t>
      </w:r>
      <w:r w:rsidR="001C7EF5" w:rsidRPr="001605E7">
        <w:rPr>
          <w:rFonts w:eastAsiaTheme="minorHAnsi" w:hint="eastAsia"/>
        </w:rPr>
        <w:t>저발열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설계</w:t>
      </w:r>
      <w:r w:rsidRPr="001605E7">
        <w:rPr>
          <w:rFonts w:eastAsiaTheme="minorHAnsi"/>
        </w:rPr>
        <w:t>, WOL (Wake On LAN)</w:t>
      </w:r>
      <w:r w:rsidRPr="001605E7">
        <w:rPr>
          <w:rFonts w:eastAsiaTheme="minorHAnsi" w:hint="eastAsia"/>
        </w:rPr>
        <w:t>와</w:t>
      </w:r>
      <w:r w:rsidRPr="001605E7">
        <w:rPr>
          <w:rFonts w:eastAsiaTheme="minorHAnsi"/>
        </w:rPr>
        <w:t xml:space="preserve"> Ethernet Power Down mode</w:t>
      </w:r>
      <w:r w:rsidRPr="001605E7">
        <w:rPr>
          <w:rFonts w:eastAsiaTheme="minorHAnsi" w:hint="eastAsia"/>
        </w:rPr>
        <w:t>등를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제공한다</w:t>
      </w:r>
      <w:r w:rsidRPr="001605E7">
        <w:rPr>
          <w:rFonts w:eastAsiaTheme="minorHAnsi"/>
        </w:rPr>
        <w:t>.</w:t>
      </w:r>
    </w:p>
    <w:p w14:paraId="46FA9873" w14:textId="77777777" w:rsidR="00B9720D" w:rsidRPr="001605E7" w:rsidRDefault="00B9720D" w:rsidP="00155A42">
      <w:pPr>
        <w:pStyle w:val="affff3"/>
        <w:rPr>
          <w:rFonts w:eastAsiaTheme="minorHAnsi"/>
        </w:rPr>
      </w:pPr>
    </w:p>
    <w:p w14:paraId="16B7563C" w14:textId="77777777" w:rsidR="00B9720D" w:rsidRPr="001605E7" w:rsidRDefault="00B9720D" w:rsidP="00155A42">
      <w:pPr>
        <w:pStyle w:val="affff3"/>
        <w:rPr>
          <w:rFonts w:eastAsiaTheme="minorHAnsi"/>
        </w:rPr>
      </w:pPr>
      <w:r w:rsidRPr="001605E7">
        <w:rPr>
          <w:rFonts w:eastAsiaTheme="minorHAnsi"/>
        </w:rPr>
        <w:t>W5100S</w:t>
      </w:r>
      <w:r w:rsidRPr="001605E7">
        <w:rPr>
          <w:rFonts w:eastAsiaTheme="minorHAnsi" w:hint="eastAsia"/>
        </w:rPr>
        <w:t>는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제품명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그대로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기존</w:t>
      </w:r>
      <w:r w:rsidRPr="001605E7">
        <w:rPr>
          <w:rFonts w:eastAsiaTheme="minorHAnsi"/>
        </w:rPr>
        <w:t xml:space="preserve"> W5100</w:t>
      </w:r>
      <w:r w:rsidRPr="001605E7">
        <w:rPr>
          <w:rFonts w:eastAsiaTheme="minorHAnsi" w:hint="eastAsia"/>
        </w:rPr>
        <w:t>제품을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개선한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저가형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제품이다</w:t>
      </w:r>
      <w:r w:rsidRPr="001605E7">
        <w:rPr>
          <w:rFonts w:eastAsiaTheme="minorHAnsi"/>
        </w:rPr>
        <w:t>. W5100S</w:t>
      </w:r>
      <w:r w:rsidRPr="001605E7">
        <w:rPr>
          <w:rFonts w:eastAsiaTheme="minorHAnsi" w:hint="eastAsia"/>
        </w:rPr>
        <w:t>는</w:t>
      </w:r>
      <w:r w:rsidRPr="001605E7">
        <w:rPr>
          <w:rFonts w:eastAsiaTheme="minorHAnsi"/>
        </w:rPr>
        <w:t xml:space="preserve"> W5100</w:t>
      </w:r>
      <w:r w:rsidRPr="001605E7">
        <w:rPr>
          <w:rFonts w:eastAsiaTheme="minorHAnsi" w:hint="eastAsia"/>
        </w:rPr>
        <w:t>에서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사용되는</w:t>
      </w:r>
      <w:r w:rsidRPr="001605E7">
        <w:rPr>
          <w:rFonts w:eastAsiaTheme="minorHAnsi"/>
        </w:rPr>
        <w:t xml:space="preserve"> Firmware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수정하지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않고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곧바로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사용할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있는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장점을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가지고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있으며</w:t>
      </w:r>
      <w:r w:rsidRPr="001605E7">
        <w:rPr>
          <w:rFonts w:eastAsiaTheme="minorHAnsi"/>
        </w:rPr>
        <w:t>, W5100</w:t>
      </w:r>
      <w:r w:rsidRPr="001605E7">
        <w:rPr>
          <w:rFonts w:eastAsiaTheme="minorHAnsi" w:hint="eastAsia"/>
        </w:rPr>
        <w:t>보다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작은</w:t>
      </w:r>
      <w:r w:rsidRPr="001605E7">
        <w:rPr>
          <w:rFonts w:eastAsiaTheme="minorHAnsi"/>
        </w:rPr>
        <w:t xml:space="preserve"> Package(LQFP48)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채택하여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제품을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소형화할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있다</w:t>
      </w:r>
      <w:r w:rsidRPr="001605E7">
        <w:rPr>
          <w:rFonts w:eastAsiaTheme="minorHAnsi"/>
        </w:rPr>
        <w:t>.</w:t>
      </w:r>
    </w:p>
    <w:p w14:paraId="12740933" w14:textId="77777777" w:rsidR="00860FD6" w:rsidRPr="001605E7" w:rsidRDefault="00860FD6" w:rsidP="00155A42">
      <w:pPr>
        <w:pStyle w:val="affff3"/>
        <w:rPr>
          <w:rFonts w:eastAsiaTheme="minorHAnsi"/>
        </w:rPr>
      </w:pPr>
    </w:p>
    <w:p w14:paraId="0891B55C" w14:textId="77777777" w:rsidR="00B9720D" w:rsidRPr="001605E7" w:rsidRDefault="00B9720D">
      <w:pPr>
        <w:rPr>
          <w:rFonts w:ascii="Trebuchet MS" w:eastAsiaTheme="minorHAnsi" w:hAnsi="Trebuchet MS" w:cs="굴림"/>
        </w:rPr>
      </w:pPr>
      <w:r w:rsidRPr="001605E7">
        <w:rPr>
          <w:rFonts w:ascii="Trebuchet MS" w:eastAsiaTheme="minorHAnsi" w:hAnsi="Trebuchet MS"/>
        </w:rPr>
        <w:br w:type="page"/>
      </w:r>
    </w:p>
    <w:p w14:paraId="58E73701" w14:textId="77777777" w:rsidR="00B9720D" w:rsidRPr="001605E7" w:rsidRDefault="00B9720D" w:rsidP="00155A42">
      <w:pPr>
        <w:pStyle w:val="affff3"/>
        <w:rPr>
          <w:rFonts w:eastAsiaTheme="minorHAnsi"/>
        </w:rPr>
      </w:pPr>
    </w:p>
    <w:p w14:paraId="3935FE20" w14:textId="77777777" w:rsidR="00860FD6" w:rsidRPr="00E01E81" w:rsidRDefault="00860FD6" w:rsidP="00DD1B9C">
      <w:pPr>
        <w:pStyle w:val="14"/>
        <w:ind w:right="200"/>
        <w:rPr>
          <w:rFonts w:eastAsiaTheme="minorHAnsi"/>
          <w:b/>
        </w:rPr>
      </w:pPr>
      <w:r w:rsidRPr="00E01E81">
        <w:rPr>
          <w:rFonts w:eastAsiaTheme="minorHAnsi"/>
          <w:b/>
        </w:rPr>
        <w:t>Features</w:t>
      </w:r>
    </w:p>
    <w:p w14:paraId="6762E684" w14:textId="77777777" w:rsidR="00B9720D" w:rsidRPr="00E01E81" w:rsidRDefault="00B9720D" w:rsidP="003F7401">
      <w:pPr>
        <w:numPr>
          <w:ilvl w:val="0"/>
          <w:numId w:val="1"/>
        </w:numPr>
        <w:tabs>
          <w:tab w:val="clear" w:pos="760"/>
          <w:tab w:val="num" w:pos="-40"/>
        </w:tabs>
        <w:ind w:left="1200" w:right="200" w:hanging="400"/>
        <w:rPr>
          <w:rFonts w:ascii="Trebuchet MS" w:eastAsiaTheme="minorHAnsi" w:hAnsi="Trebuchet MS"/>
          <w:szCs w:val="20"/>
        </w:rPr>
      </w:pPr>
      <w:bookmarkStart w:id="1" w:name="OLE_LINK1"/>
      <w:r w:rsidRPr="00E01E81">
        <w:rPr>
          <w:rFonts w:ascii="Trebuchet MS" w:eastAsiaTheme="minorHAnsi" w:hAnsi="Trebuchet MS"/>
          <w:szCs w:val="20"/>
        </w:rPr>
        <w:t>Support Hardwired Internet protocols</w:t>
      </w:r>
    </w:p>
    <w:p w14:paraId="58324E70" w14:textId="77777777" w:rsidR="00B9720D" w:rsidRPr="00E01E81" w:rsidRDefault="00B9720D" w:rsidP="00B9720D">
      <w:pPr>
        <w:ind w:left="1200" w:right="200"/>
        <w:rPr>
          <w:rFonts w:ascii="Trebuchet MS" w:eastAsiaTheme="minorHAnsi" w:hAnsi="Trebuchet MS"/>
          <w:szCs w:val="20"/>
        </w:rPr>
      </w:pPr>
      <w:r w:rsidRPr="00E01E81">
        <w:rPr>
          <w:rFonts w:ascii="Trebuchet MS" w:eastAsiaTheme="minorHAnsi" w:hAnsi="Trebuchet MS"/>
          <w:szCs w:val="20"/>
        </w:rPr>
        <w:t>: TCP, UDP, WOL over UDP, ICMP, IGMPv1/v2, IPv4, ARP</w:t>
      </w:r>
      <w:r w:rsidR="001C7EF5" w:rsidRPr="00E01E81">
        <w:rPr>
          <w:rFonts w:ascii="Trebuchet MS" w:eastAsiaTheme="minorHAnsi" w:hAnsi="Trebuchet MS"/>
          <w:szCs w:val="20"/>
        </w:rPr>
        <w:t>, PPPoE</w:t>
      </w:r>
    </w:p>
    <w:p w14:paraId="1CF7FB87" w14:textId="1B4AD73D" w:rsidR="00B9720D" w:rsidRPr="00E01E81" w:rsidRDefault="00B9720D" w:rsidP="003F7401">
      <w:pPr>
        <w:numPr>
          <w:ilvl w:val="0"/>
          <w:numId w:val="1"/>
        </w:numPr>
        <w:tabs>
          <w:tab w:val="clear" w:pos="760"/>
          <w:tab w:val="num" w:pos="-40"/>
        </w:tabs>
        <w:ind w:left="1200" w:right="200" w:hanging="400"/>
        <w:rPr>
          <w:rFonts w:ascii="Trebuchet MS" w:eastAsiaTheme="minorHAnsi" w:hAnsi="Trebuchet MS"/>
          <w:szCs w:val="20"/>
        </w:rPr>
      </w:pPr>
      <w:r w:rsidRPr="00E01E81">
        <w:rPr>
          <w:rFonts w:ascii="Trebuchet MS" w:eastAsiaTheme="minorHAnsi" w:hAnsi="Trebuchet MS"/>
          <w:szCs w:val="20"/>
        </w:rPr>
        <w:t xml:space="preserve">Support 4 independent </w:t>
      </w:r>
      <w:r w:rsidR="00053E69" w:rsidRPr="00E01E81">
        <w:rPr>
          <w:rFonts w:ascii="Trebuchet MS" w:eastAsiaTheme="minorHAnsi" w:hAnsi="Trebuchet MS"/>
          <w:szCs w:val="20"/>
        </w:rPr>
        <w:t>SOCKET</w:t>
      </w:r>
      <w:r w:rsidRPr="00E01E81">
        <w:rPr>
          <w:rFonts w:ascii="Trebuchet MS" w:eastAsiaTheme="minorHAnsi" w:hAnsi="Trebuchet MS"/>
          <w:szCs w:val="20"/>
        </w:rPr>
        <w:t>s simultaneously</w:t>
      </w:r>
    </w:p>
    <w:p w14:paraId="70791F8A" w14:textId="4A8CE595" w:rsidR="00B9720D" w:rsidRPr="00E01E81" w:rsidRDefault="001C7EF5" w:rsidP="003F7401">
      <w:pPr>
        <w:numPr>
          <w:ilvl w:val="0"/>
          <w:numId w:val="1"/>
        </w:numPr>
        <w:tabs>
          <w:tab w:val="clear" w:pos="760"/>
          <w:tab w:val="num" w:pos="-40"/>
        </w:tabs>
        <w:ind w:left="1200" w:right="200" w:hanging="400"/>
        <w:rPr>
          <w:rFonts w:ascii="Trebuchet MS" w:eastAsiaTheme="minorHAnsi" w:hAnsi="Trebuchet MS"/>
          <w:szCs w:val="20"/>
        </w:rPr>
      </w:pPr>
      <w:r w:rsidRPr="00E01E81">
        <w:rPr>
          <w:rFonts w:ascii="Trebuchet MS" w:eastAsiaTheme="minorHAnsi" w:hAnsi="Trebuchet MS"/>
          <w:szCs w:val="20"/>
        </w:rPr>
        <w:t xml:space="preserve">Support </w:t>
      </w:r>
      <w:r w:rsidR="00053E69" w:rsidRPr="00E01E81">
        <w:rPr>
          <w:rFonts w:ascii="Trebuchet MS" w:eastAsiaTheme="minorHAnsi" w:hAnsi="Trebuchet MS"/>
          <w:szCs w:val="20"/>
        </w:rPr>
        <w:t>SOCKET</w:t>
      </w:r>
      <w:r w:rsidRPr="00E01E81">
        <w:rPr>
          <w:rFonts w:ascii="Trebuchet MS" w:eastAsiaTheme="minorHAnsi" w:hAnsi="Trebuchet MS"/>
          <w:szCs w:val="20"/>
        </w:rPr>
        <w:t>-less command</w:t>
      </w:r>
    </w:p>
    <w:p w14:paraId="71BBE57E" w14:textId="77777777" w:rsidR="00B9720D" w:rsidRPr="00E01E81" w:rsidRDefault="00B9720D" w:rsidP="00B9720D">
      <w:pPr>
        <w:ind w:left="1200" w:right="200"/>
        <w:rPr>
          <w:rFonts w:ascii="Trebuchet MS" w:eastAsiaTheme="minorHAnsi" w:hAnsi="Trebuchet MS"/>
          <w:szCs w:val="20"/>
        </w:rPr>
      </w:pPr>
      <w:r w:rsidRPr="00E01E81">
        <w:rPr>
          <w:rFonts w:ascii="Trebuchet MS" w:eastAsiaTheme="minorHAnsi" w:hAnsi="Trebuchet MS"/>
          <w:szCs w:val="20"/>
        </w:rPr>
        <w:t>: ARP-Request, Ping-Request</w:t>
      </w:r>
    </w:p>
    <w:p w14:paraId="5060166C" w14:textId="77777777" w:rsidR="00B9720D" w:rsidRPr="00E01E81" w:rsidRDefault="00B9720D" w:rsidP="003F7401">
      <w:pPr>
        <w:numPr>
          <w:ilvl w:val="0"/>
          <w:numId w:val="1"/>
        </w:numPr>
        <w:tabs>
          <w:tab w:val="clear" w:pos="760"/>
          <w:tab w:val="num" w:pos="-40"/>
        </w:tabs>
        <w:ind w:left="1200" w:right="200" w:hanging="400"/>
        <w:rPr>
          <w:rFonts w:ascii="Trebuchet MS" w:eastAsiaTheme="minorHAnsi" w:hAnsi="Trebuchet MS"/>
          <w:szCs w:val="20"/>
        </w:rPr>
      </w:pPr>
      <w:r w:rsidRPr="00E01E81">
        <w:rPr>
          <w:rFonts w:ascii="Trebuchet MS" w:eastAsiaTheme="minorHAnsi" w:hAnsi="Trebuchet MS"/>
          <w:szCs w:val="20"/>
        </w:rPr>
        <w:t>Support Ethernet Power down mode &amp; Main Clock gating for power save</w:t>
      </w:r>
    </w:p>
    <w:p w14:paraId="11490C9F" w14:textId="77777777" w:rsidR="00B9720D" w:rsidRPr="00E01E81" w:rsidRDefault="00B9720D" w:rsidP="003F7401">
      <w:pPr>
        <w:numPr>
          <w:ilvl w:val="0"/>
          <w:numId w:val="1"/>
        </w:numPr>
        <w:tabs>
          <w:tab w:val="clear" w:pos="760"/>
          <w:tab w:val="num" w:pos="-40"/>
        </w:tabs>
        <w:ind w:left="1200" w:right="200" w:hanging="400"/>
        <w:rPr>
          <w:rFonts w:ascii="Trebuchet MS" w:eastAsiaTheme="minorHAnsi" w:hAnsi="Trebuchet MS"/>
          <w:szCs w:val="20"/>
        </w:rPr>
      </w:pPr>
      <w:r w:rsidRPr="00E01E81">
        <w:rPr>
          <w:rFonts w:ascii="Trebuchet MS" w:eastAsiaTheme="minorHAnsi" w:hAnsi="Trebuchet MS"/>
          <w:szCs w:val="20"/>
        </w:rPr>
        <w:t>Support Wake on LAN over UDP</w:t>
      </w:r>
    </w:p>
    <w:p w14:paraId="3A75EC01" w14:textId="77777777" w:rsidR="00B9720D" w:rsidRPr="00E01E81" w:rsidRDefault="00B9720D" w:rsidP="003F7401">
      <w:pPr>
        <w:numPr>
          <w:ilvl w:val="0"/>
          <w:numId w:val="1"/>
        </w:numPr>
        <w:tabs>
          <w:tab w:val="clear" w:pos="760"/>
          <w:tab w:val="num" w:pos="-40"/>
        </w:tabs>
        <w:ind w:left="1200" w:right="200" w:hanging="400"/>
        <w:rPr>
          <w:rFonts w:ascii="Trebuchet MS" w:eastAsiaTheme="minorHAnsi" w:hAnsi="Trebuchet MS"/>
          <w:szCs w:val="20"/>
        </w:rPr>
      </w:pPr>
      <w:r w:rsidRPr="00E01E81">
        <w:rPr>
          <w:rFonts w:ascii="Trebuchet MS" w:eastAsiaTheme="minorHAnsi" w:hAnsi="Trebuchet MS"/>
          <w:szCs w:val="20"/>
        </w:rPr>
        <w:t>Support Serial &amp; Parallel Host Interface</w:t>
      </w:r>
    </w:p>
    <w:p w14:paraId="58EBBDB3" w14:textId="77777777" w:rsidR="00B9720D" w:rsidRPr="00E01E81" w:rsidRDefault="00B9720D" w:rsidP="00B9720D">
      <w:pPr>
        <w:ind w:left="1200" w:right="200"/>
        <w:rPr>
          <w:rFonts w:ascii="Trebuchet MS" w:eastAsiaTheme="minorHAnsi" w:hAnsi="Trebuchet MS"/>
          <w:szCs w:val="20"/>
        </w:rPr>
      </w:pPr>
      <w:r w:rsidRPr="00E01E81">
        <w:rPr>
          <w:rFonts w:ascii="Trebuchet MS" w:eastAsiaTheme="minorHAnsi" w:hAnsi="Trebuchet MS"/>
          <w:szCs w:val="20"/>
        </w:rPr>
        <w:t>: High Speed SPI(MODE 0/3), System Bus with 2 Address signal &amp; 8bit Data</w:t>
      </w:r>
    </w:p>
    <w:p w14:paraId="66D965F9" w14:textId="77777777" w:rsidR="00B9720D" w:rsidRPr="00E01E81" w:rsidRDefault="00B9720D" w:rsidP="003F7401">
      <w:pPr>
        <w:numPr>
          <w:ilvl w:val="0"/>
          <w:numId w:val="1"/>
        </w:numPr>
        <w:tabs>
          <w:tab w:val="clear" w:pos="760"/>
          <w:tab w:val="num" w:pos="-40"/>
        </w:tabs>
        <w:ind w:left="1200" w:right="200" w:hanging="400"/>
        <w:rPr>
          <w:rFonts w:ascii="Trebuchet MS" w:eastAsiaTheme="minorHAnsi" w:hAnsi="Trebuchet MS"/>
          <w:szCs w:val="20"/>
        </w:rPr>
      </w:pPr>
      <w:r w:rsidRPr="00E01E81">
        <w:rPr>
          <w:rFonts w:ascii="Trebuchet MS" w:eastAsiaTheme="minorHAnsi" w:hAnsi="Trebuchet MS"/>
          <w:szCs w:val="20"/>
        </w:rPr>
        <w:t xml:space="preserve">Internal 16Kbytes Memory for TX/ RX Buffers </w:t>
      </w:r>
    </w:p>
    <w:p w14:paraId="3D29FB84" w14:textId="77777777" w:rsidR="00B9720D" w:rsidRPr="00E01E81" w:rsidRDefault="00B9720D" w:rsidP="003F7401">
      <w:pPr>
        <w:numPr>
          <w:ilvl w:val="0"/>
          <w:numId w:val="1"/>
        </w:numPr>
        <w:tabs>
          <w:tab w:val="clear" w:pos="760"/>
          <w:tab w:val="num" w:pos="-40"/>
        </w:tabs>
        <w:ind w:left="1200" w:right="200" w:hanging="400"/>
        <w:rPr>
          <w:rFonts w:ascii="Trebuchet MS" w:eastAsiaTheme="minorHAnsi" w:hAnsi="Trebuchet MS"/>
          <w:szCs w:val="20"/>
        </w:rPr>
      </w:pPr>
      <w:r w:rsidRPr="00E01E81">
        <w:rPr>
          <w:rFonts w:ascii="Trebuchet MS" w:eastAsiaTheme="minorHAnsi" w:hAnsi="Trebuchet MS"/>
          <w:szCs w:val="20"/>
        </w:rPr>
        <w:t>10BaseT/100BaseTX Ethernet PHY Integrated</w:t>
      </w:r>
    </w:p>
    <w:p w14:paraId="0EA2CCAD" w14:textId="77777777" w:rsidR="00B9720D" w:rsidRPr="00E01E81" w:rsidRDefault="00B9720D" w:rsidP="003F7401">
      <w:pPr>
        <w:numPr>
          <w:ilvl w:val="0"/>
          <w:numId w:val="1"/>
        </w:numPr>
        <w:tabs>
          <w:tab w:val="clear" w:pos="760"/>
          <w:tab w:val="num" w:pos="-40"/>
        </w:tabs>
        <w:ind w:left="1200" w:right="200" w:hanging="400"/>
        <w:rPr>
          <w:rFonts w:ascii="Trebuchet MS" w:eastAsiaTheme="minorHAnsi" w:hAnsi="Trebuchet MS"/>
          <w:szCs w:val="20"/>
        </w:rPr>
      </w:pPr>
      <w:r w:rsidRPr="00E01E81">
        <w:rPr>
          <w:rFonts w:ascii="Trebuchet MS" w:eastAsiaTheme="minorHAnsi" w:hAnsi="Trebuchet MS"/>
          <w:szCs w:val="20"/>
        </w:rPr>
        <w:t>Support Auto Negotiation (Full and half duplex, 10 and 100-based )</w:t>
      </w:r>
    </w:p>
    <w:p w14:paraId="1692B489" w14:textId="77777777" w:rsidR="00B9720D" w:rsidRPr="00E01E81" w:rsidRDefault="00B9720D" w:rsidP="003F7401">
      <w:pPr>
        <w:numPr>
          <w:ilvl w:val="0"/>
          <w:numId w:val="1"/>
        </w:numPr>
        <w:tabs>
          <w:tab w:val="clear" w:pos="760"/>
          <w:tab w:val="num" w:pos="-40"/>
        </w:tabs>
        <w:ind w:left="1200" w:right="200" w:hanging="400"/>
        <w:rPr>
          <w:rFonts w:ascii="Trebuchet MS" w:eastAsiaTheme="minorHAnsi" w:hAnsi="Trebuchet MS"/>
          <w:szCs w:val="20"/>
        </w:rPr>
      </w:pPr>
      <w:r w:rsidRPr="00E01E81">
        <w:rPr>
          <w:rFonts w:ascii="Trebuchet MS" w:eastAsiaTheme="minorHAnsi" w:hAnsi="Trebuchet MS"/>
          <w:szCs w:val="20"/>
        </w:rPr>
        <w:t>Not support IP Fragmentation</w:t>
      </w:r>
    </w:p>
    <w:p w14:paraId="15249B47" w14:textId="77777777" w:rsidR="00B9720D" w:rsidRPr="00E01E81" w:rsidRDefault="00B9720D" w:rsidP="003F7401">
      <w:pPr>
        <w:numPr>
          <w:ilvl w:val="0"/>
          <w:numId w:val="1"/>
        </w:numPr>
        <w:tabs>
          <w:tab w:val="clear" w:pos="760"/>
          <w:tab w:val="num" w:pos="-40"/>
        </w:tabs>
        <w:ind w:left="1200" w:right="200" w:hanging="400"/>
        <w:rPr>
          <w:rFonts w:ascii="Trebuchet MS" w:eastAsiaTheme="minorHAnsi" w:hAnsi="Trebuchet MS"/>
          <w:szCs w:val="20"/>
        </w:rPr>
      </w:pPr>
      <w:r w:rsidRPr="00E01E81">
        <w:rPr>
          <w:rFonts w:ascii="Trebuchet MS" w:eastAsiaTheme="minorHAnsi" w:hAnsi="Trebuchet MS"/>
          <w:szCs w:val="20"/>
        </w:rPr>
        <w:t>3.3V operation with 5V I/O signal tolerance</w:t>
      </w:r>
    </w:p>
    <w:p w14:paraId="3865AC6A" w14:textId="77777777" w:rsidR="00B9720D" w:rsidRPr="00E01E81" w:rsidRDefault="00B9720D" w:rsidP="003F7401">
      <w:pPr>
        <w:numPr>
          <w:ilvl w:val="0"/>
          <w:numId w:val="1"/>
        </w:numPr>
        <w:tabs>
          <w:tab w:val="clear" w:pos="760"/>
          <w:tab w:val="num" w:pos="-40"/>
        </w:tabs>
        <w:ind w:left="1200" w:right="200" w:hanging="400"/>
        <w:rPr>
          <w:rFonts w:ascii="Trebuchet MS" w:eastAsiaTheme="minorHAnsi" w:hAnsi="Trebuchet MS"/>
          <w:szCs w:val="20"/>
        </w:rPr>
      </w:pPr>
      <w:r w:rsidRPr="00E01E81">
        <w:rPr>
          <w:rFonts w:ascii="Trebuchet MS" w:eastAsiaTheme="minorHAnsi" w:hAnsi="Trebuchet MS"/>
          <w:szCs w:val="20"/>
        </w:rPr>
        <w:t>LED outputs (Full/Half duplex, Link, 10/100 Speed, Active)</w:t>
      </w:r>
      <w:bookmarkEnd w:id="1"/>
    </w:p>
    <w:p w14:paraId="2F942C23" w14:textId="77777777" w:rsidR="00B9720D" w:rsidRPr="00E01E81" w:rsidRDefault="00B9720D" w:rsidP="003F7401">
      <w:pPr>
        <w:numPr>
          <w:ilvl w:val="0"/>
          <w:numId w:val="1"/>
        </w:numPr>
        <w:tabs>
          <w:tab w:val="clear" w:pos="760"/>
          <w:tab w:val="num" w:pos="-40"/>
        </w:tabs>
        <w:ind w:left="1200" w:right="200" w:hanging="400"/>
        <w:rPr>
          <w:rFonts w:ascii="Trebuchet MS" w:eastAsiaTheme="minorHAnsi" w:hAnsi="Trebuchet MS"/>
          <w:szCs w:val="20"/>
        </w:rPr>
      </w:pPr>
      <w:r w:rsidRPr="00E01E81">
        <w:rPr>
          <w:rFonts w:ascii="Trebuchet MS" w:eastAsiaTheme="minorHAnsi" w:hAnsi="Trebuchet MS"/>
          <w:szCs w:val="20"/>
        </w:rPr>
        <w:t>48 Pin LQFP Lead-Free Package (7x7mm, 0.5mm pitch)</w:t>
      </w:r>
    </w:p>
    <w:p w14:paraId="626DF515" w14:textId="77777777" w:rsidR="00304930" w:rsidRPr="00E01E81" w:rsidRDefault="00304930" w:rsidP="00DD1B9C">
      <w:pPr>
        <w:ind w:right="200"/>
        <w:rPr>
          <w:rFonts w:ascii="Trebuchet MS" w:eastAsiaTheme="minorHAnsi" w:hAnsi="Trebuchet MS"/>
          <w:szCs w:val="20"/>
        </w:rPr>
      </w:pPr>
    </w:p>
    <w:p w14:paraId="2F601393" w14:textId="77777777" w:rsidR="00E22A7F" w:rsidRPr="00E01E81" w:rsidRDefault="00E22A7F" w:rsidP="00DD1B9C">
      <w:pPr>
        <w:pStyle w:val="14"/>
        <w:ind w:right="200"/>
        <w:rPr>
          <w:rFonts w:eastAsiaTheme="minorHAnsi"/>
          <w:b/>
        </w:rPr>
      </w:pPr>
      <w:r w:rsidRPr="00E01E81">
        <w:rPr>
          <w:rFonts w:eastAsiaTheme="minorHAnsi"/>
          <w:b/>
        </w:rPr>
        <w:t>Target Applications</w:t>
      </w:r>
    </w:p>
    <w:p w14:paraId="13DBCC4A" w14:textId="77777777" w:rsidR="00B9720D" w:rsidRPr="001605E7" w:rsidRDefault="00B9720D" w:rsidP="00155A42">
      <w:pPr>
        <w:pStyle w:val="affff3"/>
        <w:rPr>
          <w:rFonts w:eastAsiaTheme="minorHAnsi"/>
        </w:rPr>
      </w:pPr>
      <w:r w:rsidRPr="001605E7">
        <w:rPr>
          <w:rFonts w:eastAsiaTheme="minorHAnsi"/>
        </w:rPr>
        <w:t>W5100S</w:t>
      </w:r>
      <w:r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다음과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같은</w:t>
      </w:r>
      <w:r w:rsidRPr="001605E7">
        <w:rPr>
          <w:rFonts w:eastAsiaTheme="minorHAnsi"/>
        </w:rPr>
        <w:t xml:space="preserve"> Embedded application</w:t>
      </w:r>
      <w:r w:rsidRPr="001605E7">
        <w:rPr>
          <w:rFonts w:eastAsiaTheme="minorHAnsi" w:hint="eastAsia"/>
        </w:rPr>
        <w:t>에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적합하다</w:t>
      </w:r>
      <w:r w:rsidRPr="001605E7">
        <w:rPr>
          <w:rFonts w:eastAsiaTheme="minorHAnsi"/>
        </w:rPr>
        <w:t>.</w:t>
      </w:r>
    </w:p>
    <w:p w14:paraId="7238FD35" w14:textId="77777777" w:rsidR="00B9720D" w:rsidRPr="00E01E81" w:rsidRDefault="00B9720D" w:rsidP="003F7401">
      <w:pPr>
        <w:numPr>
          <w:ilvl w:val="0"/>
          <w:numId w:val="1"/>
        </w:numPr>
        <w:tabs>
          <w:tab w:val="clear" w:pos="760"/>
          <w:tab w:val="num" w:pos="-40"/>
        </w:tabs>
        <w:ind w:left="1200" w:right="200" w:hanging="400"/>
        <w:rPr>
          <w:rFonts w:ascii="Trebuchet MS" w:eastAsiaTheme="minorHAnsi" w:hAnsi="Trebuchet MS"/>
          <w:szCs w:val="20"/>
        </w:rPr>
      </w:pPr>
      <w:r w:rsidRPr="00E01E81">
        <w:rPr>
          <w:rFonts w:ascii="Trebuchet MS" w:eastAsiaTheme="minorHAnsi" w:hAnsi="Trebuchet MS"/>
          <w:szCs w:val="20"/>
        </w:rPr>
        <w:t>User product based on W5100 : No modify firmware</w:t>
      </w:r>
    </w:p>
    <w:p w14:paraId="0F56E1A7" w14:textId="77777777" w:rsidR="00B9720D" w:rsidRPr="00E01E81" w:rsidRDefault="00B9720D" w:rsidP="003F7401">
      <w:pPr>
        <w:numPr>
          <w:ilvl w:val="0"/>
          <w:numId w:val="1"/>
        </w:numPr>
        <w:tabs>
          <w:tab w:val="clear" w:pos="760"/>
          <w:tab w:val="num" w:pos="-40"/>
        </w:tabs>
        <w:ind w:left="1200" w:right="200" w:hanging="400"/>
        <w:rPr>
          <w:rFonts w:ascii="Trebuchet MS" w:eastAsiaTheme="minorHAnsi" w:hAnsi="Trebuchet MS"/>
          <w:szCs w:val="20"/>
        </w:rPr>
      </w:pPr>
      <w:r w:rsidRPr="00E01E81">
        <w:rPr>
          <w:rFonts w:ascii="Trebuchet MS" w:eastAsiaTheme="minorHAnsi" w:hAnsi="Trebuchet MS"/>
          <w:szCs w:val="20"/>
        </w:rPr>
        <w:t>Home Network Devices: Set-Top Boxes, PVRs, Digital Media Adapters</w:t>
      </w:r>
    </w:p>
    <w:p w14:paraId="131B7FD7" w14:textId="77777777" w:rsidR="00B9720D" w:rsidRPr="00E01E81" w:rsidRDefault="00B9720D" w:rsidP="003F7401">
      <w:pPr>
        <w:numPr>
          <w:ilvl w:val="0"/>
          <w:numId w:val="1"/>
        </w:numPr>
        <w:tabs>
          <w:tab w:val="clear" w:pos="760"/>
          <w:tab w:val="num" w:pos="-40"/>
        </w:tabs>
        <w:ind w:left="1200" w:right="200" w:hanging="400"/>
        <w:rPr>
          <w:rFonts w:ascii="Trebuchet MS" w:eastAsiaTheme="minorHAnsi" w:hAnsi="Trebuchet MS"/>
          <w:szCs w:val="20"/>
        </w:rPr>
      </w:pPr>
      <w:r w:rsidRPr="00E01E81">
        <w:rPr>
          <w:rFonts w:ascii="Trebuchet MS" w:eastAsiaTheme="minorHAnsi" w:hAnsi="Trebuchet MS"/>
          <w:szCs w:val="20"/>
        </w:rPr>
        <w:t>Serial-to-Ethernet: Access Controls, LED displays, Wireless AP relays, etc.</w:t>
      </w:r>
    </w:p>
    <w:p w14:paraId="2104091D" w14:textId="77777777" w:rsidR="00B9720D" w:rsidRPr="00E01E81" w:rsidRDefault="00B9720D" w:rsidP="003F7401">
      <w:pPr>
        <w:numPr>
          <w:ilvl w:val="0"/>
          <w:numId w:val="1"/>
        </w:numPr>
        <w:tabs>
          <w:tab w:val="clear" w:pos="760"/>
          <w:tab w:val="num" w:pos="-40"/>
        </w:tabs>
        <w:ind w:left="1200" w:right="200" w:hanging="400"/>
        <w:rPr>
          <w:rFonts w:ascii="Trebuchet MS" w:eastAsiaTheme="minorHAnsi" w:hAnsi="Trebuchet MS"/>
          <w:szCs w:val="20"/>
        </w:rPr>
      </w:pPr>
      <w:r w:rsidRPr="00E01E81">
        <w:rPr>
          <w:rFonts w:ascii="Trebuchet MS" w:eastAsiaTheme="minorHAnsi" w:hAnsi="Trebuchet MS"/>
          <w:szCs w:val="20"/>
        </w:rPr>
        <w:t>Parallel-to-Ethernet: POS / Mini Printers, Copiers</w:t>
      </w:r>
    </w:p>
    <w:p w14:paraId="32DE653E" w14:textId="77777777" w:rsidR="00B9720D" w:rsidRPr="00E01E81" w:rsidRDefault="00B9720D" w:rsidP="003F7401">
      <w:pPr>
        <w:numPr>
          <w:ilvl w:val="0"/>
          <w:numId w:val="1"/>
        </w:numPr>
        <w:tabs>
          <w:tab w:val="clear" w:pos="760"/>
          <w:tab w:val="num" w:pos="-40"/>
        </w:tabs>
        <w:ind w:left="1200" w:right="200" w:hanging="400"/>
        <w:rPr>
          <w:rFonts w:ascii="Trebuchet MS" w:eastAsiaTheme="minorHAnsi" w:hAnsi="Trebuchet MS"/>
          <w:szCs w:val="20"/>
        </w:rPr>
      </w:pPr>
      <w:r w:rsidRPr="00E01E81">
        <w:rPr>
          <w:rFonts w:ascii="Trebuchet MS" w:eastAsiaTheme="minorHAnsi" w:hAnsi="Trebuchet MS"/>
          <w:szCs w:val="20"/>
        </w:rPr>
        <w:t>USB-to-Ethernet: Storage Devices, Network Printers</w:t>
      </w:r>
    </w:p>
    <w:p w14:paraId="18DECED9" w14:textId="77777777" w:rsidR="00B9720D" w:rsidRPr="00E01E81" w:rsidRDefault="00B9720D" w:rsidP="003F7401">
      <w:pPr>
        <w:numPr>
          <w:ilvl w:val="0"/>
          <w:numId w:val="1"/>
        </w:numPr>
        <w:tabs>
          <w:tab w:val="clear" w:pos="760"/>
          <w:tab w:val="num" w:pos="-40"/>
        </w:tabs>
        <w:ind w:left="1200" w:right="200" w:hanging="400"/>
        <w:rPr>
          <w:rFonts w:ascii="Trebuchet MS" w:eastAsiaTheme="minorHAnsi" w:hAnsi="Trebuchet MS"/>
          <w:szCs w:val="20"/>
        </w:rPr>
      </w:pPr>
      <w:r w:rsidRPr="00E01E81">
        <w:rPr>
          <w:rFonts w:ascii="Trebuchet MS" w:eastAsiaTheme="minorHAnsi" w:hAnsi="Trebuchet MS"/>
          <w:szCs w:val="20"/>
        </w:rPr>
        <w:t>GPIO-to-Ethernet: Home Network Sensors</w:t>
      </w:r>
    </w:p>
    <w:p w14:paraId="36B20DB6" w14:textId="77777777" w:rsidR="00B9720D" w:rsidRPr="00E01E81" w:rsidRDefault="00B9720D" w:rsidP="003F7401">
      <w:pPr>
        <w:numPr>
          <w:ilvl w:val="0"/>
          <w:numId w:val="1"/>
        </w:numPr>
        <w:tabs>
          <w:tab w:val="clear" w:pos="760"/>
          <w:tab w:val="num" w:pos="-40"/>
        </w:tabs>
        <w:ind w:left="1200" w:right="200" w:hanging="400"/>
        <w:rPr>
          <w:rFonts w:ascii="Trebuchet MS" w:eastAsiaTheme="minorHAnsi" w:hAnsi="Trebuchet MS"/>
          <w:szCs w:val="20"/>
        </w:rPr>
      </w:pPr>
      <w:r w:rsidRPr="00E01E81">
        <w:rPr>
          <w:rFonts w:ascii="Trebuchet MS" w:eastAsiaTheme="minorHAnsi" w:hAnsi="Trebuchet MS"/>
          <w:szCs w:val="20"/>
        </w:rPr>
        <w:t>Security Systems: DVRs, Network Cameras, Kiosks</w:t>
      </w:r>
    </w:p>
    <w:p w14:paraId="67C4BF67" w14:textId="77777777" w:rsidR="00B9720D" w:rsidRPr="00E01E81" w:rsidRDefault="00B9720D" w:rsidP="003F7401">
      <w:pPr>
        <w:numPr>
          <w:ilvl w:val="0"/>
          <w:numId w:val="1"/>
        </w:numPr>
        <w:tabs>
          <w:tab w:val="clear" w:pos="760"/>
          <w:tab w:val="num" w:pos="-40"/>
        </w:tabs>
        <w:ind w:left="1200" w:right="200" w:hanging="400"/>
        <w:rPr>
          <w:rFonts w:ascii="Trebuchet MS" w:eastAsiaTheme="minorHAnsi" w:hAnsi="Trebuchet MS"/>
          <w:szCs w:val="20"/>
        </w:rPr>
      </w:pPr>
      <w:r w:rsidRPr="00E01E81">
        <w:rPr>
          <w:rFonts w:ascii="Trebuchet MS" w:eastAsiaTheme="minorHAnsi" w:hAnsi="Trebuchet MS"/>
          <w:szCs w:val="20"/>
        </w:rPr>
        <w:t>Factory, Building, Home Automations</w:t>
      </w:r>
    </w:p>
    <w:p w14:paraId="01EFCCC8" w14:textId="77777777" w:rsidR="00B9720D" w:rsidRPr="00E01E81" w:rsidRDefault="00B9720D" w:rsidP="003F7401">
      <w:pPr>
        <w:numPr>
          <w:ilvl w:val="0"/>
          <w:numId w:val="1"/>
        </w:numPr>
        <w:tabs>
          <w:tab w:val="clear" w:pos="760"/>
          <w:tab w:val="num" w:pos="-40"/>
        </w:tabs>
        <w:ind w:left="1200" w:right="200" w:hanging="400"/>
        <w:rPr>
          <w:rFonts w:ascii="Trebuchet MS" w:eastAsiaTheme="minorHAnsi" w:hAnsi="Trebuchet MS"/>
          <w:szCs w:val="20"/>
        </w:rPr>
      </w:pPr>
      <w:r w:rsidRPr="00E01E81">
        <w:rPr>
          <w:rFonts w:ascii="Trebuchet MS" w:eastAsiaTheme="minorHAnsi" w:hAnsi="Trebuchet MS"/>
          <w:szCs w:val="20"/>
        </w:rPr>
        <w:t>Medical Monitoring Equipment</w:t>
      </w:r>
    </w:p>
    <w:p w14:paraId="678FB985" w14:textId="77777777" w:rsidR="00B9720D" w:rsidRPr="00E01E81" w:rsidRDefault="00B9720D" w:rsidP="003F7401">
      <w:pPr>
        <w:numPr>
          <w:ilvl w:val="0"/>
          <w:numId w:val="1"/>
        </w:numPr>
        <w:tabs>
          <w:tab w:val="clear" w:pos="760"/>
          <w:tab w:val="num" w:pos="-40"/>
        </w:tabs>
        <w:ind w:left="1200" w:right="200" w:hanging="400"/>
        <w:rPr>
          <w:rFonts w:ascii="Trebuchet MS" w:eastAsiaTheme="minorHAnsi" w:hAnsi="Trebuchet MS"/>
          <w:szCs w:val="20"/>
        </w:rPr>
      </w:pPr>
      <w:r w:rsidRPr="00E01E81">
        <w:rPr>
          <w:rFonts w:ascii="Trebuchet MS" w:eastAsiaTheme="minorHAnsi" w:hAnsi="Trebuchet MS"/>
          <w:szCs w:val="20"/>
        </w:rPr>
        <w:t>Embedded Servers</w:t>
      </w:r>
    </w:p>
    <w:p w14:paraId="0FCD0B3F" w14:textId="77777777" w:rsidR="00B9720D" w:rsidRPr="00E01E81" w:rsidRDefault="00B9720D" w:rsidP="003F7401">
      <w:pPr>
        <w:numPr>
          <w:ilvl w:val="0"/>
          <w:numId w:val="1"/>
        </w:numPr>
        <w:tabs>
          <w:tab w:val="clear" w:pos="760"/>
          <w:tab w:val="num" w:pos="-40"/>
        </w:tabs>
        <w:ind w:left="1200" w:right="200" w:hanging="400"/>
        <w:rPr>
          <w:rFonts w:ascii="Trebuchet MS" w:eastAsiaTheme="minorHAnsi" w:hAnsi="Trebuchet MS"/>
          <w:szCs w:val="20"/>
        </w:rPr>
      </w:pPr>
      <w:r w:rsidRPr="00E01E81">
        <w:rPr>
          <w:rFonts w:ascii="Trebuchet MS" w:eastAsiaTheme="minorHAnsi" w:hAnsi="Trebuchet MS"/>
          <w:szCs w:val="20"/>
        </w:rPr>
        <w:t>Internet of Thing (IoT) Devices</w:t>
      </w:r>
    </w:p>
    <w:p w14:paraId="483537E5" w14:textId="77777777" w:rsidR="00304930" w:rsidRPr="00E01E81" w:rsidRDefault="00B9720D" w:rsidP="003F7401">
      <w:pPr>
        <w:numPr>
          <w:ilvl w:val="0"/>
          <w:numId w:val="1"/>
        </w:numPr>
        <w:tabs>
          <w:tab w:val="clear" w:pos="760"/>
          <w:tab w:val="num" w:pos="-40"/>
        </w:tabs>
        <w:ind w:left="1200" w:right="200" w:hanging="400"/>
        <w:rPr>
          <w:rFonts w:ascii="Trebuchet MS" w:eastAsiaTheme="minorHAnsi" w:hAnsi="Trebuchet MS"/>
          <w:szCs w:val="20"/>
        </w:rPr>
      </w:pPr>
      <w:r w:rsidRPr="00E01E81">
        <w:rPr>
          <w:rFonts w:ascii="Trebuchet MS" w:eastAsiaTheme="minorHAnsi" w:hAnsi="Trebuchet MS"/>
          <w:szCs w:val="20"/>
        </w:rPr>
        <w:t>IoT Cloud Devices</w:t>
      </w:r>
    </w:p>
    <w:p w14:paraId="3CAE1506" w14:textId="77777777" w:rsidR="00E22A7F" w:rsidRPr="00E01E81" w:rsidRDefault="00E22A7F" w:rsidP="00304930">
      <w:pPr>
        <w:ind w:right="200"/>
        <w:rPr>
          <w:rFonts w:ascii="Trebuchet MS" w:eastAsiaTheme="minorHAnsi" w:hAnsi="Trebuchet MS"/>
          <w:szCs w:val="20"/>
        </w:rPr>
      </w:pPr>
      <w:r w:rsidRPr="00E01E81">
        <w:rPr>
          <w:rFonts w:ascii="Trebuchet MS" w:eastAsiaTheme="minorHAnsi" w:hAnsi="Trebuchet MS"/>
          <w:szCs w:val="20"/>
        </w:rPr>
        <w:br w:type="page"/>
      </w:r>
    </w:p>
    <w:p w14:paraId="7D694FEE" w14:textId="77777777" w:rsidR="00E22A7F" w:rsidRPr="00E01E81" w:rsidRDefault="00E22A7F" w:rsidP="00DD1B9C">
      <w:pPr>
        <w:pStyle w:val="14"/>
        <w:ind w:rightChars="150" w:right="300"/>
        <w:rPr>
          <w:rFonts w:eastAsiaTheme="minorHAnsi"/>
          <w:b/>
        </w:rPr>
      </w:pPr>
      <w:r w:rsidRPr="00E01E81">
        <w:rPr>
          <w:rFonts w:eastAsiaTheme="minorHAnsi"/>
          <w:b/>
        </w:rPr>
        <w:t>Block Diagram</w:t>
      </w:r>
    </w:p>
    <w:p w14:paraId="4C2C6BF9" w14:textId="77777777" w:rsidR="00E22A7F" w:rsidRPr="00E01E81" w:rsidRDefault="00E22A7F" w:rsidP="00B9720D">
      <w:pPr>
        <w:pStyle w:val="14"/>
        <w:tabs>
          <w:tab w:val="left" w:pos="2771"/>
        </w:tabs>
        <w:ind w:right="200"/>
        <w:rPr>
          <w:rFonts w:eastAsiaTheme="minorHAnsi"/>
          <w:sz w:val="20"/>
          <w:szCs w:val="20"/>
        </w:rPr>
      </w:pPr>
    </w:p>
    <w:commentRangeStart w:id="2"/>
    <w:p w14:paraId="5F371BE0" w14:textId="77777777" w:rsidR="00B9720D" w:rsidRPr="001605E7" w:rsidRDefault="00F87603" w:rsidP="00B9720D">
      <w:pPr>
        <w:pStyle w:val="14"/>
        <w:keepNext/>
        <w:tabs>
          <w:tab w:val="left" w:pos="2771"/>
        </w:tabs>
        <w:ind w:right="200"/>
        <w:jc w:val="center"/>
        <w:rPr>
          <w:rFonts w:eastAsiaTheme="minorHAnsi"/>
        </w:rPr>
      </w:pPr>
      <w:r w:rsidRPr="008C14F1">
        <w:rPr>
          <w:rFonts w:eastAsiaTheme="minorHAnsi"/>
        </w:rPr>
        <w:object w:dxaOrig="6765" w:dyaOrig="9090" w14:anchorId="1592A6B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.75pt;height:533.25pt" o:ole="">
            <v:imagedata r:id="rId21" o:title=""/>
          </v:shape>
          <o:OLEObject Type="Embed" ProgID="Visio.Drawing.11" ShapeID="_x0000_i1025" DrawAspect="Content" ObjectID="_1566709010" r:id="rId22"/>
        </w:object>
      </w:r>
      <w:commentRangeEnd w:id="2"/>
      <w:r w:rsidR="000F4BB8" w:rsidRPr="008C14F1">
        <w:rPr>
          <w:rStyle w:val="aff7"/>
          <w:rFonts w:ascii="바탕" w:hAnsi="Times New Roman" w:cs="Times New Roman"/>
        </w:rPr>
        <w:commentReference w:id="2"/>
      </w:r>
    </w:p>
    <w:p w14:paraId="60355A35" w14:textId="77777777" w:rsidR="00E22A7F" w:rsidRPr="00E01E81" w:rsidRDefault="00E22A7F" w:rsidP="00B9720D">
      <w:pPr>
        <w:pStyle w:val="14"/>
        <w:ind w:left="-284" w:right="200"/>
        <w:rPr>
          <w:rFonts w:eastAsiaTheme="minorHAnsi"/>
          <w:sz w:val="20"/>
          <w:szCs w:val="20"/>
        </w:rPr>
      </w:pPr>
      <w:r w:rsidRPr="00E01E81">
        <w:rPr>
          <w:rFonts w:eastAsiaTheme="minorHAnsi"/>
          <w:sz w:val="20"/>
          <w:szCs w:val="20"/>
        </w:rPr>
        <w:br w:type="page"/>
      </w:r>
    </w:p>
    <w:p w14:paraId="79D28A6D" w14:textId="77777777" w:rsidR="008C1984" w:rsidRPr="00E01E81" w:rsidRDefault="008C1984" w:rsidP="00DD1B9C">
      <w:pPr>
        <w:pStyle w:val="14"/>
        <w:ind w:left="-284" w:right="200"/>
        <w:rPr>
          <w:rFonts w:eastAsiaTheme="minorHAnsi"/>
          <w:b/>
        </w:rPr>
      </w:pPr>
      <w:r w:rsidRPr="00E01E81">
        <w:rPr>
          <w:rFonts w:eastAsiaTheme="minorHAnsi"/>
          <w:b/>
        </w:rPr>
        <w:t xml:space="preserve">Table of </w:t>
      </w:r>
      <w:r w:rsidR="006626D2" w:rsidRPr="00E01E81">
        <w:rPr>
          <w:rFonts w:eastAsiaTheme="minorHAnsi"/>
          <w:b/>
        </w:rPr>
        <w:t>C</w:t>
      </w:r>
      <w:r w:rsidRPr="00E01E81">
        <w:rPr>
          <w:rFonts w:eastAsiaTheme="minorHAnsi"/>
          <w:b/>
        </w:rPr>
        <w:t>ontents</w:t>
      </w:r>
    </w:p>
    <w:sdt>
      <w:sdtPr>
        <w:rPr>
          <w:rFonts w:ascii="바탕" w:eastAsiaTheme="minorHAnsi" w:hAnsi="Times New Roman"/>
          <w:b w:val="0"/>
          <w:noProof w:val="0"/>
          <w:vanish/>
          <w:highlight w:val="yellow"/>
          <w:lang w:val="ko-KR"/>
        </w:rPr>
        <w:id w:val="1699198843"/>
        <w:docPartObj>
          <w:docPartGallery w:val="Table of Contents"/>
          <w:docPartUnique/>
        </w:docPartObj>
      </w:sdtPr>
      <w:sdtEndPr>
        <w:rPr>
          <w:szCs w:val="20"/>
        </w:rPr>
      </w:sdtEndPr>
      <w:sdtContent>
        <w:p w14:paraId="1D157C5F" w14:textId="77777777" w:rsidR="0049033F" w:rsidRPr="001605E7" w:rsidRDefault="00646A4C">
          <w:pPr>
            <w:pStyle w:val="13"/>
            <w:rPr>
              <w:rFonts w:eastAsiaTheme="minorHAnsi" w:cstheme="minorBidi"/>
              <w:b w:val="0"/>
              <w:szCs w:val="22"/>
            </w:rPr>
          </w:pPr>
          <w:r w:rsidRPr="00E01E81">
            <w:rPr>
              <w:rFonts w:eastAsiaTheme="minorHAnsi"/>
            </w:rPr>
            <w:fldChar w:fldCharType="begin"/>
          </w:r>
          <w:r w:rsidRPr="001605E7">
            <w:rPr>
              <w:rFonts w:eastAsiaTheme="minorHAnsi"/>
            </w:rPr>
            <w:instrText xml:space="preserve"> TOC \o "1-3" \h \z \u </w:instrText>
          </w:r>
          <w:r w:rsidRPr="00E01E81">
            <w:rPr>
              <w:rFonts w:eastAsiaTheme="minorHAnsi"/>
            </w:rPr>
            <w:fldChar w:fldCharType="separate"/>
          </w:r>
          <w:hyperlink w:anchor="_Toc483830015" w:history="1">
            <w:r w:rsidR="0049033F" w:rsidRPr="001605E7">
              <w:rPr>
                <w:rStyle w:val="afa"/>
                <w:rFonts w:eastAsiaTheme="minorHAnsi"/>
              </w:rPr>
              <w:t>1</w:t>
            </w:r>
            <w:r w:rsidR="0049033F" w:rsidRPr="001605E7">
              <w:rPr>
                <w:rFonts w:eastAsiaTheme="minorHAnsi" w:cstheme="minorBidi"/>
                <w:b w:val="0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PIN Description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_Toc483830015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11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5C511D41" w14:textId="77777777" w:rsidR="0049033F" w:rsidRPr="001605E7" w:rsidRDefault="000F4351">
          <w:pPr>
            <w:pStyle w:val="24"/>
            <w:rPr>
              <w:rFonts w:eastAsiaTheme="minorHAnsi" w:cstheme="minorBidi"/>
              <w:szCs w:val="22"/>
            </w:rPr>
          </w:pPr>
          <w:hyperlink w:anchor="_Toc483830016" w:history="1">
            <w:r w:rsidR="0049033F" w:rsidRPr="001605E7">
              <w:rPr>
                <w:rStyle w:val="afa"/>
                <w:rFonts w:eastAsiaTheme="minorHAnsi"/>
              </w:rPr>
              <w:t>1.1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PIN Description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_Toc483830016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12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2EDC312A" w14:textId="77777777" w:rsidR="0049033F" w:rsidRPr="001605E7" w:rsidRDefault="000F4351">
          <w:pPr>
            <w:pStyle w:val="13"/>
            <w:rPr>
              <w:rFonts w:eastAsiaTheme="minorHAnsi" w:cstheme="minorBidi"/>
              <w:b w:val="0"/>
              <w:szCs w:val="22"/>
            </w:rPr>
          </w:pPr>
          <w:hyperlink w:anchor="_Toc483830017" w:history="1">
            <w:r w:rsidR="0049033F" w:rsidRPr="001605E7">
              <w:rPr>
                <w:rStyle w:val="afa"/>
                <w:rFonts w:eastAsiaTheme="minorHAnsi"/>
              </w:rPr>
              <w:t>2</w:t>
            </w:r>
            <w:r w:rsidR="0049033F" w:rsidRPr="001605E7">
              <w:rPr>
                <w:rFonts w:eastAsiaTheme="minorHAnsi" w:cstheme="minorBidi"/>
                <w:b w:val="0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Memory Map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_Toc483830017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18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5056D6F9" w14:textId="77777777" w:rsidR="0049033F" w:rsidRPr="001605E7" w:rsidRDefault="000F4351">
          <w:pPr>
            <w:pStyle w:val="13"/>
            <w:rPr>
              <w:rFonts w:eastAsiaTheme="minorHAnsi" w:cstheme="minorBidi"/>
              <w:b w:val="0"/>
              <w:szCs w:val="22"/>
            </w:rPr>
          </w:pPr>
          <w:hyperlink w:anchor="_Toc483830018" w:history="1">
            <w:r w:rsidR="0049033F" w:rsidRPr="001605E7">
              <w:rPr>
                <w:rStyle w:val="afa"/>
                <w:rFonts w:eastAsiaTheme="minorHAnsi"/>
              </w:rPr>
              <w:t>3</w:t>
            </w:r>
            <w:r w:rsidR="0049033F" w:rsidRPr="001605E7">
              <w:rPr>
                <w:rFonts w:eastAsiaTheme="minorHAnsi" w:cstheme="minorBidi"/>
                <w:b w:val="0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W5100S Registers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_Toc483830018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20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2E81E992" w14:textId="77777777" w:rsidR="0049033F" w:rsidRPr="001605E7" w:rsidRDefault="000F4351">
          <w:pPr>
            <w:pStyle w:val="24"/>
            <w:rPr>
              <w:rFonts w:eastAsiaTheme="minorHAnsi" w:cstheme="minorBidi"/>
              <w:szCs w:val="22"/>
            </w:rPr>
          </w:pPr>
          <w:hyperlink w:anchor="_Toc483830019" w:history="1">
            <w:r w:rsidR="0049033F" w:rsidRPr="001605E7">
              <w:rPr>
                <w:rStyle w:val="afa"/>
                <w:rFonts w:eastAsiaTheme="minorHAnsi"/>
              </w:rPr>
              <w:t>3.1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Common registers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_Toc483830019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20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48EA5B15" w14:textId="1666D824" w:rsidR="0049033F" w:rsidRPr="001605E7" w:rsidRDefault="000F4351">
          <w:pPr>
            <w:pStyle w:val="24"/>
            <w:rPr>
              <w:rFonts w:eastAsiaTheme="minorHAnsi" w:cstheme="minorBidi"/>
              <w:szCs w:val="22"/>
            </w:rPr>
          </w:pPr>
          <w:hyperlink w:anchor="_Toc483830020" w:history="1">
            <w:r w:rsidR="0049033F" w:rsidRPr="001605E7">
              <w:rPr>
                <w:rStyle w:val="afa"/>
                <w:rFonts w:eastAsiaTheme="minorHAnsi"/>
              </w:rPr>
              <w:t>3.2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053E69" w:rsidRPr="001605E7">
              <w:rPr>
                <w:rStyle w:val="afa"/>
                <w:rFonts w:eastAsiaTheme="minorHAnsi"/>
              </w:rPr>
              <w:t>SOCKET</w:t>
            </w:r>
            <w:r w:rsidR="0049033F" w:rsidRPr="001605E7">
              <w:rPr>
                <w:rStyle w:val="afa"/>
                <w:rFonts w:eastAsiaTheme="minorHAnsi"/>
              </w:rPr>
              <w:t xml:space="preserve"> Registers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_Toc483830020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3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61B514AF" w14:textId="77777777" w:rsidR="0049033F" w:rsidRPr="001605E7" w:rsidRDefault="000F4351">
          <w:pPr>
            <w:pStyle w:val="13"/>
            <w:rPr>
              <w:rFonts w:eastAsiaTheme="minorHAnsi" w:cstheme="minorBidi"/>
              <w:b w:val="0"/>
              <w:szCs w:val="22"/>
            </w:rPr>
          </w:pPr>
          <w:hyperlink w:anchor="_Toc483830021" w:history="1">
            <w:r w:rsidR="0049033F" w:rsidRPr="001605E7">
              <w:rPr>
                <w:rStyle w:val="afa"/>
                <w:rFonts w:eastAsiaTheme="minorHAnsi"/>
              </w:rPr>
              <w:t>4</w:t>
            </w:r>
            <w:r w:rsidR="0049033F" w:rsidRPr="001605E7">
              <w:rPr>
                <w:rFonts w:eastAsiaTheme="minorHAnsi" w:cstheme="minorBidi"/>
                <w:b w:val="0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Register Descriptions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_Toc483830021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6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7AE77887" w14:textId="77777777" w:rsidR="0049033F" w:rsidRPr="001605E7" w:rsidRDefault="000F4351">
          <w:pPr>
            <w:pStyle w:val="24"/>
            <w:rPr>
              <w:rFonts w:eastAsiaTheme="minorHAnsi" w:cstheme="minorBidi"/>
              <w:szCs w:val="22"/>
            </w:rPr>
          </w:pPr>
          <w:hyperlink w:anchor="_Toc483830022" w:history="1">
            <w:r w:rsidR="0049033F" w:rsidRPr="001605E7">
              <w:rPr>
                <w:rStyle w:val="afa"/>
                <w:rFonts w:eastAsiaTheme="minorHAnsi"/>
              </w:rPr>
              <w:t>4.1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Common Registers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_Toc483830022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6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1D07D605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23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4.1.1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MR (Mode Register)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_Toc483830023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6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50AA44C6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24" w:history="1">
            <w:r w:rsidR="0049033F" w:rsidRPr="001605E7">
              <w:rPr>
                <w:rStyle w:val="afa"/>
                <w:rFonts w:eastAsiaTheme="minorHAnsi" w:cs="굴림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4.1.2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GWR (Gateway IP Address Register)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_Toc483830024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7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2F1D3A4B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25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4.1.3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SUBR (Subnet Mask Register)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_Toc483830025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7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0F522B56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26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4.1.4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SHAR (Source Hardware Address Register)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_Toc483830026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7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5E553EC8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27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4.1.5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SIPR (Source IP Address Register)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_Toc483830027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7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075675DF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28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4.1.6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IR (Interrupt Register)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_Toc483830028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7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1AF49F1E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29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4.1.7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IMR (Interrupt Mask Register)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_Toc483830029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4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3588F0BB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30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4.1.8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RTR (Retry Timer-value Register)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_Toc483830030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5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6187FD90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31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4.1.9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RCR (Retry Counter-value Register)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_Toc483830031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5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39177007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32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4.1.10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RMSR(RX Memory Size Register)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_Toc483830032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6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533199E7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33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4.1.11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TMSR(TX Memory Size Register)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_Toc483830033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6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30EA1932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34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4.1.12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IR2(Interrupt Register 2)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_Toc483830034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7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1FD56AAF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35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4.1.13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IMR2(Interrupt Mask Register 2)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_Toc483830035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7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596A750B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36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4.1.14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PTIMER(PPP Link Control Protocol Request Timer Register)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_Toc483830036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8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64190D0C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37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4.1.15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PMAGIC(PPP Link Control Protocol Magic number Register)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_Toc483830037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8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30166E56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38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4.1.16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UIPR(Unreachable IP Address Register)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_Toc483830038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8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67939F13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39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4.1.17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UPORTR(Unreachable Port Register)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_Toc483830039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9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254A80D5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40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4.1.18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MR2(Mode Register 2)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_Toc483830040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9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363D388E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41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4.1.19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PHAR(Destination Hardware Address Register in PPPoE Mode)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_Toc483830041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10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65AF7CDF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42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4.1.20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PSIDR(Session ID Register in PPPoE Mode)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_Toc483830042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11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18565653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43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4.1.21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PMRUR(PPPoE Maximum Receive Unit Register)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_Toc483830043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11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433A636D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44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4.1.22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PHY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_Toc483830044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11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32052C0F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45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4.1.23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Request Command(RQ CMD)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_Toc483830045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16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0B77FEAA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46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4.1.24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DBG_OUT(Debug Out)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_Toc483830046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4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1571709D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47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4.1.25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NICMAXCOLR(NIC Maximum Collision Register)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_Toc483830047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6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3BF9FAFF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48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4.1.26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CHIPLCKR(CHIP Lcok Register)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_Toc483830048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6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001ED8D0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49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4.1.27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NETLCKR(Network Lock Register)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_Toc483830049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7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3A7064AD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50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4.1.28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PHYLCKR(PHY Lock Register)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_Toc483830050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7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04D314C6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51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4.1.29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VER(W5100S Version Register)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_Toc483830051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7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30D09C37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52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4.1.30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TCNTR(Ticker Counter Register)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_Toc483830052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7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4E05AADE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53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4.1.31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TCNTCLKR(Ticker Counter Clear Register)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_Toc483830053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7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4A78EC07" w14:textId="4FC6A35D" w:rsidR="0049033F" w:rsidRPr="001605E7" w:rsidRDefault="000F4351">
          <w:pPr>
            <w:pStyle w:val="24"/>
            <w:rPr>
              <w:rFonts w:eastAsiaTheme="minorHAnsi" w:cstheme="minorBidi"/>
              <w:szCs w:val="22"/>
            </w:rPr>
          </w:pPr>
          <w:hyperlink w:anchor="_Toc483830054" w:history="1">
            <w:r w:rsidR="0049033F" w:rsidRPr="001605E7">
              <w:rPr>
                <w:rStyle w:val="afa"/>
                <w:rFonts w:eastAsiaTheme="minorHAnsi"/>
              </w:rPr>
              <w:t>4.2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053E69" w:rsidRPr="001605E7">
              <w:rPr>
                <w:rStyle w:val="afa"/>
                <w:rFonts w:eastAsiaTheme="minorHAnsi"/>
              </w:rPr>
              <w:t>SOCKET</w:t>
            </w:r>
            <w:r w:rsidR="0049033F" w:rsidRPr="001605E7">
              <w:rPr>
                <w:rStyle w:val="afa"/>
                <w:rFonts w:eastAsiaTheme="minorHAnsi"/>
              </w:rPr>
              <w:t xml:space="preserve"> Register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_Toc483830054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9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1C03992B" w14:textId="56F6E0C9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55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4.2.1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Sn_MR (</w:t>
            </w:r>
            <w:r w:rsidR="00053E69" w:rsidRPr="001605E7">
              <w:rPr>
                <w:rStyle w:val="afa"/>
                <w:rFonts w:eastAsiaTheme="minorHAnsi"/>
              </w:rPr>
              <w:t>SOCKET</w:t>
            </w:r>
            <w:r w:rsidR="0049033F" w:rsidRPr="001605E7">
              <w:rPr>
                <w:rStyle w:val="afa"/>
                <w:rFonts w:eastAsiaTheme="minorHAnsi"/>
              </w:rPr>
              <w:t xml:space="preserve"> n Mode Register)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_Toc483830055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9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5117CB2E" w14:textId="08AFA07D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56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4.2.2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Sn_CR (</w:t>
            </w:r>
            <w:r w:rsidR="00053E69" w:rsidRPr="001605E7">
              <w:rPr>
                <w:rStyle w:val="afa"/>
                <w:rFonts w:eastAsiaTheme="minorHAnsi"/>
              </w:rPr>
              <w:t>SOCKET</w:t>
            </w:r>
            <w:r w:rsidR="0049033F" w:rsidRPr="001605E7">
              <w:rPr>
                <w:rStyle w:val="afa"/>
                <w:rFonts w:eastAsiaTheme="minorHAnsi"/>
              </w:rPr>
              <w:t xml:space="preserve"> n Command Register)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_Toc483830056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10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18DA8545" w14:textId="7DC10BCD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57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4.2.3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Sn_IR (</w:t>
            </w:r>
            <w:r w:rsidR="00053E69" w:rsidRPr="001605E7">
              <w:rPr>
                <w:rStyle w:val="afa"/>
                <w:rFonts w:eastAsiaTheme="minorHAnsi"/>
              </w:rPr>
              <w:t>SOCKET</w:t>
            </w:r>
            <w:r w:rsidR="0049033F" w:rsidRPr="001605E7">
              <w:rPr>
                <w:rStyle w:val="afa"/>
                <w:rFonts w:eastAsiaTheme="minorHAnsi"/>
              </w:rPr>
              <w:t xml:space="preserve"> n Interrupt Register)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_Toc483830057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12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12376E94" w14:textId="6ECCB0CC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58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4.2.4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Sn_SR (</w:t>
            </w:r>
            <w:r w:rsidR="00053E69" w:rsidRPr="001605E7">
              <w:rPr>
                <w:rStyle w:val="afa"/>
                <w:rFonts w:eastAsiaTheme="minorHAnsi"/>
              </w:rPr>
              <w:t>SOCKET</w:t>
            </w:r>
            <w:r w:rsidR="0049033F" w:rsidRPr="001605E7">
              <w:rPr>
                <w:rStyle w:val="afa"/>
                <w:rFonts w:eastAsiaTheme="minorHAnsi"/>
              </w:rPr>
              <w:t xml:space="preserve"> n Status Register)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_Toc483830058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13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7399D451" w14:textId="5D7B919A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59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4.2.5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Sn_PORTR (</w:t>
            </w:r>
            <w:r w:rsidR="00053E69" w:rsidRPr="001605E7">
              <w:rPr>
                <w:rStyle w:val="afa"/>
                <w:rFonts w:eastAsiaTheme="minorHAnsi"/>
              </w:rPr>
              <w:t>SOCKET</w:t>
            </w:r>
            <w:r w:rsidR="0049033F" w:rsidRPr="001605E7">
              <w:rPr>
                <w:rStyle w:val="afa"/>
                <w:rFonts w:eastAsiaTheme="minorHAnsi"/>
              </w:rPr>
              <w:t xml:space="preserve"> n Source Port Register)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_Toc483830059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15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6F731C3D" w14:textId="1E326344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60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4.2.6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Sn_DHAR (</w:t>
            </w:r>
            <w:r w:rsidR="00053E69" w:rsidRPr="001605E7">
              <w:rPr>
                <w:rStyle w:val="afa"/>
                <w:rFonts w:eastAsiaTheme="minorHAnsi"/>
              </w:rPr>
              <w:t>SOCKET</w:t>
            </w:r>
            <w:r w:rsidR="0049033F" w:rsidRPr="001605E7">
              <w:rPr>
                <w:rStyle w:val="afa"/>
                <w:rFonts w:eastAsiaTheme="minorHAnsi"/>
              </w:rPr>
              <w:t xml:space="preserve"> n Destination Hardware Address Register)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_Toc483830060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15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2E0F30E5" w14:textId="22F96ACD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61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4.2.7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Sn_DIPR (</w:t>
            </w:r>
            <w:r w:rsidR="00053E69" w:rsidRPr="001605E7">
              <w:rPr>
                <w:rStyle w:val="afa"/>
                <w:rFonts w:eastAsiaTheme="minorHAnsi"/>
              </w:rPr>
              <w:t>SOCKET</w:t>
            </w:r>
            <w:r w:rsidR="0049033F" w:rsidRPr="001605E7">
              <w:rPr>
                <w:rStyle w:val="afa"/>
                <w:rFonts w:eastAsiaTheme="minorHAnsi"/>
              </w:rPr>
              <w:t xml:space="preserve"> n Destination IP Address Register)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_Toc483830061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16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17D387DA" w14:textId="1CCF5F5B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62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4.2.8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Sn_DPORTR (</w:t>
            </w:r>
            <w:r w:rsidR="00053E69" w:rsidRPr="001605E7">
              <w:rPr>
                <w:rStyle w:val="afa"/>
                <w:rFonts w:eastAsiaTheme="minorHAnsi"/>
              </w:rPr>
              <w:t>SOCKET</w:t>
            </w:r>
            <w:r w:rsidR="0049033F" w:rsidRPr="001605E7">
              <w:rPr>
                <w:rStyle w:val="afa"/>
                <w:rFonts w:eastAsiaTheme="minorHAnsi"/>
              </w:rPr>
              <w:t xml:space="preserve"> n Destination Port Register)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_Toc483830062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16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290F74B0" w14:textId="75B30B35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63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4.2.9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 xml:space="preserve">Sn_MSS ( </w:t>
            </w:r>
            <w:r w:rsidR="00053E69" w:rsidRPr="001605E7">
              <w:rPr>
                <w:rStyle w:val="afa"/>
                <w:rFonts w:eastAsiaTheme="minorHAnsi"/>
              </w:rPr>
              <w:t>SOCKET</w:t>
            </w:r>
            <w:r w:rsidR="0049033F" w:rsidRPr="001605E7">
              <w:rPr>
                <w:rStyle w:val="afa"/>
                <w:rFonts w:eastAsiaTheme="minorHAnsi"/>
              </w:rPr>
              <w:t xml:space="preserve"> n Maximum Segment Size Register)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_Toc483830063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17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50FC4A25" w14:textId="5730587E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64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4.2.10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 xml:space="preserve">Sn_PROTOR ( </w:t>
            </w:r>
            <w:r w:rsidR="00053E69" w:rsidRPr="001605E7">
              <w:rPr>
                <w:rStyle w:val="afa"/>
                <w:rFonts w:eastAsiaTheme="minorHAnsi"/>
              </w:rPr>
              <w:t>SOCKET</w:t>
            </w:r>
            <w:r w:rsidR="0049033F" w:rsidRPr="001605E7">
              <w:rPr>
                <w:rStyle w:val="afa"/>
                <w:rFonts w:eastAsiaTheme="minorHAnsi"/>
              </w:rPr>
              <w:t xml:space="preserve"> n IP Protocol Register)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_Toc483830064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17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79B54ED8" w14:textId="7D653125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65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4.2.11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Sn_TOS (</w:t>
            </w:r>
            <w:r w:rsidR="00053E69" w:rsidRPr="001605E7">
              <w:rPr>
                <w:rStyle w:val="afa"/>
                <w:rFonts w:eastAsiaTheme="minorHAnsi"/>
              </w:rPr>
              <w:t>SOCKET</w:t>
            </w:r>
            <w:r w:rsidR="0049033F" w:rsidRPr="001605E7">
              <w:rPr>
                <w:rStyle w:val="afa"/>
                <w:rFonts w:eastAsiaTheme="minorHAnsi"/>
              </w:rPr>
              <w:t xml:space="preserve"> n IP Type Of Service Register)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_Toc483830065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17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3B9EB9C4" w14:textId="6BFBEE7A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66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4.2.12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Sn_TTL (</w:t>
            </w:r>
            <w:r w:rsidR="00053E69" w:rsidRPr="001605E7">
              <w:rPr>
                <w:rStyle w:val="afa"/>
                <w:rFonts w:eastAsiaTheme="minorHAnsi"/>
              </w:rPr>
              <w:t>SOCKET</w:t>
            </w:r>
            <w:r w:rsidR="0049033F" w:rsidRPr="001605E7">
              <w:rPr>
                <w:rStyle w:val="afa"/>
                <w:rFonts w:eastAsiaTheme="minorHAnsi"/>
              </w:rPr>
              <w:t xml:space="preserve"> n IP Time To Live Register)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_Toc483830066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18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53497370" w14:textId="711FAA1D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67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4.2.13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Sn_RXBUF_SIZE (</w:t>
            </w:r>
            <w:r w:rsidR="00053E69" w:rsidRPr="001605E7">
              <w:rPr>
                <w:rStyle w:val="afa"/>
                <w:rFonts w:eastAsiaTheme="minorHAnsi"/>
              </w:rPr>
              <w:t>SOCKET</w:t>
            </w:r>
            <w:r w:rsidR="0049033F" w:rsidRPr="001605E7">
              <w:rPr>
                <w:rStyle w:val="afa"/>
                <w:rFonts w:eastAsiaTheme="minorHAnsi"/>
              </w:rPr>
              <w:t xml:space="preserve"> n RX Buffer Size Register)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_Toc483830067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18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43DE645B" w14:textId="0B9CB9B8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68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4.2.14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Sn_TXBUF_SIZE (</w:t>
            </w:r>
            <w:r w:rsidR="00053E69" w:rsidRPr="001605E7">
              <w:rPr>
                <w:rStyle w:val="afa"/>
                <w:rFonts w:eastAsiaTheme="minorHAnsi"/>
              </w:rPr>
              <w:t>SOCKET</w:t>
            </w:r>
            <w:r w:rsidR="0049033F" w:rsidRPr="001605E7">
              <w:rPr>
                <w:rStyle w:val="afa"/>
                <w:rFonts w:eastAsiaTheme="minorHAnsi"/>
              </w:rPr>
              <w:t xml:space="preserve"> n TX Buffer Size Register)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_Toc483830068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18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45BCDAA3" w14:textId="4CF76801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69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4.2.15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Sn_TX_FSR (</w:t>
            </w:r>
            <w:r w:rsidR="00053E69" w:rsidRPr="001605E7">
              <w:rPr>
                <w:rStyle w:val="afa"/>
                <w:rFonts w:eastAsiaTheme="minorHAnsi"/>
              </w:rPr>
              <w:t>SOCKET</w:t>
            </w:r>
            <w:r w:rsidR="0049033F" w:rsidRPr="001605E7">
              <w:rPr>
                <w:rStyle w:val="afa"/>
                <w:rFonts w:eastAsiaTheme="minorHAnsi"/>
              </w:rPr>
              <w:t xml:space="preserve"> n TX Free Size Register)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_Toc483830069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19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791C8869" w14:textId="0A88A80F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70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4.2.16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S</w:t>
            </w:r>
            <w:r w:rsidR="0049033F" w:rsidRPr="001605E7">
              <w:rPr>
                <w:rStyle w:val="afa"/>
                <w:rFonts w:eastAsiaTheme="minorHAnsi"/>
                <w:iCs/>
              </w:rPr>
              <w:t>n</w:t>
            </w:r>
            <w:r w:rsidR="0049033F" w:rsidRPr="001605E7">
              <w:rPr>
                <w:rStyle w:val="afa"/>
                <w:rFonts w:eastAsiaTheme="minorHAnsi"/>
              </w:rPr>
              <w:t>_TX_RD (</w:t>
            </w:r>
            <w:r w:rsidR="00053E69" w:rsidRPr="001605E7">
              <w:rPr>
                <w:rStyle w:val="afa"/>
                <w:rFonts w:eastAsiaTheme="minorHAnsi"/>
              </w:rPr>
              <w:t>SOCKET</w:t>
            </w:r>
            <w:r w:rsidR="0049033F" w:rsidRPr="001605E7">
              <w:rPr>
                <w:rStyle w:val="afa"/>
                <w:rFonts w:eastAsiaTheme="minorHAnsi"/>
              </w:rPr>
              <w:t xml:space="preserve"> </w:t>
            </w:r>
            <w:r w:rsidR="0049033F" w:rsidRPr="001605E7">
              <w:rPr>
                <w:rStyle w:val="afa"/>
                <w:rFonts w:eastAsiaTheme="minorHAnsi"/>
                <w:iCs/>
              </w:rPr>
              <w:t>n</w:t>
            </w:r>
            <w:r w:rsidR="0049033F" w:rsidRPr="001605E7">
              <w:rPr>
                <w:rStyle w:val="afa"/>
                <w:rFonts w:eastAsiaTheme="minorHAnsi"/>
              </w:rPr>
              <w:t xml:space="preserve"> TX Read Pointer Register)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_Toc483830070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20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56AA253F" w14:textId="283A4F25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71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4.2.17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S</w:t>
            </w:r>
            <w:r w:rsidR="0049033F" w:rsidRPr="001605E7">
              <w:rPr>
                <w:rStyle w:val="afa"/>
                <w:rFonts w:eastAsiaTheme="minorHAnsi"/>
                <w:iCs/>
              </w:rPr>
              <w:t>n</w:t>
            </w:r>
            <w:r w:rsidR="0049033F" w:rsidRPr="001605E7">
              <w:rPr>
                <w:rStyle w:val="afa"/>
                <w:rFonts w:eastAsiaTheme="minorHAnsi"/>
              </w:rPr>
              <w:t>_TX_WR (</w:t>
            </w:r>
            <w:r w:rsidR="00053E69" w:rsidRPr="001605E7">
              <w:rPr>
                <w:rStyle w:val="afa"/>
                <w:rFonts w:eastAsiaTheme="minorHAnsi"/>
              </w:rPr>
              <w:t>SOCKET</w:t>
            </w:r>
            <w:r w:rsidR="0049033F" w:rsidRPr="001605E7">
              <w:rPr>
                <w:rStyle w:val="afa"/>
                <w:rFonts w:eastAsiaTheme="minorHAnsi"/>
              </w:rPr>
              <w:t xml:space="preserve"> </w:t>
            </w:r>
            <w:r w:rsidR="0049033F" w:rsidRPr="001605E7">
              <w:rPr>
                <w:rStyle w:val="afa"/>
                <w:rFonts w:eastAsiaTheme="minorHAnsi"/>
                <w:iCs/>
              </w:rPr>
              <w:t>n</w:t>
            </w:r>
            <w:r w:rsidR="0049033F" w:rsidRPr="001605E7">
              <w:rPr>
                <w:rStyle w:val="afa"/>
                <w:rFonts w:eastAsiaTheme="minorHAnsi"/>
              </w:rPr>
              <w:t xml:space="preserve"> TX Write Pointer Register)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_Toc483830071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20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5863BA87" w14:textId="39C36EAC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72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4.2.18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S</w:t>
            </w:r>
            <w:r w:rsidR="0049033F" w:rsidRPr="001605E7">
              <w:rPr>
                <w:rStyle w:val="afa"/>
                <w:rFonts w:eastAsiaTheme="minorHAnsi"/>
                <w:iCs/>
              </w:rPr>
              <w:t>n</w:t>
            </w:r>
            <w:r w:rsidR="0049033F" w:rsidRPr="001605E7">
              <w:rPr>
                <w:rStyle w:val="afa"/>
                <w:rFonts w:eastAsiaTheme="minorHAnsi"/>
              </w:rPr>
              <w:t>_RX_RSR (</w:t>
            </w:r>
            <w:r w:rsidR="00053E69" w:rsidRPr="001605E7">
              <w:rPr>
                <w:rStyle w:val="afa"/>
                <w:rFonts w:eastAsiaTheme="minorHAnsi"/>
              </w:rPr>
              <w:t>SOCKET</w:t>
            </w:r>
            <w:r w:rsidR="0049033F" w:rsidRPr="001605E7">
              <w:rPr>
                <w:rStyle w:val="afa"/>
                <w:rFonts w:eastAsiaTheme="minorHAnsi"/>
              </w:rPr>
              <w:t xml:space="preserve"> n RX Received Size Register)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_Toc483830072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20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04F7A251" w14:textId="67C268BF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73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4.2.19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S</w:t>
            </w:r>
            <w:r w:rsidR="0049033F" w:rsidRPr="001605E7">
              <w:rPr>
                <w:rStyle w:val="afa"/>
                <w:rFonts w:eastAsiaTheme="minorHAnsi"/>
                <w:iCs/>
              </w:rPr>
              <w:t>n</w:t>
            </w:r>
            <w:r w:rsidR="0049033F" w:rsidRPr="001605E7">
              <w:rPr>
                <w:rStyle w:val="afa"/>
                <w:rFonts w:eastAsiaTheme="minorHAnsi"/>
              </w:rPr>
              <w:t>_RX_RD (</w:t>
            </w:r>
            <w:r w:rsidR="00053E69" w:rsidRPr="001605E7">
              <w:rPr>
                <w:rStyle w:val="afa"/>
                <w:rFonts w:eastAsiaTheme="minorHAnsi"/>
              </w:rPr>
              <w:t>SOCKET</w:t>
            </w:r>
            <w:r w:rsidR="0049033F" w:rsidRPr="001605E7">
              <w:rPr>
                <w:rStyle w:val="afa"/>
                <w:rFonts w:eastAsiaTheme="minorHAnsi"/>
              </w:rPr>
              <w:t xml:space="preserve"> </w:t>
            </w:r>
            <w:r w:rsidR="0049033F" w:rsidRPr="001605E7">
              <w:rPr>
                <w:rStyle w:val="afa"/>
                <w:rFonts w:eastAsiaTheme="minorHAnsi"/>
                <w:iCs/>
              </w:rPr>
              <w:t>n</w:t>
            </w:r>
            <w:r w:rsidR="0049033F" w:rsidRPr="001605E7">
              <w:rPr>
                <w:rStyle w:val="afa"/>
                <w:rFonts w:eastAsiaTheme="minorHAnsi"/>
              </w:rPr>
              <w:t xml:space="preserve"> RX Read Pointer Register)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_Toc483830073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21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2B1AA5AA" w14:textId="39D5653B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74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4.2.20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S</w:t>
            </w:r>
            <w:r w:rsidR="0049033F" w:rsidRPr="001605E7">
              <w:rPr>
                <w:rStyle w:val="afa"/>
                <w:rFonts w:eastAsiaTheme="minorHAnsi"/>
                <w:iCs/>
              </w:rPr>
              <w:t>n</w:t>
            </w:r>
            <w:r w:rsidR="0049033F" w:rsidRPr="001605E7">
              <w:rPr>
                <w:rStyle w:val="afa"/>
                <w:rFonts w:eastAsiaTheme="minorHAnsi"/>
              </w:rPr>
              <w:t>_RX_WR (</w:t>
            </w:r>
            <w:r w:rsidR="00053E69" w:rsidRPr="001605E7">
              <w:rPr>
                <w:rStyle w:val="afa"/>
                <w:rFonts w:eastAsiaTheme="minorHAnsi"/>
              </w:rPr>
              <w:t>SOCKET</w:t>
            </w:r>
            <w:r w:rsidR="0049033F" w:rsidRPr="001605E7">
              <w:rPr>
                <w:rStyle w:val="afa"/>
                <w:rFonts w:eastAsiaTheme="minorHAnsi"/>
              </w:rPr>
              <w:t xml:space="preserve"> </w:t>
            </w:r>
            <w:r w:rsidR="0049033F" w:rsidRPr="001605E7">
              <w:rPr>
                <w:rStyle w:val="afa"/>
                <w:rFonts w:eastAsiaTheme="minorHAnsi"/>
                <w:iCs/>
              </w:rPr>
              <w:t>n</w:t>
            </w:r>
            <w:r w:rsidR="0049033F" w:rsidRPr="001605E7">
              <w:rPr>
                <w:rStyle w:val="afa"/>
                <w:rFonts w:eastAsiaTheme="minorHAnsi"/>
              </w:rPr>
              <w:t xml:space="preserve"> RX Write Pointer Register)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_Toc483830074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21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385232FD" w14:textId="792B0B4C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75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4.2.21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Sn_IMR (</w:t>
            </w:r>
            <w:r w:rsidR="00053E69" w:rsidRPr="001605E7">
              <w:rPr>
                <w:rStyle w:val="afa"/>
                <w:rFonts w:eastAsiaTheme="minorHAnsi"/>
              </w:rPr>
              <w:t>SOCKET</w:t>
            </w:r>
            <w:r w:rsidR="0049033F" w:rsidRPr="001605E7">
              <w:rPr>
                <w:rStyle w:val="afa"/>
                <w:rFonts w:eastAsiaTheme="minorHAnsi"/>
              </w:rPr>
              <w:t xml:space="preserve"> </w:t>
            </w:r>
            <w:r w:rsidR="0049033F" w:rsidRPr="001605E7">
              <w:rPr>
                <w:rStyle w:val="afa"/>
                <w:rFonts w:eastAsiaTheme="minorHAnsi"/>
                <w:iCs/>
              </w:rPr>
              <w:t>n</w:t>
            </w:r>
            <w:r w:rsidR="0049033F" w:rsidRPr="001605E7">
              <w:rPr>
                <w:rStyle w:val="afa"/>
                <w:rFonts w:eastAsiaTheme="minorHAnsi"/>
              </w:rPr>
              <w:t xml:space="preserve"> Interrupt Mask Register)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_Toc483830075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21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447AF1A5" w14:textId="2F938386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76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4.2.22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Sn_FRAGR (</w:t>
            </w:r>
            <w:r w:rsidR="00053E69" w:rsidRPr="001605E7">
              <w:rPr>
                <w:rStyle w:val="afa"/>
                <w:rFonts w:eastAsiaTheme="minorHAnsi"/>
              </w:rPr>
              <w:t>SOCKET</w:t>
            </w:r>
            <w:r w:rsidR="0049033F" w:rsidRPr="001605E7">
              <w:rPr>
                <w:rStyle w:val="afa"/>
                <w:rFonts w:eastAsiaTheme="minorHAnsi"/>
              </w:rPr>
              <w:t xml:space="preserve"> n Fragment Register)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_Toc483830076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22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3B9529B3" w14:textId="5450E666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77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4.2.23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S</w:t>
            </w:r>
            <w:r w:rsidR="0049033F" w:rsidRPr="001605E7">
              <w:rPr>
                <w:rStyle w:val="afa"/>
                <w:rFonts w:eastAsiaTheme="minorHAnsi"/>
                <w:iCs/>
              </w:rPr>
              <w:t>n</w:t>
            </w:r>
            <w:r w:rsidR="0049033F" w:rsidRPr="001605E7">
              <w:rPr>
                <w:rStyle w:val="afa"/>
                <w:rFonts w:eastAsiaTheme="minorHAnsi"/>
              </w:rPr>
              <w:t>_MR2 (</w:t>
            </w:r>
            <w:r w:rsidR="00053E69" w:rsidRPr="001605E7">
              <w:rPr>
                <w:rStyle w:val="afa"/>
                <w:rFonts w:eastAsiaTheme="minorHAnsi"/>
              </w:rPr>
              <w:t>SOCKET</w:t>
            </w:r>
            <w:r w:rsidR="0049033F" w:rsidRPr="001605E7">
              <w:rPr>
                <w:rStyle w:val="afa"/>
                <w:rFonts w:eastAsiaTheme="minorHAnsi"/>
              </w:rPr>
              <w:t xml:space="preserve"> </w:t>
            </w:r>
            <w:r w:rsidR="0049033F" w:rsidRPr="001605E7">
              <w:rPr>
                <w:rStyle w:val="afa"/>
                <w:rFonts w:eastAsiaTheme="minorHAnsi"/>
                <w:iCs/>
              </w:rPr>
              <w:t>n</w:t>
            </w:r>
            <w:r w:rsidR="0049033F" w:rsidRPr="001605E7">
              <w:rPr>
                <w:rStyle w:val="afa"/>
                <w:rFonts w:eastAsiaTheme="minorHAnsi"/>
              </w:rPr>
              <w:t xml:space="preserve"> Mode register 2)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_Toc483830077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22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646D7AF0" w14:textId="2ACE5B75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78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4.2.24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Sn_KPALVTR (</w:t>
            </w:r>
            <w:r w:rsidR="00053E69" w:rsidRPr="001605E7">
              <w:rPr>
                <w:rStyle w:val="afa"/>
                <w:rFonts w:eastAsiaTheme="minorHAnsi"/>
              </w:rPr>
              <w:t>SOCKET</w:t>
            </w:r>
            <w:r w:rsidR="0049033F" w:rsidRPr="001605E7">
              <w:rPr>
                <w:rStyle w:val="afa"/>
                <w:rFonts w:eastAsiaTheme="minorHAnsi"/>
              </w:rPr>
              <w:t xml:space="preserve"> n Keep Alive Timer Register)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_Toc483830078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23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57122AE5" w14:textId="4F464CC6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79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4.2.25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Sn_TSR (</w:t>
            </w:r>
            <w:r w:rsidR="00053E69" w:rsidRPr="001605E7">
              <w:rPr>
                <w:rStyle w:val="afa"/>
                <w:rFonts w:eastAsiaTheme="minorHAnsi"/>
              </w:rPr>
              <w:t>SOCKET</w:t>
            </w:r>
            <w:r w:rsidR="0049033F" w:rsidRPr="001605E7">
              <w:rPr>
                <w:rStyle w:val="afa"/>
                <w:rFonts w:eastAsiaTheme="minorHAnsi"/>
              </w:rPr>
              <w:t xml:space="preserve"> n Timer Status Register)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_Toc483830079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24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6F0467A2" w14:textId="21C23314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80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4.2.26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Sn_RTR (</w:t>
            </w:r>
            <w:r w:rsidR="00053E69" w:rsidRPr="001605E7">
              <w:rPr>
                <w:rStyle w:val="afa"/>
                <w:rFonts w:eastAsiaTheme="minorHAnsi"/>
              </w:rPr>
              <w:t>SOCKET</w:t>
            </w:r>
            <w:r w:rsidR="0049033F" w:rsidRPr="001605E7">
              <w:rPr>
                <w:rStyle w:val="afa"/>
                <w:rFonts w:eastAsiaTheme="minorHAnsi"/>
              </w:rPr>
              <w:t xml:space="preserve"> n Retry Time-value Register)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_Toc483830080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25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1708A6E4" w14:textId="32899E46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81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4.2.27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Sn_RCR (</w:t>
            </w:r>
            <w:r w:rsidR="00053E69" w:rsidRPr="001605E7">
              <w:rPr>
                <w:rStyle w:val="afa"/>
                <w:rFonts w:eastAsiaTheme="minorHAnsi"/>
              </w:rPr>
              <w:t>SOCKET</w:t>
            </w:r>
            <w:r w:rsidR="0049033F" w:rsidRPr="001605E7">
              <w:rPr>
                <w:rStyle w:val="afa"/>
                <w:rFonts w:eastAsiaTheme="minorHAnsi"/>
              </w:rPr>
              <w:t xml:space="preserve"> n Retry Count-value Register)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_Toc483830081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25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41F7482D" w14:textId="77777777" w:rsidR="0049033F" w:rsidRPr="001605E7" w:rsidRDefault="000F4351">
          <w:pPr>
            <w:pStyle w:val="13"/>
            <w:rPr>
              <w:rFonts w:eastAsiaTheme="minorHAnsi" w:cstheme="minorBidi"/>
              <w:b w:val="0"/>
              <w:szCs w:val="22"/>
            </w:rPr>
          </w:pPr>
          <w:hyperlink w:anchor="_Toc483830082" w:history="1">
            <w:r w:rsidR="0049033F" w:rsidRPr="001605E7">
              <w:rPr>
                <w:rStyle w:val="afa"/>
                <w:rFonts w:eastAsiaTheme="minorHAnsi"/>
              </w:rPr>
              <w:t>5</w:t>
            </w:r>
            <w:r w:rsidR="0049033F" w:rsidRPr="001605E7">
              <w:rPr>
                <w:rFonts w:eastAsiaTheme="minorHAnsi" w:cstheme="minorBidi"/>
                <w:b w:val="0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Functional Description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_Toc483830082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27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4698CDE6" w14:textId="77777777" w:rsidR="0049033F" w:rsidRPr="001605E7" w:rsidRDefault="000F4351">
          <w:pPr>
            <w:pStyle w:val="24"/>
            <w:rPr>
              <w:rFonts w:eastAsiaTheme="minorHAnsi" w:cstheme="minorBidi"/>
              <w:szCs w:val="22"/>
            </w:rPr>
          </w:pPr>
          <w:hyperlink w:anchor="_Toc483830083" w:history="1">
            <w:r w:rsidR="0049033F" w:rsidRPr="001605E7">
              <w:rPr>
                <w:rStyle w:val="afa"/>
                <w:rFonts w:eastAsiaTheme="minorHAnsi"/>
              </w:rPr>
              <w:t>5.1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Initialization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_Toc483830083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27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6F1FCB71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84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5.1.1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Basic Setting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_Toc483830084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27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31CC948E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85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5.1.2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Network Information Setting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_Toc483830085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27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106BD1A6" w14:textId="12123E8B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86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5.1.3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053E69" w:rsidRPr="001605E7">
              <w:rPr>
                <w:rStyle w:val="afa"/>
                <w:rFonts w:eastAsiaTheme="minorHAnsi"/>
              </w:rPr>
              <w:t>SOCKET</w:t>
            </w:r>
            <w:r w:rsidR="0049033F" w:rsidRPr="001605E7">
              <w:rPr>
                <w:rStyle w:val="afa"/>
                <w:rFonts w:eastAsiaTheme="minorHAnsi"/>
              </w:rPr>
              <w:t xml:space="preserve"> Memory Setting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_Toc483830086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28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13567A6A" w14:textId="77777777" w:rsidR="0049033F" w:rsidRPr="001605E7" w:rsidRDefault="000F4351">
          <w:pPr>
            <w:pStyle w:val="24"/>
            <w:rPr>
              <w:rFonts w:eastAsiaTheme="minorHAnsi" w:cstheme="minorBidi"/>
              <w:szCs w:val="22"/>
            </w:rPr>
          </w:pPr>
          <w:hyperlink w:anchor="_Toc483830087" w:history="1">
            <w:r w:rsidR="0049033F" w:rsidRPr="001605E7">
              <w:rPr>
                <w:rStyle w:val="afa"/>
                <w:rFonts w:eastAsiaTheme="minorHAnsi"/>
              </w:rPr>
              <w:t>5.2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TCP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_Toc483830087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28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77A2F551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88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5.2.1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TCP Server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_Toc483830088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30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41AA2933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89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5.2.2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TCP Client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_Toc483830089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34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37FB5E46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90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5.2.3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Other Functions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_Toc483830090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35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415C679D" w14:textId="77777777" w:rsidR="0049033F" w:rsidRPr="001605E7" w:rsidRDefault="000F4351">
          <w:pPr>
            <w:pStyle w:val="24"/>
            <w:rPr>
              <w:rFonts w:eastAsiaTheme="minorHAnsi" w:cstheme="minorBidi"/>
              <w:szCs w:val="22"/>
            </w:rPr>
          </w:pPr>
          <w:hyperlink w:anchor="_Toc483830091" w:history="1">
            <w:r w:rsidR="0049033F" w:rsidRPr="001605E7">
              <w:rPr>
                <w:rStyle w:val="afa"/>
                <w:rFonts w:eastAsiaTheme="minorHAnsi"/>
              </w:rPr>
              <w:t>5.3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UDP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_Toc483830091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38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10FFD71E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92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5.3.1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UDP Unicast &amp; Broadcast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_Toc483830092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38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41EC4EA6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93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5.3.2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UDP Multicast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_Toc483830093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41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21920B5A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94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5.3.3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Other Functions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_Toc483830094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43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7ACA3563" w14:textId="77777777" w:rsidR="0049033F" w:rsidRPr="001605E7" w:rsidRDefault="000F4351">
          <w:pPr>
            <w:pStyle w:val="24"/>
            <w:rPr>
              <w:rFonts w:eastAsiaTheme="minorHAnsi" w:cstheme="minorBidi"/>
              <w:szCs w:val="22"/>
            </w:rPr>
          </w:pPr>
          <w:hyperlink w:anchor="_Toc483830095" w:history="1">
            <w:r w:rsidR="0049033F" w:rsidRPr="001605E7">
              <w:rPr>
                <w:rStyle w:val="afa"/>
                <w:rFonts w:eastAsiaTheme="minorHAnsi"/>
              </w:rPr>
              <w:t>5.4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IPRAW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_Toc483830095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45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3A6F11EC" w14:textId="77777777" w:rsidR="0049033F" w:rsidRPr="001605E7" w:rsidRDefault="000F4351">
          <w:pPr>
            <w:pStyle w:val="24"/>
            <w:rPr>
              <w:rFonts w:eastAsiaTheme="minorHAnsi" w:cstheme="minorBidi"/>
              <w:szCs w:val="22"/>
            </w:rPr>
          </w:pPr>
          <w:hyperlink w:anchor="_Toc483830096" w:history="1">
            <w:r w:rsidR="0049033F" w:rsidRPr="001605E7">
              <w:rPr>
                <w:rStyle w:val="afa"/>
                <w:rFonts w:eastAsiaTheme="minorHAnsi"/>
              </w:rPr>
              <w:t>5.5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MACRAW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_Toc483830096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48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520F676B" w14:textId="77777777" w:rsidR="0049033F" w:rsidRPr="001605E7" w:rsidRDefault="000F4351">
          <w:pPr>
            <w:pStyle w:val="24"/>
            <w:rPr>
              <w:rFonts w:eastAsiaTheme="minorHAnsi" w:cstheme="minorBidi"/>
              <w:szCs w:val="22"/>
            </w:rPr>
          </w:pPr>
          <w:hyperlink w:anchor="_Toc483830097" w:history="1">
            <w:r w:rsidR="0049033F" w:rsidRPr="001605E7">
              <w:rPr>
                <w:rStyle w:val="afa"/>
                <w:rFonts w:eastAsiaTheme="minorHAnsi"/>
              </w:rPr>
              <w:t>5.6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Rquest Command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_Toc483830097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50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33FF6829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98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5.6.1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ARP command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_Toc483830098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51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684BC323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099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5.6.2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PING command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_Toc483830099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51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3D89F22D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100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5.6.3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Rquest Command TIMEOUT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_Toc483830100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52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701C87BB" w14:textId="77777777" w:rsidR="0049033F" w:rsidRPr="001605E7" w:rsidRDefault="000F4351">
          <w:pPr>
            <w:pStyle w:val="24"/>
            <w:rPr>
              <w:rFonts w:eastAsiaTheme="minorHAnsi" w:cstheme="minorBidi"/>
              <w:szCs w:val="22"/>
            </w:rPr>
          </w:pPr>
          <w:hyperlink w:anchor="_Toc483830101" w:history="1">
            <w:r w:rsidR="0049033F" w:rsidRPr="001605E7">
              <w:rPr>
                <w:rStyle w:val="afa"/>
                <w:rFonts w:eastAsiaTheme="minorHAnsi"/>
              </w:rPr>
              <w:t>5.7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PHY Control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_Toc483830101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53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118FF38B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102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5.7.1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PHY Control Register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_Toc483830102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53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5A7ED078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103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5.7.2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MDC/MDIO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_Toc483830103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53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4E10758B" w14:textId="77777777" w:rsidR="0049033F" w:rsidRPr="001605E7" w:rsidRDefault="000F4351">
          <w:pPr>
            <w:pStyle w:val="13"/>
            <w:rPr>
              <w:rFonts w:eastAsiaTheme="minorHAnsi" w:cstheme="minorBidi"/>
              <w:b w:val="0"/>
              <w:szCs w:val="22"/>
            </w:rPr>
          </w:pPr>
          <w:hyperlink w:anchor="_Toc483830104" w:history="1">
            <w:r w:rsidR="0049033F" w:rsidRPr="001605E7">
              <w:rPr>
                <w:rStyle w:val="afa"/>
                <w:rFonts w:eastAsiaTheme="minorHAnsi"/>
              </w:rPr>
              <w:t>6</w:t>
            </w:r>
            <w:r w:rsidR="0049033F" w:rsidRPr="001605E7">
              <w:rPr>
                <w:rFonts w:eastAsiaTheme="minorHAnsi" w:cstheme="minorBidi"/>
                <w:b w:val="0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External Interface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_Toc483830104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55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687A2930" w14:textId="77777777" w:rsidR="0049033F" w:rsidRPr="001605E7" w:rsidRDefault="000F4351">
          <w:pPr>
            <w:pStyle w:val="24"/>
            <w:rPr>
              <w:rFonts w:eastAsiaTheme="minorHAnsi" w:cstheme="minorBidi"/>
              <w:szCs w:val="22"/>
            </w:rPr>
          </w:pPr>
          <w:hyperlink w:anchor="_Toc483830105" w:history="1">
            <w:r w:rsidR="0049033F" w:rsidRPr="001605E7">
              <w:rPr>
                <w:rStyle w:val="afa"/>
                <w:rFonts w:eastAsiaTheme="minorHAnsi"/>
              </w:rPr>
              <w:t>6.1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SPI W5100 Mode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_Toc483830105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55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318B1285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106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6.1.1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SPI Frame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_Toc483830106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57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3F524A5D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107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6.1.2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Control Phase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_Toc483830107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57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52FBA7A7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108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6.1.3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Address Phase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_Toc483830108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57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1B5B91A7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109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6.1.4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Data Phase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_Toc483830109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57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22EF814C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110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6.1.5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SPI Write Access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_Toc483830110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58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593FFAFA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111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6.1.6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SPI Read Access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_Toc483830111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59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068C35C5" w14:textId="77777777" w:rsidR="0049033F" w:rsidRPr="001605E7" w:rsidRDefault="000F4351">
          <w:pPr>
            <w:pStyle w:val="24"/>
            <w:rPr>
              <w:rFonts w:eastAsiaTheme="minorHAnsi" w:cstheme="minorBidi"/>
              <w:szCs w:val="22"/>
            </w:rPr>
          </w:pPr>
          <w:hyperlink w:anchor="_Toc483830112" w:history="1">
            <w:r w:rsidR="0049033F" w:rsidRPr="001605E7">
              <w:rPr>
                <w:rStyle w:val="afa"/>
                <w:rFonts w:eastAsiaTheme="minorHAnsi"/>
              </w:rPr>
              <w:t>6.2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SPI W5500 Mode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_Toc483830112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59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4BF77E16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113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6.2.1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SPI Frame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_Toc483830113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60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70AD02AF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114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6.2.2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Address Phase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_Toc483830114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60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384CD49B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115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6.2.3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Control Phase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_Toc483830115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60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768520D6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116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6.2.4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Data Phase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_Toc483830116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60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6C49AC79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117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6.2.5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SPI Write Access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_Toc483830117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61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616A8C2D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118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6.2.6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SPI Read Access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_Toc483830118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62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4F907BAE" w14:textId="77777777" w:rsidR="0049033F" w:rsidRPr="001605E7" w:rsidRDefault="000F4351">
          <w:pPr>
            <w:pStyle w:val="24"/>
            <w:rPr>
              <w:rFonts w:eastAsiaTheme="minorHAnsi" w:cstheme="minorBidi"/>
              <w:szCs w:val="22"/>
            </w:rPr>
          </w:pPr>
          <w:hyperlink w:anchor="_Toc483830119" w:history="1">
            <w:r w:rsidR="0049033F" w:rsidRPr="001605E7">
              <w:rPr>
                <w:rStyle w:val="afa"/>
                <w:rFonts w:eastAsiaTheme="minorHAnsi"/>
              </w:rPr>
              <w:t>6.3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Indirect Operation Mode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_Toc483830119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63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74E59A2D" w14:textId="77777777" w:rsidR="0049033F" w:rsidRPr="001605E7" w:rsidRDefault="000F4351">
          <w:pPr>
            <w:pStyle w:val="13"/>
            <w:rPr>
              <w:rFonts w:eastAsiaTheme="minorHAnsi" w:cstheme="minorBidi"/>
              <w:b w:val="0"/>
              <w:szCs w:val="22"/>
            </w:rPr>
          </w:pPr>
          <w:hyperlink w:anchor="_Toc483830120" w:history="1">
            <w:r w:rsidR="0049033F" w:rsidRPr="001605E7">
              <w:rPr>
                <w:rStyle w:val="afa"/>
                <w:rFonts w:eastAsiaTheme="minorHAnsi"/>
              </w:rPr>
              <w:t>7</w:t>
            </w:r>
            <w:r w:rsidR="0049033F" w:rsidRPr="001605E7">
              <w:rPr>
                <w:rFonts w:eastAsiaTheme="minorHAnsi" w:cstheme="minorBidi"/>
                <w:b w:val="0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Clock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_Toc483830120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64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275893A1" w14:textId="77777777" w:rsidR="0049033F" w:rsidRPr="001605E7" w:rsidRDefault="000F4351">
          <w:pPr>
            <w:pStyle w:val="24"/>
            <w:rPr>
              <w:rFonts w:eastAsiaTheme="minorHAnsi" w:cstheme="minorBidi"/>
              <w:szCs w:val="22"/>
            </w:rPr>
          </w:pPr>
          <w:hyperlink w:anchor="_Toc483830121" w:history="1">
            <w:r w:rsidR="0049033F" w:rsidRPr="001605E7">
              <w:rPr>
                <w:rStyle w:val="afa"/>
                <w:rFonts w:eastAsiaTheme="minorHAnsi"/>
              </w:rPr>
              <w:t>7.1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Quartz Crystal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_Toc483830121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64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0C2454E5" w14:textId="77777777" w:rsidR="0049033F" w:rsidRPr="001605E7" w:rsidRDefault="000F4351">
          <w:pPr>
            <w:pStyle w:val="24"/>
            <w:rPr>
              <w:rFonts w:eastAsiaTheme="minorHAnsi" w:cstheme="minorBidi"/>
              <w:szCs w:val="22"/>
            </w:rPr>
          </w:pPr>
          <w:hyperlink w:anchor="_Toc483830122" w:history="1">
            <w:r w:rsidR="0049033F" w:rsidRPr="001605E7">
              <w:rPr>
                <w:rStyle w:val="afa"/>
                <w:rFonts w:eastAsiaTheme="minorHAnsi"/>
              </w:rPr>
              <w:t>7.2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Oscillator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_Toc483830122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65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68D97AA7" w14:textId="77777777" w:rsidR="0049033F" w:rsidRPr="001605E7" w:rsidRDefault="000F4351">
          <w:pPr>
            <w:pStyle w:val="13"/>
            <w:rPr>
              <w:rFonts w:eastAsiaTheme="minorHAnsi" w:cstheme="minorBidi"/>
              <w:b w:val="0"/>
              <w:szCs w:val="22"/>
            </w:rPr>
          </w:pPr>
          <w:hyperlink w:anchor="_Toc483830123" w:history="1">
            <w:r w:rsidR="0049033F" w:rsidRPr="001605E7">
              <w:rPr>
                <w:rStyle w:val="afa"/>
                <w:rFonts w:eastAsiaTheme="minorHAnsi"/>
              </w:rPr>
              <w:t>8</w:t>
            </w:r>
            <w:r w:rsidR="0049033F" w:rsidRPr="001605E7">
              <w:rPr>
                <w:rFonts w:eastAsiaTheme="minorHAnsi" w:cstheme="minorBidi"/>
                <w:b w:val="0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Electrical Specification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_Toc483830123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66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7A4351F9" w14:textId="77777777" w:rsidR="0049033F" w:rsidRPr="001605E7" w:rsidRDefault="000F4351">
          <w:pPr>
            <w:pStyle w:val="24"/>
            <w:rPr>
              <w:rFonts w:eastAsiaTheme="minorHAnsi" w:cstheme="minorBidi"/>
              <w:szCs w:val="22"/>
            </w:rPr>
          </w:pPr>
          <w:hyperlink w:anchor="_Toc483830124" w:history="1">
            <w:r w:rsidR="0049033F" w:rsidRPr="001605E7">
              <w:rPr>
                <w:rStyle w:val="afa"/>
                <w:rFonts w:eastAsiaTheme="minorHAnsi"/>
              </w:rPr>
              <w:t>8.1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Absolute Maximum ratings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_Toc483830124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66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03ACC096" w14:textId="77777777" w:rsidR="0049033F" w:rsidRPr="001605E7" w:rsidRDefault="000F4351">
          <w:pPr>
            <w:pStyle w:val="24"/>
            <w:rPr>
              <w:rFonts w:eastAsiaTheme="minorHAnsi" w:cstheme="minorBidi"/>
              <w:szCs w:val="22"/>
            </w:rPr>
          </w:pPr>
          <w:hyperlink w:anchor="_Toc483830125" w:history="1">
            <w:r w:rsidR="0049033F" w:rsidRPr="001605E7">
              <w:rPr>
                <w:rStyle w:val="afa"/>
                <w:rFonts w:eastAsiaTheme="minorHAnsi"/>
              </w:rPr>
              <w:t>8.2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Absolute Maximum ratings (Electrical Ssensitivity)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_Toc483830125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66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1564E92D" w14:textId="77777777" w:rsidR="0049033F" w:rsidRPr="001605E7" w:rsidRDefault="000F4351">
          <w:pPr>
            <w:pStyle w:val="24"/>
            <w:rPr>
              <w:rFonts w:eastAsiaTheme="minorHAnsi" w:cstheme="minorBidi"/>
              <w:szCs w:val="22"/>
            </w:rPr>
          </w:pPr>
          <w:hyperlink w:anchor="_Toc483830126" w:history="1">
            <w:r w:rsidR="0049033F" w:rsidRPr="001605E7">
              <w:rPr>
                <w:rStyle w:val="afa"/>
                <w:rFonts w:eastAsiaTheme="minorHAnsi"/>
              </w:rPr>
              <w:t>8.3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DC Characteristics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_Toc483830126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67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5B521D0B" w14:textId="77777777" w:rsidR="0049033F" w:rsidRPr="001605E7" w:rsidRDefault="000F4351">
          <w:pPr>
            <w:pStyle w:val="24"/>
            <w:rPr>
              <w:rFonts w:eastAsiaTheme="minorHAnsi" w:cstheme="minorBidi"/>
              <w:szCs w:val="22"/>
            </w:rPr>
          </w:pPr>
          <w:hyperlink w:anchor="_Toc483830127" w:history="1">
            <w:r w:rsidR="0049033F" w:rsidRPr="001605E7">
              <w:rPr>
                <w:rStyle w:val="afa"/>
                <w:rFonts w:eastAsiaTheme="minorHAnsi"/>
              </w:rPr>
              <w:t>8.4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POWER DISSPATION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_Toc483830127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68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78310396" w14:textId="77777777" w:rsidR="0049033F" w:rsidRPr="001605E7" w:rsidRDefault="000F4351">
          <w:pPr>
            <w:pStyle w:val="24"/>
            <w:rPr>
              <w:rFonts w:eastAsiaTheme="minorHAnsi" w:cstheme="minorBidi"/>
              <w:szCs w:val="22"/>
            </w:rPr>
          </w:pPr>
          <w:hyperlink w:anchor="_Toc483830128" w:history="1">
            <w:r w:rsidR="0049033F" w:rsidRPr="001605E7">
              <w:rPr>
                <w:rStyle w:val="afa"/>
                <w:rFonts w:eastAsiaTheme="minorHAnsi"/>
              </w:rPr>
              <w:t>8.5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AC Characteristics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_Toc483830128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68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0B639478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129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8.5.1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Reset Timing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_Toc483830129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68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0643868E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130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8.5.2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Wake up Time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_Toc483830130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68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678DA996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131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8.5.3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Crystal Characteristics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_Toc483830131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69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40AFBB94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132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8.5.4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SPI Timing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_Toc483830132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70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30BBFFAC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133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8.5.5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Transformer Characteristics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_Toc483830133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71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374C3A55" w14:textId="77777777" w:rsidR="0049033F" w:rsidRPr="001605E7" w:rsidRDefault="000F4351">
          <w:pPr>
            <w:pStyle w:val="33"/>
            <w:rPr>
              <w:rFonts w:eastAsiaTheme="minorHAnsi" w:cstheme="minorBidi"/>
              <w:szCs w:val="22"/>
            </w:rPr>
          </w:pPr>
          <w:hyperlink w:anchor="_Toc483830134" w:history="1">
            <w:r w:rsidR="0049033F" w:rsidRPr="001605E7">
              <w:rPr>
                <w:rStyle w:val="afa"/>
                <w:rFonts w:eastAsiaTheme="minorHAnsi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8.5.6</w:t>
            </w:r>
            <w:r w:rsidR="0049033F" w:rsidRPr="001605E7">
              <w:rPr>
                <w:rFonts w:eastAsiaTheme="minorHAnsi" w:cstheme="minorBidi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MDIX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_Toc483830134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71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0266A859" w14:textId="77777777" w:rsidR="0049033F" w:rsidRPr="001605E7" w:rsidRDefault="000F4351">
          <w:pPr>
            <w:pStyle w:val="13"/>
            <w:rPr>
              <w:rFonts w:eastAsiaTheme="minorHAnsi" w:cstheme="minorBidi"/>
              <w:b w:val="0"/>
              <w:szCs w:val="22"/>
            </w:rPr>
          </w:pPr>
          <w:hyperlink w:anchor="_Toc483830135" w:history="1">
            <w:r w:rsidR="0049033F" w:rsidRPr="001605E7">
              <w:rPr>
                <w:rStyle w:val="afa"/>
                <w:rFonts w:eastAsiaTheme="minorHAnsi"/>
              </w:rPr>
              <w:t>9</w:t>
            </w:r>
            <w:r w:rsidR="0049033F" w:rsidRPr="001605E7">
              <w:rPr>
                <w:rFonts w:eastAsiaTheme="minorHAnsi" w:cstheme="minorBidi"/>
                <w:b w:val="0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IR Reflow Temperature Progile (Lead-Free)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_Toc483830135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72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37550D2A" w14:textId="77777777" w:rsidR="0049033F" w:rsidRPr="001605E7" w:rsidRDefault="000F4351">
          <w:pPr>
            <w:pStyle w:val="13"/>
            <w:rPr>
              <w:rFonts w:eastAsiaTheme="minorHAnsi" w:cstheme="minorBidi"/>
              <w:b w:val="0"/>
              <w:szCs w:val="22"/>
            </w:rPr>
          </w:pPr>
          <w:hyperlink w:anchor="_Toc483830136" w:history="1">
            <w:r w:rsidR="0049033F" w:rsidRPr="001605E7">
              <w:rPr>
                <w:rStyle w:val="afa"/>
                <w:rFonts w:eastAsiaTheme="minorHAnsi"/>
              </w:rPr>
              <w:t>10</w:t>
            </w:r>
            <w:r w:rsidR="0049033F" w:rsidRPr="001605E7">
              <w:rPr>
                <w:rFonts w:eastAsiaTheme="minorHAnsi" w:cstheme="minorBidi"/>
                <w:b w:val="0"/>
                <w:szCs w:val="22"/>
              </w:rPr>
              <w:tab/>
            </w:r>
            <w:r w:rsidR="0049033F" w:rsidRPr="001605E7">
              <w:rPr>
                <w:rStyle w:val="afa"/>
                <w:rFonts w:eastAsiaTheme="minorHAnsi"/>
              </w:rPr>
              <w:t>Package Description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_Toc483830136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73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54E6CBE4" w14:textId="77777777" w:rsidR="0049033F" w:rsidRPr="001605E7" w:rsidRDefault="000F4351">
          <w:pPr>
            <w:pStyle w:val="13"/>
            <w:rPr>
              <w:rFonts w:eastAsiaTheme="minorHAnsi" w:cstheme="minorBidi"/>
              <w:b w:val="0"/>
              <w:szCs w:val="22"/>
            </w:rPr>
          </w:pPr>
          <w:hyperlink w:anchor="_Toc483830138" w:history="1">
            <w:r w:rsidR="0049033F" w:rsidRPr="001605E7">
              <w:rPr>
                <w:rStyle w:val="afa"/>
                <w:rFonts w:eastAsiaTheme="minorHAnsi"/>
              </w:rPr>
              <w:t>Document History Information</w:t>
            </w:r>
            <w:r w:rsidR="0049033F" w:rsidRPr="001605E7">
              <w:rPr>
                <w:rFonts w:eastAsiaTheme="minorHAnsi"/>
                <w:webHidden/>
              </w:rPr>
              <w:tab/>
            </w:r>
            <w:r w:rsidR="0049033F" w:rsidRPr="001605E7">
              <w:rPr>
                <w:rFonts w:eastAsiaTheme="minorHAnsi"/>
                <w:webHidden/>
              </w:rPr>
              <w:fldChar w:fldCharType="begin"/>
            </w:r>
            <w:r w:rsidR="0049033F" w:rsidRPr="001605E7">
              <w:rPr>
                <w:rFonts w:eastAsiaTheme="minorHAnsi"/>
                <w:webHidden/>
              </w:rPr>
              <w:instrText xml:space="preserve"> PAGEREF _Toc483830138 \h </w:instrText>
            </w:r>
            <w:r w:rsidR="0049033F" w:rsidRPr="001605E7">
              <w:rPr>
                <w:rFonts w:eastAsiaTheme="minorHAnsi"/>
                <w:webHidden/>
              </w:rPr>
            </w:r>
            <w:r w:rsidR="0049033F" w:rsidRPr="001605E7">
              <w:rPr>
                <w:rFonts w:eastAsiaTheme="minorHAnsi"/>
                <w:webHidden/>
              </w:rPr>
              <w:fldChar w:fldCharType="separate"/>
            </w:r>
            <w:r w:rsidR="0049033F" w:rsidRPr="001605E7">
              <w:rPr>
                <w:rFonts w:eastAsiaTheme="minorHAnsi"/>
                <w:webHidden/>
              </w:rPr>
              <w:t>74</w:t>
            </w:r>
            <w:r w:rsidR="0049033F" w:rsidRPr="001605E7">
              <w:rPr>
                <w:rFonts w:eastAsiaTheme="minorHAnsi"/>
                <w:webHidden/>
              </w:rPr>
              <w:fldChar w:fldCharType="end"/>
            </w:r>
          </w:hyperlink>
        </w:p>
        <w:p w14:paraId="3528CD2F" w14:textId="77777777" w:rsidR="00C049EF" w:rsidRPr="00E01E81" w:rsidRDefault="00646A4C" w:rsidP="00DD1B9C">
          <w:pPr>
            <w:ind w:right="200"/>
            <w:rPr>
              <w:rFonts w:ascii="Trebuchet MS" w:eastAsiaTheme="minorHAnsi" w:hAnsi="Trebuchet MS"/>
              <w:szCs w:val="20"/>
            </w:rPr>
          </w:pPr>
          <w:r w:rsidRPr="00E01E81">
            <w:rPr>
              <w:rFonts w:ascii="Trebuchet MS" w:eastAsiaTheme="minorHAnsi" w:hAnsi="Trebuchet MS"/>
              <w:bCs/>
              <w:szCs w:val="20"/>
              <w:lang w:val="ko-KR"/>
            </w:rPr>
            <w:fldChar w:fldCharType="end"/>
          </w:r>
        </w:p>
      </w:sdtContent>
    </w:sdt>
    <w:p w14:paraId="7954585E" w14:textId="77777777" w:rsidR="00304930" w:rsidRPr="00E01E81" w:rsidRDefault="00304930" w:rsidP="00DD1B9C">
      <w:pPr>
        <w:pStyle w:val="14"/>
        <w:ind w:left="100" w:right="200"/>
        <w:rPr>
          <w:rFonts w:eastAsiaTheme="minorHAnsi"/>
          <w:b/>
        </w:rPr>
      </w:pPr>
      <w:r w:rsidRPr="00E01E81">
        <w:rPr>
          <w:rFonts w:eastAsiaTheme="minorHAnsi"/>
          <w:b/>
        </w:rPr>
        <w:br w:type="page"/>
      </w:r>
    </w:p>
    <w:p w14:paraId="33CEF540" w14:textId="77777777" w:rsidR="00825A63" w:rsidRPr="001605E7" w:rsidRDefault="001E7174" w:rsidP="00DD1B9C">
      <w:pPr>
        <w:pStyle w:val="14"/>
        <w:ind w:left="100" w:right="200"/>
        <w:rPr>
          <w:rStyle w:val="Tahoma"/>
          <w:rFonts w:eastAsiaTheme="minorHAnsi" w:cs="Arial"/>
        </w:rPr>
      </w:pPr>
      <w:r w:rsidRPr="00E01E81">
        <w:rPr>
          <w:rFonts w:eastAsiaTheme="minorHAnsi"/>
          <w:b/>
        </w:rPr>
        <w:t>Table of</w:t>
      </w:r>
      <w:r w:rsidRPr="001605E7">
        <w:rPr>
          <w:rFonts w:eastAsiaTheme="minorHAnsi"/>
          <w:b/>
        </w:rPr>
        <w:t xml:space="preserve"> </w:t>
      </w:r>
      <w:r w:rsidR="00655039" w:rsidRPr="001605E7">
        <w:rPr>
          <w:rFonts w:eastAsiaTheme="minorHAnsi"/>
          <w:b/>
        </w:rPr>
        <w:t>Figures</w:t>
      </w:r>
    </w:p>
    <w:p w14:paraId="25A36FB1" w14:textId="77777777" w:rsidR="0049033F" w:rsidRPr="001605E7" w:rsidRDefault="00825A63">
      <w:pPr>
        <w:pStyle w:val="aff5"/>
        <w:tabs>
          <w:tab w:val="right" w:leader="dot" w:pos="8495"/>
        </w:tabs>
        <w:ind w:left="1200" w:hanging="400"/>
        <w:rPr>
          <w:rFonts w:ascii="Trebuchet MS" w:eastAsiaTheme="minorHAnsi" w:hAnsi="Trebuchet MS" w:cstheme="minorBidi"/>
          <w:noProof/>
          <w:szCs w:val="22"/>
        </w:rPr>
      </w:pPr>
      <w:r w:rsidRPr="001605E7">
        <w:rPr>
          <w:rStyle w:val="Tahoma"/>
          <w:rFonts w:eastAsiaTheme="minorHAnsi" w:cs="Arial"/>
        </w:rPr>
        <w:fldChar w:fldCharType="begin"/>
      </w:r>
      <w:r w:rsidRPr="001605E7">
        <w:rPr>
          <w:rStyle w:val="Tahoma"/>
          <w:rFonts w:eastAsiaTheme="minorHAnsi" w:cs="Arial"/>
        </w:rPr>
        <w:instrText xml:space="preserve"> TOC \h \z \c "Figure" </w:instrText>
      </w:r>
      <w:r w:rsidRPr="001605E7">
        <w:rPr>
          <w:rStyle w:val="Tahoma"/>
          <w:rFonts w:eastAsiaTheme="minorHAnsi" w:cs="Arial"/>
        </w:rPr>
        <w:fldChar w:fldCharType="separate"/>
      </w:r>
      <w:hyperlink w:anchor="_Toc483830139" w:history="1">
        <w:r w:rsidR="0049033F" w:rsidRPr="001605E7">
          <w:rPr>
            <w:rStyle w:val="afa"/>
            <w:rFonts w:ascii="Trebuchet MS" w:eastAsiaTheme="minorHAnsi" w:hAnsi="Trebuchet MS"/>
            <w:noProof/>
          </w:rPr>
          <w:t>Figure 1. W5100S Pin Layout</w:t>
        </w:r>
        <w:r w:rsidR="0049033F" w:rsidRPr="001605E7">
          <w:rPr>
            <w:rFonts w:ascii="Trebuchet MS" w:eastAsiaTheme="minorHAnsi" w:hAnsi="Trebuchet MS"/>
            <w:noProof/>
            <w:webHidden/>
          </w:rPr>
          <w:tab/>
        </w:r>
        <w:r w:rsidR="0049033F" w:rsidRPr="001605E7">
          <w:rPr>
            <w:rFonts w:ascii="Trebuchet MS" w:eastAsiaTheme="minorHAnsi" w:hAnsi="Trebuchet MS"/>
            <w:noProof/>
            <w:webHidden/>
          </w:rPr>
          <w:fldChar w:fldCharType="begin"/>
        </w:r>
        <w:r w:rsidR="0049033F" w:rsidRPr="001605E7">
          <w:rPr>
            <w:rFonts w:ascii="Trebuchet MS" w:eastAsiaTheme="minorHAnsi" w:hAnsi="Trebuchet MS"/>
            <w:noProof/>
            <w:webHidden/>
          </w:rPr>
          <w:instrText xml:space="preserve"> PAGEREF _Toc483830139 \h </w:instrText>
        </w:r>
        <w:r w:rsidR="0049033F" w:rsidRPr="001605E7">
          <w:rPr>
            <w:rFonts w:ascii="Trebuchet MS" w:eastAsiaTheme="minorHAnsi" w:hAnsi="Trebuchet MS"/>
            <w:noProof/>
            <w:webHidden/>
          </w:rPr>
        </w:r>
        <w:r w:rsidR="0049033F" w:rsidRPr="001605E7">
          <w:rPr>
            <w:rFonts w:ascii="Trebuchet MS" w:eastAsiaTheme="minorHAnsi" w:hAnsi="Trebuchet MS"/>
            <w:noProof/>
            <w:webHidden/>
          </w:rPr>
          <w:fldChar w:fldCharType="separate"/>
        </w:r>
        <w:r w:rsidR="0049033F" w:rsidRPr="001605E7">
          <w:rPr>
            <w:rFonts w:ascii="Trebuchet MS" w:eastAsiaTheme="minorHAnsi" w:hAnsi="Trebuchet MS"/>
            <w:noProof/>
            <w:webHidden/>
          </w:rPr>
          <w:t>10</w:t>
        </w:r>
        <w:r w:rsidR="0049033F" w:rsidRPr="001605E7">
          <w:rPr>
            <w:rFonts w:ascii="Trebuchet MS" w:eastAsiaTheme="minorHAnsi" w:hAnsi="Trebuchet MS"/>
            <w:noProof/>
            <w:webHidden/>
          </w:rPr>
          <w:fldChar w:fldCharType="end"/>
        </w:r>
      </w:hyperlink>
    </w:p>
    <w:p w14:paraId="0A00B22B" w14:textId="78253829" w:rsidR="0049033F" w:rsidRPr="001605E7" w:rsidRDefault="00E14B34">
      <w:pPr>
        <w:pStyle w:val="aff5"/>
        <w:tabs>
          <w:tab w:val="right" w:leader="dot" w:pos="8495"/>
        </w:tabs>
        <w:ind w:left="1200" w:hanging="400"/>
        <w:rPr>
          <w:rFonts w:ascii="Trebuchet MS" w:eastAsiaTheme="minorHAnsi" w:hAnsi="Trebuchet MS" w:cstheme="minorBidi"/>
          <w:noProof/>
          <w:szCs w:val="22"/>
        </w:rPr>
      </w:pPr>
      <w:ins w:id="3" w:author="becky" w:date="2017-09-01T08:56:00Z">
        <w:r w:rsidRPr="00E14B34">
          <w:rPr>
            <w:rFonts w:ascii="Trebuchet MS" w:eastAsiaTheme="minorHAnsi" w:hAnsi="Trebuchet MS"/>
          </w:rPr>
          <w:fldChar w:fldCharType="begin"/>
        </w:r>
        <w:r w:rsidRPr="00E14B34">
          <w:rPr>
            <w:rFonts w:ascii="Trebuchet MS" w:eastAsiaTheme="minorHAnsi" w:hAnsi="Trebuchet MS"/>
          </w:rPr>
          <w:instrText xml:space="preserve"> REF _Ref492019537 \h </w:instrText>
        </w:r>
      </w:ins>
      <w:r>
        <w:rPr>
          <w:rFonts w:ascii="Trebuchet MS" w:eastAsiaTheme="minorHAnsi" w:hAnsi="Trebuchet MS"/>
        </w:rPr>
        <w:instrText xml:space="preserve"> \* MERGEFORMAT </w:instrText>
      </w:r>
      <w:r w:rsidRPr="00E14B34">
        <w:rPr>
          <w:rFonts w:ascii="Trebuchet MS" w:eastAsiaTheme="minorHAnsi" w:hAnsi="Trebuchet MS"/>
        </w:rPr>
      </w:r>
      <w:r w:rsidRPr="00E14B34">
        <w:rPr>
          <w:rFonts w:ascii="Trebuchet MS" w:eastAsiaTheme="minorHAnsi" w:hAnsi="Trebuchet MS"/>
          <w:rPrChange w:id="4" w:author="becky" w:date="2017-09-01T08:56:00Z">
            <w:rPr>
              <w:rFonts w:ascii="Trebuchet MS" w:eastAsiaTheme="minorHAnsi" w:hAnsi="Trebuchet MS"/>
            </w:rPr>
          </w:rPrChange>
        </w:rPr>
        <w:fldChar w:fldCharType="separate"/>
      </w:r>
      <w:ins w:id="5" w:author="becky" w:date="2017-09-01T08:56:00Z">
        <w:r w:rsidRPr="00E14B34">
          <w:rPr>
            <w:rFonts w:ascii="Trebuchet MS" w:eastAsiaTheme="minorHAnsi" w:hAnsi="Trebuchet MS"/>
            <w:rPrChange w:id="6" w:author="becky" w:date="2017-09-01T08:56:00Z">
              <w:rPr>
                <w:rFonts w:eastAsiaTheme="minorHAnsi"/>
              </w:rPr>
            </w:rPrChange>
          </w:rPr>
          <w:t xml:space="preserve">Figure </w:t>
        </w:r>
        <w:r w:rsidRPr="00E14B34">
          <w:rPr>
            <w:rFonts w:ascii="Trebuchet MS" w:eastAsiaTheme="minorHAnsi" w:hAnsi="Trebuchet MS"/>
            <w:noProof/>
            <w:rPrChange w:id="7" w:author="becky" w:date="2017-09-01T08:56:00Z">
              <w:rPr>
                <w:rFonts w:eastAsiaTheme="minorHAnsi"/>
                <w:noProof/>
              </w:rPr>
            </w:rPrChange>
          </w:rPr>
          <w:t>2</w:t>
        </w:r>
        <w:r w:rsidRPr="00E14B34">
          <w:rPr>
            <w:rFonts w:ascii="Trebuchet MS" w:eastAsiaTheme="minorHAnsi" w:hAnsi="Trebuchet MS"/>
            <w:rPrChange w:id="8" w:author="becky" w:date="2017-09-01T08:56:00Z">
              <w:rPr>
                <w:rFonts w:eastAsiaTheme="minorHAnsi"/>
              </w:rPr>
            </w:rPrChange>
          </w:rPr>
          <w:t xml:space="preserve"> Memory Map</w:t>
        </w:r>
        <w:r w:rsidRPr="00E14B34">
          <w:rPr>
            <w:rFonts w:ascii="Trebuchet MS" w:eastAsiaTheme="minorHAnsi" w:hAnsi="Trebuchet MS"/>
          </w:rPr>
          <w:fldChar w:fldCharType="end"/>
        </w:r>
      </w:ins>
      <w:r w:rsidR="00756EBE" w:rsidRPr="001605E7">
        <w:rPr>
          <w:rFonts w:ascii="Trebuchet MS" w:eastAsiaTheme="minorHAnsi" w:hAnsi="Trebuchet MS"/>
        </w:rPr>
        <w:fldChar w:fldCharType="begin"/>
      </w:r>
      <w:r w:rsidR="00756EBE" w:rsidRPr="001605E7">
        <w:rPr>
          <w:rFonts w:ascii="Trebuchet MS" w:eastAsiaTheme="minorHAnsi" w:hAnsi="Trebuchet MS"/>
        </w:rPr>
        <w:instrText xml:space="preserve"> HYPERLINK \l "_Toc483830140" </w:instrText>
      </w:r>
      <w:r w:rsidR="00756EBE" w:rsidRPr="001605E7">
        <w:rPr>
          <w:rFonts w:ascii="Trebuchet MS" w:eastAsiaTheme="minorHAnsi" w:hAnsi="Trebuchet MS"/>
        </w:rPr>
        <w:fldChar w:fldCharType="separate"/>
      </w:r>
      <w:del w:id="9" w:author="becky" w:date="2017-09-01T08:56:00Z">
        <w:r w:rsidR="00367849" w:rsidDel="00E14B34">
          <w:rPr>
            <w:rStyle w:val="afa"/>
            <w:rFonts w:ascii="Trebuchet MS" w:eastAsiaTheme="minorHAnsi" w:hAnsi="Trebuchet MS"/>
            <w:noProof/>
          </w:rPr>
          <w:delText>Figure 2. Memory Map</w:delText>
        </w:r>
      </w:del>
      <w:r w:rsidR="0049033F" w:rsidRPr="001605E7">
        <w:rPr>
          <w:rFonts w:ascii="Trebuchet MS" w:eastAsiaTheme="minorHAnsi" w:hAnsi="Trebuchet MS"/>
          <w:noProof/>
          <w:webHidden/>
        </w:rPr>
        <w:tab/>
      </w:r>
      <w:r w:rsidR="0049033F" w:rsidRPr="001605E7">
        <w:rPr>
          <w:rFonts w:ascii="Trebuchet MS" w:eastAsiaTheme="minorHAnsi" w:hAnsi="Trebuchet MS"/>
          <w:noProof/>
          <w:webHidden/>
        </w:rPr>
        <w:fldChar w:fldCharType="begin"/>
      </w:r>
      <w:r w:rsidR="0049033F" w:rsidRPr="001605E7">
        <w:rPr>
          <w:rFonts w:ascii="Trebuchet MS" w:eastAsiaTheme="minorHAnsi" w:hAnsi="Trebuchet MS"/>
          <w:noProof/>
          <w:webHidden/>
        </w:rPr>
        <w:instrText xml:space="preserve"> PAGEREF _Toc483830140 \h </w:instrText>
      </w:r>
      <w:r w:rsidR="0049033F" w:rsidRPr="001605E7">
        <w:rPr>
          <w:rFonts w:ascii="Trebuchet MS" w:eastAsiaTheme="minorHAnsi" w:hAnsi="Trebuchet MS"/>
          <w:noProof/>
          <w:webHidden/>
        </w:rPr>
      </w:r>
      <w:r w:rsidR="0049033F" w:rsidRPr="001605E7">
        <w:rPr>
          <w:rFonts w:ascii="Trebuchet MS" w:eastAsiaTheme="minorHAnsi" w:hAnsi="Trebuchet MS"/>
          <w:noProof/>
          <w:webHidden/>
        </w:rPr>
        <w:fldChar w:fldCharType="separate"/>
      </w:r>
      <w:r w:rsidR="0049033F" w:rsidRPr="001605E7">
        <w:rPr>
          <w:rFonts w:ascii="Trebuchet MS" w:eastAsiaTheme="minorHAnsi" w:hAnsi="Trebuchet MS"/>
          <w:noProof/>
          <w:webHidden/>
        </w:rPr>
        <w:t>16</w:t>
      </w:r>
      <w:r w:rsidR="0049033F" w:rsidRPr="001605E7">
        <w:rPr>
          <w:rFonts w:ascii="Trebuchet MS" w:eastAsiaTheme="minorHAnsi" w:hAnsi="Trebuchet MS"/>
          <w:noProof/>
          <w:webHidden/>
        </w:rPr>
        <w:fldChar w:fldCharType="end"/>
      </w:r>
      <w:r w:rsidR="00756EBE" w:rsidRPr="001605E7">
        <w:rPr>
          <w:rFonts w:ascii="Trebuchet MS" w:eastAsiaTheme="minorHAnsi" w:hAnsi="Trebuchet MS"/>
          <w:noProof/>
        </w:rPr>
        <w:fldChar w:fldCharType="end"/>
      </w:r>
    </w:p>
    <w:p w14:paraId="57BFDF6E" w14:textId="61F49647" w:rsidR="0049033F" w:rsidRPr="001605E7" w:rsidRDefault="00E14B34">
      <w:pPr>
        <w:pStyle w:val="aff5"/>
        <w:tabs>
          <w:tab w:val="right" w:leader="dot" w:pos="8495"/>
        </w:tabs>
        <w:ind w:left="1200" w:hanging="400"/>
        <w:rPr>
          <w:rFonts w:ascii="Trebuchet MS" w:eastAsiaTheme="minorHAnsi" w:hAnsi="Trebuchet MS" w:cstheme="minorBidi"/>
          <w:noProof/>
          <w:szCs w:val="22"/>
        </w:rPr>
      </w:pPr>
      <w:ins w:id="10" w:author="becky" w:date="2017-09-01T08:56:00Z">
        <w:r w:rsidRPr="00E14B34">
          <w:rPr>
            <w:rStyle w:val="1Char0"/>
            <w:rPrChange w:id="11" w:author="becky" w:date="2017-09-01T08:56:00Z">
              <w:rPr>
                <w:rFonts w:ascii="Trebuchet MS" w:eastAsiaTheme="minorHAnsi" w:hAnsi="Trebuchet MS"/>
              </w:rPr>
            </w:rPrChange>
          </w:rPr>
          <w:fldChar w:fldCharType="begin"/>
        </w:r>
        <w:r w:rsidRPr="00E14B34">
          <w:rPr>
            <w:rStyle w:val="1Char0"/>
            <w:rPrChange w:id="12" w:author="becky" w:date="2017-09-01T08:56:00Z">
              <w:rPr>
                <w:rFonts w:ascii="Trebuchet MS" w:eastAsiaTheme="minorHAnsi" w:hAnsi="Trebuchet MS"/>
              </w:rPr>
            </w:rPrChange>
          </w:rPr>
          <w:instrText xml:space="preserve"> REF _Ref492019444 \h </w:instrText>
        </w:r>
      </w:ins>
      <w:r w:rsidRPr="00E14B34">
        <w:rPr>
          <w:rStyle w:val="1Char0"/>
          <w:rPrChange w:id="13" w:author="becky" w:date="2017-09-01T08:56:00Z">
            <w:rPr>
              <w:rStyle w:val="1Char0"/>
            </w:rPr>
          </w:rPrChange>
        </w:rPr>
      </w:r>
      <w:r w:rsidRPr="00E14B34">
        <w:rPr>
          <w:rStyle w:val="1Char0"/>
          <w:rPrChange w:id="14" w:author="becky" w:date="2017-09-01T08:56:00Z">
            <w:rPr>
              <w:rFonts w:ascii="Trebuchet MS" w:eastAsiaTheme="minorHAnsi" w:hAnsi="Trebuchet MS"/>
            </w:rPr>
          </w:rPrChange>
        </w:rPr>
        <w:fldChar w:fldCharType="separate"/>
      </w:r>
      <w:ins w:id="15" w:author="becky" w:date="2017-09-01T08:56:00Z">
        <w:r w:rsidRPr="00E14B34">
          <w:rPr>
            <w:rStyle w:val="1Char0"/>
            <w:rPrChange w:id="16" w:author="becky" w:date="2017-09-01T08:56:00Z">
              <w:rPr/>
            </w:rPrChange>
          </w:rPr>
          <w:t>Figure 3. State Diagram</w:t>
        </w:r>
        <w:r w:rsidRPr="00E14B34">
          <w:rPr>
            <w:rStyle w:val="1Char0"/>
            <w:rPrChange w:id="17" w:author="becky" w:date="2017-09-01T08:56:00Z">
              <w:rPr>
                <w:rFonts w:ascii="Trebuchet MS" w:eastAsiaTheme="minorHAnsi" w:hAnsi="Trebuchet MS"/>
              </w:rPr>
            </w:rPrChange>
          </w:rPr>
          <w:fldChar w:fldCharType="end"/>
        </w:r>
      </w:ins>
      <w:r w:rsidR="00756EBE" w:rsidRPr="001605E7">
        <w:rPr>
          <w:rFonts w:ascii="Trebuchet MS" w:eastAsiaTheme="minorHAnsi" w:hAnsi="Trebuchet MS"/>
        </w:rPr>
        <w:fldChar w:fldCharType="begin"/>
      </w:r>
      <w:r w:rsidR="00756EBE" w:rsidRPr="001605E7">
        <w:rPr>
          <w:rFonts w:ascii="Trebuchet MS" w:eastAsiaTheme="minorHAnsi" w:hAnsi="Trebuchet MS"/>
        </w:rPr>
        <w:instrText xml:space="preserve"> HYPERLINK \l "_Toc483830141" </w:instrText>
      </w:r>
      <w:r w:rsidR="00756EBE" w:rsidRPr="001605E7">
        <w:rPr>
          <w:rFonts w:ascii="Trebuchet MS" w:eastAsiaTheme="minorHAnsi" w:hAnsi="Trebuchet MS"/>
        </w:rPr>
        <w:fldChar w:fldCharType="separate"/>
      </w:r>
      <w:del w:id="18" w:author="becky" w:date="2017-09-01T08:56:00Z">
        <w:r w:rsidR="0049033F" w:rsidRPr="001605E7" w:rsidDel="00E14B34">
          <w:rPr>
            <w:rStyle w:val="afa"/>
            <w:rFonts w:ascii="Trebuchet MS" w:eastAsiaTheme="minorHAnsi" w:hAnsi="Trebuchet MS"/>
            <w:noProof/>
          </w:rPr>
          <w:delText>Figure 3. Crystal reference schematic</w:delText>
        </w:r>
      </w:del>
      <w:r w:rsidR="0049033F" w:rsidRPr="001605E7">
        <w:rPr>
          <w:rFonts w:ascii="Trebuchet MS" w:eastAsiaTheme="minorHAnsi" w:hAnsi="Trebuchet MS"/>
          <w:noProof/>
          <w:webHidden/>
        </w:rPr>
        <w:tab/>
      </w:r>
      <w:r w:rsidR="0049033F" w:rsidRPr="001605E7">
        <w:rPr>
          <w:rFonts w:ascii="Trebuchet MS" w:eastAsiaTheme="minorHAnsi" w:hAnsi="Trebuchet MS"/>
          <w:noProof/>
          <w:webHidden/>
        </w:rPr>
        <w:fldChar w:fldCharType="begin"/>
      </w:r>
      <w:r w:rsidR="0049033F" w:rsidRPr="001605E7">
        <w:rPr>
          <w:rFonts w:ascii="Trebuchet MS" w:eastAsiaTheme="minorHAnsi" w:hAnsi="Trebuchet MS"/>
          <w:noProof/>
          <w:webHidden/>
        </w:rPr>
        <w:instrText xml:space="preserve"> PAGEREF _Toc483830141 \h </w:instrText>
      </w:r>
      <w:r w:rsidR="0049033F" w:rsidRPr="001605E7">
        <w:rPr>
          <w:rFonts w:ascii="Trebuchet MS" w:eastAsiaTheme="minorHAnsi" w:hAnsi="Trebuchet MS"/>
          <w:noProof/>
          <w:webHidden/>
        </w:rPr>
      </w:r>
      <w:r w:rsidR="0049033F" w:rsidRPr="001605E7">
        <w:rPr>
          <w:rFonts w:ascii="Trebuchet MS" w:eastAsiaTheme="minorHAnsi" w:hAnsi="Trebuchet MS"/>
          <w:noProof/>
          <w:webHidden/>
        </w:rPr>
        <w:fldChar w:fldCharType="separate"/>
      </w:r>
      <w:r w:rsidR="0049033F" w:rsidRPr="001605E7">
        <w:rPr>
          <w:rFonts w:ascii="Trebuchet MS" w:eastAsiaTheme="minorHAnsi" w:hAnsi="Trebuchet MS"/>
          <w:noProof/>
          <w:webHidden/>
        </w:rPr>
        <w:t>16</w:t>
      </w:r>
      <w:r w:rsidR="0049033F" w:rsidRPr="001605E7">
        <w:rPr>
          <w:rFonts w:ascii="Trebuchet MS" w:eastAsiaTheme="minorHAnsi" w:hAnsi="Trebuchet MS"/>
          <w:noProof/>
          <w:webHidden/>
        </w:rPr>
        <w:fldChar w:fldCharType="end"/>
      </w:r>
      <w:r w:rsidR="00756EBE" w:rsidRPr="001605E7">
        <w:rPr>
          <w:rFonts w:ascii="Trebuchet MS" w:eastAsiaTheme="minorHAnsi" w:hAnsi="Trebuchet MS"/>
          <w:noProof/>
        </w:rPr>
        <w:fldChar w:fldCharType="end"/>
      </w:r>
    </w:p>
    <w:p w14:paraId="76EB678F" w14:textId="6FA81ACC" w:rsidR="0049033F" w:rsidRPr="00E14B34" w:rsidRDefault="00756EBE">
      <w:pPr>
        <w:pStyle w:val="aff5"/>
        <w:tabs>
          <w:tab w:val="right" w:leader="dot" w:pos="8495"/>
        </w:tabs>
        <w:ind w:left="1200" w:hanging="400"/>
        <w:rPr>
          <w:rFonts w:ascii="Trebuchet MS" w:eastAsiaTheme="minorHAnsi" w:hAnsi="Trebuchet MS" w:cstheme="minorBidi"/>
          <w:noProof/>
          <w:szCs w:val="22"/>
        </w:rPr>
      </w:pPr>
      <w:r w:rsidRPr="00E14B34">
        <w:rPr>
          <w:rFonts w:ascii="Trebuchet MS" w:eastAsiaTheme="minorHAnsi" w:hAnsi="Trebuchet MS"/>
        </w:rPr>
        <w:fldChar w:fldCharType="begin"/>
      </w:r>
      <w:r w:rsidRPr="00E14B34">
        <w:rPr>
          <w:rFonts w:ascii="Trebuchet MS" w:eastAsiaTheme="minorHAnsi" w:hAnsi="Trebuchet MS"/>
        </w:rPr>
        <w:instrText xml:space="preserve"> HYPERLINK \l "_Toc483830142" </w:instrText>
      </w:r>
      <w:r w:rsidRPr="00E14B34">
        <w:rPr>
          <w:rFonts w:ascii="Trebuchet MS" w:eastAsiaTheme="minorHAnsi" w:hAnsi="Trebuchet MS"/>
          <w:rPrChange w:id="19" w:author="becky" w:date="2017-09-01T09:02:00Z">
            <w:rPr>
              <w:rFonts w:ascii="Trebuchet MS" w:eastAsiaTheme="minorHAnsi" w:hAnsi="Trebuchet MS"/>
              <w:noProof/>
            </w:rPr>
          </w:rPrChange>
        </w:rPr>
        <w:fldChar w:fldCharType="separate"/>
      </w:r>
      <w:del w:id="20" w:author="becky" w:date="2017-09-01T08:57:00Z">
        <w:r w:rsidR="0049033F" w:rsidRPr="00E14B34" w:rsidDel="00E14B34">
          <w:rPr>
            <w:rStyle w:val="afa"/>
            <w:rFonts w:ascii="Trebuchet MS" w:eastAsiaTheme="minorHAnsi" w:hAnsi="Trebuchet MS"/>
            <w:noProof/>
          </w:rPr>
          <w:delText>Figure 4 Memory Map</w:delText>
        </w:r>
      </w:del>
      <w:ins w:id="21" w:author="becky" w:date="2017-09-01T08:57:00Z">
        <w:r w:rsidR="00E14B34" w:rsidRPr="00E14B34">
          <w:rPr>
            <w:rStyle w:val="afa"/>
            <w:rFonts w:ascii="Trebuchet MS" w:eastAsiaTheme="minorHAnsi" w:hAnsi="Trebuchet MS"/>
            <w:noProof/>
          </w:rPr>
          <w:fldChar w:fldCharType="begin"/>
        </w:r>
        <w:r w:rsidR="00E14B34" w:rsidRPr="00E14B34">
          <w:rPr>
            <w:rStyle w:val="afa"/>
            <w:rFonts w:ascii="Trebuchet MS" w:eastAsiaTheme="minorHAnsi" w:hAnsi="Trebuchet MS"/>
            <w:noProof/>
          </w:rPr>
          <w:instrText xml:space="preserve"> REF _Ref492019593 \h </w:instrText>
        </w:r>
      </w:ins>
      <w:r w:rsidR="00E14B34" w:rsidRPr="00E14B34">
        <w:rPr>
          <w:rStyle w:val="afa"/>
          <w:rFonts w:ascii="Trebuchet MS" w:eastAsiaTheme="minorHAnsi" w:hAnsi="Trebuchet MS"/>
          <w:noProof/>
        </w:rPr>
        <w:instrText xml:space="preserve"> \* MERGEFORMAT </w:instrText>
      </w:r>
      <w:r w:rsidR="00E14B34" w:rsidRPr="00E14B34">
        <w:rPr>
          <w:rStyle w:val="afa"/>
          <w:rFonts w:ascii="Trebuchet MS" w:eastAsiaTheme="minorHAnsi" w:hAnsi="Trebuchet MS"/>
          <w:noProof/>
        </w:rPr>
      </w:r>
      <w:r w:rsidR="00E14B34" w:rsidRPr="00E14B34">
        <w:rPr>
          <w:rStyle w:val="afa"/>
          <w:rFonts w:ascii="Trebuchet MS" w:eastAsiaTheme="minorHAnsi" w:hAnsi="Trebuchet MS"/>
          <w:noProof/>
          <w:rPrChange w:id="22" w:author="becky" w:date="2017-09-01T09:02:00Z">
            <w:rPr>
              <w:rStyle w:val="afa"/>
              <w:rFonts w:ascii="Trebuchet MS" w:eastAsiaTheme="minorHAnsi" w:hAnsi="Trebuchet MS"/>
              <w:noProof/>
            </w:rPr>
          </w:rPrChange>
        </w:rPr>
        <w:fldChar w:fldCharType="separate"/>
      </w:r>
      <w:ins w:id="23" w:author="becky" w:date="2017-09-01T08:57:00Z">
        <w:r w:rsidR="00E14B34" w:rsidRPr="00E14B34">
          <w:rPr>
            <w:rFonts w:ascii="Trebuchet MS" w:eastAsiaTheme="minorHAnsi" w:hAnsi="Trebuchet MS"/>
            <w:rPrChange w:id="24" w:author="becky" w:date="2017-09-01T09:02:00Z">
              <w:rPr>
                <w:rFonts w:eastAsiaTheme="minorHAnsi"/>
              </w:rPr>
            </w:rPrChange>
          </w:rPr>
          <w:t xml:space="preserve">Figure </w:t>
        </w:r>
        <w:r w:rsidR="00E14B34" w:rsidRPr="00E14B34">
          <w:rPr>
            <w:rFonts w:ascii="Trebuchet MS" w:eastAsiaTheme="minorHAnsi" w:hAnsi="Trebuchet MS"/>
            <w:noProof/>
            <w:rPrChange w:id="25" w:author="becky" w:date="2017-09-01T09:02:00Z">
              <w:rPr>
                <w:rFonts w:eastAsiaTheme="minorHAnsi"/>
                <w:noProof/>
              </w:rPr>
            </w:rPrChange>
          </w:rPr>
          <w:t>4</w:t>
        </w:r>
        <w:r w:rsidR="00E14B34" w:rsidRPr="00E14B34">
          <w:rPr>
            <w:rFonts w:ascii="Trebuchet MS" w:eastAsiaTheme="minorHAnsi" w:hAnsi="Trebuchet MS"/>
            <w:rPrChange w:id="26" w:author="becky" w:date="2017-09-01T09:02:00Z">
              <w:rPr>
                <w:rFonts w:eastAsiaTheme="minorHAnsi"/>
              </w:rPr>
            </w:rPrChange>
          </w:rPr>
          <w:t xml:space="preserve"> . TCP SERVER and TCP CLIENT</w:t>
        </w:r>
        <w:r w:rsidR="00E14B34" w:rsidRPr="00E14B34">
          <w:rPr>
            <w:rStyle w:val="afa"/>
            <w:rFonts w:ascii="Trebuchet MS" w:eastAsiaTheme="minorHAnsi" w:hAnsi="Trebuchet MS"/>
            <w:noProof/>
          </w:rPr>
          <w:fldChar w:fldCharType="end"/>
        </w:r>
      </w:ins>
      <w:r w:rsidR="0049033F" w:rsidRPr="00E14B34">
        <w:rPr>
          <w:rFonts w:ascii="Trebuchet MS" w:eastAsiaTheme="minorHAnsi" w:hAnsi="Trebuchet MS"/>
          <w:noProof/>
          <w:webHidden/>
        </w:rPr>
        <w:tab/>
      </w:r>
      <w:r w:rsidR="0049033F" w:rsidRPr="00E14B34">
        <w:rPr>
          <w:rFonts w:ascii="Trebuchet MS" w:eastAsiaTheme="minorHAnsi" w:hAnsi="Trebuchet MS"/>
          <w:noProof/>
          <w:webHidden/>
        </w:rPr>
        <w:fldChar w:fldCharType="begin"/>
      </w:r>
      <w:r w:rsidR="0049033F" w:rsidRPr="00E14B34">
        <w:rPr>
          <w:rFonts w:ascii="Trebuchet MS" w:eastAsiaTheme="minorHAnsi" w:hAnsi="Trebuchet MS"/>
          <w:noProof/>
          <w:webHidden/>
        </w:rPr>
        <w:instrText xml:space="preserve"> PAGEREF _Toc483830142 \h </w:instrText>
      </w:r>
      <w:r w:rsidR="0049033F" w:rsidRPr="00E14B34">
        <w:rPr>
          <w:rFonts w:ascii="Trebuchet MS" w:eastAsiaTheme="minorHAnsi" w:hAnsi="Trebuchet MS"/>
          <w:noProof/>
          <w:webHidden/>
        </w:rPr>
      </w:r>
      <w:r w:rsidR="0049033F" w:rsidRPr="00E14B34">
        <w:rPr>
          <w:rFonts w:ascii="Trebuchet MS" w:eastAsiaTheme="minorHAnsi" w:hAnsi="Trebuchet MS"/>
          <w:noProof/>
          <w:webHidden/>
          <w:rPrChange w:id="27" w:author="becky" w:date="2017-09-01T09:02:00Z">
            <w:rPr>
              <w:rFonts w:ascii="Trebuchet MS" w:eastAsiaTheme="minorHAnsi" w:hAnsi="Trebuchet MS"/>
              <w:noProof/>
              <w:webHidden/>
            </w:rPr>
          </w:rPrChange>
        </w:rPr>
        <w:fldChar w:fldCharType="separate"/>
      </w:r>
      <w:r w:rsidR="0049033F" w:rsidRPr="00E14B34">
        <w:rPr>
          <w:rFonts w:ascii="Trebuchet MS" w:eastAsiaTheme="minorHAnsi" w:hAnsi="Trebuchet MS"/>
          <w:noProof/>
          <w:webHidden/>
        </w:rPr>
        <w:t>17</w:t>
      </w:r>
      <w:r w:rsidR="0049033F" w:rsidRPr="00E14B34">
        <w:rPr>
          <w:rFonts w:ascii="Trebuchet MS" w:eastAsiaTheme="minorHAnsi" w:hAnsi="Trebuchet MS"/>
          <w:noProof/>
          <w:webHidden/>
        </w:rPr>
        <w:fldChar w:fldCharType="end"/>
      </w:r>
      <w:r w:rsidRPr="00E14B34">
        <w:rPr>
          <w:rFonts w:ascii="Trebuchet MS" w:eastAsiaTheme="minorHAnsi" w:hAnsi="Trebuchet MS"/>
          <w:noProof/>
        </w:rPr>
        <w:fldChar w:fldCharType="end"/>
      </w:r>
    </w:p>
    <w:p w14:paraId="3FF0C8AB" w14:textId="72130E9A" w:rsidR="0049033F" w:rsidRPr="00E14B34" w:rsidRDefault="00756EBE">
      <w:pPr>
        <w:pStyle w:val="aff5"/>
        <w:tabs>
          <w:tab w:val="right" w:leader="dot" w:pos="8495"/>
        </w:tabs>
        <w:ind w:left="1200" w:hanging="400"/>
        <w:rPr>
          <w:rFonts w:ascii="Trebuchet MS" w:eastAsiaTheme="minorHAnsi" w:hAnsi="Trebuchet MS" w:cstheme="minorBidi"/>
          <w:noProof/>
          <w:szCs w:val="22"/>
        </w:rPr>
      </w:pPr>
      <w:r w:rsidRPr="00E14B34">
        <w:rPr>
          <w:rFonts w:ascii="Trebuchet MS" w:eastAsiaTheme="minorHAnsi" w:hAnsi="Trebuchet MS"/>
        </w:rPr>
        <w:fldChar w:fldCharType="begin"/>
      </w:r>
      <w:r w:rsidRPr="00E14B34">
        <w:rPr>
          <w:rFonts w:ascii="Trebuchet MS" w:eastAsiaTheme="minorHAnsi" w:hAnsi="Trebuchet MS"/>
        </w:rPr>
        <w:instrText xml:space="preserve"> HYPERLINK \l "_Toc483830143" </w:instrText>
      </w:r>
      <w:r w:rsidRPr="00E14B34">
        <w:rPr>
          <w:rFonts w:ascii="Trebuchet MS" w:eastAsiaTheme="minorHAnsi" w:hAnsi="Trebuchet MS"/>
          <w:rPrChange w:id="28" w:author="becky" w:date="2017-09-01T09:02:00Z">
            <w:rPr>
              <w:rFonts w:ascii="Trebuchet MS" w:eastAsiaTheme="minorHAnsi" w:hAnsi="Trebuchet MS"/>
              <w:noProof/>
            </w:rPr>
          </w:rPrChange>
        </w:rPr>
        <w:fldChar w:fldCharType="separate"/>
      </w:r>
      <w:del w:id="29" w:author="becky" w:date="2017-09-01T08:58:00Z">
        <w:r w:rsidR="0049033F" w:rsidRPr="00E14B34" w:rsidDel="00E14B34">
          <w:rPr>
            <w:rStyle w:val="afa"/>
            <w:rFonts w:ascii="Trebuchet MS" w:eastAsiaTheme="minorHAnsi" w:hAnsi="Trebuchet MS"/>
            <w:noProof/>
          </w:rPr>
          <w:delText>Figure 5 . TCP SERVER and TCP CLIENT</w:delText>
        </w:r>
      </w:del>
      <w:ins w:id="30" w:author="becky" w:date="2017-09-01T08:58:00Z">
        <w:r w:rsidR="00E14B34" w:rsidRPr="00E14B34">
          <w:rPr>
            <w:rStyle w:val="afa"/>
            <w:rFonts w:ascii="Trebuchet MS" w:eastAsiaTheme="minorHAnsi" w:hAnsi="Trebuchet MS"/>
            <w:noProof/>
          </w:rPr>
          <w:fldChar w:fldCharType="begin"/>
        </w:r>
        <w:r w:rsidR="00E14B34" w:rsidRPr="00E14B34">
          <w:rPr>
            <w:rStyle w:val="afa"/>
            <w:rFonts w:ascii="Trebuchet MS" w:eastAsiaTheme="minorHAnsi" w:hAnsi="Trebuchet MS"/>
            <w:noProof/>
          </w:rPr>
          <w:instrText xml:space="preserve"> REF _Ref492019617 \h </w:instrText>
        </w:r>
      </w:ins>
      <w:r w:rsidR="00E14B34">
        <w:rPr>
          <w:rStyle w:val="afa"/>
          <w:rFonts w:ascii="Trebuchet MS" w:eastAsiaTheme="minorHAnsi" w:hAnsi="Trebuchet MS"/>
          <w:noProof/>
        </w:rPr>
        <w:instrText xml:space="preserve"> \* MERGEFORMAT </w:instrText>
      </w:r>
      <w:r w:rsidR="00E14B34" w:rsidRPr="00E14B34">
        <w:rPr>
          <w:rStyle w:val="afa"/>
          <w:rFonts w:ascii="Trebuchet MS" w:eastAsiaTheme="minorHAnsi" w:hAnsi="Trebuchet MS"/>
          <w:noProof/>
        </w:rPr>
      </w:r>
      <w:r w:rsidR="00E14B34" w:rsidRPr="00E14B34">
        <w:rPr>
          <w:rStyle w:val="afa"/>
          <w:rFonts w:ascii="Trebuchet MS" w:eastAsiaTheme="minorHAnsi" w:hAnsi="Trebuchet MS"/>
          <w:noProof/>
          <w:rPrChange w:id="31" w:author="becky" w:date="2017-09-01T09:02:00Z">
            <w:rPr>
              <w:rStyle w:val="afa"/>
              <w:rFonts w:ascii="Trebuchet MS" w:eastAsiaTheme="minorHAnsi" w:hAnsi="Trebuchet MS"/>
              <w:noProof/>
            </w:rPr>
          </w:rPrChange>
        </w:rPr>
        <w:fldChar w:fldCharType="separate"/>
      </w:r>
      <w:ins w:id="32" w:author="becky" w:date="2017-09-01T08:58:00Z">
        <w:r w:rsidR="00E14B34" w:rsidRPr="00E14B34">
          <w:rPr>
            <w:rFonts w:ascii="Trebuchet MS" w:eastAsiaTheme="minorHAnsi" w:hAnsi="Trebuchet MS"/>
            <w:rPrChange w:id="33" w:author="becky" w:date="2017-09-01T09:02:00Z">
              <w:rPr>
                <w:rFonts w:eastAsiaTheme="minorHAnsi"/>
              </w:rPr>
            </w:rPrChange>
          </w:rPr>
          <w:t xml:space="preserve">Figure </w:t>
        </w:r>
        <w:r w:rsidR="00E14B34" w:rsidRPr="00E14B34">
          <w:rPr>
            <w:rFonts w:ascii="Trebuchet MS" w:eastAsiaTheme="minorHAnsi" w:hAnsi="Trebuchet MS"/>
            <w:noProof/>
            <w:rPrChange w:id="34" w:author="becky" w:date="2017-09-01T09:02:00Z">
              <w:rPr>
                <w:rFonts w:eastAsiaTheme="minorHAnsi"/>
                <w:noProof/>
              </w:rPr>
            </w:rPrChange>
          </w:rPr>
          <w:t>5</w:t>
        </w:r>
        <w:r w:rsidR="00E14B34" w:rsidRPr="00E14B34">
          <w:rPr>
            <w:rFonts w:ascii="Trebuchet MS" w:eastAsiaTheme="minorHAnsi" w:hAnsi="Trebuchet MS"/>
            <w:rPrChange w:id="35" w:author="becky" w:date="2017-09-01T09:02:00Z">
              <w:rPr>
                <w:rFonts w:eastAsiaTheme="minorHAnsi"/>
              </w:rPr>
            </w:rPrChange>
          </w:rPr>
          <w:t xml:space="preserve"> . TCP Server Operation Flow</w:t>
        </w:r>
        <w:r w:rsidR="00E14B34" w:rsidRPr="00E14B34">
          <w:rPr>
            <w:rStyle w:val="afa"/>
            <w:rFonts w:ascii="Trebuchet MS" w:eastAsiaTheme="minorHAnsi" w:hAnsi="Trebuchet MS"/>
            <w:noProof/>
          </w:rPr>
          <w:fldChar w:fldCharType="end"/>
        </w:r>
      </w:ins>
      <w:r w:rsidR="0049033F" w:rsidRPr="00E14B34">
        <w:rPr>
          <w:rFonts w:ascii="Trebuchet MS" w:eastAsiaTheme="minorHAnsi" w:hAnsi="Trebuchet MS"/>
          <w:noProof/>
          <w:webHidden/>
        </w:rPr>
        <w:tab/>
      </w:r>
      <w:r w:rsidR="0049033F" w:rsidRPr="00E14B34">
        <w:rPr>
          <w:rFonts w:ascii="Trebuchet MS" w:eastAsiaTheme="minorHAnsi" w:hAnsi="Trebuchet MS"/>
          <w:noProof/>
          <w:webHidden/>
        </w:rPr>
        <w:fldChar w:fldCharType="begin"/>
      </w:r>
      <w:r w:rsidR="0049033F" w:rsidRPr="00E14B34">
        <w:rPr>
          <w:rFonts w:ascii="Trebuchet MS" w:eastAsiaTheme="minorHAnsi" w:hAnsi="Trebuchet MS"/>
          <w:noProof/>
          <w:webHidden/>
        </w:rPr>
        <w:instrText xml:space="preserve"> PAGEREF _Toc483830143 \h </w:instrText>
      </w:r>
      <w:r w:rsidR="0049033F" w:rsidRPr="00E14B34">
        <w:rPr>
          <w:rFonts w:ascii="Trebuchet MS" w:eastAsiaTheme="minorHAnsi" w:hAnsi="Trebuchet MS"/>
          <w:noProof/>
          <w:webHidden/>
        </w:rPr>
      </w:r>
      <w:r w:rsidR="0049033F" w:rsidRPr="00E14B34">
        <w:rPr>
          <w:rFonts w:ascii="Trebuchet MS" w:eastAsiaTheme="minorHAnsi" w:hAnsi="Trebuchet MS"/>
          <w:noProof/>
          <w:webHidden/>
          <w:rPrChange w:id="36" w:author="becky" w:date="2017-09-01T09:02:00Z">
            <w:rPr>
              <w:rFonts w:ascii="Trebuchet MS" w:eastAsiaTheme="minorHAnsi" w:hAnsi="Trebuchet MS"/>
              <w:noProof/>
              <w:webHidden/>
            </w:rPr>
          </w:rPrChange>
        </w:rPr>
        <w:fldChar w:fldCharType="separate"/>
      </w:r>
      <w:r w:rsidR="0049033F" w:rsidRPr="00E14B34">
        <w:rPr>
          <w:rFonts w:ascii="Trebuchet MS" w:eastAsiaTheme="minorHAnsi" w:hAnsi="Trebuchet MS"/>
          <w:noProof/>
          <w:webHidden/>
        </w:rPr>
        <w:t>29</w:t>
      </w:r>
      <w:r w:rsidR="0049033F" w:rsidRPr="00E14B34">
        <w:rPr>
          <w:rFonts w:ascii="Trebuchet MS" w:eastAsiaTheme="minorHAnsi" w:hAnsi="Trebuchet MS"/>
          <w:noProof/>
          <w:webHidden/>
        </w:rPr>
        <w:fldChar w:fldCharType="end"/>
      </w:r>
      <w:r w:rsidRPr="00E14B34">
        <w:rPr>
          <w:rFonts w:ascii="Trebuchet MS" w:eastAsiaTheme="minorHAnsi" w:hAnsi="Trebuchet MS"/>
          <w:noProof/>
        </w:rPr>
        <w:fldChar w:fldCharType="end"/>
      </w:r>
    </w:p>
    <w:p w14:paraId="134F1B5F" w14:textId="60241E3B" w:rsidR="0049033F" w:rsidRPr="00E14B34" w:rsidRDefault="00E14B34">
      <w:pPr>
        <w:pStyle w:val="aff5"/>
        <w:tabs>
          <w:tab w:val="right" w:leader="dot" w:pos="8495"/>
        </w:tabs>
        <w:ind w:left="1200" w:hanging="400"/>
        <w:rPr>
          <w:rFonts w:ascii="Trebuchet MS" w:eastAsiaTheme="minorHAnsi" w:hAnsi="Trebuchet MS" w:cstheme="minorBidi"/>
          <w:noProof/>
          <w:szCs w:val="22"/>
        </w:rPr>
      </w:pPr>
      <w:ins w:id="37" w:author="becky" w:date="2017-09-01T08:58:00Z">
        <w:r w:rsidRPr="00E14B34">
          <w:rPr>
            <w:rFonts w:ascii="Trebuchet MS" w:eastAsiaTheme="minorHAnsi" w:hAnsi="Trebuchet MS"/>
          </w:rPr>
          <w:fldChar w:fldCharType="begin"/>
        </w:r>
        <w:r w:rsidRPr="00E14B34">
          <w:rPr>
            <w:rFonts w:ascii="Trebuchet MS" w:eastAsiaTheme="minorHAnsi" w:hAnsi="Trebuchet MS"/>
          </w:rPr>
          <w:instrText xml:space="preserve"> REF _Ref492019629 \h </w:instrText>
        </w:r>
      </w:ins>
      <w:r>
        <w:rPr>
          <w:rFonts w:ascii="Trebuchet MS" w:eastAsiaTheme="minorHAnsi" w:hAnsi="Trebuchet MS"/>
        </w:rPr>
        <w:instrText xml:space="preserve"> \* MERGEFORMAT </w:instrText>
      </w:r>
      <w:r w:rsidRPr="00E14B34">
        <w:rPr>
          <w:rFonts w:ascii="Trebuchet MS" w:eastAsiaTheme="minorHAnsi" w:hAnsi="Trebuchet MS"/>
        </w:rPr>
      </w:r>
      <w:r w:rsidRPr="00E14B34">
        <w:rPr>
          <w:rFonts w:ascii="Trebuchet MS" w:eastAsiaTheme="minorHAnsi" w:hAnsi="Trebuchet MS"/>
          <w:rPrChange w:id="38" w:author="becky" w:date="2017-09-01T09:02:00Z">
            <w:rPr>
              <w:rFonts w:ascii="Trebuchet MS" w:eastAsiaTheme="minorHAnsi" w:hAnsi="Trebuchet MS"/>
            </w:rPr>
          </w:rPrChange>
        </w:rPr>
        <w:fldChar w:fldCharType="separate"/>
      </w:r>
      <w:ins w:id="39" w:author="becky" w:date="2017-09-01T08:58:00Z">
        <w:r w:rsidRPr="00E14B34">
          <w:rPr>
            <w:rFonts w:ascii="Trebuchet MS" w:eastAsiaTheme="minorHAnsi" w:hAnsi="Trebuchet MS"/>
            <w:rPrChange w:id="40" w:author="becky" w:date="2017-09-01T09:02:00Z">
              <w:rPr>
                <w:rFonts w:eastAsiaTheme="minorHAnsi"/>
              </w:rPr>
            </w:rPrChange>
          </w:rPr>
          <w:t xml:space="preserve">Figure </w:t>
        </w:r>
        <w:r w:rsidRPr="00E14B34">
          <w:rPr>
            <w:rFonts w:ascii="Trebuchet MS" w:eastAsiaTheme="minorHAnsi" w:hAnsi="Trebuchet MS"/>
            <w:noProof/>
            <w:rPrChange w:id="41" w:author="becky" w:date="2017-09-01T09:02:00Z">
              <w:rPr>
                <w:rFonts w:eastAsiaTheme="minorHAnsi"/>
                <w:noProof/>
              </w:rPr>
            </w:rPrChange>
          </w:rPr>
          <w:t>6</w:t>
        </w:r>
        <w:r w:rsidRPr="00E14B34">
          <w:rPr>
            <w:rFonts w:ascii="Trebuchet MS" w:eastAsiaTheme="minorHAnsi" w:hAnsi="Trebuchet MS"/>
            <w:rPrChange w:id="42" w:author="becky" w:date="2017-09-01T09:02:00Z">
              <w:rPr>
                <w:rFonts w:eastAsiaTheme="minorHAnsi"/>
              </w:rPr>
            </w:rPrChange>
          </w:rPr>
          <w:t xml:space="preserve"> . TCP Client Operation Flow</w:t>
        </w:r>
        <w:r w:rsidRPr="00E14B34">
          <w:rPr>
            <w:rFonts w:ascii="Trebuchet MS" w:eastAsiaTheme="minorHAnsi" w:hAnsi="Trebuchet MS"/>
          </w:rPr>
          <w:fldChar w:fldCharType="end"/>
        </w:r>
      </w:ins>
      <w:r w:rsidR="00756EBE" w:rsidRPr="00E92B33">
        <w:rPr>
          <w:rFonts w:ascii="Trebuchet MS" w:eastAsiaTheme="minorHAnsi" w:hAnsi="Trebuchet MS"/>
        </w:rPr>
        <w:fldChar w:fldCharType="begin"/>
      </w:r>
      <w:r w:rsidR="00756EBE" w:rsidRPr="00E14B34">
        <w:rPr>
          <w:rFonts w:ascii="Trebuchet MS" w:eastAsiaTheme="minorHAnsi" w:hAnsi="Trebuchet MS"/>
        </w:rPr>
        <w:instrText xml:space="preserve"> HYPERLINK \l "_Toc483830144" </w:instrText>
      </w:r>
      <w:r w:rsidR="00756EBE" w:rsidRPr="00E92B33">
        <w:rPr>
          <w:rFonts w:ascii="Trebuchet MS" w:eastAsiaTheme="minorHAnsi" w:hAnsi="Trebuchet MS"/>
          <w:rPrChange w:id="43" w:author="becky" w:date="2017-09-01T09:02:00Z">
            <w:rPr>
              <w:rFonts w:ascii="Trebuchet MS" w:eastAsiaTheme="minorHAnsi" w:hAnsi="Trebuchet MS"/>
              <w:noProof/>
            </w:rPr>
          </w:rPrChange>
        </w:rPr>
        <w:fldChar w:fldCharType="separate"/>
      </w:r>
      <w:del w:id="44" w:author="becky" w:date="2017-09-01T08:58:00Z">
        <w:r w:rsidR="0049033F" w:rsidRPr="00E14B34" w:rsidDel="00E14B34">
          <w:rPr>
            <w:rStyle w:val="afa"/>
            <w:rFonts w:ascii="Trebuchet MS" w:eastAsiaTheme="minorHAnsi" w:hAnsi="Trebuchet MS"/>
            <w:noProof/>
          </w:rPr>
          <w:delText>Figure 6 . TCP Server Opration Flow</w:delText>
        </w:r>
      </w:del>
      <w:r w:rsidR="0049033F" w:rsidRPr="00E14B34">
        <w:rPr>
          <w:rFonts w:ascii="Trebuchet MS" w:eastAsiaTheme="minorHAnsi" w:hAnsi="Trebuchet MS"/>
          <w:noProof/>
          <w:webHidden/>
        </w:rPr>
        <w:tab/>
      </w:r>
      <w:r w:rsidR="0049033F" w:rsidRPr="00084951">
        <w:rPr>
          <w:rFonts w:ascii="Trebuchet MS" w:eastAsiaTheme="minorHAnsi" w:hAnsi="Trebuchet MS"/>
          <w:noProof/>
          <w:webHidden/>
        </w:rPr>
        <w:fldChar w:fldCharType="begin"/>
      </w:r>
      <w:r w:rsidR="0049033F" w:rsidRPr="00E14B34">
        <w:rPr>
          <w:rFonts w:ascii="Trebuchet MS" w:eastAsiaTheme="minorHAnsi" w:hAnsi="Trebuchet MS"/>
          <w:noProof/>
          <w:webHidden/>
        </w:rPr>
        <w:instrText xml:space="preserve"> PAGEREF _Toc483830144 \h </w:instrText>
      </w:r>
      <w:r w:rsidR="0049033F" w:rsidRPr="00084951">
        <w:rPr>
          <w:rFonts w:ascii="Trebuchet MS" w:eastAsiaTheme="minorHAnsi" w:hAnsi="Trebuchet MS"/>
          <w:noProof/>
          <w:webHidden/>
        </w:rPr>
      </w:r>
      <w:r w:rsidR="0049033F" w:rsidRPr="00084951">
        <w:rPr>
          <w:rFonts w:ascii="Trebuchet MS" w:eastAsiaTheme="minorHAnsi" w:hAnsi="Trebuchet MS"/>
          <w:noProof/>
          <w:webHidden/>
          <w:rPrChange w:id="45" w:author="becky" w:date="2017-09-01T09:02:00Z">
            <w:rPr>
              <w:rFonts w:ascii="Trebuchet MS" w:eastAsiaTheme="minorHAnsi" w:hAnsi="Trebuchet MS"/>
              <w:noProof/>
              <w:webHidden/>
            </w:rPr>
          </w:rPrChange>
        </w:rPr>
        <w:fldChar w:fldCharType="separate"/>
      </w:r>
      <w:r w:rsidR="0049033F" w:rsidRPr="00E14B34">
        <w:rPr>
          <w:rFonts w:ascii="Trebuchet MS" w:eastAsiaTheme="minorHAnsi" w:hAnsi="Trebuchet MS"/>
          <w:noProof/>
          <w:webHidden/>
        </w:rPr>
        <w:t>30</w:t>
      </w:r>
      <w:r w:rsidR="0049033F" w:rsidRPr="00084951">
        <w:rPr>
          <w:rFonts w:ascii="Trebuchet MS" w:eastAsiaTheme="minorHAnsi" w:hAnsi="Trebuchet MS"/>
          <w:noProof/>
          <w:webHidden/>
        </w:rPr>
        <w:fldChar w:fldCharType="end"/>
      </w:r>
      <w:r w:rsidR="00756EBE" w:rsidRPr="00E92B33">
        <w:rPr>
          <w:rFonts w:ascii="Trebuchet MS" w:eastAsiaTheme="minorHAnsi" w:hAnsi="Trebuchet MS"/>
          <w:noProof/>
        </w:rPr>
        <w:fldChar w:fldCharType="end"/>
      </w:r>
    </w:p>
    <w:p w14:paraId="5CD9B76B" w14:textId="64A8BA0A" w:rsidR="0049033F" w:rsidRPr="00E14B34" w:rsidRDefault="00E14B34">
      <w:pPr>
        <w:pStyle w:val="aff5"/>
        <w:tabs>
          <w:tab w:val="right" w:leader="dot" w:pos="8495"/>
        </w:tabs>
        <w:ind w:left="1200" w:hanging="400"/>
        <w:rPr>
          <w:rFonts w:ascii="Trebuchet MS" w:eastAsiaTheme="minorHAnsi" w:hAnsi="Trebuchet MS" w:cstheme="minorBidi"/>
          <w:noProof/>
          <w:szCs w:val="22"/>
        </w:rPr>
      </w:pPr>
      <w:ins w:id="46" w:author="becky" w:date="2017-09-01T08:58:00Z">
        <w:r w:rsidRPr="00E14B34">
          <w:rPr>
            <w:rFonts w:ascii="Trebuchet MS" w:eastAsiaTheme="minorHAnsi" w:hAnsi="Trebuchet MS"/>
          </w:rPr>
          <w:fldChar w:fldCharType="begin"/>
        </w:r>
        <w:r w:rsidRPr="00E14B34">
          <w:rPr>
            <w:rFonts w:ascii="Trebuchet MS" w:eastAsiaTheme="minorHAnsi" w:hAnsi="Trebuchet MS"/>
          </w:rPr>
          <w:instrText xml:space="preserve"> REF _Ref492019635 \h </w:instrText>
        </w:r>
      </w:ins>
      <w:r>
        <w:rPr>
          <w:rFonts w:ascii="Trebuchet MS" w:eastAsiaTheme="minorHAnsi" w:hAnsi="Trebuchet MS"/>
        </w:rPr>
        <w:instrText xml:space="preserve"> \* MERGEFORMAT </w:instrText>
      </w:r>
      <w:r w:rsidRPr="00E14B34">
        <w:rPr>
          <w:rFonts w:ascii="Trebuchet MS" w:eastAsiaTheme="minorHAnsi" w:hAnsi="Trebuchet MS"/>
        </w:rPr>
      </w:r>
      <w:r w:rsidRPr="00E14B34">
        <w:rPr>
          <w:rFonts w:ascii="Trebuchet MS" w:eastAsiaTheme="minorHAnsi" w:hAnsi="Trebuchet MS"/>
          <w:rPrChange w:id="47" w:author="becky" w:date="2017-09-01T09:02:00Z">
            <w:rPr>
              <w:rFonts w:ascii="Trebuchet MS" w:eastAsiaTheme="minorHAnsi" w:hAnsi="Trebuchet MS"/>
            </w:rPr>
          </w:rPrChange>
        </w:rPr>
        <w:fldChar w:fldCharType="separate"/>
      </w:r>
      <w:ins w:id="48" w:author="becky" w:date="2017-09-01T08:58:00Z">
        <w:r w:rsidRPr="00E14B34">
          <w:rPr>
            <w:rFonts w:ascii="Trebuchet MS" w:eastAsiaTheme="minorHAnsi" w:hAnsi="Trebuchet MS"/>
            <w:rPrChange w:id="49" w:author="becky" w:date="2017-09-01T09:02:00Z">
              <w:rPr>
                <w:rFonts w:eastAsiaTheme="minorHAnsi"/>
              </w:rPr>
            </w:rPrChange>
          </w:rPr>
          <w:t xml:space="preserve">Figure </w:t>
        </w:r>
        <w:r w:rsidRPr="00E14B34">
          <w:rPr>
            <w:rFonts w:ascii="Trebuchet MS" w:eastAsiaTheme="minorHAnsi" w:hAnsi="Trebuchet MS"/>
            <w:noProof/>
            <w:rPrChange w:id="50" w:author="becky" w:date="2017-09-01T09:02:00Z">
              <w:rPr>
                <w:rFonts w:eastAsiaTheme="minorHAnsi"/>
                <w:noProof/>
              </w:rPr>
            </w:rPrChange>
          </w:rPr>
          <w:t>7</w:t>
        </w:r>
        <w:r w:rsidRPr="00E14B34">
          <w:rPr>
            <w:rFonts w:ascii="Trebuchet MS" w:eastAsiaTheme="minorHAnsi" w:hAnsi="Trebuchet MS"/>
            <w:rPrChange w:id="51" w:author="becky" w:date="2017-09-01T09:02:00Z">
              <w:rPr>
                <w:rFonts w:eastAsiaTheme="minorHAnsi"/>
              </w:rPr>
            </w:rPrChange>
          </w:rPr>
          <w:t xml:space="preserve"> . UDP Operation Flow</w:t>
        </w:r>
        <w:r w:rsidRPr="00E14B34">
          <w:rPr>
            <w:rFonts w:ascii="Trebuchet MS" w:eastAsiaTheme="minorHAnsi" w:hAnsi="Trebuchet MS"/>
          </w:rPr>
          <w:fldChar w:fldCharType="end"/>
        </w:r>
      </w:ins>
      <w:r w:rsidR="00756EBE" w:rsidRPr="00E92B33">
        <w:rPr>
          <w:rFonts w:ascii="Trebuchet MS" w:eastAsiaTheme="minorHAnsi" w:hAnsi="Trebuchet MS"/>
        </w:rPr>
        <w:fldChar w:fldCharType="begin"/>
      </w:r>
      <w:r w:rsidR="00756EBE" w:rsidRPr="00E14B34">
        <w:rPr>
          <w:rFonts w:ascii="Trebuchet MS" w:eastAsiaTheme="minorHAnsi" w:hAnsi="Trebuchet MS"/>
        </w:rPr>
        <w:instrText xml:space="preserve"> HYPERLINK \l "_Toc483830145" </w:instrText>
      </w:r>
      <w:r w:rsidR="00756EBE" w:rsidRPr="00E92B33">
        <w:rPr>
          <w:rFonts w:ascii="Trebuchet MS" w:eastAsiaTheme="minorHAnsi" w:hAnsi="Trebuchet MS"/>
          <w:rPrChange w:id="52" w:author="becky" w:date="2017-09-01T09:02:00Z">
            <w:rPr>
              <w:rFonts w:ascii="Trebuchet MS" w:eastAsiaTheme="minorHAnsi" w:hAnsi="Trebuchet MS"/>
              <w:noProof/>
            </w:rPr>
          </w:rPrChange>
        </w:rPr>
        <w:fldChar w:fldCharType="separate"/>
      </w:r>
      <w:del w:id="53" w:author="becky" w:date="2017-09-01T08:58:00Z">
        <w:r w:rsidR="0049033F" w:rsidRPr="00E14B34" w:rsidDel="00E14B34">
          <w:rPr>
            <w:rStyle w:val="afa"/>
            <w:rFonts w:ascii="Trebuchet MS" w:eastAsiaTheme="minorHAnsi" w:hAnsi="Trebuchet MS"/>
            <w:noProof/>
          </w:rPr>
          <w:delText>Figure 7 . TCP Client Operation Flow</w:delText>
        </w:r>
      </w:del>
      <w:r w:rsidR="0049033F" w:rsidRPr="00E14B34">
        <w:rPr>
          <w:rFonts w:ascii="Trebuchet MS" w:eastAsiaTheme="minorHAnsi" w:hAnsi="Trebuchet MS"/>
          <w:noProof/>
          <w:webHidden/>
        </w:rPr>
        <w:tab/>
      </w:r>
      <w:r w:rsidR="0049033F" w:rsidRPr="00084951">
        <w:rPr>
          <w:rFonts w:ascii="Trebuchet MS" w:eastAsiaTheme="minorHAnsi" w:hAnsi="Trebuchet MS"/>
          <w:noProof/>
          <w:webHidden/>
        </w:rPr>
        <w:fldChar w:fldCharType="begin"/>
      </w:r>
      <w:r w:rsidR="0049033F" w:rsidRPr="00E14B34">
        <w:rPr>
          <w:rFonts w:ascii="Trebuchet MS" w:eastAsiaTheme="minorHAnsi" w:hAnsi="Trebuchet MS"/>
          <w:noProof/>
          <w:webHidden/>
        </w:rPr>
        <w:instrText xml:space="preserve"> PAGEREF _Toc483830145 \h </w:instrText>
      </w:r>
      <w:r w:rsidR="0049033F" w:rsidRPr="00084951">
        <w:rPr>
          <w:rFonts w:ascii="Trebuchet MS" w:eastAsiaTheme="minorHAnsi" w:hAnsi="Trebuchet MS"/>
          <w:noProof/>
          <w:webHidden/>
        </w:rPr>
      </w:r>
      <w:r w:rsidR="0049033F" w:rsidRPr="00084951">
        <w:rPr>
          <w:rFonts w:ascii="Trebuchet MS" w:eastAsiaTheme="minorHAnsi" w:hAnsi="Trebuchet MS"/>
          <w:noProof/>
          <w:webHidden/>
          <w:rPrChange w:id="54" w:author="becky" w:date="2017-09-01T09:02:00Z">
            <w:rPr>
              <w:rFonts w:ascii="Trebuchet MS" w:eastAsiaTheme="minorHAnsi" w:hAnsi="Trebuchet MS"/>
              <w:noProof/>
              <w:webHidden/>
            </w:rPr>
          </w:rPrChange>
        </w:rPr>
        <w:fldChar w:fldCharType="separate"/>
      </w:r>
      <w:r w:rsidR="0049033F" w:rsidRPr="00E14B34">
        <w:rPr>
          <w:rFonts w:ascii="Trebuchet MS" w:eastAsiaTheme="minorHAnsi" w:hAnsi="Trebuchet MS"/>
          <w:noProof/>
          <w:webHidden/>
        </w:rPr>
        <w:t>34</w:t>
      </w:r>
      <w:r w:rsidR="0049033F" w:rsidRPr="00084951">
        <w:rPr>
          <w:rFonts w:ascii="Trebuchet MS" w:eastAsiaTheme="minorHAnsi" w:hAnsi="Trebuchet MS"/>
          <w:noProof/>
          <w:webHidden/>
        </w:rPr>
        <w:fldChar w:fldCharType="end"/>
      </w:r>
      <w:r w:rsidR="00756EBE" w:rsidRPr="00E92B33">
        <w:rPr>
          <w:rFonts w:ascii="Trebuchet MS" w:eastAsiaTheme="minorHAnsi" w:hAnsi="Trebuchet MS"/>
          <w:noProof/>
        </w:rPr>
        <w:fldChar w:fldCharType="end"/>
      </w:r>
    </w:p>
    <w:p w14:paraId="275E6EA5" w14:textId="37F5EE18" w:rsidR="0049033F" w:rsidRPr="00E14B34" w:rsidRDefault="00E14B34">
      <w:pPr>
        <w:pStyle w:val="aff5"/>
        <w:tabs>
          <w:tab w:val="right" w:leader="dot" w:pos="8495"/>
        </w:tabs>
        <w:ind w:left="1200" w:hanging="400"/>
        <w:rPr>
          <w:rFonts w:ascii="Trebuchet MS" w:eastAsiaTheme="minorHAnsi" w:hAnsi="Trebuchet MS" w:cstheme="minorBidi"/>
          <w:noProof/>
          <w:szCs w:val="22"/>
        </w:rPr>
      </w:pPr>
      <w:ins w:id="55" w:author="becky" w:date="2017-09-01T08:58:00Z">
        <w:r w:rsidRPr="00E14B34">
          <w:rPr>
            <w:rFonts w:ascii="Trebuchet MS" w:eastAsiaTheme="minorHAnsi" w:hAnsi="Trebuchet MS"/>
          </w:rPr>
          <w:fldChar w:fldCharType="begin"/>
        </w:r>
        <w:r w:rsidRPr="00E14B34">
          <w:rPr>
            <w:rFonts w:ascii="Trebuchet MS" w:eastAsiaTheme="minorHAnsi" w:hAnsi="Trebuchet MS"/>
          </w:rPr>
          <w:instrText xml:space="preserve"> REF _Ref492019644 \h </w:instrText>
        </w:r>
      </w:ins>
      <w:r>
        <w:rPr>
          <w:rFonts w:ascii="Trebuchet MS" w:eastAsiaTheme="minorHAnsi" w:hAnsi="Trebuchet MS"/>
        </w:rPr>
        <w:instrText xml:space="preserve"> \* MERGEFORMAT </w:instrText>
      </w:r>
      <w:r w:rsidRPr="00E14B34">
        <w:rPr>
          <w:rFonts w:ascii="Trebuchet MS" w:eastAsiaTheme="minorHAnsi" w:hAnsi="Trebuchet MS"/>
        </w:rPr>
      </w:r>
      <w:r w:rsidRPr="00E14B34">
        <w:rPr>
          <w:rFonts w:ascii="Trebuchet MS" w:eastAsiaTheme="minorHAnsi" w:hAnsi="Trebuchet MS"/>
          <w:rPrChange w:id="56" w:author="becky" w:date="2017-09-01T09:02:00Z">
            <w:rPr>
              <w:rFonts w:ascii="Trebuchet MS" w:eastAsiaTheme="minorHAnsi" w:hAnsi="Trebuchet MS"/>
            </w:rPr>
          </w:rPrChange>
        </w:rPr>
        <w:fldChar w:fldCharType="separate"/>
      </w:r>
      <w:ins w:id="57" w:author="becky" w:date="2017-09-01T08:58:00Z">
        <w:r w:rsidRPr="00E14B34">
          <w:rPr>
            <w:rFonts w:ascii="Trebuchet MS" w:hAnsi="Trebuchet MS"/>
            <w:rPrChange w:id="58" w:author="becky" w:date="2017-09-01T09:02:00Z">
              <w:rPr/>
            </w:rPrChange>
          </w:rPr>
          <w:t xml:space="preserve">Figure </w:t>
        </w:r>
        <w:r w:rsidRPr="00E14B34">
          <w:rPr>
            <w:rFonts w:ascii="Trebuchet MS" w:hAnsi="Trebuchet MS"/>
            <w:noProof/>
            <w:rPrChange w:id="59" w:author="becky" w:date="2017-09-01T09:02:00Z">
              <w:rPr>
                <w:noProof/>
              </w:rPr>
            </w:rPrChange>
          </w:rPr>
          <w:t>8</w:t>
        </w:r>
        <w:r w:rsidRPr="00E14B34">
          <w:rPr>
            <w:rFonts w:ascii="Trebuchet MS" w:hAnsi="Trebuchet MS"/>
            <w:rPrChange w:id="60" w:author="becky" w:date="2017-09-01T09:02:00Z">
              <w:rPr/>
            </w:rPrChange>
          </w:rPr>
          <w:t>. Received Data in UDP Mode SOCKET RX Buffer Block</w:t>
        </w:r>
        <w:r w:rsidRPr="00E14B34">
          <w:rPr>
            <w:rFonts w:ascii="Trebuchet MS" w:eastAsiaTheme="minorHAnsi" w:hAnsi="Trebuchet MS"/>
          </w:rPr>
          <w:fldChar w:fldCharType="end"/>
        </w:r>
      </w:ins>
      <w:r w:rsidR="00756EBE" w:rsidRPr="00E92B33">
        <w:rPr>
          <w:rFonts w:ascii="Trebuchet MS" w:eastAsiaTheme="minorHAnsi" w:hAnsi="Trebuchet MS"/>
        </w:rPr>
        <w:fldChar w:fldCharType="begin"/>
      </w:r>
      <w:r w:rsidR="00756EBE" w:rsidRPr="00E14B34">
        <w:rPr>
          <w:rFonts w:ascii="Trebuchet MS" w:eastAsiaTheme="minorHAnsi" w:hAnsi="Trebuchet MS"/>
        </w:rPr>
        <w:instrText xml:space="preserve"> HYPERLINK \l "_Toc483830146" </w:instrText>
      </w:r>
      <w:r w:rsidR="00756EBE" w:rsidRPr="00E92B33">
        <w:rPr>
          <w:rFonts w:ascii="Trebuchet MS" w:eastAsiaTheme="minorHAnsi" w:hAnsi="Trebuchet MS"/>
          <w:rPrChange w:id="61" w:author="becky" w:date="2017-09-01T09:02:00Z">
            <w:rPr>
              <w:rFonts w:ascii="Trebuchet MS" w:eastAsiaTheme="minorHAnsi" w:hAnsi="Trebuchet MS"/>
              <w:noProof/>
            </w:rPr>
          </w:rPrChange>
        </w:rPr>
        <w:fldChar w:fldCharType="separate"/>
      </w:r>
      <w:del w:id="62" w:author="becky" w:date="2017-09-01T08:58:00Z">
        <w:r w:rsidR="0049033F" w:rsidRPr="00E14B34" w:rsidDel="00E14B34">
          <w:rPr>
            <w:rStyle w:val="afa"/>
            <w:rFonts w:ascii="Trebuchet MS" w:eastAsiaTheme="minorHAnsi" w:hAnsi="Trebuchet MS"/>
            <w:noProof/>
          </w:rPr>
          <w:delText>Figure 8 . UDP Operation Flow</w:delText>
        </w:r>
      </w:del>
      <w:r w:rsidR="0049033F" w:rsidRPr="00E14B34">
        <w:rPr>
          <w:rFonts w:ascii="Trebuchet MS" w:eastAsiaTheme="minorHAnsi" w:hAnsi="Trebuchet MS"/>
          <w:noProof/>
          <w:webHidden/>
        </w:rPr>
        <w:tab/>
      </w:r>
      <w:r w:rsidR="0049033F" w:rsidRPr="00084951">
        <w:rPr>
          <w:rFonts w:ascii="Trebuchet MS" w:eastAsiaTheme="minorHAnsi" w:hAnsi="Trebuchet MS"/>
          <w:noProof/>
          <w:webHidden/>
        </w:rPr>
        <w:fldChar w:fldCharType="begin"/>
      </w:r>
      <w:r w:rsidR="0049033F" w:rsidRPr="00E14B34">
        <w:rPr>
          <w:rFonts w:ascii="Trebuchet MS" w:eastAsiaTheme="minorHAnsi" w:hAnsi="Trebuchet MS"/>
          <w:noProof/>
          <w:webHidden/>
        </w:rPr>
        <w:instrText xml:space="preserve"> PAGEREF _Toc483830146 \h </w:instrText>
      </w:r>
      <w:r w:rsidR="0049033F" w:rsidRPr="00084951">
        <w:rPr>
          <w:rFonts w:ascii="Trebuchet MS" w:eastAsiaTheme="minorHAnsi" w:hAnsi="Trebuchet MS"/>
          <w:noProof/>
          <w:webHidden/>
        </w:rPr>
      </w:r>
      <w:r w:rsidR="0049033F" w:rsidRPr="00084951">
        <w:rPr>
          <w:rFonts w:ascii="Trebuchet MS" w:eastAsiaTheme="minorHAnsi" w:hAnsi="Trebuchet MS"/>
          <w:noProof/>
          <w:webHidden/>
          <w:rPrChange w:id="63" w:author="becky" w:date="2017-09-01T09:02:00Z">
            <w:rPr>
              <w:rFonts w:ascii="Trebuchet MS" w:eastAsiaTheme="minorHAnsi" w:hAnsi="Trebuchet MS"/>
              <w:noProof/>
              <w:webHidden/>
            </w:rPr>
          </w:rPrChange>
        </w:rPr>
        <w:fldChar w:fldCharType="separate"/>
      </w:r>
      <w:r w:rsidR="0049033F" w:rsidRPr="00E14B34">
        <w:rPr>
          <w:rFonts w:ascii="Trebuchet MS" w:eastAsiaTheme="minorHAnsi" w:hAnsi="Trebuchet MS"/>
          <w:noProof/>
          <w:webHidden/>
        </w:rPr>
        <w:t>38</w:t>
      </w:r>
      <w:r w:rsidR="0049033F" w:rsidRPr="00084951">
        <w:rPr>
          <w:rFonts w:ascii="Trebuchet MS" w:eastAsiaTheme="minorHAnsi" w:hAnsi="Trebuchet MS"/>
          <w:noProof/>
          <w:webHidden/>
        </w:rPr>
        <w:fldChar w:fldCharType="end"/>
      </w:r>
      <w:r w:rsidR="00756EBE" w:rsidRPr="00E92B33">
        <w:rPr>
          <w:rFonts w:ascii="Trebuchet MS" w:eastAsiaTheme="minorHAnsi" w:hAnsi="Trebuchet MS"/>
          <w:noProof/>
        </w:rPr>
        <w:fldChar w:fldCharType="end"/>
      </w:r>
    </w:p>
    <w:p w14:paraId="6CC7838F" w14:textId="70BBEE1A" w:rsidR="0049033F" w:rsidRPr="00E14B34" w:rsidRDefault="00E14B34">
      <w:pPr>
        <w:pStyle w:val="aff5"/>
        <w:tabs>
          <w:tab w:val="right" w:leader="dot" w:pos="8495"/>
        </w:tabs>
        <w:ind w:left="1200" w:hanging="400"/>
        <w:rPr>
          <w:rFonts w:ascii="Trebuchet MS" w:eastAsiaTheme="minorHAnsi" w:hAnsi="Trebuchet MS" w:cstheme="minorBidi"/>
          <w:noProof/>
          <w:szCs w:val="22"/>
        </w:rPr>
      </w:pPr>
      <w:ins w:id="64" w:author="becky" w:date="2017-09-01T08:58:00Z">
        <w:r w:rsidRPr="00E14B34">
          <w:rPr>
            <w:rFonts w:ascii="Trebuchet MS" w:eastAsiaTheme="minorHAnsi" w:hAnsi="Trebuchet MS"/>
          </w:rPr>
          <w:fldChar w:fldCharType="begin"/>
        </w:r>
        <w:r w:rsidRPr="00E14B34">
          <w:rPr>
            <w:rFonts w:ascii="Trebuchet MS" w:eastAsiaTheme="minorHAnsi" w:hAnsi="Trebuchet MS"/>
          </w:rPr>
          <w:instrText xml:space="preserve"> REF _Ref492019650 \h </w:instrText>
        </w:r>
      </w:ins>
      <w:r>
        <w:rPr>
          <w:rFonts w:ascii="Trebuchet MS" w:eastAsiaTheme="minorHAnsi" w:hAnsi="Trebuchet MS"/>
        </w:rPr>
        <w:instrText xml:space="preserve"> \* MERGEFORMAT </w:instrText>
      </w:r>
      <w:r w:rsidRPr="00E14B34">
        <w:rPr>
          <w:rFonts w:ascii="Trebuchet MS" w:eastAsiaTheme="minorHAnsi" w:hAnsi="Trebuchet MS"/>
        </w:rPr>
      </w:r>
      <w:r w:rsidRPr="00E14B34">
        <w:rPr>
          <w:rFonts w:ascii="Trebuchet MS" w:eastAsiaTheme="minorHAnsi" w:hAnsi="Trebuchet MS"/>
          <w:rPrChange w:id="65" w:author="becky" w:date="2017-09-01T09:02:00Z">
            <w:rPr>
              <w:rFonts w:ascii="Trebuchet MS" w:eastAsiaTheme="minorHAnsi" w:hAnsi="Trebuchet MS"/>
            </w:rPr>
          </w:rPrChange>
        </w:rPr>
        <w:fldChar w:fldCharType="separate"/>
      </w:r>
      <w:ins w:id="66" w:author="becky" w:date="2017-09-01T08:58:00Z">
        <w:r w:rsidRPr="00E14B34">
          <w:rPr>
            <w:rFonts w:ascii="Trebuchet MS" w:eastAsiaTheme="minorHAnsi" w:hAnsi="Trebuchet MS"/>
            <w:rPrChange w:id="67" w:author="becky" w:date="2017-09-01T09:02:00Z">
              <w:rPr>
                <w:rFonts w:eastAsiaTheme="minorHAnsi"/>
              </w:rPr>
            </w:rPrChange>
          </w:rPr>
          <w:t xml:space="preserve">Figure </w:t>
        </w:r>
        <w:r w:rsidRPr="00E14B34">
          <w:rPr>
            <w:rFonts w:ascii="Trebuchet MS" w:eastAsiaTheme="minorHAnsi" w:hAnsi="Trebuchet MS"/>
            <w:noProof/>
            <w:rPrChange w:id="68" w:author="becky" w:date="2017-09-01T09:02:00Z">
              <w:rPr>
                <w:rFonts w:eastAsiaTheme="minorHAnsi"/>
                <w:noProof/>
              </w:rPr>
            </w:rPrChange>
          </w:rPr>
          <w:t>9</w:t>
        </w:r>
        <w:r w:rsidRPr="00E14B34">
          <w:rPr>
            <w:rFonts w:ascii="Trebuchet MS" w:eastAsiaTheme="minorHAnsi" w:hAnsi="Trebuchet MS"/>
            <w:rPrChange w:id="69" w:author="becky" w:date="2017-09-01T09:02:00Z">
              <w:rPr>
                <w:rFonts w:eastAsiaTheme="minorHAnsi"/>
              </w:rPr>
            </w:rPrChange>
          </w:rPr>
          <w:t xml:space="preserve"> IPRAW positioned to Network Stack</w:t>
        </w:r>
        <w:r w:rsidRPr="00E14B34">
          <w:rPr>
            <w:rFonts w:ascii="Trebuchet MS" w:eastAsiaTheme="minorHAnsi" w:hAnsi="Trebuchet MS"/>
          </w:rPr>
          <w:fldChar w:fldCharType="end"/>
        </w:r>
      </w:ins>
      <w:r w:rsidR="00756EBE" w:rsidRPr="00E92B33">
        <w:rPr>
          <w:rFonts w:ascii="Trebuchet MS" w:eastAsiaTheme="minorHAnsi" w:hAnsi="Trebuchet MS"/>
        </w:rPr>
        <w:fldChar w:fldCharType="begin"/>
      </w:r>
      <w:r w:rsidR="00756EBE" w:rsidRPr="00E14B34">
        <w:rPr>
          <w:rFonts w:ascii="Trebuchet MS" w:eastAsiaTheme="minorHAnsi" w:hAnsi="Trebuchet MS"/>
        </w:rPr>
        <w:instrText xml:space="preserve"> HYPERLINK \l "_Toc483830147" </w:instrText>
      </w:r>
      <w:r w:rsidR="00756EBE" w:rsidRPr="00E92B33">
        <w:rPr>
          <w:rFonts w:ascii="Trebuchet MS" w:eastAsiaTheme="minorHAnsi" w:hAnsi="Trebuchet MS"/>
          <w:rPrChange w:id="70" w:author="becky" w:date="2017-09-01T09:02:00Z">
            <w:rPr>
              <w:rFonts w:ascii="Trebuchet MS" w:eastAsiaTheme="minorHAnsi" w:hAnsi="Trebuchet MS"/>
              <w:noProof/>
            </w:rPr>
          </w:rPrChange>
        </w:rPr>
        <w:fldChar w:fldCharType="separate"/>
      </w:r>
      <w:del w:id="71" w:author="becky" w:date="2017-09-01T08:58:00Z">
        <w:r w:rsidR="0049033F" w:rsidRPr="00E14B34" w:rsidDel="00E14B34">
          <w:rPr>
            <w:rStyle w:val="afa"/>
            <w:rFonts w:ascii="Trebuchet MS" w:eastAsiaTheme="minorHAnsi" w:hAnsi="Trebuchet MS"/>
            <w:noProof/>
          </w:rPr>
          <w:delText>Figure 9 . IPRAW Operation Flow</w:delText>
        </w:r>
      </w:del>
      <w:r w:rsidR="0049033F" w:rsidRPr="00E14B34">
        <w:rPr>
          <w:rFonts w:ascii="Trebuchet MS" w:eastAsiaTheme="minorHAnsi" w:hAnsi="Trebuchet MS"/>
          <w:noProof/>
          <w:webHidden/>
        </w:rPr>
        <w:tab/>
      </w:r>
      <w:r w:rsidR="0049033F" w:rsidRPr="00084951">
        <w:rPr>
          <w:rFonts w:ascii="Trebuchet MS" w:eastAsiaTheme="minorHAnsi" w:hAnsi="Trebuchet MS"/>
          <w:noProof/>
          <w:webHidden/>
        </w:rPr>
        <w:fldChar w:fldCharType="begin"/>
      </w:r>
      <w:r w:rsidR="0049033F" w:rsidRPr="00E14B34">
        <w:rPr>
          <w:rFonts w:ascii="Trebuchet MS" w:eastAsiaTheme="minorHAnsi" w:hAnsi="Trebuchet MS"/>
          <w:noProof/>
          <w:webHidden/>
        </w:rPr>
        <w:instrText xml:space="preserve"> PAGEREF _Toc483830147 \h </w:instrText>
      </w:r>
      <w:r w:rsidR="0049033F" w:rsidRPr="00084951">
        <w:rPr>
          <w:rFonts w:ascii="Trebuchet MS" w:eastAsiaTheme="minorHAnsi" w:hAnsi="Trebuchet MS"/>
          <w:noProof/>
          <w:webHidden/>
        </w:rPr>
      </w:r>
      <w:r w:rsidR="0049033F" w:rsidRPr="00084951">
        <w:rPr>
          <w:rFonts w:ascii="Trebuchet MS" w:eastAsiaTheme="minorHAnsi" w:hAnsi="Trebuchet MS"/>
          <w:noProof/>
          <w:webHidden/>
          <w:rPrChange w:id="72" w:author="becky" w:date="2017-09-01T09:02:00Z">
            <w:rPr>
              <w:rFonts w:ascii="Trebuchet MS" w:eastAsiaTheme="minorHAnsi" w:hAnsi="Trebuchet MS"/>
              <w:noProof/>
              <w:webHidden/>
            </w:rPr>
          </w:rPrChange>
        </w:rPr>
        <w:fldChar w:fldCharType="separate"/>
      </w:r>
      <w:r w:rsidR="0049033F" w:rsidRPr="00E14B34">
        <w:rPr>
          <w:rFonts w:ascii="Trebuchet MS" w:eastAsiaTheme="minorHAnsi" w:hAnsi="Trebuchet MS"/>
          <w:noProof/>
          <w:webHidden/>
        </w:rPr>
        <w:t>46</w:t>
      </w:r>
      <w:r w:rsidR="0049033F" w:rsidRPr="00084951">
        <w:rPr>
          <w:rFonts w:ascii="Trebuchet MS" w:eastAsiaTheme="minorHAnsi" w:hAnsi="Trebuchet MS"/>
          <w:noProof/>
          <w:webHidden/>
        </w:rPr>
        <w:fldChar w:fldCharType="end"/>
      </w:r>
      <w:r w:rsidR="00756EBE" w:rsidRPr="00E92B33">
        <w:rPr>
          <w:rFonts w:ascii="Trebuchet MS" w:eastAsiaTheme="minorHAnsi" w:hAnsi="Trebuchet MS"/>
          <w:noProof/>
        </w:rPr>
        <w:fldChar w:fldCharType="end"/>
      </w:r>
    </w:p>
    <w:p w14:paraId="3D0EFA10" w14:textId="74AA3E0C" w:rsidR="0049033F" w:rsidRPr="00E14B34" w:rsidRDefault="00E14B34">
      <w:pPr>
        <w:pStyle w:val="aff5"/>
        <w:tabs>
          <w:tab w:val="right" w:leader="dot" w:pos="8495"/>
        </w:tabs>
        <w:ind w:left="1200" w:hanging="400"/>
        <w:rPr>
          <w:rFonts w:ascii="Trebuchet MS" w:eastAsiaTheme="minorHAnsi" w:hAnsi="Trebuchet MS" w:cstheme="minorBidi"/>
          <w:noProof/>
          <w:szCs w:val="22"/>
        </w:rPr>
      </w:pPr>
      <w:ins w:id="73" w:author="becky" w:date="2017-09-01T08:58:00Z">
        <w:r w:rsidRPr="00E14B34">
          <w:rPr>
            <w:rFonts w:ascii="Trebuchet MS" w:eastAsiaTheme="minorHAnsi" w:hAnsi="Trebuchet MS"/>
          </w:rPr>
          <w:fldChar w:fldCharType="begin"/>
        </w:r>
        <w:r w:rsidRPr="00E14B34">
          <w:rPr>
            <w:rFonts w:ascii="Trebuchet MS" w:eastAsiaTheme="minorHAnsi" w:hAnsi="Trebuchet MS"/>
          </w:rPr>
          <w:instrText xml:space="preserve"> REF _Ref492019656 \h </w:instrText>
        </w:r>
      </w:ins>
      <w:r>
        <w:rPr>
          <w:rFonts w:ascii="Trebuchet MS" w:eastAsiaTheme="minorHAnsi" w:hAnsi="Trebuchet MS"/>
        </w:rPr>
        <w:instrText xml:space="preserve"> \* MERGEFORMAT </w:instrText>
      </w:r>
      <w:r w:rsidRPr="00E14B34">
        <w:rPr>
          <w:rFonts w:ascii="Trebuchet MS" w:eastAsiaTheme="minorHAnsi" w:hAnsi="Trebuchet MS"/>
        </w:rPr>
      </w:r>
      <w:r w:rsidRPr="00E14B34">
        <w:rPr>
          <w:rFonts w:ascii="Trebuchet MS" w:eastAsiaTheme="minorHAnsi" w:hAnsi="Trebuchet MS"/>
          <w:rPrChange w:id="74" w:author="becky" w:date="2017-09-01T09:02:00Z">
            <w:rPr>
              <w:rFonts w:ascii="Trebuchet MS" w:eastAsiaTheme="minorHAnsi" w:hAnsi="Trebuchet MS"/>
            </w:rPr>
          </w:rPrChange>
        </w:rPr>
        <w:fldChar w:fldCharType="separate"/>
      </w:r>
      <w:ins w:id="75" w:author="becky" w:date="2017-09-01T08:58:00Z">
        <w:r w:rsidRPr="00E14B34">
          <w:rPr>
            <w:rFonts w:ascii="Trebuchet MS" w:eastAsiaTheme="minorHAnsi" w:hAnsi="Trebuchet MS"/>
            <w:rPrChange w:id="76" w:author="becky" w:date="2017-09-01T09:02:00Z">
              <w:rPr>
                <w:rFonts w:eastAsiaTheme="minorHAnsi"/>
              </w:rPr>
            </w:rPrChange>
          </w:rPr>
          <w:t xml:space="preserve">Figure </w:t>
        </w:r>
        <w:r w:rsidRPr="00E14B34">
          <w:rPr>
            <w:rFonts w:ascii="Trebuchet MS" w:eastAsiaTheme="minorHAnsi" w:hAnsi="Trebuchet MS"/>
            <w:noProof/>
            <w:rPrChange w:id="77" w:author="becky" w:date="2017-09-01T09:02:00Z">
              <w:rPr>
                <w:rFonts w:eastAsiaTheme="minorHAnsi"/>
                <w:noProof/>
              </w:rPr>
            </w:rPrChange>
          </w:rPr>
          <w:t>10</w:t>
        </w:r>
        <w:r w:rsidRPr="00E14B34">
          <w:rPr>
            <w:rFonts w:ascii="Trebuchet MS" w:eastAsiaTheme="minorHAnsi" w:hAnsi="Trebuchet MS"/>
            <w:rPrChange w:id="78" w:author="becky" w:date="2017-09-01T09:02:00Z">
              <w:rPr>
                <w:rFonts w:eastAsiaTheme="minorHAnsi"/>
              </w:rPr>
            </w:rPrChange>
          </w:rPr>
          <w:t xml:space="preserve"> IPRAW Operation Flow</w:t>
        </w:r>
        <w:r w:rsidRPr="00E14B34">
          <w:rPr>
            <w:rFonts w:ascii="Trebuchet MS" w:eastAsiaTheme="minorHAnsi" w:hAnsi="Trebuchet MS"/>
          </w:rPr>
          <w:fldChar w:fldCharType="end"/>
        </w:r>
      </w:ins>
      <w:r w:rsidR="00756EBE" w:rsidRPr="00E92B33">
        <w:rPr>
          <w:rFonts w:ascii="Trebuchet MS" w:eastAsiaTheme="minorHAnsi" w:hAnsi="Trebuchet MS"/>
        </w:rPr>
        <w:fldChar w:fldCharType="begin"/>
      </w:r>
      <w:r w:rsidR="00756EBE" w:rsidRPr="00E14B34">
        <w:rPr>
          <w:rFonts w:ascii="Trebuchet MS" w:eastAsiaTheme="minorHAnsi" w:hAnsi="Trebuchet MS"/>
        </w:rPr>
        <w:instrText xml:space="preserve"> HYPERLINK \l "_Toc483830148" </w:instrText>
      </w:r>
      <w:r w:rsidR="00756EBE" w:rsidRPr="00E92B33">
        <w:rPr>
          <w:rFonts w:ascii="Trebuchet MS" w:eastAsiaTheme="minorHAnsi" w:hAnsi="Trebuchet MS"/>
          <w:rPrChange w:id="79" w:author="becky" w:date="2017-09-01T09:02:00Z">
            <w:rPr>
              <w:rFonts w:ascii="Trebuchet MS" w:eastAsiaTheme="minorHAnsi" w:hAnsi="Trebuchet MS"/>
              <w:noProof/>
            </w:rPr>
          </w:rPrChange>
        </w:rPr>
        <w:fldChar w:fldCharType="separate"/>
      </w:r>
      <w:del w:id="80" w:author="becky" w:date="2017-09-01T08:58:00Z">
        <w:r w:rsidR="0049033F" w:rsidRPr="00E14B34" w:rsidDel="00E14B34">
          <w:rPr>
            <w:rStyle w:val="afa"/>
            <w:rFonts w:ascii="Trebuchet MS" w:eastAsiaTheme="minorHAnsi" w:hAnsi="Trebuchet MS"/>
            <w:noProof/>
          </w:rPr>
          <w:delText>Figure 10 . MACRAW Operation Flow</w:delText>
        </w:r>
      </w:del>
      <w:r w:rsidR="0049033F" w:rsidRPr="00E14B34">
        <w:rPr>
          <w:rFonts w:ascii="Trebuchet MS" w:eastAsiaTheme="minorHAnsi" w:hAnsi="Trebuchet MS"/>
          <w:noProof/>
          <w:webHidden/>
        </w:rPr>
        <w:tab/>
      </w:r>
      <w:r w:rsidR="0049033F" w:rsidRPr="00084951">
        <w:rPr>
          <w:rFonts w:ascii="Trebuchet MS" w:eastAsiaTheme="minorHAnsi" w:hAnsi="Trebuchet MS"/>
          <w:noProof/>
          <w:webHidden/>
        </w:rPr>
        <w:fldChar w:fldCharType="begin"/>
      </w:r>
      <w:r w:rsidR="0049033F" w:rsidRPr="00E14B34">
        <w:rPr>
          <w:rFonts w:ascii="Trebuchet MS" w:eastAsiaTheme="minorHAnsi" w:hAnsi="Trebuchet MS"/>
          <w:noProof/>
          <w:webHidden/>
        </w:rPr>
        <w:instrText xml:space="preserve"> PAGEREF _Toc483830148 \h </w:instrText>
      </w:r>
      <w:r w:rsidR="0049033F" w:rsidRPr="00084951">
        <w:rPr>
          <w:rFonts w:ascii="Trebuchet MS" w:eastAsiaTheme="minorHAnsi" w:hAnsi="Trebuchet MS"/>
          <w:noProof/>
          <w:webHidden/>
        </w:rPr>
      </w:r>
      <w:r w:rsidR="0049033F" w:rsidRPr="00084951">
        <w:rPr>
          <w:rFonts w:ascii="Trebuchet MS" w:eastAsiaTheme="minorHAnsi" w:hAnsi="Trebuchet MS"/>
          <w:noProof/>
          <w:webHidden/>
          <w:rPrChange w:id="81" w:author="becky" w:date="2017-09-01T09:02:00Z">
            <w:rPr>
              <w:rFonts w:ascii="Trebuchet MS" w:eastAsiaTheme="minorHAnsi" w:hAnsi="Trebuchet MS"/>
              <w:noProof/>
              <w:webHidden/>
            </w:rPr>
          </w:rPrChange>
        </w:rPr>
        <w:fldChar w:fldCharType="separate"/>
      </w:r>
      <w:r w:rsidR="0049033F" w:rsidRPr="00E14B34">
        <w:rPr>
          <w:rFonts w:ascii="Trebuchet MS" w:eastAsiaTheme="minorHAnsi" w:hAnsi="Trebuchet MS"/>
          <w:noProof/>
          <w:webHidden/>
        </w:rPr>
        <w:t>48</w:t>
      </w:r>
      <w:r w:rsidR="0049033F" w:rsidRPr="00084951">
        <w:rPr>
          <w:rFonts w:ascii="Trebuchet MS" w:eastAsiaTheme="minorHAnsi" w:hAnsi="Trebuchet MS"/>
          <w:noProof/>
          <w:webHidden/>
        </w:rPr>
        <w:fldChar w:fldCharType="end"/>
      </w:r>
      <w:r w:rsidR="00756EBE" w:rsidRPr="00E92B33">
        <w:rPr>
          <w:rFonts w:ascii="Trebuchet MS" w:eastAsiaTheme="minorHAnsi" w:hAnsi="Trebuchet MS"/>
          <w:noProof/>
        </w:rPr>
        <w:fldChar w:fldCharType="end"/>
      </w:r>
    </w:p>
    <w:p w14:paraId="029C0E0F" w14:textId="421B540F" w:rsidR="0049033F" w:rsidRPr="00E14B34" w:rsidRDefault="00E14B34">
      <w:pPr>
        <w:pStyle w:val="aff5"/>
        <w:tabs>
          <w:tab w:val="right" w:leader="dot" w:pos="8495"/>
        </w:tabs>
        <w:ind w:left="1200" w:hanging="400"/>
        <w:rPr>
          <w:rFonts w:ascii="Trebuchet MS" w:eastAsiaTheme="minorHAnsi" w:hAnsi="Trebuchet MS" w:cstheme="minorBidi"/>
          <w:noProof/>
          <w:szCs w:val="22"/>
        </w:rPr>
      </w:pPr>
      <w:ins w:id="82" w:author="becky" w:date="2017-09-01T08:58:00Z">
        <w:r w:rsidRPr="00E14B34">
          <w:rPr>
            <w:rFonts w:ascii="Trebuchet MS" w:eastAsiaTheme="minorHAnsi" w:hAnsi="Trebuchet MS"/>
          </w:rPr>
          <w:fldChar w:fldCharType="begin"/>
        </w:r>
        <w:r w:rsidRPr="00E14B34">
          <w:rPr>
            <w:rFonts w:ascii="Trebuchet MS" w:eastAsiaTheme="minorHAnsi" w:hAnsi="Trebuchet MS"/>
          </w:rPr>
          <w:instrText xml:space="preserve"> REF _Ref492019662 \h </w:instrText>
        </w:r>
      </w:ins>
      <w:r>
        <w:rPr>
          <w:rFonts w:ascii="Trebuchet MS" w:eastAsiaTheme="minorHAnsi" w:hAnsi="Trebuchet MS"/>
        </w:rPr>
        <w:instrText xml:space="preserve"> \* MERGEFORMAT </w:instrText>
      </w:r>
      <w:r w:rsidRPr="00E14B34">
        <w:rPr>
          <w:rFonts w:ascii="Trebuchet MS" w:eastAsiaTheme="minorHAnsi" w:hAnsi="Trebuchet MS"/>
        </w:rPr>
      </w:r>
      <w:r w:rsidRPr="00E14B34">
        <w:rPr>
          <w:rFonts w:ascii="Trebuchet MS" w:eastAsiaTheme="minorHAnsi" w:hAnsi="Trebuchet MS"/>
          <w:rPrChange w:id="83" w:author="becky" w:date="2017-09-01T09:02:00Z">
            <w:rPr>
              <w:rFonts w:ascii="Trebuchet MS" w:eastAsiaTheme="minorHAnsi" w:hAnsi="Trebuchet MS"/>
            </w:rPr>
          </w:rPrChange>
        </w:rPr>
        <w:fldChar w:fldCharType="separate"/>
      </w:r>
      <w:ins w:id="84" w:author="becky" w:date="2017-09-01T08:58:00Z">
        <w:r w:rsidRPr="00E14B34">
          <w:rPr>
            <w:rFonts w:ascii="Trebuchet MS" w:eastAsiaTheme="minorHAnsi" w:hAnsi="Trebuchet MS"/>
            <w:rPrChange w:id="85" w:author="becky" w:date="2017-09-01T09:02:00Z">
              <w:rPr>
                <w:rFonts w:eastAsiaTheme="minorHAnsi"/>
              </w:rPr>
            </w:rPrChange>
          </w:rPr>
          <w:t xml:space="preserve">Figure </w:t>
        </w:r>
        <w:r w:rsidRPr="00E14B34">
          <w:rPr>
            <w:rFonts w:ascii="Trebuchet MS" w:eastAsiaTheme="minorHAnsi" w:hAnsi="Trebuchet MS"/>
            <w:noProof/>
            <w:rPrChange w:id="86" w:author="becky" w:date="2017-09-01T09:02:00Z">
              <w:rPr>
                <w:rFonts w:eastAsiaTheme="minorHAnsi"/>
                <w:noProof/>
              </w:rPr>
            </w:rPrChange>
          </w:rPr>
          <w:t>11</w:t>
        </w:r>
        <w:r w:rsidRPr="00E14B34">
          <w:rPr>
            <w:rFonts w:ascii="Trebuchet MS" w:eastAsiaTheme="minorHAnsi" w:hAnsi="Trebuchet MS"/>
            <w:rPrChange w:id="87" w:author="becky" w:date="2017-09-01T09:02:00Z">
              <w:rPr>
                <w:rFonts w:eastAsiaTheme="minorHAnsi"/>
              </w:rPr>
            </w:rPrChange>
          </w:rPr>
          <w:t xml:space="preserve"> IPRAW Data in Socket Sending Packet</w:t>
        </w:r>
        <w:r w:rsidRPr="00E14B34">
          <w:rPr>
            <w:rFonts w:ascii="Trebuchet MS" w:eastAsiaTheme="minorHAnsi" w:hAnsi="Trebuchet MS"/>
          </w:rPr>
          <w:fldChar w:fldCharType="end"/>
        </w:r>
      </w:ins>
      <w:r w:rsidR="00756EBE" w:rsidRPr="00E92B33">
        <w:rPr>
          <w:rFonts w:ascii="Trebuchet MS" w:eastAsiaTheme="minorHAnsi" w:hAnsi="Trebuchet MS"/>
        </w:rPr>
        <w:fldChar w:fldCharType="begin"/>
      </w:r>
      <w:r w:rsidR="00756EBE" w:rsidRPr="00E14B34">
        <w:rPr>
          <w:rFonts w:ascii="Trebuchet MS" w:eastAsiaTheme="minorHAnsi" w:hAnsi="Trebuchet MS"/>
        </w:rPr>
        <w:instrText xml:space="preserve"> HYPERLINK "file:///D:\\Wiznet\\IOP4IoT\\W5100S\\DataSheet\\W5100S_DS_V100K_170526(</w:instrText>
      </w:r>
      <w:r w:rsidR="00756EBE" w:rsidRPr="00E14B34">
        <w:rPr>
          <w:rFonts w:ascii="Trebuchet MS" w:eastAsiaTheme="minorHAnsi" w:hAnsi="Trebuchet MS" w:hint="eastAsia"/>
        </w:rPr>
        <w:instrText>수정중</w:instrText>
      </w:r>
      <w:r w:rsidR="00756EBE" w:rsidRPr="00E14B34">
        <w:rPr>
          <w:rFonts w:ascii="Trebuchet MS" w:eastAsiaTheme="minorHAnsi" w:hAnsi="Trebuchet MS"/>
        </w:rPr>
        <w:instrText xml:space="preserve">).docx" \l "_Toc483830149" </w:instrText>
      </w:r>
      <w:r w:rsidR="00756EBE" w:rsidRPr="00E92B33">
        <w:rPr>
          <w:rFonts w:ascii="Trebuchet MS" w:eastAsiaTheme="minorHAnsi" w:hAnsi="Trebuchet MS"/>
          <w:rPrChange w:id="88" w:author="becky" w:date="2017-09-01T09:02:00Z">
            <w:rPr>
              <w:rFonts w:ascii="Trebuchet MS" w:eastAsiaTheme="minorHAnsi" w:hAnsi="Trebuchet MS"/>
              <w:noProof/>
            </w:rPr>
          </w:rPrChange>
        </w:rPr>
        <w:fldChar w:fldCharType="separate"/>
      </w:r>
      <w:del w:id="89" w:author="becky" w:date="2017-09-01T08:58:00Z">
        <w:r w:rsidR="0049033F" w:rsidRPr="00E14B34" w:rsidDel="00E14B34">
          <w:rPr>
            <w:rStyle w:val="afa"/>
            <w:rFonts w:ascii="Trebuchet MS" w:eastAsiaTheme="minorHAnsi" w:hAnsi="Trebuchet MS"/>
            <w:noProof/>
          </w:rPr>
          <w:delText>Figure 11 SCSn controlled by Host</w:delText>
        </w:r>
      </w:del>
      <w:r w:rsidR="0049033F" w:rsidRPr="00E14B34">
        <w:rPr>
          <w:rFonts w:ascii="Trebuchet MS" w:eastAsiaTheme="minorHAnsi" w:hAnsi="Trebuchet MS"/>
          <w:noProof/>
          <w:webHidden/>
        </w:rPr>
        <w:tab/>
      </w:r>
      <w:r w:rsidR="0049033F" w:rsidRPr="00084951">
        <w:rPr>
          <w:rFonts w:ascii="Trebuchet MS" w:eastAsiaTheme="minorHAnsi" w:hAnsi="Trebuchet MS"/>
          <w:noProof/>
          <w:webHidden/>
        </w:rPr>
        <w:fldChar w:fldCharType="begin"/>
      </w:r>
      <w:r w:rsidR="0049033F" w:rsidRPr="00E14B34">
        <w:rPr>
          <w:rFonts w:ascii="Trebuchet MS" w:eastAsiaTheme="minorHAnsi" w:hAnsi="Trebuchet MS"/>
          <w:noProof/>
          <w:webHidden/>
        </w:rPr>
        <w:instrText xml:space="preserve"> PAGEREF _Toc483830149 \h </w:instrText>
      </w:r>
      <w:r w:rsidR="0049033F" w:rsidRPr="00084951">
        <w:rPr>
          <w:rFonts w:ascii="Trebuchet MS" w:eastAsiaTheme="minorHAnsi" w:hAnsi="Trebuchet MS"/>
          <w:noProof/>
          <w:webHidden/>
        </w:rPr>
      </w:r>
      <w:r w:rsidR="0049033F" w:rsidRPr="00084951">
        <w:rPr>
          <w:rFonts w:ascii="Trebuchet MS" w:eastAsiaTheme="minorHAnsi" w:hAnsi="Trebuchet MS"/>
          <w:noProof/>
          <w:webHidden/>
          <w:rPrChange w:id="90" w:author="becky" w:date="2017-09-01T09:02:00Z">
            <w:rPr>
              <w:rFonts w:ascii="Trebuchet MS" w:eastAsiaTheme="minorHAnsi" w:hAnsi="Trebuchet MS"/>
              <w:noProof/>
              <w:webHidden/>
            </w:rPr>
          </w:rPrChange>
        </w:rPr>
        <w:fldChar w:fldCharType="separate"/>
      </w:r>
      <w:r w:rsidR="0049033F" w:rsidRPr="00E14B34">
        <w:rPr>
          <w:rFonts w:ascii="Trebuchet MS" w:eastAsiaTheme="minorHAnsi" w:hAnsi="Trebuchet MS"/>
          <w:noProof/>
          <w:webHidden/>
        </w:rPr>
        <w:t>55</w:t>
      </w:r>
      <w:r w:rsidR="0049033F" w:rsidRPr="00084951">
        <w:rPr>
          <w:rFonts w:ascii="Trebuchet MS" w:eastAsiaTheme="minorHAnsi" w:hAnsi="Trebuchet MS"/>
          <w:noProof/>
          <w:webHidden/>
        </w:rPr>
        <w:fldChar w:fldCharType="end"/>
      </w:r>
      <w:r w:rsidR="00756EBE" w:rsidRPr="00E92B33">
        <w:rPr>
          <w:rFonts w:ascii="Trebuchet MS" w:eastAsiaTheme="minorHAnsi" w:hAnsi="Trebuchet MS"/>
          <w:noProof/>
        </w:rPr>
        <w:fldChar w:fldCharType="end"/>
      </w:r>
    </w:p>
    <w:p w14:paraId="37D40B8C" w14:textId="2D74AD79" w:rsidR="0049033F" w:rsidRPr="00E14B34" w:rsidRDefault="00E14B34">
      <w:pPr>
        <w:pStyle w:val="aff5"/>
        <w:tabs>
          <w:tab w:val="right" w:leader="dot" w:pos="8495"/>
        </w:tabs>
        <w:ind w:left="1200" w:hanging="400"/>
        <w:rPr>
          <w:rFonts w:ascii="Trebuchet MS" w:eastAsiaTheme="minorHAnsi" w:hAnsi="Trebuchet MS" w:cstheme="minorBidi"/>
          <w:noProof/>
          <w:szCs w:val="22"/>
        </w:rPr>
      </w:pPr>
      <w:ins w:id="91" w:author="becky" w:date="2017-09-01T08:59:00Z">
        <w:r w:rsidRPr="00E14B34">
          <w:rPr>
            <w:rFonts w:ascii="Trebuchet MS" w:eastAsiaTheme="minorHAnsi" w:hAnsi="Trebuchet MS"/>
          </w:rPr>
          <w:fldChar w:fldCharType="begin"/>
        </w:r>
        <w:r w:rsidRPr="00E14B34">
          <w:rPr>
            <w:rFonts w:ascii="Trebuchet MS" w:eastAsiaTheme="minorHAnsi" w:hAnsi="Trebuchet MS"/>
          </w:rPr>
          <w:instrText xml:space="preserve"> REF _Ref492019674 \h </w:instrText>
        </w:r>
      </w:ins>
      <w:r>
        <w:rPr>
          <w:rFonts w:ascii="Trebuchet MS" w:eastAsiaTheme="minorHAnsi" w:hAnsi="Trebuchet MS"/>
        </w:rPr>
        <w:instrText xml:space="preserve"> \* MERGEFORMAT </w:instrText>
      </w:r>
      <w:r w:rsidRPr="00E14B34">
        <w:rPr>
          <w:rFonts w:ascii="Trebuchet MS" w:eastAsiaTheme="minorHAnsi" w:hAnsi="Trebuchet MS"/>
        </w:rPr>
      </w:r>
      <w:r w:rsidRPr="00E14B34">
        <w:rPr>
          <w:rFonts w:ascii="Trebuchet MS" w:eastAsiaTheme="minorHAnsi" w:hAnsi="Trebuchet MS"/>
          <w:rPrChange w:id="92" w:author="becky" w:date="2017-09-01T09:02:00Z">
            <w:rPr>
              <w:rFonts w:ascii="Trebuchet MS" w:eastAsiaTheme="minorHAnsi" w:hAnsi="Trebuchet MS"/>
            </w:rPr>
          </w:rPrChange>
        </w:rPr>
        <w:fldChar w:fldCharType="separate"/>
      </w:r>
      <w:ins w:id="93" w:author="becky" w:date="2017-09-01T08:59:00Z">
        <w:r w:rsidRPr="00E14B34">
          <w:rPr>
            <w:rFonts w:ascii="Trebuchet MS" w:eastAsiaTheme="minorHAnsi" w:hAnsi="Trebuchet MS"/>
            <w:rPrChange w:id="94" w:author="becky" w:date="2017-09-01T09:02:00Z">
              <w:rPr>
                <w:rFonts w:eastAsiaTheme="minorHAnsi"/>
              </w:rPr>
            </w:rPrChange>
          </w:rPr>
          <w:t xml:space="preserve">Figure </w:t>
        </w:r>
        <w:r w:rsidRPr="00E14B34">
          <w:rPr>
            <w:rFonts w:ascii="Trebuchet MS" w:eastAsiaTheme="minorHAnsi" w:hAnsi="Trebuchet MS"/>
            <w:noProof/>
            <w:rPrChange w:id="95" w:author="becky" w:date="2017-09-01T09:02:00Z">
              <w:rPr>
                <w:rFonts w:eastAsiaTheme="minorHAnsi"/>
                <w:noProof/>
              </w:rPr>
            </w:rPrChange>
          </w:rPr>
          <w:t>12</w:t>
        </w:r>
        <w:r w:rsidRPr="00E14B34">
          <w:rPr>
            <w:rFonts w:ascii="Trebuchet MS" w:eastAsiaTheme="minorHAnsi" w:hAnsi="Trebuchet MS"/>
            <w:rPrChange w:id="96" w:author="becky" w:date="2017-09-01T09:02:00Z">
              <w:rPr>
                <w:rFonts w:eastAsiaTheme="minorHAnsi"/>
              </w:rPr>
            </w:rPrChange>
          </w:rPr>
          <w:t xml:space="preserve"> Received Data in IPRAW Mode SOCKET RX Buffer Block</w:t>
        </w:r>
        <w:r w:rsidRPr="00E14B34">
          <w:rPr>
            <w:rFonts w:ascii="Trebuchet MS" w:eastAsiaTheme="minorHAnsi" w:hAnsi="Trebuchet MS"/>
          </w:rPr>
          <w:fldChar w:fldCharType="end"/>
        </w:r>
      </w:ins>
      <w:r w:rsidR="00756EBE" w:rsidRPr="00E92B33">
        <w:rPr>
          <w:rFonts w:ascii="Trebuchet MS" w:eastAsiaTheme="minorHAnsi" w:hAnsi="Trebuchet MS"/>
        </w:rPr>
        <w:fldChar w:fldCharType="begin"/>
      </w:r>
      <w:r w:rsidR="00756EBE" w:rsidRPr="00E14B34">
        <w:rPr>
          <w:rFonts w:ascii="Trebuchet MS" w:eastAsiaTheme="minorHAnsi" w:hAnsi="Trebuchet MS"/>
        </w:rPr>
        <w:instrText xml:space="preserve"> HYPERLINK "file:///D:\\Wiznet\\IOP4IoT\\W5100S\\DataSheet\\W5100S_DS_V100K_170526(</w:instrText>
      </w:r>
      <w:r w:rsidR="00756EBE" w:rsidRPr="00E14B34">
        <w:rPr>
          <w:rFonts w:ascii="Trebuchet MS" w:eastAsiaTheme="minorHAnsi" w:hAnsi="Trebuchet MS" w:hint="eastAsia"/>
        </w:rPr>
        <w:instrText>수정중</w:instrText>
      </w:r>
      <w:r w:rsidR="00756EBE" w:rsidRPr="00E14B34">
        <w:rPr>
          <w:rFonts w:ascii="Trebuchet MS" w:eastAsiaTheme="minorHAnsi" w:hAnsi="Trebuchet MS"/>
        </w:rPr>
        <w:instrText xml:space="preserve">).docx" \l "_Toc483830150" </w:instrText>
      </w:r>
      <w:r w:rsidR="00756EBE" w:rsidRPr="00E92B33">
        <w:rPr>
          <w:rFonts w:ascii="Trebuchet MS" w:eastAsiaTheme="minorHAnsi" w:hAnsi="Trebuchet MS"/>
          <w:rPrChange w:id="97" w:author="becky" w:date="2017-09-01T09:02:00Z">
            <w:rPr>
              <w:rFonts w:ascii="Trebuchet MS" w:eastAsiaTheme="minorHAnsi" w:hAnsi="Trebuchet MS"/>
              <w:noProof/>
            </w:rPr>
          </w:rPrChange>
        </w:rPr>
        <w:fldChar w:fldCharType="separate"/>
      </w:r>
      <w:del w:id="98" w:author="becky" w:date="2017-09-01T08:59:00Z">
        <w:r w:rsidR="0049033F" w:rsidRPr="00E14B34" w:rsidDel="00E14B34">
          <w:rPr>
            <w:rStyle w:val="afa"/>
            <w:rFonts w:ascii="Trebuchet MS" w:eastAsiaTheme="minorHAnsi" w:hAnsi="Trebuchet MS"/>
            <w:noProof/>
          </w:rPr>
          <w:delText>Figure 12 SCSn is always connected by Ground</w:delText>
        </w:r>
      </w:del>
      <w:r w:rsidR="0049033F" w:rsidRPr="00E14B34">
        <w:rPr>
          <w:rFonts w:ascii="Trebuchet MS" w:eastAsiaTheme="minorHAnsi" w:hAnsi="Trebuchet MS"/>
          <w:noProof/>
          <w:webHidden/>
        </w:rPr>
        <w:tab/>
      </w:r>
      <w:r w:rsidR="0049033F" w:rsidRPr="00084951">
        <w:rPr>
          <w:rFonts w:ascii="Trebuchet MS" w:eastAsiaTheme="minorHAnsi" w:hAnsi="Trebuchet MS"/>
          <w:noProof/>
          <w:webHidden/>
        </w:rPr>
        <w:fldChar w:fldCharType="begin"/>
      </w:r>
      <w:r w:rsidR="0049033F" w:rsidRPr="00E14B34">
        <w:rPr>
          <w:rFonts w:ascii="Trebuchet MS" w:eastAsiaTheme="minorHAnsi" w:hAnsi="Trebuchet MS"/>
          <w:noProof/>
          <w:webHidden/>
        </w:rPr>
        <w:instrText xml:space="preserve"> PAGEREF _Toc483830150 \h </w:instrText>
      </w:r>
      <w:r w:rsidR="0049033F" w:rsidRPr="00084951">
        <w:rPr>
          <w:rFonts w:ascii="Trebuchet MS" w:eastAsiaTheme="minorHAnsi" w:hAnsi="Trebuchet MS"/>
          <w:noProof/>
          <w:webHidden/>
        </w:rPr>
      </w:r>
      <w:r w:rsidR="0049033F" w:rsidRPr="00084951">
        <w:rPr>
          <w:rFonts w:ascii="Trebuchet MS" w:eastAsiaTheme="minorHAnsi" w:hAnsi="Trebuchet MS"/>
          <w:noProof/>
          <w:webHidden/>
          <w:rPrChange w:id="99" w:author="becky" w:date="2017-09-01T09:02:00Z">
            <w:rPr>
              <w:rFonts w:ascii="Trebuchet MS" w:eastAsiaTheme="minorHAnsi" w:hAnsi="Trebuchet MS"/>
              <w:noProof/>
              <w:webHidden/>
            </w:rPr>
          </w:rPrChange>
        </w:rPr>
        <w:fldChar w:fldCharType="separate"/>
      </w:r>
      <w:r w:rsidR="0049033F" w:rsidRPr="00E14B34">
        <w:rPr>
          <w:rFonts w:ascii="Trebuchet MS" w:eastAsiaTheme="minorHAnsi" w:hAnsi="Trebuchet MS"/>
          <w:noProof/>
          <w:webHidden/>
        </w:rPr>
        <w:t>56</w:t>
      </w:r>
      <w:r w:rsidR="0049033F" w:rsidRPr="00084951">
        <w:rPr>
          <w:rFonts w:ascii="Trebuchet MS" w:eastAsiaTheme="minorHAnsi" w:hAnsi="Trebuchet MS"/>
          <w:noProof/>
          <w:webHidden/>
        </w:rPr>
        <w:fldChar w:fldCharType="end"/>
      </w:r>
      <w:r w:rsidR="00756EBE" w:rsidRPr="00E92B33">
        <w:rPr>
          <w:rFonts w:ascii="Trebuchet MS" w:eastAsiaTheme="minorHAnsi" w:hAnsi="Trebuchet MS"/>
          <w:noProof/>
        </w:rPr>
        <w:fldChar w:fldCharType="end"/>
      </w:r>
    </w:p>
    <w:p w14:paraId="5CCBD93E" w14:textId="702FD59E" w:rsidR="0049033F" w:rsidRPr="00E14B34" w:rsidRDefault="00E14B34">
      <w:pPr>
        <w:pStyle w:val="aff5"/>
        <w:tabs>
          <w:tab w:val="right" w:leader="dot" w:pos="8495"/>
        </w:tabs>
        <w:ind w:left="1200" w:hanging="400"/>
        <w:rPr>
          <w:rFonts w:ascii="Trebuchet MS" w:eastAsiaTheme="minorHAnsi" w:hAnsi="Trebuchet MS" w:cstheme="minorBidi"/>
          <w:noProof/>
          <w:szCs w:val="22"/>
        </w:rPr>
      </w:pPr>
      <w:ins w:id="100" w:author="becky" w:date="2017-09-01T08:59:00Z">
        <w:r w:rsidRPr="00E14B34">
          <w:rPr>
            <w:rFonts w:ascii="Trebuchet MS" w:eastAsiaTheme="minorHAnsi" w:hAnsi="Trebuchet MS"/>
          </w:rPr>
          <w:fldChar w:fldCharType="begin"/>
        </w:r>
        <w:r w:rsidRPr="00E14B34">
          <w:rPr>
            <w:rFonts w:ascii="Trebuchet MS" w:eastAsiaTheme="minorHAnsi" w:hAnsi="Trebuchet MS"/>
          </w:rPr>
          <w:instrText xml:space="preserve"> REF _Ref488937928 \h </w:instrText>
        </w:r>
      </w:ins>
      <w:r>
        <w:rPr>
          <w:rFonts w:ascii="Trebuchet MS" w:eastAsiaTheme="minorHAnsi" w:hAnsi="Trebuchet MS"/>
        </w:rPr>
        <w:instrText xml:space="preserve"> \* MERGEFORMAT </w:instrText>
      </w:r>
      <w:r w:rsidRPr="00E14B34">
        <w:rPr>
          <w:rFonts w:ascii="Trebuchet MS" w:eastAsiaTheme="minorHAnsi" w:hAnsi="Trebuchet MS"/>
        </w:rPr>
      </w:r>
      <w:r w:rsidRPr="00E14B34">
        <w:rPr>
          <w:rFonts w:ascii="Trebuchet MS" w:eastAsiaTheme="minorHAnsi" w:hAnsi="Trebuchet MS"/>
          <w:rPrChange w:id="101" w:author="becky" w:date="2017-09-01T09:02:00Z">
            <w:rPr>
              <w:rFonts w:ascii="Trebuchet MS" w:eastAsiaTheme="minorHAnsi" w:hAnsi="Trebuchet MS"/>
            </w:rPr>
          </w:rPrChange>
        </w:rPr>
        <w:fldChar w:fldCharType="separate"/>
      </w:r>
      <w:ins w:id="102" w:author="becky" w:date="2017-09-01T08:59:00Z">
        <w:r w:rsidRPr="00E14B34">
          <w:rPr>
            <w:rFonts w:ascii="Trebuchet MS" w:eastAsiaTheme="minorHAnsi" w:hAnsi="Trebuchet MS"/>
            <w:rPrChange w:id="103" w:author="becky" w:date="2017-09-01T09:02:00Z">
              <w:rPr>
                <w:rFonts w:eastAsiaTheme="minorHAnsi"/>
              </w:rPr>
            </w:rPrChange>
          </w:rPr>
          <w:t xml:space="preserve">Figure </w:t>
        </w:r>
        <w:r w:rsidRPr="00E14B34">
          <w:rPr>
            <w:rFonts w:ascii="Trebuchet MS" w:eastAsiaTheme="minorHAnsi" w:hAnsi="Trebuchet MS"/>
            <w:noProof/>
            <w:rPrChange w:id="104" w:author="becky" w:date="2017-09-01T09:02:00Z">
              <w:rPr>
                <w:rFonts w:eastAsiaTheme="minorHAnsi"/>
                <w:noProof/>
              </w:rPr>
            </w:rPrChange>
          </w:rPr>
          <w:t>13</w:t>
        </w:r>
        <w:r w:rsidRPr="00E14B34">
          <w:rPr>
            <w:rFonts w:ascii="Trebuchet MS" w:eastAsiaTheme="minorHAnsi" w:hAnsi="Trebuchet MS"/>
            <w:rPrChange w:id="105" w:author="becky" w:date="2017-09-01T09:02:00Z">
              <w:rPr>
                <w:rFonts w:eastAsiaTheme="minorHAnsi"/>
              </w:rPr>
            </w:rPrChange>
          </w:rPr>
          <w:t xml:space="preserve"> Ethernet TCP/IP stack with OSI 7 Layers</w:t>
        </w:r>
        <w:r w:rsidRPr="00E14B34">
          <w:rPr>
            <w:rFonts w:ascii="Trebuchet MS" w:eastAsiaTheme="minorHAnsi" w:hAnsi="Trebuchet MS"/>
          </w:rPr>
          <w:fldChar w:fldCharType="end"/>
        </w:r>
      </w:ins>
      <w:r w:rsidR="00756EBE" w:rsidRPr="00E92B33">
        <w:rPr>
          <w:rFonts w:ascii="Trebuchet MS" w:eastAsiaTheme="minorHAnsi" w:hAnsi="Trebuchet MS"/>
        </w:rPr>
        <w:fldChar w:fldCharType="begin"/>
      </w:r>
      <w:r w:rsidR="00756EBE" w:rsidRPr="00E14B34">
        <w:rPr>
          <w:rFonts w:ascii="Trebuchet MS" w:eastAsiaTheme="minorHAnsi" w:hAnsi="Trebuchet MS"/>
        </w:rPr>
        <w:instrText xml:space="preserve"> HYPERLINK "file:///D:\\Wiznet\\IOP4IoT\\W5100S\\DataSheet\\W5100S_DS_V100K_170526(</w:instrText>
      </w:r>
      <w:r w:rsidR="00756EBE" w:rsidRPr="00E14B34">
        <w:rPr>
          <w:rFonts w:ascii="Trebuchet MS" w:eastAsiaTheme="minorHAnsi" w:hAnsi="Trebuchet MS" w:hint="eastAsia"/>
        </w:rPr>
        <w:instrText>수정중</w:instrText>
      </w:r>
      <w:r w:rsidR="00756EBE" w:rsidRPr="00E14B34">
        <w:rPr>
          <w:rFonts w:ascii="Trebuchet MS" w:eastAsiaTheme="minorHAnsi" w:hAnsi="Trebuchet MS"/>
        </w:rPr>
        <w:instrText xml:space="preserve">).docx" \l "_Toc483830151" </w:instrText>
      </w:r>
      <w:r w:rsidR="00756EBE" w:rsidRPr="00E92B33">
        <w:rPr>
          <w:rFonts w:ascii="Trebuchet MS" w:eastAsiaTheme="minorHAnsi" w:hAnsi="Trebuchet MS"/>
          <w:rPrChange w:id="106" w:author="becky" w:date="2017-09-01T09:02:00Z">
            <w:rPr>
              <w:rFonts w:ascii="Trebuchet MS" w:eastAsiaTheme="minorHAnsi" w:hAnsi="Trebuchet MS"/>
              <w:noProof/>
            </w:rPr>
          </w:rPrChange>
        </w:rPr>
        <w:fldChar w:fldCharType="separate"/>
      </w:r>
      <w:del w:id="107" w:author="becky" w:date="2017-09-01T08:59:00Z">
        <w:r w:rsidR="0049033F" w:rsidRPr="00E14B34" w:rsidDel="00E14B34">
          <w:rPr>
            <w:rStyle w:val="afa"/>
            <w:rFonts w:ascii="Trebuchet MS" w:eastAsiaTheme="minorHAnsi" w:hAnsi="Trebuchet MS"/>
            <w:noProof/>
          </w:rPr>
          <w:delText>Figure 13 SPI Mode 0 &amp; 3</w:delText>
        </w:r>
      </w:del>
      <w:r w:rsidR="0049033F" w:rsidRPr="00E14B34">
        <w:rPr>
          <w:rFonts w:ascii="Trebuchet MS" w:eastAsiaTheme="minorHAnsi" w:hAnsi="Trebuchet MS"/>
          <w:noProof/>
          <w:webHidden/>
        </w:rPr>
        <w:tab/>
      </w:r>
      <w:r w:rsidR="0049033F" w:rsidRPr="00084951">
        <w:rPr>
          <w:rFonts w:ascii="Trebuchet MS" w:eastAsiaTheme="minorHAnsi" w:hAnsi="Trebuchet MS"/>
          <w:noProof/>
          <w:webHidden/>
        </w:rPr>
        <w:fldChar w:fldCharType="begin"/>
      </w:r>
      <w:r w:rsidR="0049033F" w:rsidRPr="00E14B34">
        <w:rPr>
          <w:rFonts w:ascii="Trebuchet MS" w:eastAsiaTheme="minorHAnsi" w:hAnsi="Trebuchet MS"/>
          <w:noProof/>
          <w:webHidden/>
        </w:rPr>
        <w:instrText xml:space="preserve"> PAGEREF _Toc483830151 \h </w:instrText>
      </w:r>
      <w:r w:rsidR="0049033F" w:rsidRPr="00084951">
        <w:rPr>
          <w:rFonts w:ascii="Trebuchet MS" w:eastAsiaTheme="minorHAnsi" w:hAnsi="Trebuchet MS"/>
          <w:noProof/>
          <w:webHidden/>
        </w:rPr>
      </w:r>
      <w:r w:rsidR="0049033F" w:rsidRPr="00084951">
        <w:rPr>
          <w:rFonts w:ascii="Trebuchet MS" w:eastAsiaTheme="minorHAnsi" w:hAnsi="Trebuchet MS"/>
          <w:noProof/>
          <w:webHidden/>
          <w:rPrChange w:id="108" w:author="becky" w:date="2017-09-01T09:02:00Z">
            <w:rPr>
              <w:rFonts w:ascii="Trebuchet MS" w:eastAsiaTheme="minorHAnsi" w:hAnsi="Trebuchet MS"/>
              <w:noProof/>
              <w:webHidden/>
            </w:rPr>
          </w:rPrChange>
        </w:rPr>
        <w:fldChar w:fldCharType="separate"/>
      </w:r>
      <w:r w:rsidR="0049033F" w:rsidRPr="00E14B34">
        <w:rPr>
          <w:rFonts w:ascii="Trebuchet MS" w:eastAsiaTheme="minorHAnsi" w:hAnsi="Trebuchet MS"/>
          <w:noProof/>
          <w:webHidden/>
        </w:rPr>
        <w:t>56</w:t>
      </w:r>
      <w:r w:rsidR="0049033F" w:rsidRPr="00084951">
        <w:rPr>
          <w:rFonts w:ascii="Trebuchet MS" w:eastAsiaTheme="minorHAnsi" w:hAnsi="Trebuchet MS"/>
          <w:noProof/>
          <w:webHidden/>
        </w:rPr>
        <w:fldChar w:fldCharType="end"/>
      </w:r>
      <w:r w:rsidR="00756EBE" w:rsidRPr="00E92B33">
        <w:rPr>
          <w:rFonts w:ascii="Trebuchet MS" w:eastAsiaTheme="minorHAnsi" w:hAnsi="Trebuchet MS"/>
          <w:noProof/>
        </w:rPr>
        <w:fldChar w:fldCharType="end"/>
      </w:r>
    </w:p>
    <w:p w14:paraId="135A1923" w14:textId="7623065B" w:rsidR="0049033F" w:rsidRPr="00E14B34" w:rsidRDefault="00E14B34">
      <w:pPr>
        <w:pStyle w:val="aff5"/>
        <w:tabs>
          <w:tab w:val="right" w:leader="dot" w:pos="8495"/>
        </w:tabs>
        <w:ind w:left="1200" w:hanging="400"/>
        <w:rPr>
          <w:rFonts w:ascii="Trebuchet MS" w:eastAsiaTheme="minorHAnsi" w:hAnsi="Trebuchet MS" w:cstheme="minorBidi"/>
          <w:noProof/>
          <w:szCs w:val="22"/>
        </w:rPr>
      </w:pPr>
      <w:ins w:id="109" w:author="becky" w:date="2017-09-01T08:59:00Z">
        <w:r w:rsidRPr="00E14B34">
          <w:rPr>
            <w:rFonts w:ascii="Trebuchet MS" w:eastAsiaTheme="minorHAnsi" w:hAnsi="Trebuchet MS"/>
          </w:rPr>
          <w:fldChar w:fldCharType="begin"/>
        </w:r>
        <w:r w:rsidRPr="00E14B34">
          <w:rPr>
            <w:rFonts w:ascii="Trebuchet MS" w:eastAsiaTheme="minorHAnsi" w:hAnsi="Trebuchet MS"/>
          </w:rPr>
          <w:instrText xml:space="preserve"> REF _Ref488931452 \h </w:instrText>
        </w:r>
      </w:ins>
      <w:r>
        <w:rPr>
          <w:rFonts w:ascii="Trebuchet MS" w:eastAsiaTheme="minorHAnsi" w:hAnsi="Trebuchet MS"/>
        </w:rPr>
        <w:instrText xml:space="preserve"> \* MERGEFORMAT </w:instrText>
      </w:r>
      <w:r w:rsidRPr="00E14B34">
        <w:rPr>
          <w:rFonts w:ascii="Trebuchet MS" w:eastAsiaTheme="minorHAnsi" w:hAnsi="Trebuchet MS"/>
        </w:rPr>
      </w:r>
      <w:r w:rsidRPr="00E14B34">
        <w:rPr>
          <w:rFonts w:ascii="Trebuchet MS" w:eastAsiaTheme="minorHAnsi" w:hAnsi="Trebuchet MS"/>
          <w:rPrChange w:id="110" w:author="becky" w:date="2017-09-01T09:02:00Z">
            <w:rPr>
              <w:rFonts w:ascii="Trebuchet MS" w:eastAsiaTheme="minorHAnsi" w:hAnsi="Trebuchet MS"/>
            </w:rPr>
          </w:rPrChange>
        </w:rPr>
        <w:fldChar w:fldCharType="separate"/>
      </w:r>
      <w:ins w:id="111" w:author="becky" w:date="2017-09-01T08:59:00Z">
        <w:r w:rsidRPr="00E14B34">
          <w:rPr>
            <w:rFonts w:ascii="Trebuchet MS" w:eastAsiaTheme="minorHAnsi" w:hAnsi="Trebuchet MS"/>
            <w:rPrChange w:id="112" w:author="becky" w:date="2017-09-01T09:02:00Z">
              <w:rPr>
                <w:rFonts w:eastAsiaTheme="minorHAnsi"/>
              </w:rPr>
            </w:rPrChange>
          </w:rPr>
          <w:t xml:space="preserve">Figure </w:t>
        </w:r>
        <w:r w:rsidRPr="00E14B34">
          <w:rPr>
            <w:rFonts w:ascii="Trebuchet MS" w:eastAsiaTheme="minorHAnsi" w:hAnsi="Trebuchet MS"/>
            <w:noProof/>
            <w:rPrChange w:id="113" w:author="becky" w:date="2017-09-01T09:02:00Z">
              <w:rPr>
                <w:rFonts w:eastAsiaTheme="minorHAnsi"/>
                <w:noProof/>
              </w:rPr>
            </w:rPrChange>
          </w:rPr>
          <w:t>14</w:t>
        </w:r>
        <w:r w:rsidRPr="00E14B34">
          <w:rPr>
            <w:rFonts w:ascii="Trebuchet MS" w:eastAsiaTheme="minorHAnsi" w:hAnsi="Trebuchet MS"/>
            <w:rPrChange w:id="114" w:author="becky" w:date="2017-09-01T09:02:00Z">
              <w:rPr>
                <w:rFonts w:eastAsiaTheme="minorHAnsi"/>
              </w:rPr>
            </w:rPrChange>
          </w:rPr>
          <w:t xml:space="preserve"> Ethernet Frame</w:t>
        </w:r>
        <w:r w:rsidRPr="00E14B34">
          <w:rPr>
            <w:rFonts w:ascii="Trebuchet MS" w:eastAsiaTheme="minorHAnsi" w:hAnsi="Trebuchet MS"/>
          </w:rPr>
          <w:fldChar w:fldCharType="end"/>
        </w:r>
      </w:ins>
      <w:r w:rsidR="00756EBE" w:rsidRPr="00E92B33">
        <w:rPr>
          <w:rFonts w:ascii="Trebuchet MS" w:eastAsiaTheme="minorHAnsi" w:hAnsi="Trebuchet MS"/>
        </w:rPr>
        <w:fldChar w:fldCharType="begin"/>
      </w:r>
      <w:r w:rsidR="00756EBE" w:rsidRPr="00E14B34">
        <w:rPr>
          <w:rFonts w:ascii="Trebuchet MS" w:eastAsiaTheme="minorHAnsi" w:hAnsi="Trebuchet MS"/>
        </w:rPr>
        <w:instrText xml:space="preserve"> HYPERLINK "file:///D:\\Wiznet\\IOP4IoT\\W5100S\\DataSheet\\W5100S_DS_V100K_170526(</w:instrText>
      </w:r>
      <w:r w:rsidR="00756EBE" w:rsidRPr="00E14B34">
        <w:rPr>
          <w:rFonts w:ascii="Trebuchet MS" w:eastAsiaTheme="minorHAnsi" w:hAnsi="Trebuchet MS" w:hint="eastAsia"/>
        </w:rPr>
        <w:instrText>수정중</w:instrText>
      </w:r>
      <w:r w:rsidR="00756EBE" w:rsidRPr="00E14B34">
        <w:rPr>
          <w:rFonts w:ascii="Trebuchet MS" w:eastAsiaTheme="minorHAnsi" w:hAnsi="Trebuchet MS"/>
        </w:rPr>
        <w:instrText xml:space="preserve">).docx" \l "_Toc483830152" </w:instrText>
      </w:r>
      <w:r w:rsidR="00756EBE" w:rsidRPr="00E92B33">
        <w:rPr>
          <w:rFonts w:ascii="Trebuchet MS" w:eastAsiaTheme="minorHAnsi" w:hAnsi="Trebuchet MS"/>
          <w:rPrChange w:id="115" w:author="becky" w:date="2017-09-01T09:02:00Z">
            <w:rPr>
              <w:rFonts w:ascii="Trebuchet MS" w:eastAsiaTheme="minorHAnsi" w:hAnsi="Trebuchet MS"/>
              <w:noProof/>
            </w:rPr>
          </w:rPrChange>
        </w:rPr>
        <w:fldChar w:fldCharType="separate"/>
      </w:r>
      <w:del w:id="116" w:author="becky" w:date="2017-09-01T08:59:00Z">
        <w:r w:rsidR="0049033F" w:rsidRPr="00E14B34" w:rsidDel="00E14B34">
          <w:rPr>
            <w:rStyle w:val="afa"/>
            <w:rFonts w:ascii="Trebuchet MS" w:eastAsiaTheme="minorHAnsi" w:hAnsi="Trebuchet MS"/>
            <w:noProof/>
          </w:rPr>
          <w:delText>Figure 14 W5100 Mode SPI Frame</w:delText>
        </w:r>
      </w:del>
      <w:r w:rsidR="0049033F" w:rsidRPr="00E14B34">
        <w:rPr>
          <w:rFonts w:ascii="Trebuchet MS" w:eastAsiaTheme="minorHAnsi" w:hAnsi="Trebuchet MS"/>
          <w:noProof/>
          <w:webHidden/>
        </w:rPr>
        <w:tab/>
      </w:r>
      <w:r w:rsidR="0049033F" w:rsidRPr="00084951">
        <w:rPr>
          <w:rFonts w:ascii="Trebuchet MS" w:eastAsiaTheme="minorHAnsi" w:hAnsi="Trebuchet MS"/>
          <w:noProof/>
          <w:webHidden/>
        </w:rPr>
        <w:fldChar w:fldCharType="begin"/>
      </w:r>
      <w:r w:rsidR="0049033F" w:rsidRPr="00E14B34">
        <w:rPr>
          <w:rFonts w:ascii="Trebuchet MS" w:eastAsiaTheme="minorHAnsi" w:hAnsi="Trebuchet MS"/>
          <w:noProof/>
          <w:webHidden/>
        </w:rPr>
        <w:instrText xml:space="preserve"> PAGEREF _Toc483830152 \h </w:instrText>
      </w:r>
      <w:r w:rsidR="0049033F" w:rsidRPr="00084951">
        <w:rPr>
          <w:rFonts w:ascii="Trebuchet MS" w:eastAsiaTheme="minorHAnsi" w:hAnsi="Trebuchet MS"/>
          <w:noProof/>
          <w:webHidden/>
        </w:rPr>
      </w:r>
      <w:r w:rsidR="0049033F" w:rsidRPr="00084951">
        <w:rPr>
          <w:rFonts w:ascii="Trebuchet MS" w:eastAsiaTheme="minorHAnsi" w:hAnsi="Trebuchet MS"/>
          <w:noProof/>
          <w:webHidden/>
          <w:rPrChange w:id="117" w:author="becky" w:date="2017-09-01T09:02:00Z">
            <w:rPr>
              <w:rFonts w:ascii="Trebuchet MS" w:eastAsiaTheme="minorHAnsi" w:hAnsi="Trebuchet MS"/>
              <w:noProof/>
              <w:webHidden/>
            </w:rPr>
          </w:rPrChange>
        </w:rPr>
        <w:fldChar w:fldCharType="separate"/>
      </w:r>
      <w:r w:rsidR="0049033F" w:rsidRPr="00E14B34">
        <w:rPr>
          <w:rFonts w:ascii="Trebuchet MS" w:eastAsiaTheme="minorHAnsi" w:hAnsi="Trebuchet MS"/>
          <w:noProof/>
          <w:webHidden/>
        </w:rPr>
        <w:t>57</w:t>
      </w:r>
      <w:r w:rsidR="0049033F" w:rsidRPr="00084951">
        <w:rPr>
          <w:rFonts w:ascii="Trebuchet MS" w:eastAsiaTheme="minorHAnsi" w:hAnsi="Trebuchet MS"/>
          <w:noProof/>
          <w:webHidden/>
        </w:rPr>
        <w:fldChar w:fldCharType="end"/>
      </w:r>
      <w:r w:rsidR="00756EBE" w:rsidRPr="00E92B33">
        <w:rPr>
          <w:rFonts w:ascii="Trebuchet MS" w:eastAsiaTheme="minorHAnsi" w:hAnsi="Trebuchet MS"/>
          <w:noProof/>
        </w:rPr>
        <w:fldChar w:fldCharType="end"/>
      </w:r>
    </w:p>
    <w:p w14:paraId="0282FFA0" w14:textId="38B7C9EB" w:rsidR="0049033F" w:rsidRPr="00E14B34" w:rsidRDefault="00E14B34">
      <w:pPr>
        <w:pStyle w:val="aff5"/>
        <w:tabs>
          <w:tab w:val="right" w:leader="dot" w:pos="8495"/>
        </w:tabs>
        <w:ind w:left="1200" w:hanging="400"/>
        <w:rPr>
          <w:rFonts w:ascii="Trebuchet MS" w:eastAsiaTheme="minorHAnsi" w:hAnsi="Trebuchet MS" w:cstheme="minorBidi"/>
          <w:noProof/>
          <w:szCs w:val="22"/>
        </w:rPr>
      </w:pPr>
      <w:ins w:id="118" w:author="becky" w:date="2017-09-01T08:59:00Z">
        <w:r w:rsidRPr="00E14B34">
          <w:rPr>
            <w:rFonts w:ascii="Trebuchet MS" w:eastAsiaTheme="minorHAnsi" w:hAnsi="Trebuchet MS"/>
          </w:rPr>
          <w:fldChar w:fldCharType="begin"/>
        </w:r>
        <w:r w:rsidRPr="00E14B34">
          <w:rPr>
            <w:rFonts w:ascii="Trebuchet MS" w:eastAsiaTheme="minorHAnsi" w:hAnsi="Trebuchet MS"/>
          </w:rPr>
          <w:instrText xml:space="preserve"> REF _Ref492019693 \h </w:instrText>
        </w:r>
      </w:ins>
      <w:r>
        <w:rPr>
          <w:rFonts w:ascii="Trebuchet MS" w:eastAsiaTheme="minorHAnsi" w:hAnsi="Trebuchet MS"/>
        </w:rPr>
        <w:instrText xml:space="preserve"> \* MERGEFORMAT </w:instrText>
      </w:r>
      <w:r w:rsidRPr="00E14B34">
        <w:rPr>
          <w:rFonts w:ascii="Trebuchet MS" w:eastAsiaTheme="minorHAnsi" w:hAnsi="Trebuchet MS"/>
        </w:rPr>
      </w:r>
      <w:r w:rsidRPr="00E14B34">
        <w:rPr>
          <w:rFonts w:ascii="Trebuchet MS" w:eastAsiaTheme="minorHAnsi" w:hAnsi="Trebuchet MS"/>
          <w:rPrChange w:id="119" w:author="becky" w:date="2017-09-01T09:02:00Z">
            <w:rPr>
              <w:rFonts w:ascii="Trebuchet MS" w:eastAsiaTheme="minorHAnsi" w:hAnsi="Trebuchet MS"/>
            </w:rPr>
          </w:rPrChange>
        </w:rPr>
        <w:fldChar w:fldCharType="separate"/>
      </w:r>
      <w:ins w:id="120" w:author="becky" w:date="2017-09-01T08:59:00Z">
        <w:r w:rsidRPr="00E14B34">
          <w:rPr>
            <w:rFonts w:ascii="Trebuchet MS" w:eastAsiaTheme="minorHAnsi" w:hAnsi="Trebuchet MS"/>
            <w:rPrChange w:id="121" w:author="becky" w:date="2017-09-01T09:02:00Z">
              <w:rPr>
                <w:rFonts w:eastAsiaTheme="minorHAnsi"/>
              </w:rPr>
            </w:rPrChange>
          </w:rPr>
          <w:t xml:space="preserve">Figure </w:t>
        </w:r>
        <w:r w:rsidRPr="00E14B34">
          <w:rPr>
            <w:rFonts w:ascii="Trebuchet MS" w:eastAsiaTheme="minorHAnsi" w:hAnsi="Trebuchet MS"/>
            <w:noProof/>
            <w:rPrChange w:id="122" w:author="becky" w:date="2017-09-01T09:02:00Z">
              <w:rPr>
                <w:rFonts w:eastAsiaTheme="minorHAnsi"/>
                <w:noProof/>
              </w:rPr>
            </w:rPrChange>
          </w:rPr>
          <w:t>15</w:t>
        </w:r>
        <w:r w:rsidRPr="00E14B34">
          <w:rPr>
            <w:rFonts w:ascii="Trebuchet MS" w:eastAsiaTheme="minorHAnsi" w:hAnsi="Trebuchet MS"/>
            <w:rPrChange w:id="123" w:author="becky" w:date="2017-09-01T09:02:00Z">
              <w:rPr>
                <w:rFonts w:eastAsiaTheme="minorHAnsi"/>
              </w:rPr>
            </w:rPrChange>
          </w:rPr>
          <w:t xml:space="preserve"> Received DATA Format in MACRAW</w:t>
        </w:r>
        <w:r w:rsidRPr="00E14B34">
          <w:rPr>
            <w:rFonts w:ascii="Trebuchet MS" w:eastAsiaTheme="minorHAnsi" w:hAnsi="Trebuchet MS"/>
          </w:rPr>
          <w:fldChar w:fldCharType="end"/>
        </w:r>
      </w:ins>
      <w:r w:rsidR="00756EBE" w:rsidRPr="00E92B33">
        <w:rPr>
          <w:rFonts w:ascii="Trebuchet MS" w:eastAsiaTheme="minorHAnsi" w:hAnsi="Trebuchet MS"/>
        </w:rPr>
        <w:fldChar w:fldCharType="begin"/>
      </w:r>
      <w:r w:rsidR="00756EBE" w:rsidRPr="00E14B34">
        <w:rPr>
          <w:rFonts w:ascii="Trebuchet MS" w:eastAsiaTheme="minorHAnsi" w:hAnsi="Trebuchet MS"/>
        </w:rPr>
        <w:instrText xml:space="preserve"> HYPERLINK \l "_Toc483830153" </w:instrText>
      </w:r>
      <w:r w:rsidR="00756EBE" w:rsidRPr="00E92B33">
        <w:rPr>
          <w:rFonts w:ascii="Trebuchet MS" w:eastAsiaTheme="minorHAnsi" w:hAnsi="Trebuchet MS"/>
          <w:rPrChange w:id="124" w:author="becky" w:date="2017-09-01T09:02:00Z">
            <w:rPr>
              <w:rFonts w:ascii="Trebuchet MS" w:eastAsiaTheme="minorHAnsi" w:hAnsi="Trebuchet MS"/>
              <w:noProof/>
            </w:rPr>
          </w:rPrChange>
        </w:rPr>
        <w:fldChar w:fldCharType="separate"/>
      </w:r>
      <w:del w:id="125" w:author="becky" w:date="2017-09-01T08:59:00Z">
        <w:r w:rsidR="0049033F" w:rsidRPr="00E14B34" w:rsidDel="00E14B34">
          <w:rPr>
            <w:rStyle w:val="afa"/>
            <w:rFonts w:ascii="Trebuchet MS" w:eastAsiaTheme="minorHAnsi" w:hAnsi="Trebuchet MS"/>
            <w:noProof/>
          </w:rPr>
          <w:delText>Figure 15 W5100 Mode Write SPI Frame</w:delText>
        </w:r>
      </w:del>
      <w:r w:rsidR="0049033F" w:rsidRPr="00E14B34">
        <w:rPr>
          <w:rFonts w:ascii="Trebuchet MS" w:eastAsiaTheme="minorHAnsi" w:hAnsi="Trebuchet MS"/>
          <w:noProof/>
          <w:webHidden/>
        </w:rPr>
        <w:tab/>
      </w:r>
      <w:r w:rsidR="0049033F" w:rsidRPr="00084951">
        <w:rPr>
          <w:rFonts w:ascii="Trebuchet MS" w:eastAsiaTheme="minorHAnsi" w:hAnsi="Trebuchet MS"/>
          <w:noProof/>
          <w:webHidden/>
        </w:rPr>
        <w:fldChar w:fldCharType="begin"/>
      </w:r>
      <w:r w:rsidR="0049033F" w:rsidRPr="00E14B34">
        <w:rPr>
          <w:rFonts w:ascii="Trebuchet MS" w:eastAsiaTheme="minorHAnsi" w:hAnsi="Trebuchet MS"/>
          <w:noProof/>
          <w:webHidden/>
        </w:rPr>
        <w:instrText xml:space="preserve"> PAGEREF _Toc483830153 \h </w:instrText>
      </w:r>
      <w:r w:rsidR="0049033F" w:rsidRPr="00084951">
        <w:rPr>
          <w:rFonts w:ascii="Trebuchet MS" w:eastAsiaTheme="minorHAnsi" w:hAnsi="Trebuchet MS"/>
          <w:noProof/>
          <w:webHidden/>
        </w:rPr>
      </w:r>
      <w:r w:rsidR="0049033F" w:rsidRPr="00084951">
        <w:rPr>
          <w:rFonts w:ascii="Trebuchet MS" w:eastAsiaTheme="minorHAnsi" w:hAnsi="Trebuchet MS"/>
          <w:noProof/>
          <w:webHidden/>
          <w:rPrChange w:id="126" w:author="becky" w:date="2017-09-01T09:02:00Z">
            <w:rPr>
              <w:rFonts w:ascii="Trebuchet MS" w:eastAsiaTheme="minorHAnsi" w:hAnsi="Trebuchet MS"/>
              <w:noProof/>
              <w:webHidden/>
            </w:rPr>
          </w:rPrChange>
        </w:rPr>
        <w:fldChar w:fldCharType="separate"/>
      </w:r>
      <w:r w:rsidR="0049033F" w:rsidRPr="00E14B34">
        <w:rPr>
          <w:rFonts w:ascii="Trebuchet MS" w:eastAsiaTheme="minorHAnsi" w:hAnsi="Trebuchet MS"/>
          <w:noProof/>
          <w:webHidden/>
        </w:rPr>
        <w:t>58</w:t>
      </w:r>
      <w:r w:rsidR="0049033F" w:rsidRPr="00084951">
        <w:rPr>
          <w:rFonts w:ascii="Trebuchet MS" w:eastAsiaTheme="minorHAnsi" w:hAnsi="Trebuchet MS"/>
          <w:noProof/>
          <w:webHidden/>
        </w:rPr>
        <w:fldChar w:fldCharType="end"/>
      </w:r>
      <w:r w:rsidR="00756EBE" w:rsidRPr="00E92B33">
        <w:rPr>
          <w:rFonts w:ascii="Trebuchet MS" w:eastAsiaTheme="minorHAnsi" w:hAnsi="Trebuchet MS"/>
          <w:noProof/>
        </w:rPr>
        <w:fldChar w:fldCharType="end"/>
      </w:r>
    </w:p>
    <w:p w14:paraId="76956188" w14:textId="7DCA15C2" w:rsidR="0049033F" w:rsidRPr="00E14B34" w:rsidRDefault="00E14B34">
      <w:pPr>
        <w:pStyle w:val="aff5"/>
        <w:tabs>
          <w:tab w:val="right" w:leader="dot" w:pos="8495"/>
        </w:tabs>
        <w:ind w:left="1200" w:hanging="400"/>
        <w:rPr>
          <w:rFonts w:ascii="Trebuchet MS" w:eastAsiaTheme="minorHAnsi" w:hAnsi="Trebuchet MS" w:cstheme="minorBidi"/>
          <w:noProof/>
          <w:szCs w:val="22"/>
        </w:rPr>
      </w:pPr>
      <w:ins w:id="127" w:author="becky" w:date="2017-09-01T08:59:00Z">
        <w:r w:rsidRPr="00E14B34">
          <w:rPr>
            <w:rFonts w:ascii="Trebuchet MS" w:eastAsiaTheme="minorHAnsi" w:hAnsi="Trebuchet MS"/>
          </w:rPr>
          <w:fldChar w:fldCharType="begin"/>
        </w:r>
        <w:r w:rsidRPr="00E14B34">
          <w:rPr>
            <w:rFonts w:ascii="Trebuchet MS" w:eastAsiaTheme="minorHAnsi" w:hAnsi="Trebuchet MS"/>
          </w:rPr>
          <w:instrText xml:space="preserve"> REF _Ref492019700 \h </w:instrText>
        </w:r>
      </w:ins>
      <w:r>
        <w:rPr>
          <w:rFonts w:ascii="Trebuchet MS" w:eastAsiaTheme="minorHAnsi" w:hAnsi="Trebuchet MS"/>
        </w:rPr>
        <w:instrText xml:space="preserve"> \* MERGEFORMAT </w:instrText>
      </w:r>
      <w:r w:rsidRPr="00E14B34">
        <w:rPr>
          <w:rFonts w:ascii="Trebuchet MS" w:eastAsiaTheme="minorHAnsi" w:hAnsi="Trebuchet MS"/>
        </w:rPr>
      </w:r>
      <w:r w:rsidRPr="00E14B34">
        <w:rPr>
          <w:rFonts w:ascii="Trebuchet MS" w:eastAsiaTheme="minorHAnsi" w:hAnsi="Trebuchet MS"/>
          <w:rPrChange w:id="128" w:author="becky" w:date="2017-09-01T09:02:00Z">
            <w:rPr>
              <w:rFonts w:ascii="Trebuchet MS" w:eastAsiaTheme="minorHAnsi" w:hAnsi="Trebuchet MS"/>
            </w:rPr>
          </w:rPrChange>
        </w:rPr>
        <w:fldChar w:fldCharType="separate"/>
      </w:r>
      <w:ins w:id="129" w:author="becky" w:date="2017-09-01T08:59:00Z">
        <w:r w:rsidRPr="00E14B34">
          <w:rPr>
            <w:rFonts w:ascii="Trebuchet MS" w:hAnsi="Trebuchet MS"/>
            <w:rPrChange w:id="130" w:author="becky" w:date="2017-09-01T09:02:00Z">
              <w:rPr/>
            </w:rPrChange>
          </w:rPr>
          <w:t xml:space="preserve">Figure </w:t>
        </w:r>
        <w:r w:rsidRPr="00E14B34">
          <w:rPr>
            <w:rFonts w:ascii="Trebuchet MS" w:hAnsi="Trebuchet MS"/>
            <w:noProof/>
            <w:rPrChange w:id="131" w:author="becky" w:date="2017-09-01T09:02:00Z">
              <w:rPr>
                <w:noProof/>
              </w:rPr>
            </w:rPrChange>
          </w:rPr>
          <w:t>16</w:t>
        </w:r>
        <w:r w:rsidRPr="00E14B34">
          <w:rPr>
            <w:rFonts w:ascii="Trebuchet MS" w:hAnsi="Trebuchet MS"/>
            <w:rPrChange w:id="132" w:author="becky" w:date="2017-09-01T09:02:00Z">
              <w:rPr/>
            </w:rPrChange>
          </w:rPr>
          <w:t>. SOCKET-less Command Operation Flow</w:t>
        </w:r>
        <w:r w:rsidRPr="00E14B34">
          <w:rPr>
            <w:rFonts w:ascii="Trebuchet MS" w:eastAsiaTheme="minorHAnsi" w:hAnsi="Trebuchet MS"/>
          </w:rPr>
          <w:fldChar w:fldCharType="end"/>
        </w:r>
      </w:ins>
      <w:r w:rsidR="00756EBE" w:rsidRPr="00E92B33">
        <w:rPr>
          <w:rFonts w:ascii="Trebuchet MS" w:eastAsiaTheme="minorHAnsi" w:hAnsi="Trebuchet MS"/>
        </w:rPr>
        <w:fldChar w:fldCharType="begin"/>
      </w:r>
      <w:r w:rsidR="00756EBE" w:rsidRPr="00E14B34">
        <w:rPr>
          <w:rFonts w:ascii="Trebuchet MS" w:eastAsiaTheme="minorHAnsi" w:hAnsi="Trebuchet MS"/>
        </w:rPr>
        <w:instrText xml:space="preserve"> HYPERLINK \l "_Toc483830154" </w:instrText>
      </w:r>
      <w:r w:rsidR="00756EBE" w:rsidRPr="00E92B33">
        <w:rPr>
          <w:rFonts w:ascii="Trebuchet MS" w:eastAsiaTheme="minorHAnsi" w:hAnsi="Trebuchet MS"/>
          <w:rPrChange w:id="133" w:author="becky" w:date="2017-09-01T09:02:00Z">
            <w:rPr>
              <w:rFonts w:ascii="Trebuchet MS" w:eastAsiaTheme="minorHAnsi" w:hAnsi="Trebuchet MS"/>
              <w:noProof/>
            </w:rPr>
          </w:rPrChange>
        </w:rPr>
        <w:fldChar w:fldCharType="separate"/>
      </w:r>
      <w:del w:id="134" w:author="becky" w:date="2017-09-01T08:59:00Z">
        <w:r w:rsidR="0049033F" w:rsidRPr="00E14B34" w:rsidDel="00E14B34">
          <w:rPr>
            <w:rStyle w:val="afa"/>
            <w:rFonts w:ascii="Trebuchet MS" w:eastAsiaTheme="minorHAnsi" w:hAnsi="Trebuchet MS"/>
            <w:noProof/>
          </w:rPr>
          <w:delText>Figure 16 W5100 Mode Read SPI Frame</w:delText>
        </w:r>
      </w:del>
      <w:r w:rsidR="0049033F" w:rsidRPr="00E14B34">
        <w:rPr>
          <w:rFonts w:ascii="Trebuchet MS" w:eastAsiaTheme="minorHAnsi" w:hAnsi="Trebuchet MS"/>
          <w:noProof/>
          <w:webHidden/>
        </w:rPr>
        <w:tab/>
      </w:r>
      <w:r w:rsidR="0049033F" w:rsidRPr="00084951">
        <w:rPr>
          <w:rFonts w:ascii="Trebuchet MS" w:eastAsiaTheme="minorHAnsi" w:hAnsi="Trebuchet MS"/>
          <w:noProof/>
          <w:webHidden/>
        </w:rPr>
        <w:fldChar w:fldCharType="begin"/>
      </w:r>
      <w:r w:rsidR="0049033F" w:rsidRPr="00E14B34">
        <w:rPr>
          <w:rFonts w:ascii="Trebuchet MS" w:eastAsiaTheme="minorHAnsi" w:hAnsi="Trebuchet MS"/>
          <w:noProof/>
          <w:webHidden/>
        </w:rPr>
        <w:instrText xml:space="preserve"> PAGEREF _Toc483830154 \h </w:instrText>
      </w:r>
      <w:r w:rsidR="0049033F" w:rsidRPr="00084951">
        <w:rPr>
          <w:rFonts w:ascii="Trebuchet MS" w:eastAsiaTheme="minorHAnsi" w:hAnsi="Trebuchet MS"/>
          <w:noProof/>
          <w:webHidden/>
        </w:rPr>
      </w:r>
      <w:r w:rsidR="0049033F" w:rsidRPr="00084951">
        <w:rPr>
          <w:rFonts w:ascii="Trebuchet MS" w:eastAsiaTheme="minorHAnsi" w:hAnsi="Trebuchet MS"/>
          <w:noProof/>
          <w:webHidden/>
          <w:rPrChange w:id="135" w:author="becky" w:date="2017-09-01T09:02:00Z">
            <w:rPr>
              <w:rFonts w:ascii="Trebuchet MS" w:eastAsiaTheme="minorHAnsi" w:hAnsi="Trebuchet MS"/>
              <w:noProof/>
              <w:webHidden/>
            </w:rPr>
          </w:rPrChange>
        </w:rPr>
        <w:fldChar w:fldCharType="separate"/>
      </w:r>
      <w:r w:rsidR="0049033F" w:rsidRPr="00E14B34">
        <w:rPr>
          <w:rFonts w:ascii="Trebuchet MS" w:eastAsiaTheme="minorHAnsi" w:hAnsi="Trebuchet MS"/>
          <w:noProof/>
          <w:webHidden/>
        </w:rPr>
        <w:t>59</w:t>
      </w:r>
      <w:r w:rsidR="0049033F" w:rsidRPr="00084951">
        <w:rPr>
          <w:rFonts w:ascii="Trebuchet MS" w:eastAsiaTheme="minorHAnsi" w:hAnsi="Trebuchet MS"/>
          <w:noProof/>
          <w:webHidden/>
        </w:rPr>
        <w:fldChar w:fldCharType="end"/>
      </w:r>
      <w:r w:rsidR="00756EBE" w:rsidRPr="00E92B33">
        <w:rPr>
          <w:rFonts w:ascii="Trebuchet MS" w:eastAsiaTheme="minorHAnsi" w:hAnsi="Trebuchet MS"/>
          <w:noProof/>
        </w:rPr>
        <w:fldChar w:fldCharType="end"/>
      </w:r>
    </w:p>
    <w:p w14:paraId="5BCB9864" w14:textId="4CB1A811" w:rsidR="0049033F" w:rsidRPr="00E14B34" w:rsidRDefault="00E14B34">
      <w:pPr>
        <w:pStyle w:val="aff5"/>
        <w:tabs>
          <w:tab w:val="right" w:leader="dot" w:pos="8495"/>
        </w:tabs>
        <w:ind w:left="1200" w:hanging="400"/>
        <w:rPr>
          <w:rFonts w:ascii="Trebuchet MS" w:eastAsiaTheme="minorHAnsi" w:hAnsi="Trebuchet MS" w:cstheme="minorBidi"/>
          <w:noProof/>
          <w:szCs w:val="22"/>
        </w:rPr>
      </w:pPr>
      <w:ins w:id="136" w:author="becky" w:date="2017-09-01T08:59:00Z">
        <w:r w:rsidRPr="00E14B34">
          <w:rPr>
            <w:rFonts w:ascii="Trebuchet MS" w:eastAsiaTheme="minorHAnsi" w:hAnsi="Trebuchet MS"/>
          </w:rPr>
          <w:fldChar w:fldCharType="begin"/>
        </w:r>
        <w:r w:rsidRPr="00E14B34">
          <w:rPr>
            <w:rFonts w:ascii="Trebuchet MS" w:eastAsiaTheme="minorHAnsi" w:hAnsi="Trebuchet MS"/>
          </w:rPr>
          <w:instrText xml:space="preserve"> REF _Ref483814024 \h </w:instrText>
        </w:r>
      </w:ins>
      <w:r>
        <w:rPr>
          <w:rFonts w:ascii="Trebuchet MS" w:eastAsiaTheme="minorHAnsi" w:hAnsi="Trebuchet MS"/>
        </w:rPr>
        <w:instrText xml:space="preserve"> \* MERGEFORMAT </w:instrText>
      </w:r>
      <w:r w:rsidRPr="00E14B34">
        <w:rPr>
          <w:rFonts w:ascii="Trebuchet MS" w:eastAsiaTheme="minorHAnsi" w:hAnsi="Trebuchet MS"/>
        </w:rPr>
      </w:r>
      <w:r w:rsidRPr="00E14B34">
        <w:rPr>
          <w:rFonts w:ascii="Trebuchet MS" w:eastAsiaTheme="minorHAnsi" w:hAnsi="Trebuchet MS"/>
          <w:rPrChange w:id="137" w:author="becky" w:date="2017-09-01T09:02:00Z">
            <w:rPr>
              <w:rFonts w:ascii="Trebuchet MS" w:eastAsiaTheme="minorHAnsi" w:hAnsi="Trebuchet MS"/>
            </w:rPr>
          </w:rPrChange>
        </w:rPr>
        <w:fldChar w:fldCharType="separate"/>
      </w:r>
      <w:ins w:id="138" w:author="becky" w:date="2017-09-01T08:59:00Z">
        <w:r w:rsidRPr="00E14B34">
          <w:rPr>
            <w:rFonts w:ascii="Trebuchet MS" w:hAnsi="Trebuchet MS"/>
            <w:rPrChange w:id="139" w:author="becky" w:date="2017-09-01T09:02:00Z">
              <w:rPr/>
            </w:rPrChange>
          </w:rPr>
          <w:t xml:space="preserve">Figure </w:t>
        </w:r>
        <w:r w:rsidRPr="00E14B34">
          <w:rPr>
            <w:rFonts w:ascii="Trebuchet MS" w:hAnsi="Trebuchet MS"/>
            <w:noProof/>
            <w:rPrChange w:id="140" w:author="becky" w:date="2017-09-01T09:02:00Z">
              <w:rPr>
                <w:noProof/>
              </w:rPr>
            </w:rPrChange>
          </w:rPr>
          <w:t>17</w:t>
        </w:r>
        <w:r w:rsidRPr="00E14B34">
          <w:rPr>
            <w:rFonts w:ascii="Trebuchet MS" w:hAnsi="Trebuchet MS"/>
            <w:rPrChange w:id="141" w:author="becky" w:date="2017-09-01T09:02:00Z">
              <w:rPr/>
            </w:rPrChange>
          </w:rPr>
          <w:t xml:space="preserve"> SCSn controlled by Host</w:t>
        </w:r>
        <w:r w:rsidRPr="00E14B34">
          <w:rPr>
            <w:rFonts w:ascii="Trebuchet MS" w:eastAsiaTheme="minorHAnsi" w:hAnsi="Trebuchet MS"/>
          </w:rPr>
          <w:fldChar w:fldCharType="end"/>
        </w:r>
      </w:ins>
      <w:r w:rsidR="00756EBE" w:rsidRPr="00E92B33">
        <w:rPr>
          <w:rFonts w:ascii="Trebuchet MS" w:eastAsiaTheme="minorHAnsi" w:hAnsi="Trebuchet MS"/>
        </w:rPr>
        <w:fldChar w:fldCharType="begin"/>
      </w:r>
      <w:r w:rsidR="00756EBE" w:rsidRPr="00E14B34">
        <w:rPr>
          <w:rFonts w:ascii="Trebuchet MS" w:eastAsiaTheme="minorHAnsi" w:hAnsi="Trebuchet MS"/>
        </w:rPr>
        <w:instrText xml:space="preserve"> HYPERLINK "file:///D:\\Wiznet\\IOP4IoT\\W5100S\\DataSheet\\W5100S_DS_V100K_170526(</w:instrText>
      </w:r>
      <w:r w:rsidR="00756EBE" w:rsidRPr="00E14B34">
        <w:rPr>
          <w:rFonts w:ascii="Trebuchet MS" w:eastAsiaTheme="minorHAnsi" w:hAnsi="Trebuchet MS" w:hint="eastAsia"/>
        </w:rPr>
        <w:instrText>수정중</w:instrText>
      </w:r>
      <w:r w:rsidR="00756EBE" w:rsidRPr="00E14B34">
        <w:rPr>
          <w:rFonts w:ascii="Trebuchet MS" w:eastAsiaTheme="minorHAnsi" w:hAnsi="Trebuchet MS"/>
        </w:rPr>
        <w:instrText xml:space="preserve">).docx" \l "_Toc483830155" </w:instrText>
      </w:r>
      <w:r w:rsidR="00756EBE" w:rsidRPr="00E92B33">
        <w:rPr>
          <w:rFonts w:ascii="Trebuchet MS" w:eastAsiaTheme="minorHAnsi" w:hAnsi="Trebuchet MS"/>
          <w:rPrChange w:id="142" w:author="becky" w:date="2017-09-01T09:02:00Z">
            <w:rPr>
              <w:rFonts w:ascii="Trebuchet MS" w:eastAsiaTheme="minorHAnsi" w:hAnsi="Trebuchet MS"/>
              <w:noProof/>
            </w:rPr>
          </w:rPrChange>
        </w:rPr>
        <w:fldChar w:fldCharType="separate"/>
      </w:r>
      <w:del w:id="143" w:author="becky" w:date="2017-09-01T08:59:00Z">
        <w:r w:rsidR="0049033F" w:rsidRPr="00E14B34" w:rsidDel="00E14B34">
          <w:rPr>
            <w:rStyle w:val="afa"/>
            <w:rFonts w:ascii="Trebuchet MS" w:eastAsiaTheme="minorHAnsi" w:hAnsi="Trebuchet MS"/>
            <w:noProof/>
          </w:rPr>
          <w:delText>Figure 17 W5500 Mode SPI Frame</w:delText>
        </w:r>
      </w:del>
      <w:r w:rsidR="0049033F" w:rsidRPr="00E14B34">
        <w:rPr>
          <w:rFonts w:ascii="Trebuchet MS" w:eastAsiaTheme="minorHAnsi" w:hAnsi="Trebuchet MS"/>
          <w:noProof/>
          <w:webHidden/>
        </w:rPr>
        <w:tab/>
      </w:r>
      <w:r w:rsidR="0049033F" w:rsidRPr="00084951">
        <w:rPr>
          <w:rFonts w:ascii="Trebuchet MS" w:eastAsiaTheme="minorHAnsi" w:hAnsi="Trebuchet MS"/>
          <w:noProof/>
          <w:webHidden/>
        </w:rPr>
        <w:fldChar w:fldCharType="begin"/>
      </w:r>
      <w:r w:rsidR="0049033F" w:rsidRPr="00E14B34">
        <w:rPr>
          <w:rFonts w:ascii="Trebuchet MS" w:eastAsiaTheme="minorHAnsi" w:hAnsi="Trebuchet MS"/>
          <w:noProof/>
          <w:webHidden/>
        </w:rPr>
        <w:instrText xml:space="preserve"> PAGEREF _Toc483830155 \h </w:instrText>
      </w:r>
      <w:r w:rsidR="0049033F" w:rsidRPr="00084951">
        <w:rPr>
          <w:rFonts w:ascii="Trebuchet MS" w:eastAsiaTheme="minorHAnsi" w:hAnsi="Trebuchet MS"/>
          <w:noProof/>
          <w:webHidden/>
        </w:rPr>
      </w:r>
      <w:r w:rsidR="0049033F" w:rsidRPr="00084951">
        <w:rPr>
          <w:rFonts w:ascii="Trebuchet MS" w:eastAsiaTheme="minorHAnsi" w:hAnsi="Trebuchet MS"/>
          <w:noProof/>
          <w:webHidden/>
          <w:rPrChange w:id="144" w:author="becky" w:date="2017-09-01T09:02:00Z">
            <w:rPr>
              <w:rFonts w:ascii="Trebuchet MS" w:eastAsiaTheme="minorHAnsi" w:hAnsi="Trebuchet MS"/>
              <w:noProof/>
              <w:webHidden/>
            </w:rPr>
          </w:rPrChange>
        </w:rPr>
        <w:fldChar w:fldCharType="separate"/>
      </w:r>
      <w:r w:rsidR="0049033F" w:rsidRPr="00E14B34">
        <w:rPr>
          <w:rFonts w:ascii="Trebuchet MS" w:eastAsiaTheme="minorHAnsi" w:hAnsi="Trebuchet MS"/>
          <w:noProof/>
          <w:webHidden/>
        </w:rPr>
        <w:t>60</w:t>
      </w:r>
      <w:r w:rsidR="0049033F" w:rsidRPr="00084951">
        <w:rPr>
          <w:rFonts w:ascii="Trebuchet MS" w:eastAsiaTheme="minorHAnsi" w:hAnsi="Trebuchet MS"/>
          <w:noProof/>
          <w:webHidden/>
        </w:rPr>
        <w:fldChar w:fldCharType="end"/>
      </w:r>
      <w:r w:rsidR="00756EBE" w:rsidRPr="00E92B33">
        <w:rPr>
          <w:rFonts w:ascii="Trebuchet MS" w:eastAsiaTheme="minorHAnsi" w:hAnsi="Trebuchet MS"/>
          <w:noProof/>
        </w:rPr>
        <w:fldChar w:fldCharType="end"/>
      </w:r>
    </w:p>
    <w:p w14:paraId="2CA21A28" w14:textId="56895FED" w:rsidR="0049033F" w:rsidRPr="00E14B34" w:rsidRDefault="00E14B34">
      <w:pPr>
        <w:pStyle w:val="aff5"/>
        <w:tabs>
          <w:tab w:val="right" w:leader="dot" w:pos="8495"/>
        </w:tabs>
        <w:ind w:left="1200" w:hanging="400"/>
        <w:rPr>
          <w:rFonts w:ascii="Trebuchet MS" w:eastAsiaTheme="minorHAnsi" w:hAnsi="Trebuchet MS" w:cstheme="minorBidi"/>
          <w:noProof/>
          <w:szCs w:val="22"/>
        </w:rPr>
      </w:pPr>
      <w:ins w:id="145" w:author="becky" w:date="2017-09-01T08:59:00Z">
        <w:r w:rsidRPr="00E14B34">
          <w:rPr>
            <w:rFonts w:ascii="Trebuchet MS" w:eastAsiaTheme="minorHAnsi" w:hAnsi="Trebuchet MS"/>
          </w:rPr>
          <w:fldChar w:fldCharType="begin"/>
        </w:r>
        <w:r w:rsidRPr="00E14B34">
          <w:rPr>
            <w:rFonts w:ascii="Trebuchet MS" w:eastAsiaTheme="minorHAnsi" w:hAnsi="Trebuchet MS"/>
          </w:rPr>
          <w:instrText xml:space="preserve"> REF _Ref492019716 \h </w:instrText>
        </w:r>
      </w:ins>
      <w:r>
        <w:rPr>
          <w:rFonts w:ascii="Trebuchet MS" w:eastAsiaTheme="minorHAnsi" w:hAnsi="Trebuchet MS"/>
        </w:rPr>
        <w:instrText xml:space="preserve"> \* MERGEFORMAT </w:instrText>
      </w:r>
      <w:r w:rsidRPr="00E14B34">
        <w:rPr>
          <w:rFonts w:ascii="Trebuchet MS" w:eastAsiaTheme="minorHAnsi" w:hAnsi="Trebuchet MS"/>
        </w:rPr>
      </w:r>
      <w:r w:rsidRPr="00E14B34">
        <w:rPr>
          <w:rFonts w:ascii="Trebuchet MS" w:eastAsiaTheme="minorHAnsi" w:hAnsi="Trebuchet MS"/>
          <w:rPrChange w:id="146" w:author="becky" w:date="2017-09-01T09:02:00Z">
            <w:rPr>
              <w:rFonts w:ascii="Trebuchet MS" w:eastAsiaTheme="minorHAnsi" w:hAnsi="Trebuchet MS"/>
            </w:rPr>
          </w:rPrChange>
        </w:rPr>
        <w:fldChar w:fldCharType="separate"/>
      </w:r>
      <w:ins w:id="147" w:author="becky" w:date="2017-09-01T08:59:00Z">
        <w:r w:rsidRPr="00E14B34">
          <w:rPr>
            <w:rFonts w:ascii="Trebuchet MS" w:hAnsi="Trebuchet MS"/>
            <w:rPrChange w:id="148" w:author="becky" w:date="2017-09-01T09:02:00Z">
              <w:rPr/>
            </w:rPrChange>
          </w:rPr>
          <w:t xml:space="preserve">Figure </w:t>
        </w:r>
        <w:r w:rsidRPr="00E14B34">
          <w:rPr>
            <w:rFonts w:ascii="Trebuchet MS" w:hAnsi="Trebuchet MS"/>
            <w:noProof/>
            <w:rPrChange w:id="149" w:author="becky" w:date="2017-09-01T09:02:00Z">
              <w:rPr>
                <w:noProof/>
              </w:rPr>
            </w:rPrChange>
          </w:rPr>
          <w:t>18</w:t>
        </w:r>
        <w:r w:rsidRPr="00E14B34">
          <w:rPr>
            <w:rFonts w:ascii="Trebuchet MS" w:hAnsi="Trebuchet MS"/>
            <w:rPrChange w:id="150" w:author="becky" w:date="2017-09-01T09:02:00Z">
              <w:rPr/>
            </w:rPrChange>
          </w:rPr>
          <w:t xml:space="preserve"> SCSn is always connected by Ground</w:t>
        </w:r>
        <w:r w:rsidRPr="00E14B34">
          <w:rPr>
            <w:rFonts w:ascii="Trebuchet MS" w:eastAsiaTheme="minorHAnsi" w:hAnsi="Trebuchet MS"/>
          </w:rPr>
          <w:fldChar w:fldCharType="end"/>
        </w:r>
      </w:ins>
      <w:r w:rsidR="00756EBE" w:rsidRPr="00E92B33">
        <w:rPr>
          <w:rFonts w:ascii="Trebuchet MS" w:eastAsiaTheme="minorHAnsi" w:hAnsi="Trebuchet MS"/>
        </w:rPr>
        <w:fldChar w:fldCharType="begin"/>
      </w:r>
      <w:r w:rsidR="00756EBE" w:rsidRPr="00E14B34">
        <w:rPr>
          <w:rFonts w:ascii="Trebuchet MS" w:eastAsiaTheme="minorHAnsi" w:hAnsi="Trebuchet MS"/>
        </w:rPr>
        <w:instrText xml:space="preserve"> HYPERLINK \l "_Toc483830156" </w:instrText>
      </w:r>
      <w:r w:rsidR="00756EBE" w:rsidRPr="00E92B33">
        <w:rPr>
          <w:rFonts w:ascii="Trebuchet MS" w:eastAsiaTheme="minorHAnsi" w:hAnsi="Trebuchet MS"/>
          <w:rPrChange w:id="151" w:author="becky" w:date="2017-09-01T09:02:00Z">
            <w:rPr>
              <w:rFonts w:ascii="Trebuchet MS" w:eastAsiaTheme="minorHAnsi" w:hAnsi="Trebuchet MS"/>
              <w:noProof/>
            </w:rPr>
          </w:rPrChange>
        </w:rPr>
        <w:fldChar w:fldCharType="separate"/>
      </w:r>
      <w:del w:id="152" w:author="becky" w:date="2017-09-01T08:59:00Z">
        <w:r w:rsidR="0049033F" w:rsidRPr="00E14B34" w:rsidDel="00E14B34">
          <w:rPr>
            <w:rStyle w:val="afa"/>
            <w:rFonts w:ascii="Trebuchet MS" w:eastAsiaTheme="minorHAnsi" w:hAnsi="Trebuchet MS"/>
            <w:noProof/>
          </w:rPr>
          <w:delText>Figure 18 W5500 Mode Write SPI Frame</w:delText>
        </w:r>
      </w:del>
      <w:r w:rsidR="0049033F" w:rsidRPr="00E14B34">
        <w:rPr>
          <w:rFonts w:ascii="Trebuchet MS" w:eastAsiaTheme="minorHAnsi" w:hAnsi="Trebuchet MS"/>
          <w:noProof/>
          <w:webHidden/>
        </w:rPr>
        <w:tab/>
      </w:r>
      <w:r w:rsidR="0049033F" w:rsidRPr="00084951">
        <w:rPr>
          <w:rFonts w:ascii="Trebuchet MS" w:eastAsiaTheme="minorHAnsi" w:hAnsi="Trebuchet MS"/>
          <w:noProof/>
          <w:webHidden/>
        </w:rPr>
        <w:fldChar w:fldCharType="begin"/>
      </w:r>
      <w:r w:rsidR="0049033F" w:rsidRPr="00E14B34">
        <w:rPr>
          <w:rFonts w:ascii="Trebuchet MS" w:eastAsiaTheme="minorHAnsi" w:hAnsi="Trebuchet MS"/>
          <w:noProof/>
          <w:webHidden/>
        </w:rPr>
        <w:instrText xml:space="preserve"> PAGEREF _Toc483830156 \h </w:instrText>
      </w:r>
      <w:r w:rsidR="0049033F" w:rsidRPr="00084951">
        <w:rPr>
          <w:rFonts w:ascii="Trebuchet MS" w:eastAsiaTheme="minorHAnsi" w:hAnsi="Trebuchet MS"/>
          <w:noProof/>
          <w:webHidden/>
        </w:rPr>
      </w:r>
      <w:r w:rsidR="0049033F" w:rsidRPr="00084951">
        <w:rPr>
          <w:rFonts w:ascii="Trebuchet MS" w:eastAsiaTheme="minorHAnsi" w:hAnsi="Trebuchet MS"/>
          <w:noProof/>
          <w:webHidden/>
          <w:rPrChange w:id="153" w:author="becky" w:date="2017-09-01T09:02:00Z">
            <w:rPr>
              <w:rFonts w:ascii="Trebuchet MS" w:eastAsiaTheme="minorHAnsi" w:hAnsi="Trebuchet MS"/>
              <w:noProof/>
              <w:webHidden/>
            </w:rPr>
          </w:rPrChange>
        </w:rPr>
        <w:fldChar w:fldCharType="separate"/>
      </w:r>
      <w:r w:rsidR="0049033F" w:rsidRPr="00E14B34">
        <w:rPr>
          <w:rFonts w:ascii="Trebuchet MS" w:eastAsiaTheme="minorHAnsi" w:hAnsi="Trebuchet MS"/>
          <w:noProof/>
          <w:webHidden/>
        </w:rPr>
        <w:t>61</w:t>
      </w:r>
      <w:r w:rsidR="0049033F" w:rsidRPr="00084951">
        <w:rPr>
          <w:rFonts w:ascii="Trebuchet MS" w:eastAsiaTheme="minorHAnsi" w:hAnsi="Trebuchet MS"/>
          <w:noProof/>
          <w:webHidden/>
        </w:rPr>
        <w:fldChar w:fldCharType="end"/>
      </w:r>
      <w:r w:rsidR="00756EBE" w:rsidRPr="00E92B33">
        <w:rPr>
          <w:rFonts w:ascii="Trebuchet MS" w:eastAsiaTheme="minorHAnsi" w:hAnsi="Trebuchet MS"/>
          <w:noProof/>
        </w:rPr>
        <w:fldChar w:fldCharType="end"/>
      </w:r>
    </w:p>
    <w:p w14:paraId="61D24499" w14:textId="6F31F970" w:rsidR="0049033F" w:rsidRPr="00E14B34" w:rsidRDefault="00E14B34">
      <w:pPr>
        <w:pStyle w:val="aff5"/>
        <w:tabs>
          <w:tab w:val="right" w:leader="dot" w:pos="8495"/>
        </w:tabs>
        <w:ind w:left="1200" w:hanging="400"/>
        <w:rPr>
          <w:rFonts w:ascii="Trebuchet MS" w:eastAsiaTheme="minorHAnsi" w:hAnsi="Trebuchet MS" w:cstheme="minorBidi"/>
          <w:noProof/>
          <w:szCs w:val="22"/>
        </w:rPr>
      </w:pPr>
      <w:ins w:id="154" w:author="becky" w:date="2017-09-01T08:59:00Z">
        <w:r w:rsidRPr="00E14B34">
          <w:rPr>
            <w:rFonts w:ascii="Trebuchet MS" w:eastAsiaTheme="minorHAnsi" w:hAnsi="Trebuchet MS"/>
          </w:rPr>
          <w:fldChar w:fldCharType="begin"/>
        </w:r>
        <w:r w:rsidRPr="00E14B34">
          <w:rPr>
            <w:rFonts w:ascii="Trebuchet MS" w:eastAsiaTheme="minorHAnsi" w:hAnsi="Trebuchet MS"/>
          </w:rPr>
          <w:instrText xml:space="preserve"> REF _Ref492019722 \h </w:instrText>
        </w:r>
      </w:ins>
      <w:r>
        <w:rPr>
          <w:rFonts w:ascii="Trebuchet MS" w:eastAsiaTheme="minorHAnsi" w:hAnsi="Trebuchet MS"/>
        </w:rPr>
        <w:instrText xml:space="preserve"> \* MERGEFORMAT </w:instrText>
      </w:r>
      <w:r w:rsidRPr="00E14B34">
        <w:rPr>
          <w:rFonts w:ascii="Trebuchet MS" w:eastAsiaTheme="minorHAnsi" w:hAnsi="Trebuchet MS"/>
        </w:rPr>
      </w:r>
      <w:r w:rsidRPr="00E14B34">
        <w:rPr>
          <w:rFonts w:ascii="Trebuchet MS" w:eastAsiaTheme="minorHAnsi" w:hAnsi="Trebuchet MS"/>
          <w:rPrChange w:id="155" w:author="becky" w:date="2017-09-01T09:02:00Z">
            <w:rPr>
              <w:rFonts w:ascii="Trebuchet MS" w:eastAsiaTheme="minorHAnsi" w:hAnsi="Trebuchet MS"/>
            </w:rPr>
          </w:rPrChange>
        </w:rPr>
        <w:fldChar w:fldCharType="separate"/>
      </w:r>
      <w:ins w:id="156" w:author="becky" w:date="2017-09-01T08:59:00Z">
        <w:r w:rsidRPr="00E14B34">
          <w:rPr>
            <w:rFonts w:ascii="Trebuchet MS" w:hAnsi="Trebuchet MS"/>
            <w:rPrChange w:id="157" w:author="becky" w:date="2017-09-01T09:02:00Z">
              <w:rPr/>
            </w:rPrChange>
          </w:rPr>
          <w:t xml:space="preserve">Figure </w:t>
        </w:r>
        <w:r w:rsidRPr="00E14B34">
          <w:rPr>
            <w:rFonts w:ascii="Trebuchet MS" w:hAnsi="Trebuchet MS"/>
            <w:noProof/>
            <w:rPrChange w:id="158" w:author="becky" w:date="2017-09-01T09:02:00Z">
              <w:rPr>
                <w:noProof/>
              </w:rPr>
            </w:rPrChange>
          </w:rPr>
          <w:t>19</w:t>
        </w:r>
        <w:r w:rsidRPr="00E14B34">
          <w:rPr>
            <w:rFonts w:ascii="Trebuchet MS" w:hAnsi="Trebuchet MS"/>
            <w:rPrChange w:id="159" w:author="becky" w:date="2017-09-01T09:02:00Z">
              <w:rPr/>
            </w:rPrChange>
          </w:rPr>
          <w:t xml:space="preserve"> SPI Mode 0 &amp; 3</w:t>
        </w:r>
        <w:r w:rsidRPr="00E14B34">
          <w:rPr>
            <w:rFonts w:ascii="Trebuchet MS" w:eastAsiaTheme="minorHAnsi" w:hAnsi="Trebuchet MS"/>
          </w:rPr>
          <w:fldChar w:fldCharType="end"/>
        </w:r>
      </w:ins>
      <w:r w:rsidR="00756EBE" w:rsidRPr="00E92B33">
        <w:rPr>
          <w:rFonts w:ascii="Trebuchet MS" w:eastAsiaTheme="minorHAnsi" w:hAnsi="Trebuchet MS"/>
        </w:rPr>
        <w:fldChar w:fldCharType="begin"/>
      </w:r>
      <w:r w:rsidR="00756EBE" w:rsidRPr="00E14B34">
        <w:rPr>
          <w:rFonts w:ascii="Trebuchet MS" w:eastAsiaTheme="minorHAnsi" w:hAnsi="Trebuchet MS"/>
        </w:rPr>
        <w:instrText xml:space="preserve"> HYPERLINK \l "_Toc483830157" </w:instrText>
      </w:r>
      <w:r w:rsidR="00756EBE" w:rsidRPr="00E92B33">
        <w:rPr>
          <w:rFonts w:ascii="Trebuchet MS" w:eastAsiaTheme="minorHAnsi" w:hAnsi="Trebuchet MS"/>
          <w:rPrChange w:id="160" w:author="becky" w:date="2017-09-01T09:02:00Z">
            <w:rPr>
              <w:rFonts w:ascii="Trebuchet MS" w:eastAsiaTheme="minorHAnsi" w:hAnsi="Trebuchet MS"/>
              <w:noProof/>
            </w:rPr>
          </w:rPrChange>
        </w:rPr>
        <w:fldChar w:fldCharType="separate"/>
      </w:r>
      <w:del w:id="161" w:author="becky" w:date="2017-09-01T08:59:00Z">
        <w:r w:rsidR="0049033F" w:rsidRPr="00E14B34" w:rsidDel="00E14B34">
          <w:rPr>
            <w:rStyle w:val="afa"/>
            <w:rFonts w:ascii="Trebuchet MS" w:eastAsiaTheme="minorHAnsi" w:hAnsi="Trebuchet MS"/>
            <w:noProof/>
          </w:rPr>
          <w:delText>Figure 19 W5500 Mode Read SPI Frame</w:delText>
        </w:r>
      </w:del>
      <w:r w:rsidR="0049033F" w:rsidRPr="00E14B34">
        <w:rPr>
          <w:rFonts w:ascii="Trebuchet MS" w:eastAsiaTheme="minorHAnsi" w:hAnsi="Trebuchet MS"/>
          <w:noProof/>
          <w:webHidden/>
        </w:rPr>
        <w:tab/>
      </w:r>
      <w:r w:rsidR="0049033F" w:rsidRPr="00084951">
        <w:rPr>
          <w:rFonts w:ascii="Trebuchet MS" w:eastAsiaTheme="minorHAnsi" w:hAnsi="Trebuchet MS"/>
          <w:noProof/>
          <w:webHidden/>
        </w:rPr>
        <w:fldChar w:fldCharType="begin"/>
      </w:r>
      <w:r w:rsidR="0049033F" w:rsidRPr="00E14B34">
        <w:rPr>
          <w:rFonts w:ascii="Trebuchet MS" w:eastAsiaTheme="minorHAnsi" w:hAnsi="Trebuchet MS"/>
          <w:noProof/>
          <w:webHidden/>
        </w:rPr>
        <w:instrText xml:space="preserve"> PAGEREF _Toc483830157 \h </w:instrText>
      </w:r>
      <w:r w:rsidR="0049033F" w:rsidRPr="00084951">
        <w:rPr>
          <w:rFonts w:ascii="Trebuchet MS" w:eastAsiaTheme="minorHAnsi" w:hAnsi="Trebuchet MS"/>
          <w:noProof/>
          <w:webHidden/>
        </w:rPr>
      </w:r>
      <w:r w:rsidR="0049033F" w:rsidRPr="00084951">
        <w:rPr>
          <w:rFonts w:ascii="Trebuchet MS" w:eastAsiaTheme="minorHAnsi" w:hAnsi="Trebuchet MS"/>
          <w:noProof/>
          <w:webHidden/>
          <w:rPrChange w:id="162" w:author="becky" w:date="2017-09-01T09:02:00Z">
            <w:rPr>
              <w:rFonts w:ascii="Trebuchet MS" w:eastAsiaTheme="minorHAnsi" w:hAnsi="Trebuchet MS"/>
              <w:noProof/>
              <w:webHidden/>
            </w:rPr>
          </w:rPrChange>
        </w:rPr>
        <w:fldChar w:fldCharType="separate"/>
      </w:r>
      <w:r w:rsidR="0049033F" w:rsidRPr="00E14B34">
        <w:rPr>
          <w:rFonts w:ascii="Trebuchet MS" w:eastAsiaTheme="minorHAnsi" w:hAnsi="Trebuchet MS"/>
          <w:noProof/>
          <w:webHidden/>
        </w:rPr>
        <w:t>62</w:t>
      </w:r>
      <w:r w:rsidR="0049033F" w:rsidRPr="00084951">
        <w:rPr>
          <w:rFonts w:ascii="Trebuchet MS" w:eastAsiaTheme="minorHAnsi" w:hAnsi="Trebuchet MS"/>
          <w:noProof/>
          <w:webHidden/>
        </w:rPr>
        <w:fldChar w:fldCharType="end"/>
      </w:r>
      <w:r w:rsidR="00756EBE" w:rsidRPr="00E92B33">
        <w:rPr>
          <w:rFonts w:ascii="Trebuchet MS" w:eastAsiaTheme="minorHAnsi" w:hAnsi="Trebuchet MS"/>
          <w:noProof/>
        </w:rPr>
        <w:fldChar w:fldCharType="end"/>
      </w:r>
    </w:p>
    <w:p w14:paraId="5A9E9A24" w14:textId="6B3B1E91" w:rsidR="0049033F" w:rsidRPr="00E14B34" w:rsidRDefault="00E14B34">
      <w:pPr>
        <w:pStyle w:val="aff5"/>
        <w:tabs>
          <w:tab w:val="right" w:leader="dot" w:pos="8495"/>
        </w:tabs>
        <w:ind w:left="1200" w:hanging="400"/>
        <w:rPr>
          <w:rFonts w:ascii="Trebuchet MS" w:eastAsiaTheme="minorHAnsi" w:hAnsi="Trebuchet MS" w:cstheme="minorBidi"/>
          <w:noProof/>
          <w:szCs w:val="22"/>
        </w:rPr>
      </w:pPr>
      <w:ins w:id="163" w:author="becky" w:date="2017-09-01T08:59:00Z">
        <w:r w:rsidRPr="00E14B34">
          <w:rPr>
            <w:rFonts w:ascii="Trebuchet MS" w:eastAsiaTheme="minorHAnsi" w:hAnsi="Trebuchet MS"/>
          </w:rPr>
          <w:fldChar w:fldCharType="begin"/>
        </w:r>
        <w:r w:rsidRPr="00E14B34">
          <w:rPr>
            <w:rFonts w:ascii="Trebuchet MS" w:eastAsiaTheme="minorHAnsi" w:hAnsi="Trebuchet MS"/>
          </w:rPr>
          <w:instrText xml:space="preserve"> REF _Ref492019727 \h </w:instrText>
        </w:r>
      </w:ins>
      <w:r>
        <w:rPr>
          <w:rFonts w:ascii="Trebuchet MS" w:eastAsiaTheme="minorHAnsi" w:hAnsi="Trebuchet MS"/>
        </w:rPr>
        <w:instrText xml:space="preserve"> \* MERGEFORMAT </w:instrText>
      </w:r>
      <w:r w:rsidRPr="00E14B34">
        <w:rPr>
          <w:rFonts w:ascii="Trebuchet MS" w:eastAsiaTheme="minorHAnsi" w:hAnsi="Trebuchet MS"/>
        </w:rPr>
      </w:r>
      <w:r w:rsidRPr="00E14B34">
        <w:rPr>
          <w:rFonts w:ascii="Trebuchet MS" w:eastAsiaTheme="minorHAnsi" w:hAnsi="Trebuchet MS"/>
          <w:rPrChange w:id="164" w:author="becky" w:date="2017-09-01T09:02:00Z">
            <w:rPr>
              <w:rFonts w:ascii="Trebuchet MS" w:eastAsiaTheme="minorHAnsi" w:hAnsi="Trebuchet MS"/>
            </w:rPr>
          </w:rPrChange>
        </w:rPr>
        <w:fldChar w:fldCharType="separate"/>
      </w:r>
      <w:ins w:id="165" w:author="becky" w:date="2017-09-01T08:59:00Z">
        <w:r w:rsidRPr="00E14B34">
          <w:rPr>
            <w:rFonts w:ascii="Trebuchet MS" w:hAnsi="Trebuchet MS"/>
            <w:rPrChange w:id="166" w:author="becky" w:date="2017-09-01T09:02:00Z">
              <w:rPr/>
            </w:rPrChange>
          </w:rPr>
          <w:t xml:space="preserve">Figure </w:t>
        </w:r>
        <w:r w:rsidRPr="00E14B34">
          <w:rPr>
            <w:rFonts w:ascii="Trebuchet MS" w:hAnsi="Trebuchet MS"/>
            <w:noProof/>
            <w:rPrChange w:id="167" w:author="becky" w:date="2017-09-01T09:02:00Z">
              <w:rPr>
                <w:noProof/>
              </w:rPr>
            </w:rPrChange>
          </w:rPr>
          <w:t>20</w:t>
        </w:r>
        <w:r w:rsidRPr="00E14B34">
          <w:rPr>
            <w:rFonts w:ascii="Trebuchet MS" w:hAnsi="Trebuchet MS"/>
            <w:rPrChange w:id="168" w:author="becky" w:date="2017-09-01T09:02:00Z">
              <w:rPr/>
            </w:rPrChange>
          </w:rPr>
          <w:t xml:space="preserve"> W5100 Mode SPI Frame</w:t>
        </w:r>
        <w:r w:rsidRPr="00E14B34">
          <w:rPr>
            <w:rFonts w:ascii="Trebuchet MS" w:eastAsiaTheme="minorHAnsi" w:hAnsi="Trebuchet MS"/>
          </w:rPr>
          <w:fldChar w:fldCharType="end"/>
        </w:r>
      </w:ins>
      <w:r w:rsidR="00756EBE" w:rsidRPr="00E92B33">
        <w:rPr>
          <w:rFonts w:ascii="Trebuchet MS" w:eastAsiaTheme="minorHAnsi" w:hAnsi="Trebuchet MS"/>
        </w:rPr>
        <w:fldChar w:fldCharType="begin"/>
      </w:r>
      <w:r w:rsidR="00756EBE" w:rsidRPr="00E14B34">
        <w:rPr>
          <w:rFonts w:ascii="Trebuchet MS" w:eastAsiaTheme="minorHAnsi" w:hAnsi="Trebuchet MS"/>
        </w:rPr>
        <w:instrText xml:space="preserve"> HYPERLINK \l "_Toc483830158" </w:instrText>
      </w:r>
      <w:r w:rsidR="00756EBE" w:rsidRPr="00E92B33">
        <w:rPr>
          <w:rFonts w:ascii="Trebuchet MS" w:eastAsiaTheme="minorHAnsi" w:hAnsi="Trebuchet MS"/>
          <w:rPrChange w:id="169" w:author="becky" w:date="2017-09-01T09:02:00Z">
            <w:rPr>
              <w:rFonts w:ascii="Trebuchet MS" w:eastAsiaTheme="minorHAnsi" w:hAnsi="Trebuchet MS"/>
              <w:noProof/>
            </w:rPr>
          </w:rPrChange>
        </w:rPr>
        <w:fldChar w:fldCharType="separate"/>
      </w:r>
      <w:del w:id="170" w:author="becky" w:date="2017-09-01T08:59:00Z">
        <w:r w:rsidR="0049033F" w:rsidRPr="00E14B34" w:rsidDel="00E14B34">
          <w:rPr>
            <w:rStyle w:val="afa"/>
            <w:rFonts w:ascii="Trebuchet MS" w:eastAsiaTheme="minorHAnsi" w:hAnsi="Trebuchet MS"/>
            <w:noProof/>
          </w:rPr>
          <w:delText>Figure 20 Indirect</w:delText>
        </w:r>
      </w:del>
      <w:r w:rsidR="0049033F" w:rsidRPr="00E14B34">
        <w:rPr>
          <w:rFonts w:ascii="Trebuchet MS" w:eastAsiaTheme="minorHAnsi" w:hAnsi="Trebuchet MS"/>
          <w:noProof/>
          <w:webHidden/>
        </w:rPr>
        <w:tab/>
      </w:r>
      <w:r w:rsidR="0049033F" w:rsidRPr="00084951">
        <w:rPr>
          <w:rFonts w:ascii="Trebuchet MS" w:eastAsiaTheme="minorHAnsi" w:hAnsi="Trebuchet MS"/>
          <w:noProof/>
          <w:webHidden/>
        </w:rPr>
        <w:fldChar w:fldCharType="begin"/>
      </w:r>
      <w:r w:rsidR="0049033F" w:rsidRPr="00E14B34">
        <w:rPr>
          <w:rFonts w:ascii="Trebuchet MS" w:eastAsiaTheme="minorHAnsi" w:hAnsi="Trebuchet MS"/>
          <w:noProof/>
          <w:webHidden/>
        </w:rPr>
        <w:instrText xml:space="preserve"> PAGEREF _Toc483830158 \h </w:instrText>
      </w:r>
      <w:r w:rsidR="0049033F" w:rsidRPr="00084951">
        <w:rPr>
          <w:rFonts w:ascii="Trebuchet MS" w:eastAsiaTheme="minorHAnsi" w:hAnsi="Trebuchet MS"/>
          <w:noProof/>
          <w:webHidden/>
        </w:rPr>
      </w:r>
      <w:r w:rsidR="0049033F" w:rsidRPr="00084951">
        <w:rPr>
          <w:rFonts w:ascii="Trebuchet MS" w:eastAsiaTheme="minorHAnsi" w:hAnsi="Trebuchet MS"/>
          <w:noProof/>
          <w:webHidden/>
          <w:rPrChange w:id="171" w:author="becky" w:date="2017-09-01T09:02:00Z">
            <w:rPr>
              <w:rFonts w:ascii="Trebuchet MS" w:eastAsiaTheme="minorHAnsi" w:hAnsi="Trebuchet MS"/>
              <w:noProof/>
              <w:webHidden/>
            </w:rPr>
          </w:rPrChange>
        </w:rPr>
        <w:fldChar w:fldCharType="separate"/>
      </w:r>
      <w:r w:rsidR="0049033F" w:rsidRPr="00E14B34">
        <w:rPr>
          <w:rFonts w:ascii="Trebuchet MS" w:eastAsiaTheme="minorHAnsi" w:hAnsi="Trebuchet MS"/>
          <w:noProof/>
          <w:webHidden/>
        </w:rPr>
        <w:t>63</w:t>
      </w:r>
      <w:r w:rsidR="0049033F" w:rsidRPr="00084951">
        <w:rPr>
          <w:rFonts w:ascii="Trebuchet MS" w:eastAsiaTheme="minorHAnsi" w:hAnsi="Trebuchet MS"/>
          <w:noProof/>
          <w:webHidden/>
        </w:rPr>
        <w:fldChar w:fldCharType="end"/>
      </w:r>
      <w:r w:rsidR="00756EBE" w:rsidRPr="00E92B33">
        <w:rPr>
          <w:rFonts w:ascii="Trebuchet MS" w:eastAsiaTheme="minorHAnsi" w:hAnsi="Trebuchet MS"/>
          <w:noProof/>
        </w:rPr>
        <w:fldChar w:fldCharType="end"/>
      </w:r>
    </w:p>
    <w:p w14:paraId="118C3AE3" w14:textId="56109BA2" w:rsidR="0049033F" w:rsidRPr="00E14B34" w:rsidRDefault="00E14B34">
      <w:pPr>
        <w:pStyle w:val="aff5"/>
        <w:tabs>
          <w:tab w:val="right" w:leader="dot" w:pos="8495"/>
        </w:tabs>
        <w:ind w:left="1200" w:hanging="400"/>
        <w:rPr>
          <w:rFonts w:ascii="Trebuchet MS" w:eastAsiaTheme="minorHAnsi" w:hAnsi="Trebuchet MS" w:cstheme="minorBidi"/>
          <w:noProof/>
          <w:szCs w:val="22"/>
        </w:rPr>
      </w:pPr>
      <w:ins w:id="172" w:author="becky" w:date="2017-09-01T09:00:00Z">
        <w:r w:rsidRPr="00E14B34">
          <w:rPr>
            <w:rFonts w:ascii="Trebuchet MS" w:eastAsiaTheme="minorHAnsi" w:hAnsi="Trebuchet MS"/>
          </w:rPr>
          <w:fldChar w:fldCharType="begin"/>
        </w:r>
        <w:r w:rsidRPr="00E14B34">
          <w:rPr>
            <w:rFonts w:ascii="Trebuchet MS" w:eastAsiaTheme="minorHAnsi" w:hAnsi="Trebuchet MS"/>
          </w:rPr>
          <w:instrText xml:space="preserve"> REF _Ref492019736 \h </w:instrText>
        </w:r>
      </w:ins>
      <w:r>
        <w:rPr>
          <w:rFonts w:ascii="Trebuchet MS" w:eastAsiaTheme="minorHAnsi" w:hAnsi="Trebuchet MS"/>
        </w:rPr>
        <w:instrText xml:space="preserve"> \* MERGEFORMAT </w:instrText>
      </w:r>
      <w:r w:rsidRPr="00E14B34">
        <w:rPr>
          <w:rFonts w:ascii="Trebuchet MS" w:eastAsiaTheme="minorHAnsi" w:hAnsi="Trebuchet MS"/>
        </w:rPr>
      </w:r>
      <w:r w:rsidRPr="00E14B34">
        <w:rPr>
          <w:rFonts w:ascii="Trebuchet MS" w:eastAsiaTheme="minorHAnsi" w:hAnsi="Trebuchet MS"/>
          <w:rPrChange w:id="173" w:author="becky" w:date="2017-09-01T09:02:00Z">
            <w:rPr>
              <w:rFonts w:ascii="Trebuchet MS" w:eastAsiaTheme="minorHAnsi" w:hAnsi="Trebuchet MS"/>
            </w:rPr>
          </w:rPrChange>
        </w:rPr>
        <w:fldChar w:fldCharType="separate"/>
      </w:r>
      <w:ins w:id="174" w:author="becky" w:date="2017-09-01T09:00:00Z">
        <w:r w:rsidRPr="00E14B34">
          <w:rPr>
            <w:rFonts w:ascii="Trebuchet MS" w:eastAsiaTheme="minorHAnsi" w:hAnsi="Trebuchet MS"/>
            <w:rPrChange w:id="175" w:author="becky" w:date="2017-09-01T09:02:00Z">
              <w:rPr>
                <w:rFonts w:eastAsiaTheme="minorHAnsi"/>
              </w:rPr>
            </w:rPrChange>
          </w:rPr>
          <w:t xml:space="preserve">Figure </w:t>
        </w:r>
        <w:r w:rsidRPr="00E14B34">
          <w:rPr>
            <w:rFonts w:ascii="Trebuchet MS" w:eastAsiaTheme="minorHAnsi" w:hAnsi="Trebuchet MS"/>
            <w:noProof/>
            <w:rPrChange w:id="176" w:author="becky" w:date="2017-09-01T09:02:00Z">
              <w:rPr>
                <w:rFonts w:eastAsiaTheme="minorHAnsi"/>
                <w:noProof/>
              </w:rPr>
            </w:rPrChange>
          </w:rPr>
          <w:t>21</w:t>
        </w:r>
        <w:r w:rsidRPr="00E14B34">
          <w:rPr>
            <w:rFonts w:ascii="Trebuchet MS" w:eastAsiaTheme="minorHAnsi" w:hAnsi="Trebuchet MS"/>
            <w:rPrChange w:id="177" w:author="becky" w:date="2017-09-01T09:02:00Z">
              <w:rPr>
                <w:rFonts w:eastAsiaTheme="minorHAnsi"/>
              </w:rPr>
            </w:rPrChange>
          </w:rPr>
          <w:t xml:space="preserve"> W5100 Mode Write SPI Frame</w:t>
        </w:r>
        <w:r w:rsidRPr="00E14B34">
          <w:rPr>
            <w:rFonts w:ascii="Trebuchet MS" w:eastAsiaTheme="minorHAnsi" w:hAnsi="Trebuchet MS"/>
          </w:rPr>
          <w:fldChar w:fldCharType="end"/>
        </w:r>
      </w:ins>
      <w:r w:rsidR="00756EBE" w:rsidRPr="00E92B33">
        <w:rPr>
          <w:rFonts w:ascii="Trebuchet MS" w:eastAsiaTheme="minorHAnsi" w:hAnsi="Trebuchet MS"/>
        </w:rPr>
        <w:fldChar w:fldCharType="begin"/>
      </w:r>
      <w:r w:rsidR="00756EBE" w:rsidRPr="00E14B34">
        <w:rPr>
          <w:rFonts w:ascii="Trebuchet MS" w:eastAsiaTheme="minorHAnsi" w:hAnsi="Trebuchet MS"/>
        </w:rPr>
        <w:instrText xml:space="preserve"> HYPERLINK \l "_Toc483830159" </w:instrText>
      </w:r>
      <w:r w:rsidR="00756EBE" w:rsidRPr="00E92B33">
        <w:rPr>
          <w:rFonts w:ascii="Trebuchet MS" w:eastAsiaTheme="minorHAnsi" w:hAnsi="Trebuchet MS"/>
          <w:rPrChange w:id="178" w:author="becky" w:date="2017-09-01T09:02:00Z">
            <w:rPr>
              <w:rFonts w:ascii="Trebuchet MS" w:eastAsiaTheme="minorHAnsi" w:hAnsi="Trebuchet MS"/>
              <w:noProof/>
            </w:rPr>
          </w:rPrChange>
        </w:rPr>
        <w:fldChar w:fldCharType="separate"/>
      </w:r>
      <w:del w:id="179" w:author="becky" w:date="2017-09-01T09:00:00Z">
        <w:r w:rsidR="0049033F" w:rsidRPr="00E14B34" w:rsidDel="00E14B34">
          <w:rPr>
            <w:rStyle w:val="afa"/>
            <w:rFonts w:ascii="Trebuchet MS" w:eastAsiaTheme="minorHAnsi" w:hAnsi="Trebuchet MS"/>
            <w:noProof/>
          </w:rPr>
          <w:delText>Figure 21. Quartz Crystal Modeling</w:delText>
        </w:r>
      </w:del>
      <w:r w:rsidR="0049033F" w:rsidRPr="00E14B34">
        <w:rPr>
          <w:rFonts w:ascii="Trebuchet MS" w:eastAsiaTheme="minorHAnsi" w:hAnsi="Trebuchet MS"/>
          <w:noProof/>
          <w:webHidden/>
        </w:rPr>
        <w:tab/>
      </w:r>
      <w:r w:rsidR="0049033F" w:rsidRPr="00084951">
        <w:rPr>
          <w:rFonts w:ascii="Trebuchet MS" w:eastAsiaTheme="minorHAnsi" w:hAnsi="Trebuchet MS"/>
          <w:noProof/>
          <w:webHidden/>
        </w:rPr>
        <w:fldChar w:fldCharType="begin"/>
      </w:r>
      <w:r w:rsidR="0049033F" w:rsidRPr="00E14B34">
        <w:rPr>
          <w:rFonts w:ascii="Trebuchet MS" w:eastAsiaTheme="minorHAnsi" w:hAnsi="Trebuchet MS"/>
          <w:noProof/>
          <w:webHidden/>
        </w:rPr>
        <w:instrText xml:space="preserve"> PAGEREF _Toc483830159 \h </w:instrText>
      </w:r>
      <w:r w:rsidR="0049033F" w:rsidRPr="00084951">
        <w:rPr>
          <w:rFonts w:ascii="Trebuchet MS" w:eastAsiaTheme="minorHAnsi" w:hAnsi="Trebuchet MS"/>
          <w:noProof/>
          <w:webHidden/>
        </w:rPr>
      </w:r>
      <w:r w:rsidR="0049033F" w:rsidRPr="00084951">
        <w:rPr>
          <w:rFonts w:ascii="Trebuchet MS" w:eastAsiaTheme="minorHAnsi" w:hAnsi="Trebuchet MS"/>
          <w:noProof/>
          <w:webHidden/>
          <w:rPrChange w:id="180" w:author="becky" w:date="2017-09-01T09:02:00Z">
            <w:rPr>
              <w:rFonts w:ascii="Trebuchet MS" w:eastAsiaTheme="minorHAnsi" w:hAnsi="Trebuchet MS"/>
              <w:noProof/>
              <w:webHidden/>
            </w:rPr>
          </w:rPrChange>
        </w:rPr>
        <w:fldChar w:fldCharType="separate"/>
      </w:r>
      <w:r w:rsidR="0049033F" w:rsidRPr="00E14B34">
        <w:rPr>
          <w:rFonts w:ascii="Trebuchet MS" w:eastAsiaTheme="minorHAnsi" w:hAnsi="Trebuchet MS"/>
          <w:noProof/>
          <w:webHidden/>
        </w:rPr>
        <w:t>65</w:t>
      </w:r>
      <w:r w:rsidR="0049033F" w:rsidRPr="00084951">
        <w:rPr>
          <w:rFonts w:ascii="Trebuchet MS" w:eastAsiaTheme="minorHAnsi" w:hAnsi="Trebuchet MS"/>
          <w:noProof/>
          <w:webHidden/>
        </w:rPr>
        <w:fldChar w:fldCharType="end"/>
      </w:r>
      <w:r w:rsidR="00756EBE" w:rsidRPr="00E92B33">
        <w:rPr>
          <w:rFonts w:ascii="Trebuchet MS" w:eastAsiaTheme="minorHAnsi" w:hAnsi="Trebuchet MS"/>
          <w:noProof/>
        </w:rPr>
        <w:fldChar w:fldCharType="end"/>
      </w:r>
    </w:p>
    <w:p w14:paraId="4BBBC7D8" w14:textId="562F7289" w:rsidR="0049033F" w:rsidRPr="00E14B34" w:rsidRDefault="00E14B34">
      <w:pPr>
        <w:pStyle w:val="aff5"/>
        <w:tabs>
          <w:tab w:val="right" w:leader="dot" w:pos="8495"/>
        </w:tabs>
        <w:ind w:left="1200" w:hanging="400"/>
        <w:rPr>
          <w:rFonts w:ascii="Trebuchet MS" w:eastAsiaTheme="minorHAnsi" w:hAnsi="Trebuchet MS" w:cstheme="minorBidi"/>
          <w:noProof/>
          <w:szCs w:val="22"/>
        </w:rPr>
      </w:pPr>
      <w:ins w:id="181" w:author="becky" w:date="2017-09-01T09:00:00Z">
        <w:r w:rsidRPr="00E14B34">
          <w:rPr>
            <w:rFonts w:ascii="Trebuchet MS" w:eastAsiaTheme="minorHAnsi" w:hAnsi="Trebuchet MS"/>
          </w:rPr>
          <w:fldChar w:fldCharType="begin"/>
        </w:r>
        <w:r w:rsidRPr="00E14B34">
          <w:rPr>
            <w:rFonts w:ascii="Trebuchet MS" w:eastAsiaTheme="minorHAnsi" w:hAnsi="Trebuchet MS"/>
          </w:rPr>
          <w:instrText xml:space="preserve"> REF _Ref492019742 \h </w:instrText>
        </w:r>
      </w:ins>
      <w:r>
        <w:rPr>
          <w:rFonts w:ascii="Trebuchet MS" w:eastAsiaTheme="minorHAnsi" w:hAnsi="Trebuchet MS"/>
        </w:rPr>
        <w:instrText xml:space="preserve"> \* MERGEFORMAT </w:instrText>
      </w:r>
      <w:r w:rsidRPr="00E14B34">
        <w:rPr>
          <w:rFonts w:ascii="Trebuchet MS" w:eastAsiaTheme="minorHAnsi" w:hAnsi="Trebuchet MS"/>
        </w:rPr>
      </w:r>
      <w:r w:rsidRPr="00E14B34">
        <w:rPr>
          <w:rFonts w:ascii="Trebuchet MS" w:eastAsiaTheme="minorHAnsi" w:hAnsi="Trebuchet MS"/>
          <w:rPrChange w:id="182" w:author="becky" w:date="2017-09-01T09:02:00Z">
            <w:rPr>
              <w:rFonts w:ascii="Trebuchet MS" w:eastAsiaTheme="minorHAnsi" w:hAnsi="Trebuchet MS"/>
            </w:rPr>
          </w:rPrChange>
        </w:rPr>
        <w:fldChar w:fldCharType="separate"/>
      </w:r>
      <w:ins w:id="183" w:author="becky" w:date="2017-09-01T09:00:00Z">
        <w:r w:rsidRPr="00E14B34">
          <w:rPr>
            <w:rFonts w:ascii="Trebuchet MS" w:eastAsiaTheme="minorHAnsi" w:hAnsi="Trebuchet MS"/>
            <w:rPrChange w:id="184" w:author="becky" w:date="2017-09-01T09:02:00Z">
              <w:rPr>
                <w:rFonts w:eastAsiaTheme="minorHAnsi"/>
              </w:rPr>
            </w:rPrChange>
          </w:rPr>
          <w:t xml:space="preserve">Figure </w:t>
        </w:r>
        <w:r w:rsidRPr="00E14B34">
          <w:rPr>
            <w:rFonts w:ascii="Trebuchet MS" w:eastAsiaTheme="minorHAnsi" w:hAnsi="Trebuchet MS"/>
            <w:noProof/>
            <w:rPrChange w:id="185" w:author="becky" w:date="2017-09-01T09:02:00Z">
              <w:rPr>
                <w:rFonts w:eastAsiaTheme="minorHAnsi"/>
                <w:noProof/>
              </w:rPr>
            </w:rPrChange>
          </w:rPr>
          <w:t>22</w:t>
        </w:r>
        <w:r w:rsidRPr="00E14B34">
          <w:rPr>
            <w:rFonts w:ascii="Trebuchet MS" w:eastAsiaTheme="minorHAnsi" w:hAnsi="Trebuchet MS"/>
            <w:rPrChange w:id="186" w:author="becky" w:date="2017-09-01T09:02:00Z">
              <w:rPr>
                <w:rFonts w:eastAsiaTheme="minorHAnsi"/>
              </w:rPr>
            </w:rPrChange>
          </w:rPr>
          <w:t xml:space="preserve"> W5100 Mode Read SPI Frame</w:t>
        </w:r>
        <w:r w:rsidRPr="00E14B34">
          <w:rPr>
            <w:rFonts w:ascii="Trebuchet MS" w:eastAsiaTheme="minorHAnsi" w:hAnsi="Trebuchet MS"/>
          </w:rPr>
          <w:fldChar w:fldCharType="end"/>
        </w:r>
      </w:ins>
      <w:r w:rsidR="00756EBE" w:rsidRPr="00E92B33">
        <w:rPr>
          <w:rFonts w:ascii="Trebuchet MS" w:eastAsiaTheme="minorHAnsi" w:hAnsi="Trebuchet MS"/>
        </w:rPr>
        <w:fldChar w:fldCharType="begin"/>
      </w:r>
      <w:r w:rsidR="00756EBE" w:rsidRPr="00E14B34">
        <w:rPr>
          <w:rFonts w:ascii="Trebuchet MS" w:eastAsiaTheme="minorHAnsi" w:hAnsi="Trebuchet MS"/>
        </w:rPr>
        <w:instrText xml:space="preserve"> HYPERLINK \l "_Toc483830160" </w:instrText>
      </w:r>
      <w:r w:rsidR="00756EBE" w:rsidRPr="00E92B33">
        <w:rPr>
          <w:rFonts w:ascii="Trebuchet MS" w:eastAsiaTheme="minorHAnsi" w:hAnsi="Trebuchet MS"/>
          <w:rPrChange w:id="187" w:author="becky" w:date="2017-09-01T09:02:00Z">
            <w:rPr>
              <w:rFonts w:ascii="Trebuchet MS" w:eastAsiaTheme="minorHAnsi" w:hAnsi="Trebuchet MS"/>
              <w:noProof/>
            </w:rPr>
          </w:rPrChange>
        </w:rPr>
        <w:fldChar w:fldCharType="separate"/>
      </w:r>
      <w:del w:id="188" w:author="becky" w:date="2017-09-01T09:00:00Z">
        <w:r w:rsidR="0049033F" w:rsidRPr="00E14B34" w:rsidDel="00E14B34">
          <w:rPr>
            <w:rStyle w:val="afa"/>
            <w:rFonts w:ascii="Trebuchet MS" w:eastAsiaTheme="minorHAnsi" w:hAnsi="Trebuchet MS"/>
            <w:noProof/>
          </w:rPr>
          <w:delText>Figure 22. Reset Timing</w:delText>
        </w:r>
      </w:del>
      <w:r w:rsidR="0049033F" w:rsidRPr="00E14B34">
        <w:rPr>
          <w:rFonts w:ascii="Trebuchet MS" w:eastAsiaTheme="minorHAnsi" w:hAnsi="Trebuchet MS"/>
          <w:noProof/>
          <w:webHidden/>
        </w:rPr>
        <w:tab/>
      </w:r>
      <w:r w:rsidR="0049033F" w:rsidRPr="00084951">
        <w:rPr>
          <w:rFonts w:ascii="Trebuchet MS" w:eastAsiaTheme="minorHAnsi" w:hAnsi="Trebuchet MS"/>
          <w:noProof/>
          <w:webHidden/>
        </w:rPr>
        <w:fldChar w:fldCharType="begin"/>
      </w:r>
      <w:r w:rsidR="0049033F" w:rsidRPr="00E14B34">
        <w:rPr>
          <w:rFonts w:ascii="Trebuchet MS" w:eastAsiaTheme="minorHAnsi" w:hAnsi="Trebuchet MS"/>
          <w:noProof/>
          <w:webHidden/>
        </w:rPr>
        <w:instrText xml:space="preserve"> PAGEREF _Toc483830160 \h </w:instrText>
      </w:r>
      <w:r w:rsidR="0049033F" w:rsidRPr="00084951">
        <w:rPr>
          <w:rFonts w:ascii="Trebuchet MS" w:eastAsiaTheme="minorHAnsi" w:hAnsi="Trebuchet MS"/>
          <w:noProof/>
          <w:webHidden/>
        </w:rPr>
      </w:r>
      <w:r w:rsidR="0049033F" w:rsidRPr="00084951">
        <w:rPr>
          <w:rFonts w:ascii="Trebuchet MS" w:eastAsiaTheme="minorHAnsi" w:hAnsi="Trebuchet MS"/>
          <w:noProof/>
          <w:webHidden/>
          <w:rPrChange w:id="189" w:author="becky" w:date="2017-09-01T09:02:00Z">
            <w:rPr>
              <w:rFonts w:ascii="Trebuchet MS" w:eastAsiaTheme="minorHAnsi" w:hAnsi="Trebuchet MS"/>
              <w:noProof/>
              <w:webHidden/>
            </w:rPr>
          </w:rPrChange>
        </w:rPr>
        <w:fldChar w:fldCharType="separate"/>
      </w:r>
      <w:r w:rsidR="0049033F" w:rsidRPr="00E14B34">
        <w:rPr>
          <w:rFonts w:ascii="Trebuchet MS" w:eastAsiaTheme="minorHAnsi" w:hAnsi="Trebuchet MS"/>
          <w:noProof/>
          <w:webHidden/>
        </w:rPr>
        <w:t>68</w:t>
      </w:r>
      <w:r w:rsidR="0049033F" w:rsidRPr="00084951">
        <w:rPr>
          <w:rFonts w:ascii="Trebuchet MS" w:eastAsiaTheme="minorHAnsi" w:hAnsi="Trebuchet MS"/>
          <w:noProof/>
          <w:webHidden/>
        </w:rPr>
        <w:fldChar w:fldCharType="end"/>
      </w:r>
      <w:r w:rsidR="00756EBE" w:rsidRPr="00E92B33">
        <w:rPr>
          <w:rFonts w:ascii="Trebuchet MS" w:eastAsiaTheme="minorHAnsi" w:hAnsi="Trebuchet MS"/>
          <w:noProof/>
        </w:rPr>
        <w:fldChar w:fldCharType="end"/>
      </w:r>
    </w:p>
    <w:p w14:paraId="7DEE77D7" w14:textId="7549E60E" w:rsidR="0049033F" w:rsidRPr="00E14B34" w:rsidRDefault="00E14B34">
      <w:pPr>
        <w:pStyle w:val="aff5"/>
        <w:tabs>
          <w:tab w:val="right" w:leader="dot" w:pos="8495"/>
        </w:tabs>
        <w:ind w:left="1200" w:hanging="400"/>
        <w:rPr>
          <w:rFonts w:ascii="Trebuchet MS" w:eastAsiaTheme="minorHAnsi" w:hAnsi="Trebuchet MS" w:cstheme="minorBidi"/>
          <w:noProof/>
          <w:szCs w:val="22"/>
        </w:rPr>
      </w:pPr>
      <w:ins w:id="190" w:author="becky" w:date="2017-09-01T09:00:00Z">
        <w:r w:rsidRPr="00E14B34">
          <w:rPr>
            <w:rFonts w:ascii="Trebuchet MS" w:eastAsiaTheme="minorHAnsi" w:hAnsi="Trebuchet MS"/>
          </w:rPr>
          <w:fldChar w:fldCharType="begin"/>
        </w:r>
        <w:r w:rsidRPr="00E14B34">
          <w:rPr>
            <w:rFonts w:ascii="Trebuchet MS" w:eastAsiaTheme="minorHAnsi" w:hAnsi="Trebuchet MS"/>
          </w:rPr>
          <w:instrText xml:space="preserve"> REF _Ref492019750 \h </w:instrText>
        </w:r>
      </w:ins>
      <w:r>
        <w:rPr>
          <w:rFonts w:ascii="Trebuchet MS" w:eastAsiaTheme="minorHAnsi" w:hAnsi="Trebuchet MS"/>
        </w:rPr>
        <w:instrText xml:space="preserve"> \* MERGEFORMAT </w:instrText>
      </w:r>
      <w:r w:rsidRPr="00E14B34">
        <w:rPr>
          <w:rFonts w:ascii="Trebuchet MS" w:eastAsiaTheme="minorHAnsi" w:hAnsi="Trebuchet MS"/>
        </w:rPr>
      </w:r>
      <w:r w:rsidRPr="00E14B34">
        <w:rPr>
          <w:rFonts w:ascii="Trebuchet MS" w:eastAsiaTheme="minorHAnsi" w:hAnsi="Trebuchet MS"/>
          <w:rPrChange w:id="191" w:author="becky" w:date="2017-09-01T09:02:00Z">
            <w:rPr>
              <w:rFonts w:ascii="Trebuchet MS" w:eastAsiaTheme="minorHAnsi" w:hAnsi="Trebuchet MS"/>
            </w:rPr>
          </w:rPrChange>
        </w:rPr>
        <w:fldChar w:fldCharType="separate"/>
      </w:r>
      <w:ins w:id="192" w:author="becky" w:date="2017-09-01T09:00:00Z">
        <w:r w:rsidRPr="00E14B34">
          <w:rPr>
            <w:rFonts w:ascii="Trebuchet MS" w:hAnsi="Trebuchet MS"/>
            <w:rPrChange w:id="193" w:author="becky" w:date="2017-09-01T09:02:00Z">
              <w:rPr/>
            </w:rPrChange>
          </w:rPr>
          <w:t xml:space="preserve">Figure </w:t>
        </w:r>
        <w:r w:rsidRPr="00E14B34">
          <w:rPr>
            <w:rFonts w:ascii="Trebuchet MS" w:hAnsi="Trebuchet MS"/>
            <w:noProof/>
            <w:rPrChange w:id="194" w:author="becky" w:date="2017-09-01T09:02:00Z">
              <w:rPr>
                <w:noProof/>
              </w:rPr>
            </w:rPrChange>
          </w:rPr>
          <w:t>23</w:t>
        </w:r>
        <w:r w:rsidRPr="00E14B34">
          <w:rPr>
            <w:rFonts w:ascii="Trebuchet MS" w:hAnsi="Trebuchet MS"/>
            <w:rPrChange w:id="195" w:author="becky" w:date="2017-09-01T09:02:00Z">
              <w:rPr/>
            </w:rPrChange>
          </w:rPr>
          <w:t xml:space="preserve"> Direct &amp; Indirect Mode Control by Host</w:t>
        </w:r>
        <w:r w:rsidRPr="00E14B34">
          <w:rPr>
            <w:rFonts w:ascii="Trebuchet MS" w:eastAsiaTheme="minorHAnsi" w:hAnsi="Trebuchet MS"/>
          </w:rPr>
          <w:fldChar w:fldCharType="end"/>
        </w:r>
      </w:ins>
      <w:r w:rsidR="00756EBE" w:rsidRPr="00E92B33">
        <w:rPr>
          <w:rFonts w:ascii="Trebuchet MS" w:eastAsiaTheme="minorHAnsi" w:hAnsi="Trebuchet MS"/>
        </w:rPr>
        <w:fldChar w:fldCharType="begin"/>
      </w:r>
      <w:r w:rsidR="00756EBE" w:rsidRPr="00E14B34">
        <w:rPr>
          <w:rFonts w:ascii="Trebuchet MS" w:eastAsiaTheme="minorHAnsi" w:hAnsi="Trebuchet MS"/>
        </w:rPr>
        <w:instrText xml:space="preserve"> HYPERLINK \l "_Toc483830161" </w:instrText>
      </w:r>
      <w:r w:rsidR="00756EBE" w:rsidRPr="00E92B33">
        <w:rPr>
          <w:rFonts w:ascii="Trebuchet MS" w:eastAsiaTheme="minorHAnsi" w:hAnsi="Trebuchet MS"/>
          <w:rPrChange w:id="196" w:author="becky" w:date="2017-09-01T09:02:00Z">
            <w:rPr>
              <w:rFonts w:ascii="Trebuchet MS" w:eastAsiaTheme="minorHAnsi" w:hAnsi="Trebuchet MS"/>
              <w:noProof/>
            </w:rPr>
          </w:rPrChange>
        </w:rPr>
        <w:fldChar w:fldCharType="separate"/>
      </w:r>
      <w:del w:id="197" w:author="becky" w:date="2017-09-01T09:00:00Z">
        <w:r w:rsidR="0049033F" w:rsidRPr="00E14B34" w:rsidDel="00E14B34">
          <w:rPr>
            <w:rStyle w:val="afa"/>
            <w:rFonts w:ascii="Trebuchet MS" w:eastAsiaTheme="minorHAnsi" w:hAnsi="Trebuchet MS"/>
            <w:noProof/>
          </w:rPr>
          <w:delText>Figure 23. SPI Timing</w:delText>
        </w:r>
      </w:del>
      <w:r w:rsidR="0049033F" w:rsidRPr="00E14B34">
        <w:rPr>
          <w:rFonts w:ascii="Trebuchet MS" w:eastAsiaTheme="minorHAnsi" w:hAnsi="Trebuchet MS"/>
          <w:noProof/>
          <w:webHidden/>
        </w:rPr>
        <w:tab/>
      </w:r>
      <w:r w:rsidR="0049033F" w:rsidRPr="00084951">
        <w:rPr>
          <w:rFonts w:ascii="Trebuchet MS" w:eastAsiaTheme="minorHAnsi" w:hAnsi="Trebuchet MS"/>
          <w:noProof/>
          <w:webHidden/>
        </w:rPr>
        <w:fldChar w:fldCharType="begin"/>
      </w:r>
      <w:r w:rsidR="0049033F" w:rsidRPr="00E14B34">
        <w:rPr>
          <w:rFonts w:ascii="Trebuchet MS" w:eastAsiaTheme="minorHAnsi" w:hAnsi="Trebuchet MS"/>
          <w:noProof/>
          <w:webHidden/>
        </w:rPr>
        <w:instrText xml:space="preserve"> PAGEREF _Toc483830161 \h </w:instrText>
      </w:r>
      <w:r w:rsidR="0049033F" w:rsidRPr="00084951">
        <w:rPr>
          <w:rFonts w:ascii="Trebuchet MS" w:eastAsiaTheme="minorHAnsi" w:hAnsi="Trebuchet MS"/>
          <w:noProof/>
          <w:webHidden/>
        </w:rPr>
      </w:r>
      <w:r w:rsidR="0049033F" w:rsidRPr="00084951">
        <w:rPr>
          <w:rFonts w:ascii="Trebuchet MS" w:eastAsiaTheme="minorHAnsi" w:hAnsi="Trebuchet MS"/>
          <w:noProof/>
          <w:webHidden/>
          <w:rPrChange w:id="198" w:author="becky" w:date="2017-09-01T09:02:00Z">
            <w:rPr>
              <w:rFonts w:ascii="Trebuchet MS" w:eastAsiaTheme="minorHAnsi" w:hAnsi="Trebuchet MS"/>
              <w:noProof/>
              <w:webHidden/>
            </w:rPr>
          </w:rPrChange>
        </w:rPr>
        <w:fldChar w:fldCharType="separate"/>
      </w:r>
      <w:r w:rsidR="0049033F" w:rsidRPr="00E14B34">
        <w:rPr>
          <w:rFonts w:ascii="Trebuchet MS" w:eastAsiaTheme="minorHAnsi" w:hAnsi="Trebuchet MS"/>
          <w:noProof/>
          <w:webHidden/>
        </w:rPr>
        <w:t>70</w:t>
      </w:r>
      <w:r w:rsidR="0049033F" w:rsidRPr="00084951">
        <w:rPr>
          <w:rFonts w:ascii="Trebuchet MS" w:eastAsiaTheme="minorHAnsi" w:hAnsi="Trebuchet MS"/>
          <w:noProof/>
          <w:webHidden/>
        </w:rPr>
        <w:fldChar w:fldCharType="end"/>
      </w:r>
      <w:r w:rsidR="00756EBE" w:rsidRPr="00E92B33">
        <w:rPr>
          <w:rFonts w:ascii="Trebuchet MS" w:eastAsiaTheme="minorHAnsi" w:hAnsi="Trebuchet MS"/>
          <w:noProof/>
        </w:rPr>
        <w:fldChar w:fldCharType="end"/>
      </w:r>
    </w:p>
    <w:p w14:paraId="40787329" w14:textId="2F0BA3B1" w:rsidR="0049033F" w:rsidRPr="00E14B34" w:rsidRDefault="00E14B34">
      <w:pPr>
        <w:pStyle w:val="aff5"/>
        <w:tabs>
          <w:tab w:val="right" w:leader="dot" w:pos="8495"/>
        </w:tabs>
        <w:ind w:left="1200" w:hanging="400"/>
        <w:rPr>
          <w:rFonts w:ascii="Trebuchet MS" w:eastAsiaTheme="minorHAnsi" w:hAnsi="Trebuchet MS" w:cstheme="minorBidi"/>
          <w:noProof/>
          <w:szCs w:val="22"/>
        </w:rPr>
      </w:pPr>
      <w:ins w:id="199" w:author="becky" w:date="2017-09-01T09:00:00Z">
        <w:r w:rsidRPr="00E14B34">
          <w:rPr>
            <w:rFonts w:ascii="Trebuchet MS" w:eastAsiaTheme="minorHAnsi" w:hAnsi="Trebuchet MS"/>
          </w:rPr>
          <w:fldChar w:fldCharType="begin"/>
        </w:r>
        <w:r w:rsidRPr="00E14B34">
          <w:rPr>
            <w:rFonts w:ascii="Trebuchet MS" w:eastAsiaTheme="minorHAnsi" w:hAnsi="Trebuchet MS"/>
          </w:rPr>
          <w:instrText xml:space="preserve"> REF _Ref492019759 \h </w:instrText>
        </w:r>
      </w:ins>
      <w:r>
        <w:rPr>
          <w:rFonts w:ascii="Trebuchet MS" w:eastAsiaTheme="minorHAnsi" w:hAnsi="Trebuchet MS"/>
        </w:rPr>
        <w:instrText xml:space="preserve"> \* MERGEFORMAT </w:instrText>
      </w:r>
      <w:r w:rsidRPr="00E14B34">
        <w:rPr>
          <w:rFonts w:ascii="Trebuchet MS" w:eastAsiaTheme="minorHAnsi" w:hAnsi="Trebuchet MS"/>
        </w:rPr>
      </w:r>
      <w:r w:rsidRPr="00E14B34">
        <w:rPr>
          <w:rFonts w:ascii="Trebuchet MS" w:eastAsiaTheme="minorHAnsi" w:hAnsi="Trebuchet MS"/>
          <w:rPrChange w:id="200" w:author="becky" w:date="2017-09-01T09:02:00Z">
            <w:rPr>
              <w:rFonts w:ascii="Trebuchet MS" w:eastAsiaTheme="minorHAnsi" w:hAnsi="Trebuchet MS"/>
            </w:rPr>
          </w:rPrChange>
        </w:rPr>
        <w:fldChar w:fldCharType="separate"/>
      </w:r>
      <w:ins w:id="201" w:author="becky" w:date="2017-09-01T09:00:00Z">
        <w:r w:rsidRPr="00E14B34">
          <w:rPr>
            <w:rFonts w:ascii="Trebuchet MS" w:hAnsi="Trebuchet MS"/>
            <w:rPrChange w:id="202" w:author="becky" w:date="2017-09-01T09:02:00Z">
              <w:rPr/>
            </w:rPrChange>
          </w:rPr>
          <w:t xml:space="preserve">Figure </w:t>
        </w:r>
        <w:r w:rsidRPr="00E14B34">
          <w:rPr>
            <w:rFonts w:ascii="Trebuchet MS" w:hAnsi="Trebuchet MS"/>
            <w:noProof/>
            <w:rPrChange w:id="203" w:author="becky" w:date="2017-09-01T09:02:00Z">
              <w:rPr>
                <w:noProof/>
              </w:rPr>
            </w:rPrChange>
          </w:rPr>
          <w:t>24</w:t>
        </w:r>
        <w:r w:rsidRPr="00E14B34">
          <w:rPr>
            <w:rFonts w:ascii="Trebuchet MS" w:hAnsi="Trebuchet MS"/>
            <w:rPrChange w:id="204" w:author="becky" w:date="2017-09-01T09:02:00Z">
              <w:rPr/>
            </w:rPrChange>
          </w:rPr>
          <w:t xml:space="preserve"> Direct Mode Write Access</w:t>
        </w:r>
        <w:r w:rsidRPr="00E14B34">
          <w:rPr>
            <w:rFonts w:ascii="Trebuchet MS" w:eastAsiaTheme="minorHAnsi" w:hAnsi="Trebuchet MS"/>
          </w:rPr>
          <w:fldChar w:fldCharType="end"/>
        </w:r>
      </w:ins>
      <w:r w:rsidR="00756EBE" w:rsidRPr="00E92B33">
        <w:rPr>
          <w:rFonts w:ascii="Trebuchet MS" w:eastAsiaTheme="minorHAnsi" w:hAnsi="Trebuchet MS"/>
        </w:rPr>
        <w:fldChar w:fldCharType="begin"/>
      </w:r>
      <w:r w:rsidR="00756EBE" w:rsidRPr="00E14B34">
        <w:rPr>
          <w:rFonts w:ascii="Trebuchet MS" w:eastAsiaTheme="minorHAnsi" w:hAnsi="Trebuchet MS"/>
        </w:rPr>
        <w:instrText xml:space="preserve"> HYPERLINK \l "_Toc483830162" </w:instrText>
      </w:r>
      <w:r w:rsidR="00756EBE" w:rsidRPr="00E92B33">
        <w:rPr>
          <w:rFonts w:ascii="Trebuchet MS" w:eastAsiaTheme="minorHAnsi" w:hAnsi="Trebuchet MS"/>
          <w:rPrChange w:id="205" w:author="becky" w:date="2017-09-01T09:02:00Z">
            <w:rPr>
              <w:rFonts w:ascii="Trebuchet MS" w:eastAsiaTheme="minorHAnsi" w:hAnsi="Trebuchet MS"/>
              <w:noProof/>
            </w:rPr>
          </w:rPrChange>
        </w:rPr>
        <w:fldChar w:fldCharType="separate"/>
      </w:r>
      <w:del w:id="206" w:author="becky" w:date="2017-09-01T09:00:00Z">
        <w:r w:rsidR="0049033F" w:rsidRPr="00E14B34" w:rsidDel="00E14B34">
          <w:rPr>
            <w:rStyle w:val="afa"/>
            <w:rFonts w:ascii="Trebuchet MS" w:eastAsiaTheme="minorHAnsi" w:hAnsi="Trebuchet MS"/>
            <w:noProof/>
          </w:rPr>
          <w:delText>Figure 24. Transformer Type</w:delText>
        </w:r>
      </w:del>
      <w:r w:rsidR="0049033F" w:rsidRPr="00E14B34">
        <w:rPr>
          <w:rFonts w:ascii="Trebuchet MS" w:eastAsiaTheme="minorHAnsi" w:hAnsi="Trebuchet MS"/>
          <w:noProof/>
          <w:webHidden/>
        </w:rPr>
        <w:tab/>
      </w:r>
      <w:r w:rsidR="0049033F" w:rsidRPr="00084951">
        <w:rPr>
          <w:rFonts w:ascii="Trebuchet MS" w:eastAsiaTheme="minorHAnsi" w:hAnsi="Trebuchet MS"/>
          <w:noProof/>
          <w:webHidden/>
        </w:rPr>
        <w:fldChar w:fldCharType="begin"/>
      </w:r>
      <w:r w:rsidR="0049033F" w:rsidRPr="00E14B34">
        <w:rPr>
          <w:rFonts w:ascii="Trebuchet MS" w:eastAsiaTheme="minorHAnsi" w:hAnsi="Trebuchet MS"/>
          <w:noProof/>
          <w:webHidden/>
        </w:rPr>
        <w:instrText xml:space="preserve"> PAGEREF _Toc483830162 \h </w:instrText>
      </w:r>
      <w:r w:rsidR="0049033F" w:rsidRPr="00084951">
        <w:rPr>
          <w:rFonts w:ascii="Trebuchet MS" w:eastAsiaTheme="minorHAnsi" w:hAnsi="Trebuchet MS"/>
          <w:noProof/>
          <w:webHidden/>
        </w:rPr>
      </w:r>
      <w:r w:rsidR="0049033F" w:rsidRPr="00084951">
        <w:rPr>
          <w:rFonts w:ascii="Trebuchet MS" w:eastAsiaTheme="minorHAnsi" w:hAnsi="Trebuchet MS"/>
          <w:noProof/>
          <w:webHidden/>
          <w:rPrChange w:id="207" w:author="becky" w:date="2017-09-01T09:02:00Z">
            <w:rPr>
              <w:rFonts w:ascii="Trebuchet MS" w:eastAsiaTheme="minorHAnsi" w:hAnsi="Trebuchet MS"/>
              <w:noProof/>
              <w:webHidden/>
            </w:rPr>
          </w:rPrChange>
        </w:rPr>
        <w:fldChar w:fldCharType="separate"/>
      </w:r>
      <w:r w:rsidR="0049033F" w:rsidRPr="00E14B34">
        <w:rPr>
          <w:rFonts w:ascii="Trebuchet MS" w:eastAsiaTheme="minorHAnsi" w:hAnsi="Trebuchet MS"/>
          <w:noProof/>
          <w:webHidden/>
        </w:rPr>
        <w:t>71</w:t>
      </w:r>
      <w:r w:rsidR="0049033F" w:rsidRPr="00084951">
        <w:rPr>
          <w:rFonts w:ascii="Trebuchet MS" w:eastAsiaTheme="minorHAnsi" w:hAnsi="Trebuchet MS"/>
          <w:noProof/>
          <w:webHidden/>
        </w:rPr>
        <w:fldChar w:fldCharType="end"/>
      </w:r>
      <w:r w:rsidR="00756EBE" w:rsidRPr="00E92B33">
        <w:rPr>
          <w:rFonts w:ascii="Trebuchet MS" w:eastAsiaTheme="minorHAnsi" w:hAnsi="Trebuchet MS"/>
          <w:noProof/>
        </w:rPr>
        <w:fldChar w:fldCharType="end"/>
      </w:r>
    </w:p>
    <w:p w14:paraId="67E6AFB4" w14:textId="6C9399D6" w:rsidR="0049033F" w:rsidRPr="00E14B34" w:rsidRDefault="00E14B34">
      <w:pPr>
        <w:pStyle w:val="aff5"/>
        <w:tabs>
          <w:tab w:val="right" w:leader="dot" w:pos="8495"/>
        </w:tabs>
        <w:ind w:left="1200" w:hanging="400"/>
        <w:rPr>
          <w:rFonts w:ascii="Trebuchet MS" w:eastAsiaTheme="minorHAnsi" w:hAnsi="Trebuchet MS" w:cstheme="minorBidi"/>
          <w:noProof/>
          <w:szCs w:val="22"/>
        </w:rPr>
      </w:pPr>
      <w:ins w:id="208" w:author="becky" w:date="2017-09-01T09:00:00Z">
        <w:r w:rsidRPr="00E14B34">
          <w:rPr>
            <w:rFonts w:ascii="Trebuchet MS" w:eastAsiaTheme="minorHAnsi" w:hAnsi="Trebuchet MS"/>
          </w:rPr>
          <w:fldChar w:fldCharType="begin"/>
        </w:r>
        <w:r w:rsidRPr="00E14B34">
          <w:rPr>
            <w:rFonts w:ascii="Trebuchet MS" w:eastAsiaTheme="minorHAnsi" w:hAnsi="Trebuchet MS"/>
          </w:rPr>
          <w:instrText xml:space="preserve"> REF _Ref492019765 \h </w:instrText>
        </w:r>
      </w:ins>
      <w:r>
        <w:rPr>
          <w:rFonts w:ascii="Trebuchet MS" w:eastAsiaTheme="minorHAnsi" w:hAnsi="Trebuchet MS"/>
        </w:rPr>
        <w:instrText xml:space="preserve"> \* MERGEFORMAT </w:instrText>
      </w:r>
      <w:r w:rsidRPr="00E14B34">
        <w:rPr>
          <w:rFonts w:ascii="Trebuchet MS" w:eastAsiaTheme="minorHAnsi" w:hAnsi="Trebuchet MS"/>
        </w:rPr>
      </w:r>
      <w:r w:rsidRPr="00E14B34">
        <w:rPr>
          <w:rFonts w:ascii="Trebuchet MS" w:eastAsiaTheme="minorHAnsi" w:hAnsi="Trebuchet MS"/>
          <w:rPrChange w:id="209" w:author="becky" w:date="2017-09-01T09:02:00Z">
            <w:rPr>
              <w:rFonts w:ascii="Trebuchet MS" w:eastAsiaTheme="minorHAnsi" w:hAnsi="Trebuchet MS"/>
            </w:rPr>
          </w:rPrChange>
        </w:rPr>
        <w:fldChar w:fldCharType="separate"/>
      </w:r>
      <w:ins w:id="210" w:author="becky" w:date="2017-09-01T09:00:00Z">
        <w:r w:rsidRPr="00E14B34">
          <w:rPr>
            <w:rFonts w:ascii="Trebuchet MS" w:hAnsi="Trebuchet MS"/>
            <w:rPrChange w:id="211" w:author="becky" w:date="2017-09-01T09:02:00Z">
              <w:rPr/>
            </w:rPrChange>
          </w:rPr>
          <w:t xml:space="preserve">Figure </w:t>
        </w:r>
        <w:r w:rsidRPr="00E14B34">
          <w:rPr>
            <w:rFonts w:ascii="Trebuchet MS" w:hAnsi="Trebuchet MS"/>
            <w:noProof/>
            <w:rPrChange w:id="212" w:author="becky" w:date="2017-09-01T09:02:00Z">
              <w:rPr>
                <w:noProof/>
              </w:rPr>
            </w:rPrChange>
          </w:rPr>
          <w:t>25</w:t>
        </w:r>
        <w:r w:rsidRPr="00E14B34">
          <w:rPr>
            <w:rFonts w:ascii="Trebuchet MS" w:hAnsi="Trebuchet MS"/>
            <w:rPrChange w:id="213" w:author="becky" w:date="2017-09-01T09:02:00Z">
              <w:rPr/>
            </w:rPrChange>
          </w:rPr>
          <w:t xml:space="preserve"> Direct Mode Read Access</w:t>
        </w:r>
        <w:r w:rsidRPr="00E14B34">
          <w:rPr>
            <w:rFonts w:ascii="Trebuchet MS" w:eastAsiaTheme="minorHAnsi" w:hAnsi="Trebuchet MS"/>
          </w:rPr>
          <w:fldChar w:fldCharType="end"/>
        </w:r>
      </w:ins>
      <w:r w:rsidR="00756EBE" w:rsidRPr="00E92B33">
        <w:rPr>
          <w:rFonts w:ascii="Trebuchet MS" w:eastAsiaTheme="minorHAnsi" w:hAnsi="Trebuchet MS"/>
        </w:rPr>
        <w:fldChar w:fldCharType="begin"/>
      </w:r>
      <w:r w:rsidR="00756EBE" w:rsidRPr="00E14B34">
        <w:rPr>
          <w:rFonts w:ascii="Trebuchet MS" w:eastAsiaTheme="minorHAnsi" w:hAnsi="Trebuchet MS"/>
        </w:rPr>
        <w:instrText xml:space="preserve"> HYPERLINK \l "_Toc483830163" </w:instrText>
      </w:r>
      <w:r w:rsidR="00756EBE" w:rsidRPr="00E92B33">
        <w:rPr>
          <w:rFonts w:ascii="Trebuchet MS" w:eastAsiaTheme="minorHAnsi" w:hAnsi="Trebuchet MS"/>
          <w:rPrChange w:id="214" w:author="becky" w:date="2017-09-01T09:02:00Z">
            <w:rPr>
              <w:rFonts w:ascii="Trebuchet MS" w:eastAsiaTheme="minorHAnsi" w:hAnsi="Trebuchet MS"/>
              <w:noProof/>
            </w:rPr>
          </w:rPrChange>
        </w:rPr>
        <w:fldChar w:fldCharType="separate"/>
      </w:r>
      <w:del w:id="215" w:author="becky" w:date="2017-09-01T09:00:00Z">
        <w:r w:rsidR="0049033F" w:rsidRPr="00E14B34" w:rsidDel="00E14B34">
          <w:rPr>
            <w:rStyle w:val="afa"/>
            <w:rFonts w:ascii="Trebuchet MS" w:eastAsiaTheme="minorHAnsi" w:hAnsi="Trebuchet MS"/>
            <w:noProof/>
          </w:rPr>
          <w:delText>Figure 25. IR Reflow Temperature</w:delText>
        </w:r>
      </w:del>
      <w:r w:rsidR="0049033F" w:rsidRPr="00E14B34">
        <w:rPr>
          <w:rFonts w:ascii="Trebuchet MS" w:eastAsiaTheme="minorHAnsi" w:hAnsi="Trebuchet MS"/>
          <w:noProof/>
          <w:webHidden/>
        </w:rPr>
        <w:tab/>
      </w:r>
      <w:r w:rsidR="0049033F" w:rsidRPr="00084951">
        <w:rPr>
          <w:rFonts w:ascii="Trebuchet MS" w:eastAsiaTheme="minorHAnsi" w:hAnsi="Trebuchet MS"/>
          <w:noProof/>
          <w:webHidden/>
        </w:rPr>
        <w:fldChar w:fldCharType="begin"/>
      </w:r>
      <w:r w:rsidR="0049033F" w:rsidRPr="00E14B34">
        <w:rPr>
          <w:rFonts w:ascii="Trebuchet MS" w:eastAsiaTheme="minorHAnsi" w:hAnsi="Trebuchet MS"/>
          <w:noProof/>
          <w:webHidden/>
        </w:rPr>
        <w:instrText xml:space="preserve"> PAGEREF _Toc483830163 \h </w:instrText>
      </w:r>
      <w:r w:rsidR="0049033F" w:rsidRPr="00084951">
        <w:rPr>
          <w:rFonts w:ascii="Trebuchet MS" w:eastAsiaTheme="minorHAnsi" w:hAnsi="Trebuchet MS"/>
          <w:noProof/>
          <w:webHidden/>
        </w:rPr>
      </w:r>
      <w:r w:rsidR="0049033F" w:rsidRPr="00084951">
        <w:rPr>
          <w:rFonts w:ascii="Trebuchet MS" w:eastAsiaTheme="minorHAnsi" w:hAnsi="Trebuchet MS"/>
          <w:noProof/>
          <w:webHidden/>
          <w:rPrChange w:id="216" w:author="becky" w:date="2017-09-01T09:02:00Z">
            <w:rPr>
              <w:rFonts w:ascii="Trebuchet MS" w:eastAsiaTheme="minorHAnsi" w:hAnsi="Trebuchet MS"/>
              <w:noProof/>
              <w:webHidden/>
            </w:rPr>
          </w:rPrChange>
        </w:rPr>
        <w:fldChar w:fldCharType="separate"/>
      </w:r>
      <w:r w:rsidR="0049033F" w:rsidRPr="00E14B34">
        <w:rPr>
          <w:rFonts w:ascii="Trebuchet MS" w:eastAsiaTheme="minorHAnsi" w:hAnsi="Trebuchet MS"/>
          <w:noProof/>
          <w:webHidden/>
        </w:rPr>
        <w:t>72</w:t>
      </w:r>
      <w:r w:rsidR="0049033F" w:rsidRPr="00084951">
        <w:rPr>
          <w:rFonts w:ascii="Trebuchet MS" w:eastAsiaTheme="minorHAnsi" w:hAnsi="Trebuchet MS"/>
          <w:noProof/>
          <w:webHidden/>
        </w:rPr>
        <w:fldChar w:fldCharType="end"/>
      </w:r>
      <w:r w:rsidR="00756EBE" w:rsidRPr="00E92B33">
        <w:rPr>
          <w:rFonts w:ascii="Trebuchet MS" w:eastAsiaTheme="minorHAnsi" w:hAnsi="Trebuchet MS"/>
          <w:noProof/>
        </w:rPr>
        <w:fldChar w:fldCharType="end"/>
      </w:r>
    </w:p>
    <w:p w14:paraId="17EF74FE" w14:textId="75818D17" w:rsidR="0049033F" w:rsidRPr="00E14B34" w:rsidRDefault="00756EBE">
      <w:pPr>
        <w:pStyle w:val="aff5"/>
        <w:tabs>
          <w:tab w:val="right" w:leader="dot" w:pos="8495"/>
        </w:tabs>
        <w:ind w:left="1200" w:hanging="400"/>
        <w:rPr>
          <w:ins w:id="217" w:author="becky" w:date="2017-09-01T09:00:00Z"/>
          <w:rFonts w:ascii="Trebuchet MS" w:eastAsiaTheme="minorHAnsi" w:hAnsi="Trebuchet MS"/>
          <w:noProof/>
        </w:rPr>
      </w:pPr>
      <w:r w:rsidRPr="00E14B34">
        <w:rPr>
          <w:rFonts w:ascii="Trebuchet MS" w:eastAsiaTheme="minorHAnsi" w:hAnsi="Trebuchet MS"/>
        </w:rPr>
        <w:fldChar w:fldCharType="begin"/>
      </w:r>
      <w:r w:rsidRPr="00E14B34">
        <w:rPr>
          <w:rFonts w:ascii="Trebuchet MS" w:eastAsiaTheme="minorHAnsi" w:hAnsi="Trebuchet MS"/>
        </w:rPr>
        <w:instrText xml:space="preserve"> HYPERLINK \l "_Toc483830164" </w:instrText>
      </w:r>
      <w:r w:rsidRPr="00E14B34">
        <w:rPr>
          <w:rFonts w:ascii="Trebuchet MS" w:eastAsiaTheme="minorHAnsi" w:hAnsi="Trebuchet MS"/>
          <w:rPrChange w:id="218" w:author="becky" w:date="2017-09-01T09:02:00Z">
            <w:rPr>
              <w:rFonts w:ascii="Trebuchet MS" w:eastAsiaTheme="minorHAnsi" w:hAnsi="Trebuchet MS"/>
              <w:noProof/>
            </w:rPr>
          </w:rPrChange>
        </w:rPr>
        <w:fldChar w:fldCharType="separate"/>
      </w:r>
      <w:del w:id="219" w:author="becky" w:date="2017-09-01T09:00:00Z">
        <w:r w:rsidR="0049033F" w:rsidRPr="00E14B34" w:rsidDel="00E14B34">
          <w:rPr>
            <w:rStyle w:val="afa"/>
            <w:rFonts w:ascii="Trebuchet MS" w:eastAsiaTheme="minorHAnsi" w:hAnsi="Trebuchet MS"/>
            <w:noProof/>
          </w:rPr>
          <w:delText>Figure 26. Package Dimensions</w:delText>
        </w:r>
      </w:del>
      <w:ins w:id="220" w:author="becky" w:date="2017-09-01T09:00:00Z">
        <w:r w:rsidR="00E14B34" w:rsidRPr="00E14B34">
          <w:rPr>
            <w:rStyle w:val="afa"/>
            <w:rFonts w:ascii="Trebuchet MS" w:eastAsiaTheme="minorHAnsi" w:hAnsi="Trebuchet MS"/>
            <w:noProof/>
          </w:rPr>
          <w:fldChar w:fldCharType="begin"/>
        </w:r>
        <w:r w:rsidR="00E14B34" w:rsidRPr="00E14B34">
          <w:rPr>
            <w:rStyle w:val="afa"/>
            <w:rFonts w:ascii="Trebuchet MS" w:eastAsiaTheme="minorHAnsi" w:hAnsi="Trebuchet MS"/>
            <w:noProof/>
          </w:rPr>
          <w:instrText xml:space="preserve"> REF _Ref492019780 \h </w:instrText>
        </w:r>
      </w:ins>
      <w:r w:rsidR="00E14B34">
        <w:rPr>
          <w:rStyle w:val="afa"/>
          <w:rFonts w:ascii="Trebuchet MS" w:eastAsiaTheme="minorHAnsi" w:hAnsi="Trebuchet MS"/>
          <w:noProof/>
        </w:rPr>
        <w:instrText xml:space="preserve"> \* MERGEFORMAT </w:instrText>
      </w:r>
      <w:r w:rsidR="00E14B34" w:rsidRPr="00E14B34">
        <w:rPr>
          <w:rStyle w:val="afa"/>
          <w:rFonts w:ascii="Trebuchet MS" w:eastAsiaTheme="minorHAnsi" w:hAnsi="Trebuchet MS"/>
          <w:noProof/>
        </w:rPr>
      </w:r>
      <w:r w:rsidR="00E14B34" w:rsidRPr="00E14B34">
        <w:rPr>
          <w:rStyle w:val="afa"/>
          <w:rFonts w:ascii="Trebuchet MS" w:eastAsiaTheme="minorHAnsi" w:hAnsi="Trebuchet MS"/>
          <w:noProof/>
          <w:rPrChange w:id="221" w:author="becky" w:date="2017-09-01T09:02:00Z">
            <w:rPr>
              <w:rStyle w:val="afa"/>
              <w:rFonts w:ascii="Trebuchet MS" w:eastAsiaTheme="minorHAnsi" w:hAnsi="Trebuchet MS"/>
              <w:noProof/>
            </w:rPr>
          </w:rPrChange>
        </w:rPr>
        <w:fldChar w:fldCharType="separate"/>
      </w:r>
      <w:ins w:id="222" w:author="becky" w:date="2017-09-01T09:00:00Z">
        <w:r w:rsidR="00E14B34" w:rsidRPr="00E14B34">
          <w:rPr>
            <w:rFonts w:ascii="Trebuchet MS" w:hAnsi="Trebuchet MS"/>
            <w:rPrChange w:id="223" w:author="becky" w:date="2017-09-01T09:02:00Z">
              <w:rPr/>
            </w:rPrChange>
          </w:rPr>
          <w:t xml:space="preserve">Figure </w:t>
        </w:r>
        <w:r w:rsidR="00E14B34" w:rsidRPr="00E14B34">
          <w:rPr>
            <w:rFonts w:ascii="Trebuchet MS" w:hAnsi="Trebuchet MS"/>
            <w:noProof/>
            <w:rPrChange w:id="224" w:author="becky" w:date="2017-09-01T09:02:00Z">
              <w:rPr>
                <w:noProof/>
              </w:rPr>
            </w:rPrChange>
          </w:rPr>
          <w:t>26</w:t>
        </w:r>
        <w:r w:rsidR="00E14B34" w:rsidRPr="00E14B34">
          <w:rPr>
            <w:rFonts w:ascii="Trebuchet MS" w:hAnsi="Trebuchet MS"/>
            <w:rPrChange w:id="225" w:author="becky" w:date="2017-09-01T09:02:00Z">
              <w:rPr/>
            </w:rPrChange>
          </w:rPr>
          <w:t xml:space="preserve"> Indirect Mode Write Access</w:t>
        </w:r>
        <w:r w:rsidR="00E14B34" w:rsidRPr="00E14B34">
          <w:rPr>
            <w:rStyle w:val="afa"/>
            <w:rFonts w:ascii="Trebuchet MS" w:eastAsiaTheme="minorHAnsi" w:hAnsi="Trebuchet MS"/>
            <w:noProof/>
          </w:rPr>
          <w:fldChar w:fldCharType="end"/>
        </w:r>
      </w:ins>
      <w:r w:rsidR="0049033F" w:rsidRPr="00E14B34">
        <w:rPr>
          <w:rFonts w:ascii="Trebuchet MS" w:eastAsiaTheme="minorHAnsi" w:hAnsi="Trebuchet MS"/>
          <w:noProof/>
          <w:webHidden/>
        </w:rPr>
        <w:tab/>
      </w:r>
      <w:r w:rsidR="0049033F" w:rsidRPr="00E14B34">
        <w:rPr>
          <w:rFonts w:ascii="Trebuchet MS" w:eastAsiaTheme="minorHAnsi" w:hAnsi="Trebuchet MS"/>
          <w:noProof/>
          <w:webHidden/>
        </w:rPr>
        <w:fldChar w:fldCharType="begin"/>
      </w:r>
      <w:r w:rsidR="0049033F" w:rsidRPr="00E14B34">
        <w:rPr>
          <w:rFonts w:ascii="Trebuchet MS" w:eastAsiaTheme="minorHAnsi" w:hAnsi="Trebuchet MS"/>
          <w:noProof/>
          <w:webHidden/>
        </w:rPr>
        <w:instrText xml:space="preserve"> PAGEREF _Toc483830164 \h </w:instrText>
      </w:r>
      <w:r w:rsidR="0049033F" w:rsidRPr="00E14B34">
        <w:rPr>
          <w:rFonts w:ascii="Trebuchet MS" w:eastAsiaTheme="minorHAnsi" w:hAnsi="Trebuchet MS"/>
          <w:noProof/>
          <w:webHidden/>
        </w:rPr>
      </w:r>
      <w:r w:rsidR="0049033F" w:rsidRPr="00E14B34">
        <w:rPr>
          <w:rFonts w:ascii="Trebuchet MS" w:eastAsiaTheme="minorHAnsi" w:hAnsi="Trebuchet MS"/>
          <w:noProof/>
          <w:webHidden/>
          <w:rPrChange w:id="226" w:author="becky" w:date="2017-09-01T09:02:00Z">
            <w:rPr>
              <w:rFonts w:ascii="Trebuchet MS" w:eastAsiaTheme="minorHAnsi" w:hAnsi="Trebuchet MS"/>
              <w:noProof/>
              <w:webHidden/>
            </w:rPr>
          </w:rPrChange>
        </w:rPr>
        <w:fldChar w:fldCharType="separate"/>
      </w:r>
      <w:r w:rsidR="0049033F" w:rsidRPr="00E14B34">
        <w:rPr>
          <w:rFonts w:ascii="Trebuchet MS" w:eastAsiaTheme="minorHAnsi" w:hAnsi="Trebuchet MS"/>
          <w:noProof/>
          <w:webHidden/>
        </w:rPr>
        <w:t>73</w:t>
      </w:r>
      <w:r w:rsidR="0049033F" w:rsidRPr="00E14B34">
        <w:rPr>
          <w:rFonts w:ascii="Trebuchet MS" w:eastAsiaTheme="minorHAnsi" w:hAnsi="Trebuchet MS"/>
          <w:noProof/>
          <w:webHidden/>
        </w:rPr>
        <w:fldChar w:fldCharType="end"/>
      </w:r>
      <w:r w:rsidRPr="00E14B34">
        <w:rPr>
          <w:rFonts w:ascii="Trebuchet MS" w:eastAsiaTheme="minorHAnsi" w:hAnsi="Trebuchet MS"/>
          <w:noProof/>
        </w:rPr>
        <w:fldChar w:fldCharType="end"/>
      </w:r>
    </w:p>
    <w:p w14:paraId="512372F9" w14:textId="060EB05B" w:rsidR="00E14B34" w:rsidRPr="00E14B34" w:rsidRDefault="00E14B34" w:rsidP="00E14B34">
      <w:pPr>
        <w:pStyle w:val="aff5"/>
        <w:tabs>
          <w:tab w:val="right" w:leader="dot" w:pos="8495"/>
        </w:tabs>
        <w:ind w:left="1200" w:hanging="400"/>
        <w:rPr>
          <w:ins w:id="227" w:author="becky" w:date="2017-09-01T09:00:00Z"/>
          <w:rFonts w:ascii="Trebuchet MS" w:eastAsiaTheme="minorHAnsi" w:hAnsi="Trebuchet MS" w:cstheme="minorBidi"/>
          <w:noProof/>
          <w:szCs w:val="22"/>
        </w:rPr>
      </w:pPr>
      <w:ins w:id="228" w:author="becky" w:date="2017-09-01T09:01:00Z">
        <w:r w:rsidRPr="00E14B34">
          <w:rPr>
            <w:rFonts w:ascii="Trebuchet MS" w:eastAsiaTheme="minorHAnsi" w:hAnsi="Trebuchet MS"/>
          </w:rPr>
          <w:fldChar w:fldCharType="begin"/>
        </w:r>
        <w:r w:rsidRPr="00E14B34">
          <w:rPr>
            <w:rFonts w:ascii="Trebuchet MS" w:eastAsiaTheme="minorHAnsi" w:hAnsi="Trebuchet MS"/>
          </w:rPr>
          <w:instrText xml:space="preserve"> REF _Ref492019799 \h </w:instrText>
        </w:r>
      </w:ins>
      <w:r>
        <w:rPr>
          <w:rFonts w:ascii="Trebuchet MS" w:eastAsiaTheme="minorHAnsi" w:hAnsi="Trebuchet MS"/>
        </w:rPr>
        <w:instrText xml:space="preserve"> \* MERGEFORMAT </w:instrText>
      </w:r>
      <w:r w:rsidRPr="00E14B34">
        <w:rPr>
          <w:rFonts w:ascii="Trebuchet MS" w:eastAsiaTheme="minorHAnsi" w:hAnsi="Trebuchet MS"/>
        </w:rPr>
      </w:r>
      <w:r w:rsidRPr="00E14B34">
        <w:rPr>
          <w:rFonts w:ascii="Trebuchet MS" w:eastAsiaTheme="minorHAnsi" w:hAnsi="Trebuchet MS"/>
          <w:rPrChange w:id="229" w:author="becky" w:date="2017-09-01T09:02:00Z">
            <w:rPr>
              <w:rFonts w:ascii="Trebuchet MS" w:eastAsiaTheme="minorHAnsi" w:hAnsi="Trebuchet MS"/>
            </w:rPr>
          </w:rPrChange>
        </w:rPr>
        <w:fldChar w:fldCharType="separate"/>
      </w:r>
      <w:ins w:id="230" w:author="becky" w:date="2017-09-01T09:01:00Z">
        <w:r w:rsidRPr="00E14B34">
          <w:rPr>
            <w:rFonts w:ascii="Trebuchet MS" w:hAnsi="Trebuchet MS"/>
            <w:rPrChange w:id="231" w:author="becky" w:date="2017-09-01T09:02:00Z">
              <w:rPr/>
            </w:rPrChange>
          </w:rPr>
          <w:t xml:space="preserve">Figure </w:t>
        </w:r>
        <w:r w:rsidRPr="00E14B34">
          <w:rPr>
            <w:rFonts w:ascii="Trebuchet MS" w:hAnsi="Trebuchet MS"/>
            <w:noProof/>
            <w:rPrChange w:id="232" w:author="becky" w:date="2017-09-01T09:02:00Z">
              <w:rPr>
                <w:noProof/>
              </w:rPr>
            </w:rPrChange>
          </w:rPr>
          <w:t>27</w:t>
        </w:r>
        <w:r w:rsidRPr="00E14B34">
          <w:rPr>
            <w:rFonts w:ascii="Trebuchet MS" w:hAnsi="Trebuchet MS"/>
            <w:rPrChange w:id="233" w:author="becky" w:date="2017-09-01T09:02:00Z">
              <w:rPr/>
            </w:rPrChange>
          </w:rPr>
          <w:t xml:space="preserve"> Indirect Mode Continuous Write Access</w:t>
        </w:r>
        <w:r w:rsidRPr="00E14B34">
          <w:rPr>
            <w:rFonts w:ascii="Trebuchet MS" w:eastAsiaTheme="minorHAnsi" w:hAnsi="Trebuchet MS"/>
          </w:rPr>
          <w:fldChar w:fldCharType="end"/>
        </w:r>
      </w:ins>
      <w:ins w:id="234" w:author="becky" w:date="2017-09-01T09:00:00Z">
        <w:r w:rsidRPr="00E92B33">
          <w:rPr>
            <w:rFonts w:ascii="Trebuchet MS" w:eastAsiaTheme="minorHAnsi" w:hAnsi="Trebuchet MS"/>
          </w:rPr>
          <w:fldChar w:fldCharType="begin"/>
        </w:r>
        <w:r w:rsidRPr="00E14B34">
          <w:rPr>
            <w:rFonts w:ascii="Trebuchet MS" w:eastAsiaTheme="minorHAnsi" w:hAnsi="Trebuchet MS"/>
          </w:rPr>
          <w:instrText xml:space="preserve"> HYPERLINK \l "_Toc483830163" </w:instrText>
        </w:r>
        <w:r w:rsidRPr="00E92B33">
          <w:rPr>
            <w:rFonts w:ascii="Trebuchet MS" w:eastAsiaTheme="minorHAnsi" w:hAnsi="Trebuchet MS"/>
            <w:rPrChange w:id="235" w:author="becky" w:date="2017-09-01T09:02:00Z">
              <w:rPr>
                <w:rFonts w:ascii="Trebuchet MS" w:eastAsiaTheme="minorHAnsi" w:hAnsi="Trebuchet MS"/>
                <w:noProof/>
              </w:rPr>
            </w:rPrChange>
          </w:rPr>
          <w:fldChar w:fldCharType="separate"/>
        </w:r>
        <w:r w:rsidRPr="00E14B34">
          <w:rPr>
            <w:rFonts w:ascii="Trebuchet MS" w:eastAsiaTheme="minorHAnsi" w:hAnsi="Trebuchet MS"/>
            <w:noProof/>
            <w:webHidden/>
          </w:rPr>
          <w:tab/>
        </w:r>
        <w:r w:rsidRPr="00084951">
          <w:rPr>
            <w:rFonts w:ascii="Trebuchet MS" w:eastAsiaTheme="minorHAnsi" w:hAnsi="Trebuchet MS"/>
            <w:noProof/>
            <w:webHidden/>
          </w:rPr>
          <w:fldChar w:fldCharType="begin"/>
        </w:r>
        <w:r w:rsidRPr="00E14B34">
          <w:rPr>
            <w:rFonts w:ascii="Trebuchet MS" w:eastAsiaTheme="minorHAnsi" w:hAnsi="Trebuchet MS"/>
            <w:noProof/>
            <w:webHidden/>
          </w:rPr>
          <w:instrText xml:space="preserve"> PAGEREF _Toc483830163 \h </w:instrText>
        </w:r>
      </w:ins>
      <w:r w:rsidRPr="00084951">
        <w:rPr>
          <w:rFonts w:ascii="Trebuchet MS" w:eastAsiaTheme="minorHAnsi" w:hAnsi="Trebuchet MS"/>
          <w:noProof/>
          <w:webHidden/>
        </w:rPr>
      </w:r>
      <w:ins w:id="236" w:author="becky" w:date="2017-09-01T09:00:00Z">
        <w:r w:rsidRPr="00084951">
          <w:rPr>
            <w:rFonts w:ascii="Trebuchet MS" w:eastAsiaTheme="minorHAnsi" w:hAnsi="Trebuchet MS"/>
            <w:noProof/>
            <w:webHidden/>
            <w:rPrChange w:id="237" w:author="becky" w:date="2017-09-01T09:02:00Z">
              <w:rPr>
                <w:rFonts w:ascii="Trebuchet MS" w:eastAsiaTheme="minorHAnsi" w:hAnsi="Trebuchet MS"/>
                <w:noProof/>
                <w:webHidden/>
              </w:rPr>
            </w:rPrChange>
          </w:rPr>
          <w:fldChar w:fldCharType="separate"/>
        </w:r>
        <w:r w:rsidRPr="00E14B34">
          <w:rPr>
            <w:rFonts w:ascii="Trebuchet MS" w:eastAsiaTheme="minorHAnsi" w:hAnsi="Trebuchet MS"/>
            <w:noProof/>
            <w:webHidden/>
          </w:rPr>
          <w:t>72</w:t>
        </w:r>
        <w:r w:rsidRPr="00084951">
          <w:rPr>
            <w:rFonts w:ascii="Trebuchet MS" w:eastAsiaTheme="minorHAnsi" w:hAnsi="Trebuchet MS"/>
            <w:noProof/>
            <w:webHidden/>
          </w:rPr>
          <w:fldChar w:fldCharType="end"/>
        </w:r>
        <w:r w:rsidRPr="00E92B33">
          <w:rPr>
            <w:rFonts w:ascii="Trebuchet MS" w:eastAsiaTheme="minorHAnsi" w:hAnsi="Trebuchet MS"/>
            <w:noProof/>
          </w:rPr>
          <w:fldChar w:fldCharType="end"/>
        </w:r>
      </w:ins>
    </w:p>
    <w:p w14:paraId="57FE9CC3" w14:textId="7C90566A" w:rsidR="00E14B34" w:rsidRPr="00E14B34" w:rsidRDefault="00E14B34" w:rsidP="00E14B34">
      <w:pPr>
        <w:pStyle w:val="aff5"/>
        <w:tabs>
          <w:tab w:val="right" w:leader="dot" w:pos="8495"/>
        </w:tabs>
        <w:ind w:left="1200" w:hanging="400"/>
        <w:rPr>
          <w:ins w:id="238" w:author="becky" w:date="2017-09-01T09:01:00Z"/>
          <w:rFonts w:ascii="Trebuchet MS" w:eastAsiaTheme="minorHAnsi" w:hAnsi="Trebuchet MS"/>
          <w:noProof/>
        </w:rPr>
      </w:pPr>
      <w:ins w:id="239" w:author="becky" w:date="2017-09-01T09:00:00Z">
        <w:r w:rsidRPr="00E14B34">
          <w:rPr>
            <w:rFonts w:ascii="Trebuchet MS" w:eastAsiaTheme="minorHAnsi" w:hAnsi="Trebuchet MS"/>
          </w:rPr>
          <w:fldChar w:fldCharType="begin"/>
        </w:r>
        <w:r w:rsidRPr="00E14B34">
          <w:rPr>
            <w:rFonts w:ascii="Trebuchet MS" w:eastAsiaTheme="minorHAnsi" w:hAnsi="Trebuchet MS"/>
          </w:rPr>
          <w:instrText xml:space="preserve"> HYPERLINK \l "_Toc483830164" </w:instrText>
        </w:r>
        <w:r w:rsidRPr="00E14B34">
          <w:rPr>
            <w:rFonts w:ascii="Trebuchet MS" w:eastAsiaTheme="minorHAnsi" w:hAnsi="Trebuchet MS"/>
            <w:rPrChange w:id="240" w:author="becky" w:date="2017-09-01T09:02:00Z">
              <w:rPr>
                <w:rFonts w:ascii="Trebuchet MS" w:eastAsiaTheme="minorHAnsi" w:hAnsi="Trebuchet MS"/>
                <w:noProof/>
              </w:rPr>
            </w:rPrChange>
          </w:rPr>
          <w:fldChar w:fldCharType="separate"/>
        </w:r>
      </w:ins>
      <w:ins w:id="241" w:author="becky" w:date="2017-09-01T09:01:00Z">
        <w:r w:rsidRPr="00E14B34">
          <w:rPr>
            <w:rStyle w:val="afa"/>
            <w:rFonts w:ascii="Trebuchet MS" w:hAnsi="Trebuchet MS"/>
            <w:noProof/>
            <w:rPrChange w:id="242" w:author="becky" w:date="2017-09-01T09:02:00Z">
              <w:rPr>
                <w:rStyle w:val="afa"/>
                <w:noProof/>
              </w:rPr>
            </w:rPrChange>
          </w:rPr>
          <w:fldChar w:fldCharType="begin"/>
        </w:r>
        <w:r w:rsidRPr="00E14B34">
          <w:rPr>
            <w:rFonts w:ascii="Trebuchet MS" w:eastAsiaTheme="minorHAnsi" w:hAnsi="Trebuchet MS"/>
          </w:rPr>
          <w:instrText xml:space="preserve"> REF _Ref492019813 \h </w:instrText>
        </w:r>
      </w:ins>
      <w:r>
        <w:rPr>
          <w:rStyle w:val="afa"/>
          <w:rFonts w:ascii="Trebuchet MS" w:hAnsi="Trebuchet MS"/>
          <w:noProof/>
        </w:rPr>
        <w:instrText xml:space="preserve"> \* MERGEFORMAT </w:instrText>
      </w:r>
      <w:r w:rsidRPr="00E14B34">
        <w:rPr>
          <w:rStyle w:val="afa"/>
          <w:rFonts w:ascii="Trebuchet MS" w:hAnsi="Trebuchet MS"/>
          <w:noProof/>
          <w:rPrChange w:id="243" w:author="becky" w:date="2017-09-01T09:02:00Z">
            <w:rPr>
              <w:rStyle w:val="afa"/>
              <w:rFonts w:ascii="Trebuchet MS" w:hAnsi="Trebuchet MS"/>
              <w:noProof/>
            </w:rPr>
          </w:rPrChange>
        </w:rPr>
      </w:r>
      <w:r w:rsidRPr="00E14B34">
        <w:rPr>
          <w:rStyle w:val="afa"/>
          <w:rFonts w:ascii="Trebuchet MS" w:hAnsi="Trebuchet MS"/>
          <w:noProof/>
          <w:rPrChange w:id="244" w:author="becky" w:date="2017-09-01T09:02:00Z">
            <w:rPr>
              <w:rStyle w:val="afa"/>
              <w:noProof/>
            </w:rPr>
          </w:rPrChange>
        </w:rPr>
        <w:fldChar w:fldCharType="separate"/>
      </w:r>
      <w:ins w:id="245" w:author="becky" w:date="2017-09-01T09:01:00Z">
        <w:r w:rsidRPr="00E14B34">
          <w:rPr>
            <w:rFonts w:ascii="Trebuchet MS" w:hAnsi="Trebuchet MS"/>
            <w:rPrChange w:id="246" w:author="becky" w:date="2017-09-01T09:02:00Z">
              <w:rPr/>
            </w:rPrChange>
          </w:rPr>
          <w:t xml:space="preserve">Figure </w:t>
        </w:r>
        <w:r w:rsidRPr="00E14B34">
          <w:rPr>
            <w:rFonts w:ascii="Trebuchet MS" w:hAnsi="Trebuchet MS"/>
            <w:noProof/>
            <w:rPrChange w:id="247" w:author="becky" w:date="2017-09-01T09:02:00Z">
              <w:rPr>
                <w:noProof/>
              </w:rPr>
            </w:rPrChange>
          </w:rPr>
          <w:t>28</w:t>
        </w:r>
        <w:r w:rsidRPr="00E14B34">
          <w:rPr>
            <w:rFonts w:ascii="Trebuchet MS" w:hAnsi="Trebuchet MS"/>
            <w:rPrChange w:id="248" w:author="becky" w:date="2017-09-01T09:02:00Z">
              <w:rPr/>
            </w:rPrChange>
          </w:rPr>
          <w:t xml:space="preserve"> Indirect Mode Read Access</w:t>
        </w:r>
        <w:r w:rsidRPr="00E14B34">
          <w:rPr>
            <w:rStyle w:val="afa"/>
            <w:rFonts w:ascii="Trebuchet MS" w:hAnsi="Trebuchet MS"/>
            <w:noProof/>
            <w:rPrChange w:id="249" w:author="becky" w:date="2017-09-01T09:02:00Z">
              <w:rPr>
                <w:rStyle w:val="afa"/>
                <w:noProof/>
              </w:rPr>
            </w:rPrChange>
          </w:rPr>
          <w:fldChar w:fldCharType="end"/>
        </w:r>
      </w:ins>
      <w:ins w:id="250" w:author="becky" w:date="2017-09-01T09:00:00Z">
        <w:r w:rsidRPr="00E14B34">
          <w:rPr>
            <w:rFonts w:ascii="Trebuchet MS" w:eastAsiaTheme="minorHAnsi" w:hAnsi="Trebuchet MS"/>
            <w:noProof/>
            <w:webHidden/>
          </w:rPr>
          <w:tab/>
        </w:r>
        <w:r w:rsidRPr="00E14B34">
          <w:rPr>
            <w:rFonts w:ascii="Trebuchet MS" w:eastAsiaTheme="minorHAnsi" w:hAnsi="Trebuchet MS"/>
            <w:noProof/>
            <w:webHidden/>
          </w:rPr>
          <w:fldChar w:fldCharType="begin"/>
        </w:r>
        <w:r w:rsidRPr="00E14B34">
          <w:rPr>
            <w:rFonts w:ascii="Trebuchet MS" w:eastAsiaTheme="minorHAnsi" w:hAnsi="Trebuchet MS"/>
            <w:noProof/>
            <w:webHidden/>
          </w:rPr>
          <w:instrText xml:space="preserve"> PAGEREF _Toc483830164 \h </w:instrText>
        </w:r>
      </w:ins>
      <w:r w:rsidRPr="00E14B34">
        <w:rPr>
          <w:rFonts w:ascii="Trebuchet MS" w:eastAsiaTheme="minorHAnsi" w:hAnsi="Trebuchet MS"/>
          <w:noProof/>
          <w:webHidden/>
        </w:rPr>
      </w:r>
      <w:ins w:id="251" w:author="becky" w:date="2017-09-01T09:00:00Z">
        <w:r w:rsidRPr="00E14B34">
          <w:rPr>
            <w:rFonts w:ascii="Trebuchet MS" w:eastAsiaTheme="minorHAnsi" w:hAnsi="Trebuchet MS"/>
            <w:noProof/>
            <w:webHidden/>
            <w:rPrChange w:id="252" w:author="becky" w:date="2017-09-01T09:02:00Z">
              <w:rPr>
                <w:rFonts w:ascii="Trebuchet MS" w:eastAsiaTheme="minorHAnsi" w:hAnsi="Trebuchet MS"/>
                <w:noProof/>
                <w:webHidden/>
              </w:rPr>
            </w:rPrChange>
          </w:rPr>
          <w:fldChar w:fldCharType="separate"/>
        </w:r>
        <w:r w:rsidRPr="00E14B34">
          <w:rPr>
            <w:rFonts w:ascii="Trebuchet MS" w:eastAsiaTheme="minorHAnsi" w:hAnsi="Trebuchet MS"/>
            <w:noProof/>
            <w:webHidden/>
          </w:rPr>
          <w:t>73</w:t>
        </w:r>
        <w:r w:rsidRPr="00E14B34">
          <w:rPr>
            <w:rFonts w:ascii="Trebuchet MS" w:eastAsiaTheme="minorHAnsi" w:hAnsi="Trebuchet MS"/>
            <w:noProof/>
            <w:webHidden/>
          </w:rPr>
          <w:fldChar w:fldCharType="end"/>
        </w:r>
        <w:r w:rsidRPr="00E14B34">
          <w:rPr>
            <w:rFonts w:ascii="Trebuchet MS" w:eastAsiaTheme="minorHAnsi" w:hAnsi="Trebuchet MS"/>
            <w:noProof/>
          </w:rPr>
          <w:fldChar w:fldCharType="end"/>
        </w:r>
      </w:ins>
    </w:p>
    <w:p w14:paraId="2286B18F" w14:textId="46B5C469" w:rsidR="00E14B34" w:rsidRPr="00E14B34" w:rsidRDefault="00E14B34" w:rsidP="00E14B34">
      <w:pPr>
        <w:pStyle w:val="aff5"/>
        <w:tabs>
          <w:tab w:val="right" w:leader="dot" w:pos="8495"/>
        </w:tabs>
        <w:ind w:left="1200" w:hanging="400"/>
        <w:rPr>
          <w:ins w:id="253" w:author="becky" w:date="2017-09-01T09:01:00Z"/>
          <w:rFonts w:ascii="Trebuchet MS" w:eastAsiaTheme="minorHAnsi" w:hAnsi="Trebuchet MS" w:cstheme="minorBidi"/>
          <w:noProof/>
          <w:szCs w:val="22"/>
        </w:rPr>
      </w:pPr>
      <w:ins w:id="254" w:author="becky" w:date="2017-09-01T09:01:00Z">
        <w:r w:rsidRPr="00E14B34">
          <w:rPr>
            <w:rFonts w:ascii="Trebuchet MS" w:eastAsiaTheme="minorHAnsi" w:hAnsi="Trebuchet MS"/>
          </w:rPr>
          <w:fldChar w:fldCharType="begin"/>
        </w:r>
        <w:r w:rsidRPr="00E14B34">
          <w:rPr>
            <w:rFonts w:ascii="Trebuchet MS" w:eastAsiaTheme="minorHAnsi" w:hAnsi="Trebuchet MS"/>
          </w:rPr>
          <w:instrText xml:space="preserve"> REF _Ref492019830 \h </w:instrText>
        </w:r>
      </w:ins>
      <w:r>
        <w:rPr>
          <w:rFonts w:ascii="Trebuchet MS" w:eastAsiaTheme="minorHAnsi" w:hAnsi="Trebuchet MS"/>
        </w:rPr>
        <w:instrText xml:space="preserve"> \* MERGEFORMAT </w:instrText>
      </w:r>
      <w:r w:rsidRPr="00E14B34">
        <w:rPr>
          <w:rFonts w:ascii="Trebuchet MS" w:eastAsiaTheme="minorHAnsi" w:hAnsi="Trebuchet MS"/>
        </w:rPr>
      </w:r>
      <w:r w:rsidRPr="00E14B34">
        <w:rPr>
          <w:rFonts w:ascii="Trebuchet MS" w:eastAsiaTheme="minorHAnsi" w:hAnsi="Trebuchet MS"/>
          <w:rPrChange w:id="255" w:author="becky" w:date="2017-09-01T09:02:00Z">
            <w:rPr>
              <w:rFonts w:ascii="Trebuchet MS" w:eastAsiaTheme="minorHAnsi" w:hAnsi="Trebuchet MS"/>
            </w:rPr>
          </w:rPrChange>
        </w:rPr>
        <w:fldChar w:fldCharType="separate"/>
      </w:r>
      <w:ins w:id="256" w:author="becky" w:date="2017-09-01T09:01:00Z">
        <w:r w:rsidRPr="00E14B34">
          <w:rPr>
            <w:rFonts w:ascii="Trebuchet MS" w:hAnsi="Trebuchet MS"/>
            <w:rPrChange w:id="257" w:author="becky" w:date="2017-09-01T09:02:00Z">
              <w:rPr/>
            </w:rPrChange>
          </w:rPr>
          <w:t xml:space="preserve">Figure </w:t>
        </w:r>
        <w:r w:rsidRPr="00E14B34">
          <w:rPr>
            <w:rFonts w:ascii="Trebuchet MS" w:hAnsi="Trebuchet MS"/>
            <w:noProof/>
            <w:rPrChange w:id="258" w:author="becky" w:date="2017-09-01T09:02:00Z">
              <w:rPr>
                <w:noProof/>
              </w:rPr>
            </w:rPrChange>
          </w:rPr>
          <w:t>29</w:t>
        </w:r>
        <w:r w:rsidRPr="00E14B34">
          <w:rPr>
            <w:rFonts w:ascii="Trebuchet MS" w:hAnsi="Trebuchet MS"/>
            <w:rPrChange w:id="259" w:author="becky" w:date="2017-09-01T09:02:00Z">
              <w:rPr/>
            </w:rPrChange>
          </w:rPr>
          <w:t xml:space="preserve"> Indirect Mode Continuous Read Access</w:t>
        </w:r>
        <w:r w:rsidRPr="00E14B34">
          <w:rPr>
            <w:rFonts w:ascii="Trebuchet MS" w:eastAsiaTheme="minorHAnsi" w:hAnsi="Trebuchet MS"/>
          </w:rPr>
          <w:fldChar w:fldCharType="end"/>
        </w:r>
        <w:r w:rsidRPr="00E14B34">
          <w:rPr>
            <w:rFonts w:ascii="Trebuchet MS" w:eastAsiaTheme="minorHAnsi" w:hAnsi="Trebuchet MS"/>
          </w:rPr>
          <w:fldChar w:fldCharType="begin"/>
        </w:r>
        <w:r w:rsidRPr="00E14B34">
          <w:rPr>
            <w:rFonts w:ascii="Trebuchet MS" w:eastAsiaTheme="minorHAnsi" w:hAnsi="Trebuchet MS"/>
          </w:rPr>
          <w:instrText xml:space="preserve"> REF _Ref492019765 \h </w:instrText>
        </w:r>
      </w:ins>
      <w:r>
        <w:rPr>
          <w:rFonts w:ascii="Trebuchet MS" w:eastAsiaTheme="minorHAnsi" w:hAnsi="Trebuchet MS"/>
        </w:rPr>
        <w:instrText xml:space="preserve"> \* MERGEFORMAT </w:instrText>
      </w:r>
      <w:r w:rsidRPr="00E14B34">
        <w:rPr>
          <w:rFonts w:ascii="Trebuchet MS" w:eastAsiaTheme="minorHAnsi" w:hAnsi="Trebuchet MS"/>
        </w:rPr>
      </w:r>
      <w:ins w:id="260" w:author="becky" w:date="2017-09-01T09:01:00Z">
        <w:r w:rsidRPr="00E14B34">
          <w:rPr>
            <w:rFonts w:ascii="Trebuchet MS" w:eastAsiaTheme="minorHAnsi" w:hAnsi="Trebuchet MS"/>
            <w:rPrChange w:id="261" w:author="becky" w:date="2017-09-01T09:02:00Z">
              <w:rPr>
                <w:rFonts w:ascii="Trebuchet MS" w:eastAsiaTheme="minorHAnsi" w:hAnsi="Trebuchet MS"/>
              </w:rPr>
            </w:rPrChange>
          </w:rPr>
          <w:fldChar w:fldCharType="end"/>
        </w:r>
        <w:r w:rsidRPr="00E14B34">
          <w:rPr>
            <w:rFonts w:ascii="Trebuchet MS" w:eastAsiaTheme="minorHAnsi" w:hAnsi="Trebuchet MS"/>
            <w:rPrChange w:id="262" w:author="becky" w:date="2017-09-01T09:02:00Z">
              <w:rPr>
                <w:rFonts w:ascii="Trebuchet MS" w:eastAsiaTheme="minorHAnsi" w:hAnsi="Trebuchet MS"/>
                <w:noProof/>
              </w:rPr>
            </w:rPrChange>
          </w:rPr>
          <w:fldChar w:fldCharType="begin"/>
        </w:r>
        <w:r w:rsidRPr="00E14B34">
          <w:rPr>
            <w:rFonts w:ascii="Trebuchet MS" w:eastAsiaTheme="minorHAnsi" w:hAnsi="Trebuchet MS"/>
          </w:rPr>
          <w:instrText xml:space="preserve"> HYPERLINK \l "_Toc483830163" </w:instrText>
        </w:r>
        <w:r w:rsidRPr="00E14B34">
          <w:rPr>
            <w:rFonts w:ascii="Trebuchet MS" w:eastAsiaTheme="minorHAnsi" w:hAnsi="Trebuchet MS"/>
            <w:rPrChange w:id="263" w:author="becky" w:date="2017-09-01T09:02:00Z">
              <w:rPr>
                <w:rFonts w:ascii="Trebuchet MS" w:eastAsiaTheme="minorHAnsi" w:hAnsi="Trebuchet MS"/>
                <w:noProof/>
              </w:rPr>
            </w:rPrChange>
          </w:rPr>
          <w:fldChar w:fldCharType="separate"/>
        </w:r>
        <w:r w:rsidRPr="00E14B34">
          <w:rPr>
            <w:rFonts w:ascii="Trebuchet MS" w:eastAsiaTheme="minorHAnsi" w:hAnsi="Trebuchet MS"/>
            <w:noProof/>
            <w:webHidden/>
          </w:rPr>
          <w:tab/>
        </w:r>
        <w:r w:rsidRPr="00E14B34">
          <w:rPr>
            <w:rFonts w:ascii="Trebuchet MS" w:eastAsiaTheme="minorHAnsi" w:hAnsi="Trebuchet MS"/>
            <w:noProof/>
            <w:webHidden/>
            <w:rPrChange w:id="264" w:author="becky" w:date="2017-09-01T09:02:00Z">
              <w:rPr>
                <w:rFonts w:ascii="Trebuchet MS" w:eastAsiaTheme="minorHAnsi" w:hAnsi="Trebuchet MS"/>
                <w:noProof/>
                <w:webHidden/>
              </w:rPr>
            </w:rPrChange>
          </w:rPr>
          <w:fldChar w:fldCharType="begin"/>
        </w:r>
        <w:r w:rsidRPr="00E14B34">
          <w:rPr>
            <w:rFonts w:ascii="Trebuchet MS" w:eastAsiaTheme="minorHAnsi" w:hAnsi="Trebuchet MS"/>
            <w:noProof/>
            <w:webHidden/>
          </w:rPr>
          <w:instrText xml:space="preserve"> PAGEREF _Toc483830163 \h </w:instrText>
        </w:r>
      </w:ins>
      <w:r w:rsidRPr="00E14B34">
        <w:rPr>
          <w:rFonts w:ascii="Trebuchet MS" w:eastAsiaTheme="minorHAnsi" w:hAnsi="Trebuchet MS"/>
          <w:noProof/>
          <w:webHidden/>
          <w:rPrChange w:id="265" w:author="becky" w:date="2017-09-01T09:02:00Z">
            <w:rPr>
              <w:rFonts w:ascii="Trebuchet MS" w:eastAsiaTheme="minorHAnsi" w:hAnsi="Trebuchet MS"/>
              <w:noProof/>
              <w:webHidden/>
            </w:rPr>
          </w:rPrChange>
        </w:rPr>
      </w:r>
      <w:ins w:id="266" w:author="becky" w:date="2017-09-01T09:01:00Z">
        <w:r w:rsidRPr="00E14B34">
          <w:rPr>
            <w:rFonts w:ascii="Trebuchet MS" w:eastAsiaTheme="minorHAnsi" w:hAnsi="Trebuchet MS"/>
            <w:noProof/>
            <w:webHidden/>
            <w:rPrChange w:id="267" w:author="becky" w:date="2017-09-01T09:02:00Z">
              <w:rPr>
                <w:rFonts w:ascii="Trebuchet MS" w:eastAsiaTheme="minorHAnsi" w:hAnsi="Trebuchet MS"/>
                <w:noProof/>
                <w:webHidden/>
              </w:rPr>
            </w:rPrChange>
          </w:rPr>
          <w:fldChar w:fldCharType="separate"/>
        </w:r>
        <w:r w:rsidRPr="00E14B34">
          <w:rPr>
            <w:rFonts w:ascii="Trebuchet MS" w:eastAsiaTheme="minorHAnsi" w:hAnsi="Trebuchet MS"/>
            <w:noProof/>
            <w:webHidden/>
          </w:rPr>
          <w:t>72</w:t>
        </w:r>
        <w:r w:rsidRPr="00E14B34">
          <w:rPr>
            <w:rFonts w:ascii="Trebuchet MS" w:eastAsiaTheme="minorHAnsi" w:hAnsi="Trebuchet MS"/>
            <w:noProof/>
            <w:webHidden/>
            <w:rPrChange w:id="268" w:author="becky" w:date="2017-09-01T09:02:00Z">
              <w:rPr>
                <w:rFonts w:ascii="Trebuchet MS" w:eastAsiaTheme="minorHAnsi" w:hAnsi="Trebuchet MS"/>
                <w:noProof/>
                <w:webHidden/>
              </w:rPr>
            </w:rPrChange>
          </w:rPr>
          <w:fldChar w:fldCharType="end"/>
        </w:r>
        <w:r w:rsidRPr="00E14B34">
          <w:rPr>
            <w:rFonts w:ascii="Trebuchet MS" w:eastAsiaTheme="minorHAnsi" w:hAnsi="Trebuchet MS"/>
            <w:noProof/>
            <w:rPrChange w:id="269" w:author="becky" w:date="2017-09-01T09:02:00Z">
              <w:rPr>
                <w:rFonts w:ascii="Trebuchet MS" w:eastAsiaTheme="minorHAnsi" w:hAnsi="Trebuchet MS"/>
                <w:noProof/>
              </w:rPr>
            </w:rPrChange>
          </w:rPr>
          <w:fldChar w:fldCharType="end"/>
        </w:r>
      </w:ins>
    </w:p>
    <w:p w14:paraId="24568282" w14:textId="463CCF01" w:rsidR="00E14B34" w:rsidRPr="00E14B34" w:rsidRDefault="00E14B34" w:rsidP="00E14B34">
      <w:pPr>
        <w:pStyle w:val="aff5"/>
        <w:tabs>
          <w:tab w:val="right" w:leader="dot" w:pos="8495"/>
        </w:tabs>
        <w:ind w:left="1200" w:hanging="400"/>
        <w:rPr>
          <w:ins w:id="270" w:author="becky" w:date="2017-09-01T09:01:00Z"/>
          <w:rFonts w:ascii="Trebuchet MS" w:eastAsiaTheme="minorHAnsi" w:hAnsi="Trebuchet MS"/>
          <w:noProof/>
        </w:rPr>
      </w:pPr>
      <w:ins w:id="271" w:author="becky" w:date="2017-09-01T09:01:00Z">
        <w:r w:rsidRPr="00E14B34">
          <w:rPr>
            <w:rFonts w:ascii="Trebuchet MS" w:eastAsiaTheme="minorHAnsi" w:hAnsi="Trebuchet MS"/>
          </w:rPr>
          <w:fldChar w:fldCharType="begin"/>
        </w:r>
        <w:r w:rsidRPr="00E14B34">
          <w:rPr>
            <w:rFonts w:ascii="Trebuchet MS" w:eastAsiaTheme="minorHAnsi" w:hAnsi="Trebuchet MS"/>
          </w:rPr>
          <w:instrText xml:space="preserve"> HYPERLINK \l "_Toc483830164" </w:instrText>
        </w:r>
        <w:r w:rsidRPr="00E14B34">
          <w:rPr>
            <w:rFonts w:ascii="Trebuchet MS" w:eastAsiaTheme="minorHAnsi" w:hAnsi="Trebuchet MS"/>
            <w:rPrChange w:id="272" w:author="becky" w:date="2017-09-01T09:02:00Z">
              <w:rPr>
                <w:rFonts w:ascii="Trebuchet MS" w:eastAsiaTheme="minorHAnsi" w:hAnsi="Trebuchet MS"/>
                <w:noProof/>
              </w:rPr>
            </w:rPrChange>
          </w:rPr>
          <w:fldChar w:fldCharType="separate"/>
        </w:r>
        <w:r w:rsidRPr="00E14B34">
          <w:rPr>
            <w:rStyle w:val="afa"/>
            <w:rFonts w:ascii="Trebuchet MS" w:eastAsiaTheme="minorHAnsi" w:hAnsi="Trebuchet MS"/>
            <w:noProof/>
            <w:rPrChange w:id="273" w:author="becky" w:date="2017-09-01T09:02:00Z">
              <w:rPr>
                <w:rStyle w:val="afa"/>
                <w:rFonts w:ascii="Trebuchet MS" w:eastAsiaTheme="minorHAnsi" w:hAnsi="Trebuchet MS"/>
                <w:noProof/>
              </w:rPr>
            </w:rPrChange>
          </w:rPr>
          <w:fldChar w:fldCharType="begin"/>
        </w:r>
        <w:r w:rsidRPr="00E14B34">
          <w:rPr>
            <w:rFonts w:ascii="Trebuchet MS" w:eastAsiaTheme="minorHAnsi" w:hAnsi="Trebuchet MS"/>
          </w:rPr>
          <w:instrText xml:space="preserve"> REF _Ref492019837 \h </w:instrText>
        </w:r>
      </w:ins>
      <w:r>
        <w:rPr>
          <w:rStyle w:val="afa"/>
          <w:rFonts w:ascii="Trebuchet MS" w:eastAsiaTheme="minorHAnsi" w:hAnsi="Trebuchet MS"/>
          <w:noProof/>
        </w:rPr>
        <w:instrText xml:space="preserve"> \* MERGEFORMAT </w:instrText>
      </w:r>
      <w:r w:rsidRPr="00E14B34">
        <w:rPr>
          <w:rStyle w:val="afa"/>
          <w:rFonts w:ascii="Trebuchet MS" w:eastAsiaTheme="minorHAnsi" w:hAnsi="Trebuchet MS"/>
          <w:noProof/>
          <w:rPrChange w:id="274" w:author="becky" w:date="2017-09-01T09:02:00Z">
            <w:rPr>
              <w:rStyle w:val="afa"/>
              <w:rFonts w:ascii="Trebuchet MS" w:eastAsiaTheme="minorHAnsi" w:hAnsi="Trebuchet MS"/>
              <w:noProof/>
            </w:rPr>
          </w:rPrChange>
        </w:rPr>
      </w:r>
      <w:r w:rsidRPr="00E14B34">
        <w:rPr>
          <w:rStyle w:val="afa"/>
          <w:rFonts w:ascii="Trebuchet MS" w:eastAsiaTheme="minorHAnsi" w:hAnsi="Trebuchet MS"/>
          <w:noProof/>
          <w:rPrChange w:id="275" w:author="becky" w:date="2017-09-01T09:02:00Z">
            <w:rPr>
              <w:rStyle w:val="afa"/>
              <w:rFonts w:ascii="Trebuchet MS" w:eastAsiaTheme="minorHAnsi" w:hAnsi="Trebuchet MS"/>
              <w:noProof/>
            </w:rPr>
          </w:rPrChange>
        </w:rPr>
        <w:fldChar w:fldCharType="separate"/>
      </w:r>
      <w:ins w:id="276" w:author="becky" w:date="2017-09-01T09:01:00Z">
        <w:r w:rsidRPr="00E14B34">
          <w:rPr>
            <w:rFonts w:ascii="Trebuchet MS" w:eastAsiaTheme="minorHAnsi" w:hAnsi="Trebuchet MS"/>
            <w:rPrChange w:id="277" w:author="becky" w:date="2017-09-01T09:02:00Z">
              <w:rPr>
                <w:rFonts w:eastAsiaTheme="minorHAnsi"/>
              </w:rPr>
            </w:rPrChange>
          </w:rPr>
          <w:t xml:space="preserve">Figure </w:t>
        </w:r>
        <w:r w:rsidRPr="00E14B34">
          <w:rPr>
            <w:rFonts w:ascii="Trebuchet MS" w:eastAsiaTheme="minorHAnsi" w:hAnsi="Trebuchet MS"/>
            <w:noProof/>
            <w:rPrChange w:id="278" w:author="becky" w:date="2017-09-01T09:02:00Z">
              <w:rPr>
                <w:rFonts w:eastAsiaTheme="minorHAnsi"/>
                <w:noProof/>
              </w:rPr>
            </w:rPrChange>
          </w:rPr>
          <w:t>30</w:t>
        </w:r>
        <w:r w:rsidRPr="00E14B34">
          <w:rPr>
            <w:rFonts w:ascii="Trebuchet MS" w:eastAsiaTheme="minorHAnsi" w:hAnsi="Trebuchet MS"/>
            <w:rPrChange w:id="279" w:author="becky" w:date="2017-09-01T09:02:00Z">
              <w:rPr>
                <w:rFonts w:eastAsiaTheme="minorHAnsi"/>
              </w:rPr>
            </w:rPrChange>
          </w:rPr>
          <w:t>. Quartz Crystal Model</w:t>
        </w:r>
        <w:r w:rsidRPr="00E14B34">
          <w:rPr>
            <w:rStyle w:val="afa"/>
            <w:rFonts w:ascii="Trebuchet MS" w:eastAsiaTheme="minorHAnsi" w:hAnsi="Trebuchet MS"/>
            <w:noProof/>
            <w:rPrChange w:id="280" w:author="becky" w:date="2017-09-01T09:02:00Z">
              <w:rPr>
                <w:rStyle w:val="afa"/>
                <w:rFonts w:ascii="Trebuchet MS" w:eastAsiaTheme="minorHAnsi" w:hAnsi="Trebuchet MS"/>
                <w:noProof/>
              </w:rPr>
            </w:rPrChange>
          </w:rPr>
          <w:fldChar w:fldCharType="end"/>
        </w:r>
        <w:r w:rsidRPr="00E14B34">
          <w:rPr>
            <w:rFonts w:ascii="Trebuchet MS" w:eastAsiaTheme="minorHAnsi" w:hAnsi="Trebuchet MS"/>
            <w:noProof/>
            <w:webHidden/>
          </w:rPr>
          <w:tab/>
        </w:r>
        <w:r w:rsidRPr="00E14B34">
          <w:rPr>
            <w:rFonts w:ascii="Trebuchet MS" w:eastAsiaTheme="minorHAnsi" w:hAnsi="Trebuchet MS"/>
            <w:noProof/>
            <w:webHidden/>
          </w:rPr>
          <w:fldChar w:fldCharType="begin"/>
        </w:r>
        <w:r w:rsidRPr="00E14B34">
          <w:rPr>
            <w:rFonts w:ascii="Trebuchet MS" w:eastAsiaTheme="minorHAnsi" w:hAnsi="Trebuchet MS"/>
            <w:noProof/>
            <w:webHidden/>
          </w:rPr>
          <w:instrText xml:space="preserve"> PAGEREF _Toc483830164 \h </w:instrText>
        </w:r>
      </w:ins>
      <w:r w:rsidRPr="00E14B34">
        <w:rPr>
          <w:rFonts w:ascii="Trebuchet MS" w:eastAsiaTheme="minorHAnsi" w:hAnsi="Trebuchet MS"/>
          <w:noProof/>
          <w:webHidden/>
        </w:rPr>
      </w:r>
      <w:ins w:id="281" w:author="becky" w:date="2017-09-01T09:01:00Z">
        <w:r w:rsidRPr="00E14B34">
          <w:rPr>
            <w:rFonts w:ascii="Trebuchet MS" w:eastAsiaTheme="minorHAnsi" w:hAnsi="Trebuchet MS"/>
            <w:noProof/>
            <w:webHidden/>
            <w:rPrChange w:id="282" w:author="becky" w:date="2017-09-01T09:02:00Z">
              <w:rPr>
                <w:rFonts w:ascii="Trebuchet MS" w:eastAsiaTheme="minorHAnsi" w:hAnsi="Trebuchet MS"/>
                <w:noProof/>
                <w:webHidden/>
              </w:rPr>
            </w:rPrChange>
          </w:rPr>
          <w:fldChar w:fldCharType="separate"/>
        </w:r>
        <w:r w:rsidRPr="00E14B34">
          <w:rPr>
            <w:rFonts w:ascii="Trebuchet MS" w:eastAsiaTheme="minorHAnsi" w:hAnsi="Trebuchet MS"/>
            <w:noProof/>
            <w:webHidden/>
          </w:rPr>
          <w:t>73</w:t>
        </w:r>
        <w:r w:rsidRPr="00E14B34">
          <w:rPr>
            <w:rFonts w:ascii="Trebuchet MS" w:eastAsiaTheme="minorHAnsi" w:hAnsi="Trebuchet MS"/>
            <w:noProof/>
            <w:webHidden/>
          </w:rPr>
          <w:fldChar w:fldCharType="end"/>
        </w:r>
        <w:r w:rsidRPr="00E14B34">
          <w:rPr>
            <w:rFonts w:ascii="Trebuchet MS" w:eastAsiaTheme="minorHAnsi" w:hAnsi="Trebuchet MS"/>
            <w:noProof/>
          </w:rPr>
          <w:fldChar w:fldCharType="end"/>
        </w:r>
      </w:ins>
    </w:p>
    <w:p w14:paraId="25D97A9D" w14:textId="25DE318E" w:rsidR="00E14B34" w:rsidRPr="00E14B34" w:rsidRDefault="00E14B34" w:rsidP="00E14B34">
      <w:pPr>
        <w:pStyle w:val="aff5"/>
        <w:tabs>
          <w:tab w:val="right" w:leader="dot" w:pos="8495"/>
        </w:tabs>
        <w:ind w:left="1200" w:hanging="400"/>
        <w:rPr>
          <w:ins w:id="283" w:author="becky" w:date="2017-09-01T09:01:00Z"/>
          <w:rFonts w:ascii="Trebuchet MS" w:eastAsiaTheme="minorHAnsi" w:hAnsi="Trebuchet MS" w:cstheme="minorBidi"/>
          <w:noProof/>
          <w:szCs w:val="22"/>
        </w:rPr>
      </w:pPr>
      <w:ins w:id="284" w:author="becky" w:date="2017-09-01T09:01:00Z">
        <w:r w:rsidRPr="00E14B34">
          <w:rPr>
            <w:rFonts w:ascii="Trebuchet MS" w:eastAsiaTheme="minorHAnsi" w:hAnsi="Trebuchet MS"/>
          </w:rPr>
          <w:fldChar w:fldCharType="begin"/>
        </w:r>
        <w:r w:rsidRPr="00E14B34">
          <w:rPr>
            <w:rFonts w:ascii="Trebuchet MS" w:eastAsiaTheme="minorHAnsi" w:hAnsi="Trebuchet MS"/>
          </w:rPr>
          <w:instrText xml:space="preserve"> REF _Ref492019844 \h </w:instrText>
        </w:r>
      </w:ins>
      <w:r>
        <w:rPr>
          <w:rFonts w:ascii="Trebuchet MS" w:eastAsiaTheme="minorHAnsi" w:hAnsi="Trebuchet MS"/>
        </w:rPr>
        <w:instrText xml:space="preserve"> \* MERGEFORMAT </w:instrText>
      </w:r>
      <w:r w:rsidRPr="00E14B34">
        <w:rPr>
          <w:rFonts w:ascii="Trebuchet MS" w:eastAsiaTheme="minorHAnsi" w:hAnsi="Trebuchet MS"/>
        </w:rPr>
      </w:r>
      <w:r w:rsidRPr="00E14B34">
        <w:rPr>
          <w:rFonts w:ascii="Trebuchet MS" w:eastAsiaTheme="minorHAnsi" w:hAnsi="Trebuchet MS"/>
          <w:rPrChange w:id="285" w:author="becky" w:date="2017-09-01T09:02:00Z">
            <w:rPr>
              <w:rFonts w:ascii="Trebuchet MS" w:eastAsiaTheme="minorHAnsi" w:hAnsi="Trebuchet MS"/>
            </w:rPr>
          </w:rPrChange>
        </w:rPr>
        <w:fldChar w:fldCharType="separate"/>
      </w:r>
      <w:ins w:id="286" w:author="becky" w:date="2017-09-01T09:01:00Z">
        <w:r w:rsidRPr="00E14B34">
          <w:rPr>
            <w:rFonts w:ascii="Trebuchet MS" w:eastAsiaTheme="minorHAnsi" w:hAnsi="Trebuchet MS"/>
            <w:rPrChange w:id="287" w:author="becky" w:date="2017-09-01T09:02:00Z">
              <w:rPr>
                <w:rFonts w:eastAsiaTheme="minorHAnsi"/>
              </w:rPr>
            </w:rPrChange>
          </w:rPr>
          <w:t xml:space="preserve">Figure </w:t>
        </w:r>
        <w:r w:rsidRPr="00E14B34">
          <w:rPr>
            <w:rFonts w:ascii="Trebuchet MS" w:eastAsiaTheme="minorHAnsi" w:hAnsi="Trebuchet MS"/>
            <w:noProof/>
            <w:rPrChange w:id="288" w:author="becky" w:date="2017-09-01T09:02:00Z">
              <w:rPr>
                <w:rFonts w:eastAsiaTheme="minorHAnsi"/>
                <w:noProof/>
              </w:rPr>
            </w:rPrChange>
          </w:rPr>
          <w:t>31</w:t>
        </w:r>
        <w:r w:rsidRPr="00E14B34">
          <w:rPr>
            <w:rFonts w:ascii="Trebuchet MS" w:eastAsiaTheme="minorHAnsi" w:hAnsi="Trebuchet MS"/>
            <w:rPrChange w:id="289" w:author="becky" w:date="2017-09-01T09:02:00Z">
              <w:rPr>
                <w:rFonts w:eastAsiaTheme="minorHAnsi"/>
              </w:rPr>
            </w:rPrChange>
          </w:rPr>
          <w:t>. Reset Timing</w:t>
        </w:r>
        <w:r w:rsidRPr="00E14B34">
          <w:rPr>
            <w:rFonts w:ascii="Trebuchet MS" w:eastAsiaTheme="minorHAnsi" w:hAnsi="Trebuchet MS"/>
          </w:rPr>
          <w:fldChar w:fldCharType="end"/>
        </w:r>
        <w:r w:rsidRPr="00E92B33">
          <w:rPr>
            <w:rFonts w:ascii="Trebuchet MS" w:eastAsiaTheme="minorHAnsi" w:hAnsi="Trebuchet MS"/>
          </w:rPr>
          <w:fldChar w:fldCharType="begin"/>
        </w:r>
        <w:r w:rsidRPr="00E14B34">
          <w:rPr>
            <w:rFonts w:ascii="Trebuchet MS" w:eastAsiaTheme="minorHAnsi" w:hAnsi="Trebuchet MS"/>
          </w:rPr>
          <w:instrText xml:space="preserve"> HYPERLINK \l "_Toc483830163" </w:instrText>
        </w:r>
        <w:r w:rsidRPr="00E92B33">
          <w:rPr>
            <w:rFonts w:ascii="Trebuchet MS" w:eastAsiaTheme="minorHAnsi" w:hAnsi="Trebuchet MS"/>
            <w:rPrChange w:id="290" w:author="becky" w:date="2017-09-01T09:02:00Z">
              <w:rPr>
                <w:rFonts w:ascii="Trebuchet MS" w:eastAsiaTheme="minorHAnsi" w:hAnsi="Trebuchet MS"/>
                <w:noProof/>
              </w:rPr>
            </w:rPrChange>
          </w:rPr>
          <w:fldChar w:fldCharType="separate"/>
        </w:r>
        <w:r w:rsidRPr="00E14B34">
          <w:rPr>
            <w:rFonts w:ascii="Trebuchet MS" w:eastAsiaTheme="minorHAnsi" w:hAnsi="Trebuchet MS"/>
            <w:noProof/>
            <w:webHidden/>
          </w:rPr>
          <w:tab/>
        </w:r>
        <w:r w:rsidRPr="00084951">
          <w:rPr>
            <w:rFonts w:ascii="Trebuchet MS" w:eastAsiaTheme="minorHAnsi" w:hAnsi="Trebuchet MS"/>
            <w:noProof/>
            <w:webHidden/>
          </w:rPr>
          <w:fldChar w:fldCharType="begin"/>
        </w:r>
        <w:r w:rsidRPr="00E14B34">
          <w:rPr>
            <w:rFonts w:ascii="Trebuchet MS" w:eastAsiaTheme="minorHAnsi" w:hAnsi="Trebuchet MS"/>
            <w:noProof/>
            <w:webHidden/>
          </w:rPr>
          <w:instrText xml:space="preserve"> PAGEREF _Toc483830163 \h </w:instrText>
        </w:r>
      </w:ins>
      <w:r w:rsidRPr="00084951">
        <w:rPr>
          <w:rFonts w:ascii="Trebuchet MS" w:eastAsiaTheme="minorHAnsi" w:hAnsi="Trebuchet MS"/>
          <w:noProof/>
          <w:webHidden/>
        </w:rPr>
      </w:r>
      <w:ins w:id="291" w:author="becky" w:date="2017-09-01T09:01:00Z">
        <w:r w:rsidRPr="00084951">
          <w:rPr>
            <w:rFonts w:ascii="Trebuchet MS" w:eastAsiaTheme="minorHAnsi" w:hAnsi="Trebuchet MS"/>
            <w:noProof/>
            <w:webHidden/>
            <w:rPrChange w:id="292" w:author="becky" w:date="2017-09-01T09:02:00Z">
              <w:rPr>
                <w:rFonts w:ascii="Trebuchet MS" w:eastAsiaTheme="minorHAnsi" w:hAnsi="Trebuchet MS"/>
                <w:noProof/>
                <w:webHidden/>
              </w:rPr>
            </w:rPrChange>
          </w:rPr>
          <w:fldChar w:fldCharType="separate"/>
        </w:r>
        <w:r w:rsidRPr="00E14B34">
          <w:rPr>
            <w:rFonts w:ascii="Trebuchet MS" w:eastAsiaTheme="minorHAnsi" w:hAnsi="Trebuchet MS"/>
            <w:noProof/>
            <w:webHidden/>
          </w:rPr>
          <w:t>72</w:t>
        </w:r>
        <w:r w:rsidRPr="00084951">
          <w:rPr>
            <w:rFonts w:ascii="Trebuchet MS" w:eastAsiaTheme="minorHAnsi" w:hAnsi="Trebuchet MS"/>
            <w:noProof/>
            <w:webHidden/>
          </w:rPr>
          <w:fldChar w:fldCharType="end"/>
        </w:r>
        <w:r w:rsidRPr="00E92B33">
          <w:rPr>
            <w:rFonts w:ascii="Trebuchet MS" w:eastAsiaTheme="minorHAnsi" w:hAnsi="Trebuchet MS"/>
            <w:noProof/>
          </w:rPr>
          <w:fldChar w:fldCharType="end"/>
        </w:r>
      </w:ins>
    </w:p>
    <w:p w14:paraId="23419428" w14:textId="581FE668" w:rsidR="00E14B34" w:rsidRPr="00E14B34" w:rsidRDefault="00E14B34" w:rsidP="00E14B34">
      <w:pPr>
        <w:pStyle w:val="aff5"/>
        <w:tabs>
          <w:tab w:val="right" w:leader="dot" w:pos="8495"/>
        </w:tabs>
        <w:ind w:left="1200" w:hanging="400"/>
        <w:rPr>
          <w:ins w:id="293" w:author="becky" w:date="2017-09-01T09:02:00Z"/>
          <w:rFonts w:ascii="Trebuchet MS" w:eastAsiaTheme="minorHAnsi" w:hAnsi="Trebuchet MS"/>
          <w:noProof/>
        </w:rPr>
      </w:pPr>
      <w:ins w:id="294" w:author="becky" w:date="2017-09-01T09:01:00Z">
        <w:r w:rsidRPr="00E14B34">
          <w:rPr>
            <w:rFonts w:ascii="Trebuchet MS" w:eastAsiaTheme="minorHAnsi" w:hAnsi="Trebuchet MS"/>
          </w:rPr>
          <w:fldChar w:fldCharType="begin"/>
        </w:r>
        <w:r w:rsidRPr="00E14B34">
          <w:rPr>
            <w:rFonts w:ascii="Trebuchet MS" w:eastAsiaTheme="minorHAnsi" w:hAnsi="Trebuchet MS"/>
          </w:rPr>
          <w:instrText xml:space="preserve"> HYPERLINK \l "_Toc483830164" </w:instrText>
        </w:r>
        <w:r w:rsidRPr="00E14B34">
          <w:rPr>
            <w:rFonts w:ascii="Trebuchet MS" w:eastAsiaTheme="minorHAnsi" w:hAnsi="Trebuchet MS"/>
            <w:rPrChange w:id="295" w:author="becky" w:date="2017-09-01T09:02:00Z">
              <w:rPr>
                <w:rFonts w:ascii="Trebuchet MS" w:eastAsiaTheme="minorHAnsi" w:hAnsi="Trebuchet MS"/>
                <w:noProof/>
              </w:rPr>
            </w:rPrChange>
          </w:rPr>
          <w:fldChar w:fldCharType="separate"/>
        </w:r>
      </w:ins>
      <w:ins w:id="296" w:author="becky" w:date="2017-09-01T09:02:00Z">
        <w:r w:rsidRPr="00E14B34">
          <w:rPr>
            <w:rStyle w:val="afa"/>
            <w:rFonts w:ascii="Trebuchet MS" w:hAnsi="Trebuchet MS"/>
            <w:noProof/>
            <w:rPrChange w:id="297" w:author="becky" w:date="2017-09-01T09:02:00Z">
              <w:rPr>
                <w:rStyle w:val="afa"/>
                <w:noProof/>
              </w:rPr>
            </w:rPrChange>
          </w:rPr>
          <w:fldChar w:fldCharType="begin"/>
        </w:r>
        <w:r w:rsidRPr="00E14B34">
          <w:rPr>
            <w:rFonts w:ascii="Trebuchet MS" w:eastAsiaTheme="minorHAnsi" w:hAnsi="Trebuchet MS"/>
          </w:rPr>
          <w:instrText xml:space="preserve"> REF _Ref492019850 \h </w:instrText>
        </w:r>
      </w:ins>
      <w:r>
        <w:rPr>
          <w:rStyle w:val="afa"/>
          <w:rFonts w:ascii="Trebuchet MS" w:hAnsi="Trebuchet MS"/>
          <w:noProof/>
        </w:rPr>
        <w:instrText xml:space="preserve"> \* MERGEFORMAT </w:instrText>
      </w:r>
      <w:r w:rsidRPr="00E14B34">
        <w:rPr>
          <w:rStyle w:val="afa"/>
          <w:rFonts w:ascii="Trebuchet MS" w:hAnsi="Trebuchet MS"/>
          <w:noProof/>
          <w:rPrChange w:id="298" w:author="becky" w:date="2017-09-01T09:02:00Z">
            <w:rPr>
              <w:rStyle w:val="afa"/>
              <w:rFonts w:ascii="Trebuchet MS" w:hAnsi="Trebuchet MS"/>
              <w:noProof/>
            </w:rPr>
          </w:rPrChange>
        </w:rPr>
      </w:r>
      <w:r w:rsidRPr="00E14B34">
        <w:rPr>
          <w:rStyle w:val="afa"/>
          <w:rFonts w:ascii="Trebuchet MS" w:hAnsi="Trebuchet MS"/>
          <w:noProof/>
          <w:rPrChange w:id="299" w:author="becky" w:date="2017-09-01T09:02:00Z">
            <w:rPr>
              <w:rStyle w:val="afa"/>
              <w:noProof/>
            </w:rPr>
          </w:rPrChange>
        </w:rPr>
        <w:fldChar w:fldCharType="separate"/>
      </w:r>
      <w:ins w:id="300" w:author="becky" w:date="2017-09-01T09:02:00Z">
        <w:r w:rsidRPr="00E14B34">
          <w:rPr>
            <w:rFonts w:ascii="Trebuchet MS" w:eastAsiaTheme="minorHAnsi" w:hAnsi="Trebuchet MS"/>
            <w:rPrChange w:id="301" w:author="becky" w:date="2017-09-01T09:02:00Z">
              <w:rPr>
                <w:rFonts w:eastAsiaTheme="minorHAnsi"/>
              </w:rPr>
            </w:rPrChange>
          </w:rPr>
          <w:t xml:space="preserve">Figure </w:t>
        </w:r>
        <w:r w:rsidRPr="00E14B34">
          <w:rPr>
            <w:rFonts w:ascii="Trebuchet MS" w:eastAsiaTheme="minorHAnsi" w:hAnsi="Trebuchet MS"/>
            <w:noProof/>
            <w:rPrChange w:id="302" w:author="becky" w:date="2017-09-01T09:02:00Z">
              <w:rPr>
                <w:rFonts w:eastAsiaTheme="minorHAnsi"/>
                <w:noProof/>
              </w:rPr>
            </w:rPrChange>
          </w:rPr>
          <w:t>32</w:t>
        </w:r>
        <w:r w:rsidRPr="00E14B34">
          <w:rPr>
            <w:rFonts w:ascii="Trebuchet MS" w:eastAsiaTheme="minorHAnsi" w:hAnsi="Trebuchet MS"/>
            <w:rPrChange w:id="303" w:author="becky" w:date="2017-09-01T09:02:00Z">
              <w:rPr>
                <w:rFonts w:eastAsiaTheme="minorHAnsi"/>
              </w:rPr>
            </w:rPrChange>
          </w:rPr>
          <w:t>. SPI Timing</w:t>
        </w:r>
        <w:r w:rsidRPr="00E14B34">
          <w:rPr>
            <w:rStyle w:val="afa"/>
            <w:rFonts w:ascii="Trebuchet MS" w:hAnsi="Trebuchet MS"/>
            <w:noProof/>
            <w:rPrChange w:id="304" w:author="becky" w:date="2017-09-01T09:02:00Z">
              <w:rPr>
                <w:rStyle w:val="afa"/>
                <w:noProof/>
              </w:rPr>
            </w:rPrChange>
          </w:rPr>
          <w:fldChar w:fldCharType="end"/>
        </w:r>
      </w:ins>
      <w:ins w:id="305" w:author="becky" w:date="2017-09-01T09:01:00Z">
        <w:r w:rsidRPr="00E14B34">
          <w:rPr>
            <w:rFonts w:ascii="Trebuchet MS" w:eastAsiaTheme="minorHAnsi" w:hAnsi="Trebuchet MS"/>
            <w:noProof/>
            <w:webHidden/>
          </w:rPr>
          <w:tab/>
        </w:r>
        <w:r w:rsidRPr="00E14B34">
          <w:rPr>
            <w:rFonts w:ascii="Trebuchet MS" w:eastAsiaTheme="minorHAnsi" w:hAnsi="Trebuchet MS"/>
            <w:noProof/>
            <w:webHidden/>
          </w:rPr>
          <w:fldChar w:fldCharType="begin"/>
        </w:r>
        <w:r w:rsidRPr="00E14B34">
          <w:rPr>
            <w:rFonts w:ascii="Trebuchet MS" w:eastAsiaTheme="minorHAnsi" w:hAnsi="Trebuchet MS"/>
            <w:noProof/>
            <w:webHidden/>
          </w:rPr>
          <w:instrText xml:space="preserve"> PAGEREF _Toc483830164 \h </w:instrText>
        </w:r>
      </w:ins>
      <w:r w:rsidRPr="00E14B34">
        <w:rPr>
          <w:rFonts w:ascii="Trebuchet MS" w:eastAsiaTheme="minorHAnsi" w:hAnsi="Trebuchet MS"/>
          <w:noProof/>
          <w:webHidden/>
        </w:rPr>
      </w:r>
      <w:ins w:id="306" w:author="becky" w:date="2017-09-01T09:01:00Z">
        <w:r w:rsidRPr="00E14B34">
          <w:rPr>
            <w:rFonts w:ascii="Trebuchet MS" w:eastAsiaTheme="minorHAnsi" w:hAnsi="Trebuchet MS"/>
            <w:noProof/>
            <w:webHidden/>
            <w:rPrChange w:id="307" w:author="becky" w:date="2017-09-01T09:02:00Z">
              <w:rPr>
                <w:rFonts w:ascii="Trebuchet MS" w:eastAsiaTheme="minorHAnsi" w:hAnsi="Trebuchet MS"/>
                <w:noProof/>
                <w:webHidden/>
              </w:rPr>
            </w:rPrChange>
          </w:rPr>
          <w:fldChar w:fldCharType="separate"/>
        </w:r>
        <w:r w:rsidRPr="00E14B34">
          <w:rPr>
            <w:rFonts w:ascii="Trebuchet MS" w:eastAsiaTheme="minorHAnsi" w:hAnsi="Trebuchet MS"/>
            <w:noProof/>
            <w:webHidden/>
          </w:rPr>
          <w:t>73</w:t>
        </w:r>
        <w:r w:rsidRPr="00E14B34">
          <w:rPr>
            <w:rFonts w:ascii="Trebuchet MS" w:eastAsiaTheme="minorHAnsi" w:hAnsi="Trebuchet MS"/>
            <w:noProof/>
            <w:webHidden/>
          </w:rPr>
          <w:fldChar w:fldCharType="end"/>
        </w:r>
        <w:r w:rsidRPr="00E14B34">
          <w:rPr>
            <w:rFonts w:ascii="Trebuchet MS" w:eastAsiaTheme="minorHAnsi" w:hAnsi="Trebuchet MS"/>
            <w:noProof/>
          </w:rPr>
          <w:fldChar w:fldCharType="end"/>
        </w:r>
      </w:ins>
    </w:p>
    <w:p w14:paraId="065D5AB1" w14:textId="5AD70B1B" w:rsidR="00E14B34" w:rsidRPr="00E14B34" w:rsidRDefault="00E14B34" w:rsidP="00E14B34">
      <w:pPr>
        <w:pStyle w:val="aff5"/>
        <w:tabs>
          <w:tab w:val="right" w:leader="dot" w:pos="8495"/>
        </w:tabs>
        <w:ind w:left="1200" w:hanging="400"/>
        <w:rPr>
          <w:ins w:id="308" w:author="becky" w:date="2017-09-01T09:02:00Z"/>
          <w:rFonts w:ascii="Trebuchet MS" w:eastAsiaTheme="minorHAnsi" w:hAnsi="Trebuchet MS"/>
          <w:noProof/>
        </w:rPr>
      </w:pPr>
      <w:ins w:id="309" w:author="becky" w:date="2017-09-01T09:02:00Z">
        <w:r w:rsidRPr="00E14B34">
          <w:rPr>
            <w:rFonts w:ascii="Trebuchet MS" w:eastAsiaTheme="minorHAnsi" w:hAnsi="Trebuchet MS"/>
          </w:rPr>
          <w:fldChar w:fldCharType="begin"/>
        </w:r>
        <w:r w:rsidRPr="00E14B34">
          <w:rPr>
            <w:rFonts w:ascii="Trebuchet MS" w:eastAsiaTheme="minorHAnsi" w:hAnsi="Trebuchet MS"/>
          </w:rPr>
          <w:instrText xml:space="preserve"> HYPERLINK \l "_Toc483830164" </w:instrText>
        </w:r>
        <w:r w:rsidRPr="00E14B34">
          <w:rPr>
            <w:rFonts w:ascii="Trebuchet MS" w:eastAsiaTheme="minorHAnsi" w:hAnsi="Trebuchet MS"/>
            <w:rPrChange w:id="310" w:author="becky" w:date="2017-09-01T09:02:00Z">
              <w:rPr>
                <w:rFonts w:ascii="Trebuchet MS" w:eastAsiaTheme="minorHAnsi" w:hAnsi="Trebuchet MS"/>
                <w:noProof/>
              </w:rPr>
            </w:rPrChange>
          </w:rPr>
          <w:fldChar w:fldCharType="separate"/>
        </w:r>
        <w:r w:rsidRPr="00E14B34">
          <w:rPr>
            <w:rStyle w:val="afa"/>
            <w:rFonts w:ascii="Trebuchet MS" w:eastAsiaTheme="minorHAnsi" w:hAnsi="Trebuchet MS"/>
            <w:noProof/>
            <w:rPrChange w:id="311" w:author="becky" w:date="2017-09-01T09:02:00Z">
              <w:rPr>
                <w:rStyle w:val="afa"/>
                <w:rFonts w:ascii="Trebuchet MS" w:eastAsiaTheme="minorHAnsi" w:hAnsi="Trebuchet MS"/>
                <w:noProof/>
              </w:rPr>
            </w:rPrChange>
          </w:rPr>
          <w:fldChar w:fldCharType="begin"/>
        </w:r>
        <w:r w:rsidRPr="00E14B34">
          <w:rPr>
            <w:rFonts w:ascii="Trebuchet MS" w:eastAsiaTheme="minorHAnsi" w:hAnsi="Trebuchet MS"/>
          </w:rPr>
          <w:instrText xml:space="preserve"> REF _Ref492019863 \h </w:instrText>
        </w:r>
      </w:ins>
      <w:r>
        <w:rPr>
          <w:rStyle w:val="afa"/>
          <w:rFonts w:ascii="Trebuchet MS" w:eastAsiaTheme="minorHAnsi" w:hAnsi="Trebuchet MS"/>
          <w:noProof/>
        </w:rPr>
        <w:instrText xml:space="preserve"> \* MERGEFORMAT </w:instrText>
      </w:r>
      <w:r w:rsidRPr="00E14B34">
        <w:rPr>
          <w:rStyle w:val="afa"/>
          <w:rFonts w:ascii="Trebuchet MS" w:eastAsiaTheme="minorHAnsi" w:hAnsi="Trebuchet MS"/>
          <w:noProof/>
          <w:rPrChange w:id="312" w:author="becky" w:date="2017-09-01T09:02:00Z">
            <w:rPr>
              <w:rStyle w:val="afa"/>
              <w:rFonts w:ascii="Trebuchet MS" w:eastAsiaTheme="minorHAnsi" w:hAnsi="Trebuchet MS"/>
              <w:noProof/>
            </w:rPr>
          </w:rPrChange>
        </w:rPr>
      </w:r>
      <w:r w:rsidRPr="00E14B34">
        <w:rPr>
          <w:rStyle w:val="afa"/>
          <w:rFonts w:ascii="Trebuchet MS" w:eastAsiaTheme="minorHAnsi" w:hAnsi="Trebuchet MS"/>
          <w:noProof/>
          <w:rPrChange w:id="313" w:author="becky" w:date="2017-09-01T09:02:00Z">
            <w:rPr>
              <w:rStyle w:val="afa"/>
              <w:rFonts w:ascii="Trebuchet MS" w:eastAsiaTheme="minorHAnsi" w:hAnsi="Trebuchet MS"/>
              <w:noProof/>
            </w:rPr>
          </w:rPrChange>
        </w:rPr>
        <w:fldChar w:fldCharType="separate"/>
      </w:r>
      <w:ins w:id="314" w:author="becky" w:date="2017-09-01T09:02:00Z">
        <w:r w:rsidRPr="00E14B34">
          <w:rPr>
            <w:rFonts w:ascii="Trebuchet MS" w:eastAsiaTheme="minorHAnsi" w:hAnsi="Trebuchet MS"/>
            <w:rPrChange w:id="315" w:author="becky" w:date="2017-09-01T09:02:00Z">
              <w:rPr>
                <w:rFonts w:eastAsiaTheme="minorHAnsi"/>
              </w:rPr>
            </w:rPrChange>
          </w:rPr>
          <w:t xml:space="preserve">Figure </w:t>
        </w:r>
        <w:r w:rsidRPr="00E14B34">
          <w:rPr>
            <w:rFonts w:ascii="Trebuchet MS" w:eastAsiaTheme="minorHAnsi" w:hAnsi="Trebuchet MS"/>
            <w:noProof/>
            <w:rPrChange w:id="316" w:author="becky" w:date="2017-09-01T09:02:00Z">
              <w:rPr>
                <w:rFonts w:eastAsiaTheme="minorHAnsi"/>
                <w:noProof/>
              </w:rPr>
            </w:rPrChange>
          </w:rPr>
          <w:t>33</w:t>
        </w:r>
        <w:r w:rsidRPr="00E14B34">
          <w:rPr>
            <w:rFonts w:ascii="Trebuchet MS" w:eastAsiaTheme="minorHAnsi" w:hAnsi="Trebuchet MS"/>
            <w:rPrChange w:id="317" w:author="becky" w:date="2017-09-01T09:02:00Z">
              <w:rPr>
                <w:rFonts w:eastAsiaTheme="minorHAnsi"/>
              </w:rPr>
            </w:rPrChange>
          </w:rPr>
          <w:t>. Transformer Type</w:t>
        </w:r>
        <w:r w:rsidRPr="00E14B34">
          <w:rPr>
            <w:rStyle w:val="afa"/>
            <w:rFonts w:ascii="Trebuchet MS" w:eastAsiaTheme="minorHAnsi" w:hAnsi="Trebuchet MS"/>
            <w:noProof/>
            <w:rPrChange w:id="318" w:author="becky" w:date="2017-09-01T09:02:00Z">
              <w:rPr>
                <w:rStyle w:val="afa"/>
                <w:rFonts w:ascii="Trebuchet MS" w:eastAsiaTheme="minorHAnsi" w:hAnsi="Trebuchet MS"/>
                <w:noProof/>
              </w:rPr>
            </w:rPrChange>
          </w:rPr>
          <w:fldChar w:fldCharType="end"/>
        </w:r>
        <w:r w:rsidRPr="00E14B34">
          <w:rPr>
            <w:rFonts w:ascii="Trebuchet MS" w:eastAsiaTheme="minorHAnsi" w:hAnsi="Trebuchet MS"/>
            <w:noProof/>
            <w:webHidden/>
          </w:rPr>
          <w:tab/>
        </w:r>
        <w:r w:rsidRPr="00E14B34">
          <w:rPr>
            <w:rFonts w:ascii="Trebuchet MS" w:eastAsiaTheme="minorHAnsi" w:hAnsi="Trebuchet MS"/>
            <w:noProof/>
            <w:webHidden/>
          </w:rPr>
          <w:fldChar w:fldCharType="begin"/>
        </w:r>
        <w:r w:rsidRPr="00E14B34">
          <w:rPr>
            <w:rFonts w:ascii="Trebuchet MS" w:eastAsiaTheme="minorHAnsi" w:hAnsi="Trebuchet MS"/>
            <w:noProof/>
            <w:webHidden/>
          </w:rPr>
          <w:instrText xml:space="preserve"> PAGEREF _Toc483830164 \h </w:instrText>
        </w:r>
      </w:ins>
      <w:r w:rsidRPr="00E14B34">
        <w:rPr>
          <w:rFonts w:ascii="Trebuchet MS" w:eastAsiaTheme="minorHAnsi" w:hAnsi="Trebuchet MS"/>
          <w:noProof/>
          <w:webHidden/>
        </w:rPr>
      </w:r>
      <w:ins w:id="319" w:author="becky" w:date="2017-09-01T09:02:00Z">
        <w:r w:rsidRPr="00E14B34">
          <w:rPr>
            <w:rFonts w:ascii="Trebuchet MS" w:eastAsiaTheme="minorHAnsi" w:hAnsi="Trebuchet MS"/>
            <w:noProof/>
            <w:webHidden/>
            <w:rPrChange w:id="320" w:author="becky" w:date="2017-09-01T09:02:00Z">
              <w:rPr>
                <w:rFonts w:ascii="Trebuchet MS" w:eastAsiaTheme="minorHAnsi" w:hAnsi="Trebuchet MS"/>
                <w:noProof/>
                <w:webHidden/>
              </w:rPr>
            </w:rPrChange>
          </w:rPr>
          <w:fldChar w:fldCharType="separate"/>
        </w:r>
        <w:r w:rsidRPr="00E14B34">
          <w:rPr>
            <w:rFonts w:ascii="Trebuchet MS" w:eastAsiaTheme="minorHAnsi" w:hAnsi="Trebuchet MS"/>
            <w:noProof/>
            <w:webHidden/>
          </w:rPr>
          <w:t>73</w:t>
        </w:r>
        <w:r w:rsidRPr="00E14B34">
          <w:rPr>
            <w:rFonts w:ascii="Trebuchet MS" w:eastAsiaTheme="minorHAnsi" w:hAnsi="Trebuchet MS"/>
            <w:noProof/>
            <w:webHidden/>
          </w:rPr>
          <w:fldChar w:fldCharType="end"/>
        </w:r>
        <w:r w:rsidRPr="00E14B34">
          <w:rPr>
            <w:rFonts w:ascii="Trebuchet MS" w:eastAsiaTheme="minorHAnsi" w:hAnsi="Trebuchet MS"/>
            <w:noProof/>
          </w:rPr>
          <w:fldChar w:fldCharType="end"/>
        </w:r>
      </w:ins>
    </w:p>
    <w:p w14:paraId="466CE8A1" w14:textId="06D1F729" w:rsidR="00E14B34" w:rsidRPr="00E14B34" w:rsidRDefault="00E14B34" w:rsidP="00E14B34">
      <w:pPr>
        <w:pStyle w:val="aff5"/>
        <w:tabs>
          <w:tab w:val="right" w:leader="dot" w:pos="8495"/>
        </w:tabs>
        <w:ind w:left="1200" w:hanging="400"/>
        <w:rPr>
          <w:ins w:id="321" w:author="becky" w:date="2017-09-01T09:02:00Z"/>
          <w:rFonts w:ascii="Trebuchet MS" w:eastAsiaTheme="minorHAnsi" w:hAnsi="Trebuchet MS" w:cstheme="minorBidi"/>
          <w:noProof/>
          <w:szCs w:val="22"/>
        </w:rPr>
      </w:pPr>
      <w:ins w:id="322" w:author="becky" w:date="2017-09-01T09:02:00Z">
        <w:r w:rsidRPr="00E14B34">
          <w:rPr>
            <w:rFonts w:ascii="Trebuchet MS" w:eastAsiaTheme="minorHAnsi" w:hAnsi="Trebuchet MS"/>
          </w:rPr>
          <w:fldChar w:fldCharType="begin"/>
        </w:r>
        <w:r w:rsidRPr="00E14B34">
          <w:rPr>
            <w:rFonts w:ascii="Trebuchet MS" w:eastAsiaTheme="minorHAnsi" w:hAnsi="Trebuchet MS"/>
          </w:rPr>
          <w:instrText xml:space="preserve"> REF _Ref492019868 \h </w:instrText>
        </w:r>
      </w:ins>
      <w:r>
        <w:rPr>
          <w:rFonts w:ascii="Trebuchet MS" w:eastAsiaTheme="minorHAnsi" w:hAnsi="Trebuchet MS"/>
        </w:rPr>
        <w:instrText xml:space="preserve"> \* MERGEFORMAT </w:instrText>
      </w:r>
      <w:r w:rsidRPr="00E14B34">
        <w:rPr>
          <w:rFonts w:ascii="Trebuchet MS" w:eastAsiaTheme="minorHAnsi" w:hAnsi="Trebuchet MS"/>
        </w:rPr>
      </w:r>
      <w:r w:rsidRPr="00E14B34">
        <w:rPr>
          <w:rFonts w:ascii="Trebuchet MS" w:eastAsiaTheme="minorHAnsi" w:hAnsi="Trebuchet MS"/>
          <w:rPrChange w:id="323" w:author="becky" w:date="2017-09-01T09:02:00Z">
            <w:rPr>
              <w:rFonts w:ascii="Trebuchet MS" w:eastAsiaTheme="minorHAnsi" w:hAnsi="Trebuchet MS"/>
            </w:rPr>
          </w:rPrChange>
        </w:rPr>
        <w:fldChar w:fldCharType="separate"/>
      </w:r>
      <w:ins w:id="324" w:author="becky" w:date="2017-09-01T09:02:00Z">
        <w:r w:rsidRPr="00E14B34">
          <w:rPr>
            <w:rFonts w:ascii="Trebuchet MS" w:eastAsiaTheme="minorHAnsi" w:hAnsi="Trebuchet MS"/>
            <w:rPrChange w:id="325" w:author="becky" w:date="2017-09-01T09:02:00Z">
              <w:rPr>
                <w:rFonts w:eastAsiaTheme="minorHAnsi"/>
              </w:rPr>
            </w:rPrChange>
          </w:rPr>
          <w:t xml:space="preserve">Figure </w:t>
        </w:r>
        <w:r w:rsidRPr="00E14B34">
          <w:rPr>
            <w:rFonts w:ascii="Trebuchet MS" w:eastAsiaTheme="minorHAnsi" w:hAnsi="Trebuchet MS"/>
            <w:noProof/>
            <w:rPrChange w:id="326" w:author="becky" w:date="2017-09-01T09:02:00Z">
              <w:rPr>
                <w:rFonts w:eastAsiaTheme="minorHAnsi"/>
                <w:noProof/>
              </w:rPr>
            </w:rPrChange>
          </w:rPr>
          <w:t>34</w:t>
        </w:r>
        <w:r w:rsidRPr="00E14B34">
          <w:rPr>
            <w:rFonts w:ascii="Trebuchet MS" w:eastAsiaTheme="minorHAnsi" w:hAnsi="Trebuchet MS"/>
            <w:rPrChange w:id="327" w:author="becky" w:date="2017-09-01T09:02:00Z">
              <w:rPr>
                <w:rFonts w:eastAsiaTheme="minorHAnsi"/>
              </w:rPr>
            </w:rPrChange>
          </w:rPr>
          <w:t>. IR Reflow Temperature</w:t>
        </w:r>
        <w:r w:rsidRPr="00E14B34">
          <w:rPr>
            <w:rFonts w:ascii="Trebuchet MS" w:eastAsiaTheme="minorHAnsi" w:hAnsi="Trebuchet MS"/>
          </w:rPr>
          <w:fldChar w:fldCharType="end"/>
        </w:r>
        <w:r w:rsidRPr="00E92B33">
          <w:rPr>
            <w:rFonts w:ascii="Trebuchet MS" w:eastAsiaTheme="minorHAnsi" w:hAnsi="Trebuchet MS"/>
          </w:rPr>
          <w:fldChar w:fldCharType="begin"/>
        </w:r>
        <w:r w:rsidRPr="00E14B34">
          <w:rPr>
            <w:rFonts w:ascii="Trebuchet MS" w:eastAsiaTheme="minorHAnsi" w:hAnsi="Trebuchet MS"/>
          </w:rPr>
          <w:instrText xml:space="preserve"> HYPERLINK \l "_Toc483830163" </w:instrText>
        </w:r>
        <w:r w:rsidRPr="00E92B33">
          <w:rPr>
            <w:rFonts w:ascii="Trebuchet MS" w:eastAsiaTheme="minorHAnsi" w:hAnsi="Trebuchet MS"/>
            <w:rPrChange w:id="328" w:author="becky" w:date="2017-09-01T09:02:00Z">
              <w:rPr>
                <w:rFonts w:ascii="Trebuchet MS" w:eastAsiaTheme="minorHAnsi" w:hAnsi="Trebuchet MS"/>
                <w:noProof/>
              </w:rPr>
            </w:rPrChange>
          </w:rPr>
          <w:fldChar w:fldCharType="separate"/>
        </w:r>
        <w:r w:rsidRPr="00E14B34">
          <w:rPr>
            <w:rFonts w:ascii="Trebuchet MS" w:eastAsiaTheme="minorHAnsi" w:hAnsi="Trebuchet MS"/>
            <w:noProof/>
            <w:webHidden/>
          </w:rPr>
          <w:tab/>
        </w:r>
        <w:r w:rsidRPr="00084951">
          <w:rPr>
            <w:rFonts w:ascii="Trebuchet MS" w:eastAsiaTheme="minorHAnsi" w:hAnsi="Trebuchet MS"/>
            <w:noProof/>
            <w:webHidden/>
          </w:rPr>
          <w:fldChar w:fldCharType="begin"/>
        </w:r>
        <w:r w:rsidRPr="00E14B34">
          <w:rPr>
            <w:rFonts w:ascii="Trebuchet MS" w:eastAsiaTheme="minorHAnsi" w:hAnsi="Trebuchet MS"/>
            <w:noProof/>
            <w:webHidden/>
          </w:rPr>
          <w:instrText xml:space="preserve"> PAGEREF _Toc483830163 \h </w:instrText>
        </w:r>
      </w:ins>
      <w:r w:rsidRPr="00084951">
        <w:rPr>
          <w:rFonts w:ascii="Trebuchet MS" w:eastAsiaTheme="minorHAnsi" w:hAnsi="Trebuchet MS"/>
          <w:noProof/>
          <w:webHidden/>
        </w:rPr>
      </w:r>
      <w:ins w:id="329" w:author="becky" w:date="2017-09-01T09:02:00Z">
        <w:r w:rsidRPr="00084951">
          <w:rPr>
            <w:rFonts w:ascii="Trebuchet MS" w:eastAsiaTheme="minorHAnsi" w:hAnsi="Trebuchet MS"/>
            <w:noProof/>
            <w:webHidden/>
            <w:rPrChange w:id="330" w:author="becky" w:date="2017-09-01T09:02:00Z">
              <w:rPr>
                <w:rFonts w:ascii="Trebuchet MS" w:eastAsiaTheme="minorHAnsi" w:hAnsi="Trebuchet MS"/>
                <w:noProof/>
                <w:webHidden/>
              </w:rPr>
            </w:rPrChange>
          </w:rPr>
          <w:fldChar w:fldCharType="separate"/>
        </w:r>
        <w:r w:rsidRPr="00E14B34">
          <w:rPr>
            <w:rFonts w:ascii="Trebuchet MS" w:eastAsiaTheme="minorHAnsi" w:hAnsi="Trebuchet MS"/>
            <w:noProof/>
            <w:webHidden/>
          </w:rPr>
          <w:t>72</w:t>
        </w:r>
        <w:r w:rsidRPr="00084951">
          <w:rPr>
            <w:rFonts w:ascii="Trebuchet MS" w:eastAsiaTheme="minorHAnsi" w:hAnsi="Trebuchet MS"/>
            <w:noProof/>
            <w:webHidden/>
          </w:rPr>
          <w:fldChar w:fldCharType="end"/>
        </w:r>
        <w:r w:rsidRPr="00E92B33">
          <w:rPr>
            <w:rFonts w:ascii="Trebuchet MS" w:eastAsiaTheme="minorHAnsi" w:hAnsi="Trebuchet MS"/>
            <w:noProof/>
          </w:rPr>
          <w:fldChar w:fldCharType="end"/>
        </w:r>
      </w:ins>
    </w:p>
    <w:p w14:paraId="5B2553E4" w14:textId="40038609" w:rsidR="00E14B34" w:rsidRPr="00E14B34" w:rsidRDefault="00E14B34" w:rsidP="00E14B34">
      <w:pPr>
        <w:pStyle w:val="aff5"/>
        <w:tabs>
          <w:tab w:val="right" w:leader="dot" w:pos="8495"/>
        </w:tabs>
        <w:ind w:left="1200" w:hanging="400"/>
        <w:rPr>
          <w:ins w:id="331" w:author="becky" w:date="2017-09-01T09:02:00Z"/>
          <w:rFonts w:ascii="Trebuchet MS" w:eastAsiaTheme="minorHAnsi" w:hAnsi="Trebuchet MS" w:cstheme="minorBidi"/>
          <w:noProof/>
          <w:szCs w:val="22"/>
        </w:rPr>
      </w:pPr>
      <w:ins w:id="332" w:author="becky" w:date="2017-09-01T09:02:00Z">
        <w:r w:rsidRPr="00E14B34">
          <w:rPr>
            <w:rFonts w:ascii="Trebuchet MS" w:eastAsiaTheme="minorHAnsi" w:hAnsi="Trebuchet MS"/>
          </w:rPr>
          <w:fldChar w:fldCharType="begin"/>
        </w:r>
        <w:r w:rsidRPr="00E14B34">
          <w:rPr>
            <w:rFonts w:ascii="Trebuchet MS" w:eastAsiaTheme="minorHAnsi" w:hAnsi="Trebuchet MS"/>
          </w:rPr>
          <w:instrText xml:space="preserve"> HYPERLINK \l "_Toc483830164" </w:instrText>
        </w:r>
        <w:r w:rsidRPr="00E14B34">
          <w:rPr>
            <w:rFonts w:ascii="Trebuchet MS" w:eastAsiaTheme="minorHAnsi" w:hAnsi="Trebuchet MS"/>
            <w:rPrChange w:id="333" w:author="becky" w:date="2017-09-01T09:02:00Z">
              <w:rPr>
                <w:rFonts w:ascii="Trebuchet MS" w:eastAsiaTheme="minorHAnsi" w:hAnsi="Trebuchet MS"/>
                <w:noProof/>
              </w:rPr>
            </w:rPrChange>
          </w:rPr>
          <w:fldChar w:fldCharType="separate"/>
        </w:r>
        <w:r w:rsidRPr="00E14B34">
          <w:rPr>
            <w:rStyle w:val="afa"/>
            <w:rFonts w:ascii="Trebuchet MS" w:hAnsi="Trebuchet MS"/>
            <w:noProof/>
            <w:rPrChange w:id="334" w:author="becky" w:date="2017-09-01T09:02:00Z">
              <w:rPr>
                <w:rStyle w:val="afa"/>
                <w:noProof/>
              </w:rPr>
            </w:rPrChange>
          </w:rPr>
          <w:fldChar w:fldCharType="begin"/>
        </w:r>
        <w:r w:rsidRPr="00E14B34">
          <w:rPr>
            <w:rFonts w:ascii="Trebuchet MS" w:eastAsiaTheme="minorHAnsi" w:hAnsi="Trebuchet MS"/>
          </w:rPr>
          <w:instrText xml:space="preserve"> REF _Ref492019874 \h </w:instrText>
        </w:r>
      </w:ins>
      <w:r>
        <w:rPr>
          <w:rStyle w:val="afa"/>
          <w:rFonts w:ascii="Trebuchet MS" w:hAnsi="Trebuchet MS"/>
          <w:noProof/>
        </w:rPr>
        <w:instrText xml:space="preserve"> \* MERGEFORMAT </w:instrText>
      </w:r>
      <w:r w:rsidRPr="00E14B34">
        <w:rPr>
          <w:rStyle w:val="afa"/>
          <w:rFonts w:ascii="Trebuchet MS" w:hAnsi="Trebuchet MS"/>
          <w:noProof/>
          <w:rPrChange w:id="335" w:author="becky" w:date="2017-09-01T09:02:00Z">
            <w:rPr>
              <w:rStyle w:val="afa"/>
              <w:rFonts w:ascii="Trebuchet MS" w:hAnsi="Trebuchet MS"/>
              <w:noProof/>
            </w:rPr>
          </w:rPrChange>
        </w:rPr>
      </w:r>
      <w:r w:rsidRPr="00E14B34">
        <w:rPr>
          <w:rStyle w:val="afa"/>
          <w:rFonts w:ascii="Trebuchet MS" w:hAnsi="Trebuchet MS"/>
          <w:noProof/>
          <w:rPrChange w:id="336" w:author="becky" w:date="2017-09-01T09:02:00Z">
            <w:rPr>
              <w:rStyle w:val="afa"/>
              <w:noProof/>
            </w:rPr>
          </w:rPrChange>
        </w:rPr>
        <w:fldChar w:fldCharType="separate"/>
      </w:r>
      <w:ins w:id="337" w:author="becky" w:date="2017-09-01T09:02:00Z">
        <w:r w:rsidRPr="00E14B34">
          <w:rPr>
            <w:rFonts w:ascii="Trebuchet MS" w:eastAsiaTheme="minorHAnsi" w:hAnsi="Trebuchet MS"/>
            <w:rPrChange w:id="338" w:author="becky" w:date="2017-09-01T09:02:00Z">
              <w:rPr>
                <w:rFonts w:eastAsiaTheme="minorHAnsi"/>
              </w:rPr>
            </w:rPrChange>
          </w:rPr>
          <w:t xml:space="preserve">Figure </w:t>
        </w:r>
        <w:r w:rsidRPr="00E14B34">
          <w:rPr>
            <w:rFonts w:ascii="Trebuchet MS" w:eastAsiaTheme="minorHAnsi" w:hAnsi="Trebuchet MS"/>
            <w:noProof/>
            <w:rPrChange w:id="339" w:author="becky" w:date="2017-09-01T09:02:00Z">
              <w:rPr>
                <w:rFonts w:eastAsiaTheme="minorHAnsi"/>
                <w:noProof/>
              </w:rPr>
            </w:rPrChange>
          </w:rPr>
          <w:t>35</w:t>
        </w:r>
        <w:r w:rsidRPr="00E14B34">
          <w:rPr>
            <w:rFonts w:ascii="Trebuchet MS" w:eastAsiaTheme="minorHAnsi" w:hAnsi="Trebuchet MS"/>
            <w:rPrChange w:id="340" w:author="becky" w:date="2017-09-01T09:02:00Z">
              <w:rPr>
                <w:rFonts w:eastAsiaTheme="minorHAnsi"/>
              </w:rPr>
            </w:rPrChange>
          </w:rPr>
          <w:t>. Package Dimensions</w:t>
        </w:r>
        <w:r w:rsidRPr="00E14B34">
          <w:rPr>
            <w:rStyle w:val="afa"/>
            <w:rFonts w:ascii="Trebuchet MS" w:hAnsi="Trebuchet MS"/>
            <w:noProof/>
            <w:rPrChange w:id="341" w:author="becky" w:date="2017-09-01T09:02:00Z">
              <w:rPr>
                <w:rStyle w:val="afa"/>
                <w:noProof/>
              </w:rPr>
            </w:rPrChange>
          </w:rPr>
          <w:fldChar w:fldCharType="end"/>
        </w:r>
        <w:r w:rsidRPr="00E14B34">
          <w:rPr>
            <w:rFonts w:ascii="Trebuchet MS" w:eastAsiaTheme="minorHAnsi" w:hAnsi="Trebuchet MS"/>
            <w:noProof/>
            <w:webHidden/>
          </w:rPr>
          <w:tab/>
        </w:r>
        <w:r w:rsidRPr="00E14B34">
          <w:rPr>
            <w:rFonts w:ascii="Trebuchet MS" w:eastAsiaTheme="minorHAnsi" w:hAnsi="Trebuchet MS"/>
            <w:noProof/>
            <w:webHidden/>
          </w:rPr>
          <w:fldChar w:fldCharType="begin"/>
        </w:r>
        <w:r w:rsidRPr="00E14B34">
          <w:rPr>
            <w:rFonts w:ascii="Trebuchet MS" w:eastAsiaTheme="minorHAnsi" w:hAnsi="Trebuchet MS"/>
            <w:noProof/>
            <w:webHidden/>
          </w:rPr>
          <w:instrText xml:space="preserve"> PAGEREF _Toc483830164 \h </w:instrText>
        </w:r>
      </w:ins>
      <w:r w:rsidRPr="00E14B34">
        <w:rPr>
          <w:rFonts w:ascii="Trebuchet MS" w:eastAsiaTheme="minorHAnsi" w:hAnsi="Trebuchet MS"/>
          <w:noProof/>
          <w:webHidden/>
        </w:rPr>
      </w:r>
      <w:ins w:id="342" w:author="becky" w:date="2017-09-01T09:02:00Z">
        <w:r w:rsidRPr="00E14B34">
          <w:rPr>
            <w:rFonts w:ascii="Trebuchet MS" w:eastAsiaTheme="minorHAnsi" w:hAnsi="Trebuchet MS"/>
            <w:noProof/>
            <w:webHidden/>
            <w:rPrChange w:id="343" w:author="becky" w:date="2017-09-01T09:02:00Z">
              <w:rPr>
                <w:rFonts w:ascii="Trebuchet MS" w:eastAsiaTheme="minorHAnsi" w:hAnsi="Trebuchet MS"/>
                <w:noProof/>
                <w:webHidden/>
              </w:rPr>
            </w:rPrChange>
          </w:rPr>
          <w:fldChar w:fldCharType="separate"/>
        </w:r>
        <w:r w:rsidRPr="00E14B34">
          <w:rPr>
            <w:rFonts w:ascii="Trebuchet MS" w:eastAsiaTheme="minorHAnsi" w:hAnsi="Trebuchet MS"/>
            <w:noProof/>
            <w:webHidden/>
          </w:rPr>
          <w:t>73</w:t>
        </w:r>
        <w:r w:rsidRPr="00E14B34">
          <w:rPr>
            <w:rFonts w:ascii="Trebuchet MS" w:eastAsiaTheme="minorHAnsi" w:hAnsi="Trebuchet MS"/>
            <w:noProof/>
            <w:webHidden/>
          </w:rPr>
          <w:fldChar w:fldCharType="end"/>
        </w:r>
        <w:r w:rsidRPr="00E14B34">
          <w:rPr>
            <w:rFonts w:ascii="Trebuchet MS" w:eastAsiaTheme="minorHAnsi" w:hAnsi="Trebuchet MS"/>
            <w:noProof/>
          </w:rPr>
          <w:fldChar w:fldCharType="end"/>
        </w:r>
      </w:ins>
    </w:p>
    <w:p w14:paraId="6113D6C7" w14:textId="77777777" w:rsidR="00E14B34" w:rsidRPr="00E14B34" w:rsidRDefault="00E14B34">
      <w:pPr>
        <w:rPr>
          <w:rFonts w:ascii="Trebuchet MS" w:hAnsi="Trebuchet MS"/>
          <w:rPrChange w:id="344" w:author="becky" w:date="2017-09-01T09:02:00Z">
            <w:rPr>
              <w:rFonts w:ascii="Trebuchet MS" w:eastAsiaTheme="minorHAnsi" w:hAnsi="Trebuchet MS" w:cstheme="minorBidi"/>
              <w:noProof/>
              <w:szCs w:val="22"/>
            </w:rPr>
          </w:rPrChange>
        </w:rPr>
        <w:pPrChange w:id="345" w:author="becky" w:date="2017-09-01T09:00:00Z">
          <w:pPr>
            <w:pStyle w:val="aff5"/>
            <w:tabs>
              <w:tab w:val="right" w:leader="dot" w:pos="8495"/>
            </w:tabs>
            <w:ind w:left="1200" w:hanging="400"/>
          </w:pPr>
        </w:pPrChange>
      </w:pPr>
    </w:p>
    <w:p w14:paraId="5867FDA1" w14:textId="77777777" w:rsidR="00825A63" w:rsidRPr="00E01E81" w:rsidDel="00E14B34" w:rsidRDefault="00825A63" w:rsidP="00DD1B9C">
      <w:pPr>
        <w:ind w:right="200"/>
        <w:rPr>
          <w:del w:id="346" w:author="becky" w:date="2017-09-01T09:02:00Z"/>
          <w:rFonts w:ascii="Trebuchet MS" w:eastAsiaTheme="minorHAnsi" w:hAnsi="Trebuchet MS"/>
          <w:szCs w:val="20"/>
        </w:rPr>
      </w:pPr>
      <w:r w:rsidRPr="001605E7">
        <w:rPr>
          <w:rStyle w:val="Tahoma"/>
          <w:rFonts w:eastAsiaTheme="minorHAnsi" w:cs="Arial"/>
        </w:rPr>
        <w:fldChar w:fldCharType="end"/>
      </w:r>
    </w:p>
    <w:p w14:paraId="2879DCA9" w14:textId="77777777" w:rsidR="00825A63" w:rsidRPr="00E01E81" w:rsidDel="00E14B34" w:rsidRDefault="00825A63" w:rsidP="00DD1B9C">
      <w:pPr>
        <w:ind w:right="200"/>
        <w:rPr>
          <w:del w:id="347" w:author="becky" w:date="2017-09-01T09:02:00Z"/>
          <w:rFonts w:ascii="Trebuchet MS" w:eastAsiaTheme="minorHAnsi" w:hAnsi="Trebuchet MS" w:cs="Arial"/>
          <w:szCs w:val="20"/>
        </w:rPr>
      </w:pPr>
    </w:p>
    <w:p w14:paraId="66130AB2" w14:textId="77777777" w:rsidR="00304930" w:rsidRPr="00E01E81" w:rsidRDefault="00304930" w:rsidP="00DD1B9C">
      <w:pPr>
        <w:ind w:right="200"/>
        <w:rPr>
          <w:rFonts w:ascii="Trebuchet MS" w:eastAsiaTheme="minorHAnsi" w:hAnsi="Trebuchet MS" w:cs="Arial"/>
          <w:szCs w:val="20"/>
        </w:rPr>
      </w:pPr>
      <w:del w:id="348" w:author="becky" w:date="2017-09-01T09:02:00Z">
        <w:r w:rsidRPr="00E01E81" w:rsidDel="00E14B34">
          <w:rPr>
            <w:rFonts w:ascii="Trebuchet MS" w:eastAsiaTheme="minorHAnsi" w:hAnsi="Trebuchet MS" w:cs="Arial"/>
            <w:szCs w:val="20"/>
          </w:rPr>
          <w:br w:type="page"/>
        </w:r>
      </w:del>
    </w:p>
    <w:p w14:paraId="038E3D90" w14:textId="77777777" w:rsidR="007956B1" w:rsidRPr="001605E7" w:rsidRDefault="007956B1" w:rsidP="00E21DFF">
      <w:pPr>
        <w:pStyle w:val="1"/>
        <w:rPr>
          <w:rFonts w:eastAsiaTheme="minorHAnsi"/>
        </w:rPr>
      </w:pPr>
      <w:bookmarkStart w:id="349" w:name="_Toc483830015"/>
      <w:r w:rsidRPr="001605E7">
        <w:rPr>
          <w:rFonts w:eastAsiaTheme="minorHAnsi"/>
        </w:rPr>
        <w:t>PIN Description</w:t>
      </w:r>
      <w:bookmarkEnd w:id="349"/>
    </w:p>
    <w:commentRangeStart w:id="350"/>
    <w:p w14:paraId="02DC6A33" w14:textId="77777777" w:rsidR="00215B15" w:rsidRPr="001605E7" w:rsidRDefault="006D1284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object w:dxaOrig="7993" w:dyaOrig="8093" w14:anchorId="3613B28C">
          <v:shape id="_x0000_i1026" type="#_x0000_t75" style="width:396pt;height:402.75pt" o:ole="">
            <v:imagedata r:id="rId25" o:title=""/>
          </v:shape>
          <o:OLEObject Type="Embed" ProgID="Visio.Drawing.11" ShapeID="_x0000_i1026" DrawAspect="Content" ObjectID="_1566709011" r:id="rId26"/>
        </w:object>
      </w:r>
      <w:commentRangeEnd w:id="350"/>
      <w:r w:rsidR="001C7EF5" w:rsidRPr="001605E7">
        <w:rPr>
          <w:rStyle w:val="aff7"/>
          <w:rFonts w:eastAsiaTheme="minorHAnsi" w:cs="Times New Roman"/>
        </w:rPr>
        <w:commentReference w:id="350"/>
      </w:r>
    </w:p>
    <w:p w14:paraId="5CE2D26F" w14:textId="252876EF" w:rsidR="00A902E9" w:rsidRPr="001605E7" w:rsidRDefault="00215B15" w:rsidP="00215B15">
      <w:pPr>
        <w:pStyle w:val="a8"/>
        <w:rPr>
          <w:rFonts w:eastAsiaTheme="minorHAnsi"/>
        </w:rPr>
      </w:pPr>
      <w:bookmarkStart w:id="351" w:name="_Toc483830139"/>
      <w:r w:rsidRPr="001605E7">
        <w:rPr>
          <w:rFonts w:eastAsiaTheme="minorHAnsi"/>
        </w:rPr>
        <w:t xml:space="preserve">Figure </w:t>
      </w:r>
      <w:r w:rsidR="00756EBE" w:rsidRPr="001605E7">
        <w:rPr>
          <w:rFonts w:eastAsiaTheme="minorHAnsi"/>
        </w:rPr>
        <w:fldChar w:fldCharType="begin"/>
      </w:r>
      <w:r w:rsidR="00756EBE" w:rsidRPr="001605E7">
        <w:rPr>
          <w:rFonts w:eastAsiaTheme="minorHAnsi"/>
        </w:rPr>
        <w:instrText xml:space="preserve"> SEQ Figure \* ARABIC </w:instrText>
      </w:r>
      <w:r w:rsidR="00756EBE" w:rsidRPr="001605E7">
        <w:rPr>
          <w:rFonts w:eastAsiaTheme="minorHAnsi"/>
        </w:rPr>
        <w:fldChar w:fldCharType="separate"/>
      </w:r>
      <w:r w:rsidR="008B75BF">
        <w:rPr>
          <w:rFonts w:eastAsiaTheme="minorHAnsi"/>
          <w:noProof/>
        </w:rPr>
        <w:t>1</w:t>
      </w:r>
      <w:r w:rsidR="00756EBE" w:rsidRPr="001605E7">
        <w:rPr>
          <w:rFonts w:eastAsiaTheme="minorHAnsi"/>
          <w:noProof/>
        </w:rPr>
        <w:fldChar w:fldCharType="end"/>
      </w:r>
      <w:r w:rsidRPr="001605E7">
        <w:rPr>
          <w:rFonts w:eastAsiaTheme="minorHAnsi"/>
        </w:rPr>
        <w:t>. W5100S Pin Layout</w:t>
      </w:r>
      <w:bookmarkEnd w:id="351"/>
    </w:p>
    <w:p w14:paraId="04AFD71A" w14:textId="77777777" w:rsidR="00215B15" w:rsidRPr="001605E7" w:rsidRDefault="00215B15" w:rsidP="00215B15">
      <w:pPr>
        <w:rPr>
          <w:rFonts w:ascii="Trebuchet MS" w:eastAsiaTheme="minorHAnsi" w:hAnsi="Trebuchet MS"/>
        </w:rPr>
      </w:pPr>
    </w:p>
    <w:p w14:paraId="68DBC4B4" w14:textId="544863FE" w:rsidR="00A902E9" w:rsidRPr="001605E7" w:rsidRDefault="00A902E9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 xml:space="preserve">Table </w:t>
      </w:r>
      <w:r w:rsidR="00756EBE" w:rsidRPr="001605E7">
        <w:rPr>
          <w:rFonts w:eastAsiaTheme="minorHAnsi"/>
        </w:rPr>
        <w:fldChar w:fldCharType="begin"/>
      </w:r>
      <w:r w:rsidR="00756EBE" w:rsidRPr="001605E7">
        <w:rPr>
          <w:rFonts w:eastAsiaTheme="minorHAnsi"/>
        </w:rPr>
        <w:instrText xml:space="preserve"> SEQ Table \* ARABIC </w:instrText>
      </w:r>
      <w:r w:rsidR="00756EBE" w:rsidRPr="001605E7">
        <w:rPr>
          <w:rFonts w:eastAsiaTheme="minorHAnsi"/>
        </w:rPr>
        <w:fldChar w:fldCharType="separate"/>
      </w:r>
      <w:r w:rsidR="00C12AAF" w:rsidRPr="001605E7">
        <w:rPr>
          <w:rFonts w:eastAsiaTheme="minorHAnsi"/>
          <w:noProof/>
        </w:rPr>
        <w:t>1</w:t>
      </w:r>
      <w:r w:rsidR="00756EBE" w:rsidRPr="001605E7">
        <w:rPr>
          <w:rFonts w:eastAsiaTheme="minorHAnsi"/>
          <w:noProof/>
        </w:rPr>
        <w:fldChar w:fldCharType="end"/>
      </w:r>
      <w:r w:rsidRPr="001605E7">
        <w:rPr>
          <w:rFonts w:eastAsiaTheme="minorHAnsi"/>
        </w:rPr>
        <w:t>. Pin Type Notation</w:t>
      </w:r>
    </w:p>
    <w:tbl>
      <w:tblPr>
        <w:tblStyle w:val="af3"/>
        <w:tblW w:w="0" w:type="auto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408"/>
        <w:gridCol w:w="7097"/>
      </w:tblGrid>
      <w:tr w:rsidR="00A902E9" w:rsidRPr="00546234" w14:paraId="45524CA1" w14:textId="77777777" w:rsidTr="003F7401">
        <w:trPr>
          <w:jc w:val="center"/>
        </w:trPr>
        <w:tc>
          <w:tcPr>
            <w:tcW w:w="1408" w:type="dxa"/>
            <w:shd w:val="clear" w:color="auto" w:fill="F2F2F2" w:themeFill="background1" w:themeFillShade="F2"/>
          </w:tcPr>
          <w:p w14:paraId="52161970" w14:textId="77777777" w:rsidR="00A902E9" w:rsidRPr="001605E7" w:rsidRDefault="00A902E9" w:rsidP="00C92900">
            <w:pPr>
              <w:jc w:val="center"/>
              <w:rPr>
                <w:rFonts w:ascii="Trebuchet MS" w:eastAsiaTheme="minorHAnsi" w:hAnsi="Trebuchet MS"/>
                <w:b/>
              </w:rPr>
            </w:pPr>
            <w:r w:rsidRPr="001605E7">
              <w:rPr>
                <w:rFonts w:ascii="Trebuchet MS" w:eastAsiaTheme="minorHAnsi" w:hAnsi="Trebuchet MS"/>
                <w:b/>
              </w:rPr>
              <w:t>Type</w:t>
            </w:r>
          </w:p>
        </w:tc>
        <w:tc>
          <w:tcPr>
            <w:tcW w:w="7097" w:type="dxa"/>
            <w:shd w:val="clear" w:color="auto" w:fill="F2F2F2" w:themeFill="background1" w:themeFillShade="F2"/>
          </w:tcPr>
          <w:p w14:paraId="34DAB4AE" w14:textId="77777777" w:rsidR="00A902E9" w:rsidRPr="001605E7" w:rsidRDefault="00A902E9" w:rsidP="00C92900">
            <w:pPr>
              <w:jc w:val="center"/>
              <w:rPr>
                <w:rFonts w:ascii="Trebuchet MS" w:eastAsiaTheme="minorHAnsi" w:hAnsi="Trebuchet MS"/>
                <w:b/>
              </w:rPr>
            </w:pPr>
            <w:r w:rsidRPr="001605E7">
              <w:rPr>
                <w:rFonts w:ascii="Trebuchet MS" w:eastAsiaTheme="minorHAnsi" w:hAnsi="Trebuchet MS"/>
                <w:b/>
              </w:rPr>
              <w:t>Description</w:t>
            </w:r>
          </w:p>
        </w:tc>
      </w:tr>
      <w:tr w:rsidR="00A902E9" w:rsidRPr="00546234" w14:paraId="273B7CE5" w14:textId="77777777" w:rsidTr="003F7401">
        <w:trPr>
          <w:jc w:val="center"/>
        </w:trPr>
        <w:tc>
          <w:tcPr>
            <w:tcW w:w="1408" w:type="dxa"/>
          </w:tcPr>
          <w:p w14:paraId="01529907" w14:textId="77777777" w:rsidR="00A902E9" w:rsidRPr="001605E7" w:rsidRDefault="00A902E9" w:rsidP="00C92900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I</w:t>
            </w:r>
          </w:p>
        </w:tc>
        <w:tc>
          <w:tcPr>
            <w:tcW w:w="7097" w:type="dxa"/>
          </w:tcPr>
          <w:p w14:paraId="58C56188" w14:textId="77777777" w:rsidR="00A902E9" w:rsidRPr="001605E7" w:rsidRDefault="00A902E9" w:rsidP="00C92900">
            <w:pPr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 xml:space="preserve">Input </w:t>
            </w:r>
          </w:p>
        </w:tc>
      </w:tr>
      <w:tr w:rsidR="00A902E9" w:rsidRPr="00546234" w14:paraId="54C582AC" w14:textId="77777777" w:rsidTr="003F7401">
        <w:trPr>
          <w:jc w:val="center"/>
        </w:trPr>
        <w:tc>
          <w:tcPr>
            <w:tcW w:w="1408" w:type="dxa"/>
          </w:tcPr>
          <w:p w14:paraId="30331E01" w14:textId="77777777" w:rsidR="00A902E9" w:rsidRPr="001605E7" w:rsidRDefault="00A902E9" w:rsidP="00C92900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O</w:t>
            </w:r>
          </w:p>
        </w:tc>
        <w:tc>
          <w:tcPr>
            <w:tcW w:w="7097" w:type="dxa"/>
          </w:tcPr>
          <w:p w14:paraId="3412EAC6" w14:textId="77777777" w:rsidR="00A902E9" w:rsidRPr="001605E7" w:rsidRDefault="00A902E9" w:rsidP="00C92900">
            <w:pPr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 xml:space="preserve">Output </w:t>
            </w:r>
          </w:p>
        </w:tc>
      </w:tr>
      <w:tr w:rsidR="00A902E9" w:rsidRPr="00546234" w14:paraId="13347CAA" w14:textId="77777777" w:rsidTr="003F7401">
        <w:trPr>
          <w:jc w:val="center"/>
        </w:trPr>
        <w:tc>
          <w:tcPr>
            <w:tcW w:w="1408" w:type="dxa"/>
          </w:tcPr>
          <w:p w14:paraId="3832EB09" w14:textId="77777777" w:rsidR="00A902E9" w:rsidRPr="001605E7" w:rsidRDefault="00A902E9" w:rsidP="00C92900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M</w:t>
            </w:r>
          </w:p>
        </w:tc>
        <w:tc>
          <w:tcPr>
            <w:tcW w:w="7097" w:type="dxa"/>
          </w:tcPr>
          <w:p w14:paraId="146F76FD" w14:textId="77777777" w:rsidR="00A902E9" w:rsidRPr="001605E7" w:rsidRDefault="00A902E9" w:rsidP="00C92900">
            <w:pPr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 xml:space="preserve">Alternate (Multi-function) Signal </w:t>
            </w:r>
          </w:p>
        </w:tc>
      </w:tr>
      <w:tr w:rsidR="00A902E9" w:rsidRPr="00546234" w14:paraId="45434FFB" w14:textId="77777777" w:rsidTr="003F7401">
        <w:trPr>
          <w:jc w:val="center"/>
        </w:trPr>
        <w:tc>
          <w:tcPr>
            <w:tcW w:w="1408" w:type="dxa"/>
          </w:tcPr>
          <w:p w14:paraId="5F9F3470" w14:textId="77777777" w:rsidR="00A902E9" w:rsidRPr="001605E7" w:rsidRDefault="00A902E9" w:rsidP="00C92900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U</w:t>
            </w:r>
          </w:p>
        </w:tc>
        <w:tc>
          <w:tcPr>
            <w:tcW w:w="7097" w:type="dxa"/>
          </w:tcPr>
          <w:p w14:paraId="79AB8CBE" w14:textId="77777777" w:rsidR="00A902E9" w:rsidRPr="001605E7" w:rsidRDefault="00A902E9" w:rsidP="00C92900">
            <w:pPr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Internal pulled-up 75K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Ω</w:t>
            </w:r>
            <w:r w:rsidRPr="001605E7">
              <w:rPr>
                <w:rFonts w:ascii="Trebuchet MS" w:eastAsiaTheme="minorHAnsi" w:hAnsi="Trebuchet MS"/>
              </w:rPr>
              <w:t xml:space="preserve"> resistor</w:t>
            </w:r>
          </w:p>
        </w:tc>
      </w:tr>
      <w:tr w:rsidR="00A902E9" w:rsidRPr="00546234" w14:paraId="4949B16E" w14:textId="77777777" w:rsidTr="003F7401">
        <w:trPr>
          <w:jc w:val="center"/>
        </w:trPr>
        <w:tc>
          <w:tcPr>
            <w:tcW w:w="1408" w:type="dxa"/>
          </w:tcPr>
          <w:p w14:paraId="42602CDF" w14:textId="77777777" w:rsidR="00A902E9" w:rsidRPr="001605E7" w:rsidRDefault="00A902E9" w:rsidP="00C92900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D</w:t>
            </w:r>
          </w:p>
        </w:tc>
        <w:tc>
          <w:tcPr>
            <w:tcW w:w="7097" w:type="dxa"/>
          </w:tcPr>
          <w:p w14:paraId="7EA634EF" w14:textId="77777777" w:rsidR="00A902E9" w:rsidRPr="001605E7" w:rsidRDefault="00A902E9" w:rsidP="00C92900">
            <w:pPr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Internal pulled-down 75K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Ω</w:t>
            </w:r>
            <w:r w:rsidRPr="001605E7">
              <w:rPr>
                <w:rFonts w:ascii="Trebuchet MS" w:eastAsiaTheme="minorHAnsi" w:hAnsi="Trebuchet MS"/>
              </w:rPr>
              <w:t xml:space="preserve"> resistor</w:t>
            </w:r>
          </w:p>
        </w:tc>
      </w:tr>
      <w:tr w:rsidR="00A902E9" w:rsidRPr="00546234" w14:paraId="32C79CE5" w14:textId="77777777" w:rsidTr="003F7401">
        <w:trPr>
          <w:jc w:val="center"/>
        </w:trPr>
        <w:tc>
          <w:tcPr>
            <w:tcW w:w="1408" w:type="dxa"/>
          </w:tcPr>
          <w:p w14:paraId="2B28A580" w14:textId="77777777" w:rsidR="00A902E9" w:rsidRPr="001605E7" w:rsidRDefault="00A902E9" w:rsidP="00C92900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A</w:t>
            </w:r>
          </w:p>
        </w:tc>
        <w:tc>
          <w:tcPr>
            <w:tcW w:w="7097" w:type="dxa"/>
          </w:tcPr>
          <w:p w14:paraId="5161DF7D" w14:textId="77777777" w:rsidR="00A902E9" w:rsidRPr="001605E7" w:rsidRDefault="00A902E9" w:rsidP="00C92900">
            <w:pPr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Analog</w:t>
            </w:r>
          </w:p>
        </w:tc>
      </w:tr>
      <w:tr w:rsidR="00A902E9" w:rsidRPr="00546234" w14:paraId="0C40A16D" w14:textId="77777777" w:rsidTr="003F7401">
        <w:trPr>
          <w:jc w:val="center"/>
        </w:trPr>
        <w:tc>
          <w:tcPr>
            <w:tcW w:w="1408" w:type="dxa"/>
          </w:tcPr>
          <w:p w14:paraId="2EDAD8E8" w14:textId="77777777" w:rsidR="00A902E9" w:rsidRPr="001605E7" w:rsidRDefault="00A902E9" w:rsidP="00C92900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P</w:t>
            </w:r>
          </w:p>
        </w:tc>
        <w:tc>
          <w:tcPr>
            <w:tcW w:w="7097" w:type="dxa"/>
          </w:tcPr>
          <w:p w14:paraId="1CBFFC59" w14:textId="77777777" w:rsidR="00A902E9" w:rsidRPr="001605E7" w:rsidRDefault="00A902E9" w:rsidP="00C92900">
            <w:pPr>
              <w:rPr>
                <w:rFonts w:ascii="Trebuchet MS" w:eastAsiaTheme="minorHAnsi" w:hAnsi="Trebuchet MS"/>
              </w:rPr>
            </w:pPr>
            <w:r w:rsidRPr="00E01E81">
              <w:rPr>
                <w:rFonts w:ascii="Trebuchet MS" w:eastAsiaTheme="minorHAnsi" w:hAnsi="Trebuchet MS"/>
              </w:rPr>
              <w:t xml:space="preserve">Power &amp; Ground </w:t>
            </w:r>
          </w:p>
        </w:tc>
      </w:tr>
    </w:tbl>
    <w:p w14:paraId="267D83D4" w14:textId="77777777" w:rsidR="00A902E9" w:rsidRPr="001605E7" w:rsidRDefault="00A902E9" w:rsidP="00155A42">
      <w:pPr>
        <w:pStyle w:val="11"/>
        <w:rPr>
          <w:rFonts w:eastAsiaTheme="minorHAnsi"/>
        </w:rPr>
      </w:pPr>
    </w:p>
    <w:p w14:paraId="38371C74" w14:textId="23D7295A" w:rsidR="00A902E9" w:rsidRPr="00546234" w:rsidRDefault="00A902E9" w:rsidP="00BF5B95">
      <w:pPr>
        <w:pStyle w:val="21"/>
      </w:pPr>
      <w:bookmarkStart w:id="352" w:name="_Toc483830016"/>
      <w:r w:rsidRPr="00546234">
        <w:t>PIN Description</w:t>
      </w:r>
      <w:bookmarkEnd w:id="352"/>
    </w:p>
    <w:p w14:paraId="354B7013" w14:textId="5B8782EB" w:rsidR="00A902E9" w:rsidRPr="001605E7" w:rsidRDefault="00A902E9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 xml:space="preserve">Table </w:t>
      </w:r>
      <w:r w:rsidR="00756EBE" w:rsidRPr="001605E7">
        <w:rPr>
          <w:rFonts w:eastAsiaTheme="minorHAnsi"/>
        </w:rPr>
        <w:fldChar w:fldCharType="begin"/>
      </w:r>
      <w:r w:rsidR="00756EBE" w:rsidRPr="001605E7">
        <w:rPr>
          <w:rFonts w:eastAsiaTheme="minorHAnsi"/>
        </w:rPr>
        <w:instrText xml:space="preserve"> SEQ Table \* ARABIC </w:instrText>
      </w:r>
      <w:r w:rsidR="00756EBE" w:rsidRPr="001605E7">
        <w:rPr>
          <w:rFonts w:eastAsiaTheme="minorHAnsi"/>
        </w:rPr>
        <w:fldChar w:fldCharType="separate"/>
      </w:r>
      <w:r w:rsidR="00C12AAF" w:rsidRPr="001605E7">
        <w:rPr>
          <w:rFonts w:eastAsiaTheme="minorHAnsi"/>
          <w:noProof/>
        </w:rPr>
        <w:t>2</w:t>
      </w:r>
      <w:r w:rsidR="00756EBE" w:rsidRPr="001605E7">
        <w:rPr>
          <w:rFonts w:eastAsiaTheme="minorHAnsi"/>
          <w:noProof/>
        </w:rPr>
        <w:fldChar w:fldCharType="end"/>
      </w:r>
      <w:r w:rsidRPr="001605E7">
        <w:rPr>
          <w:rFonts w:eastAsiaTheme="minorHAnsi"/>
        </w:rPr>
        <w:t>. PIN Description</w:t>
      </w:r>
    </w:p>
    <w:tbl>
      <w:tblPr>
        <w:tblW w:w="7985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51"/>
        <w:gridCol w:w="1109"/>
        <w:gridCol w:w="757"/>
        <w:gridCol w:w="5268"/>
      </w:tblGrid>
      <w:tr w:rsidR="00A902E9" w:rsidRPr="00546234" w14:paraId="0745C646" w14:textId="77777777" w:rsidTr="003F7401">
        <w:trPr>
          <w:jc w:val="center"/>
        </w:trPr>
        <w:tc>
          <w:tcPr>
            <w:tcW w:w="851" w:type="dxa"/>
            <w:shd w:val="clear" w:color="auto" w:fill="F3F3F3"/>
            <w:vAlign w:val="center"/>
          </w:tcPr>
          <w:p w14:paraId="2A174BE4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b/>
                <w:szCs w:val="20"/>
              </w:rPr>
            </w:pPr>
            <w:r w:rsidRPr="00E01E81">
              <w:rPr>
                <w:rFonts w:ascii="Trebuchet MS" w:eastAsiaTheme="minorHAnsi" w:hAnsi="Trebuchet MS"/>
                <w:b/>
                <w:szCs w:val="20"/>
              </w:rPr>
              <w:t>PIN #</w:t>
            </w:r>
          </w:p>
        </w:tc>
        <w:tc>
          <w:tcPr>
            <w:tcW w:w="1109" w:type="dxa"/>
            <w:shd w:val="clear" w:color="auto" w:fill="F3F3F3"/>
            <w:vAlign w:val="center"/>
          </w:tcPr>
          <w:p w14:paraId="5AC72C23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b/>
                <w:szCs w:val="20"/>
              </w:rPr>
            </w:pPr>
            <w:r w:rsidRPr="00E01E81">
              <w:rPr>
                <w:rFonts w:ascii="Trebuchet MS" w:eastAsiaTheme="minorHAnsi" w:hAnsi="Trebuchet MS"/>
                <w:b/>
                <w:szCs w:val="20"/>
              </w:rPr>
              <w:t>Symbol</w:t>
            </w:r>
          </w:p>
        </w:tc>
        <w:tc>
          <w:tcPr>
            <w:tcW w:w="757" w:type="dxa"/>
            <w:shd w:val="clear" w:color="auto" w:fill="F3F3F3"/>
            <w:vAlign w:val="center"/>
          </w:tcPr>
          <w:p w14:paraId="25F53167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b/>
                <w:szCs w:val="20"/>
              </w:rPr>
            </w:pPr>
            <w:r w:rsidRPr="00E01E81">
              <w:rPr>
                <w:rFonts w:ascii="Trebuchet MS" w:eastAsiaTheme="minorHAnsi" w:hAnsi="Trebuchet MS"/>
                <w:b/>
                <w:szCs w:val="20"/>
              </w:rPr>
              <w:t>Type</w:t>
            </w:r>
          </w:p>
        </w:tc>
        <w:tc>
          <w:tcPr>
            <w:tcW w:w="5268" w:type="dxa"/>
            <w:shd w:val="clear" w:color="auto" w:fill="F3F3F3"/>
            <w:vAlign w:val="center"/>
          </w:tcPr>
          <w:p w14:paraId="4A750B78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b/>
                <w:szCs w:val="20"/>
              </w:rPr>
            </w:pPr>
            <w:r w:rsidRPr="00E01E81">
              <w:rPr>
                <w:rFonts w:ascii="Trebuchet MS" w:eastAsiaTheme="minorHAnsi" w:hAnsi="Trebuchet MS"/>
                <w:b/>
                <w:szCs w:val="20"/>
              </w:rPr>
              <w:t>Description</w:t>
            </w:r>
          </w:p>
        </w:tc>
      </w:tr>
      <w:tr w:rsidR="00A902E9" w:rsidRPr="00546234" w14:paraId="7FF5BE72" w14:textId="77777777" w:rsidTr="003F7401">
        <w:trPr>
          <w:jc w:val="center"/>
        </w:trPr>
        <w:tc>
          <w:tcPr>
            <w:tcW w:w="851" w:type="dxa"/>
            <w:shd w:val="clear" w:color="auto" w:fill="auto"/>
            <w:vAlign w:val="center"/>
          </w:tcPr>
          <w:p w14:paraId="1AD43071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1</w:t>
            </w:r>
          </w:p>
        </w:tc>
        <w:tc>
          <w:tcPr>
            <w:tcW w:w="1109" w:type="dxa"/>
            <w:shd w:val="clear" w:color="auto" w:fill="auto"/>
            <w:vAlign w:val="center"/>
          </w:tcPr>
          <w:p w14:paraId="59531DB1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GNDA</w:t>
            </w:r>
          </w:p>
        </w:tc>
        <w:tc>
          <w:tcPr>
            <w:tcW w:w="757" w:type="dxa"/>
            <w:shd w:val="clear" w:color="auto" w:fill="auto"/>
            <w:vAlign w:val="center"/>
          </w:tcPr>
          <w:p w14:paraId="64A6E371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AP</w:t>
            </w:r>
          </w:p>
        </w:tc>
        <w:tc>
          <w:tcPr>
            <w:tcW w:w="5268" w:type="dxa"/>
            <w:shd w:val="clear" w:color="auto" w:fill="auto"/>
            <w:vAlign w:val="center"/>
          </w:tcPr>
          <w:p w14:paraId="71706593" w14:textId="77777777" w:rsidR="00A902E9" w:rsidRPr="00E01E81" w:rsidRDefault="00A902E9" w:rsidP="00C92900">
            <w:pPr>
              <w:rPr>
                <w:rFonts w:ascii="Trebuchet MS" w:eastAsiaTheme="minorHAnsi" w:hAnsi="Trebuchet MS"/>
                <w:b/>
                <w:szCs w:val="20"/>
              </w:rPr>
            </w:pPr>
            <w:r w:rsidRPr="00E01E81">
              <w:rPr>
                <w:rFonts w:ascii="Trebuchet MS" w:eastAsiaTheme="minorHAnsi" w:hAnsi="Trebuchet MS"/>
                <w:b/>
                <w:szCs w:val="20"/>
              </w:rPr>
              <w:t>Analog Ground</w:t>
            </w:r>
          </w:p>
        </w:tc>
      </w:tr>
      <w:tr w:rsidR="00A902E9" w:rsidRPr="00546234" w14:paraId="0CB0A5B5" w14:textId="77777777" w:rsidTr="003F7401">
        <w:trPr>
          <w:jc w:val="center"/>
        </w:trPr>
        <w:tc>
          <w:tcPr>
            <w:tcW w:w="851" w:type="dxa"/>
          </w:tcPr>
          <w:p w14:paraId="119819F9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2</w:t>
            </w:r>
          </w:p>
        </w:tc>
        <w:tc>
          <w:tcPr>
            <w:tcW w:w="1109" w:type="dxa"/>
          </w:tcPr>
          <w:p w14:paraId="132910FE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TXON</w:t>
            </w:r>
          </w:p>
        </w:tc>
        <w:tc>
          <w:tcPr>
            <w:tcW w:w="757" w:type="dxa"/>
          </w:tcPr>
          <w:p w14:paraId="297DA835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AO</w:t>
            </w:r>
          </w:p>
        </w:tc>
        <w:tc>
          <w:tcPr>
            <w:tcW w:w="5268" w:type="dxa"/>
            <w:vMerge w:val="restart"/>
          </w:tcPr>
          <w:p w14:paraId="54AABB1D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b/>
                <w:szCs w:val="20"/>
              </w:rPr>
              <w:t>Differential Transmitted Signal Pair</w:t>
            </w:r>
          </w:p>
          <w:p w14:paraId="34D93AC7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546234">
              <w:rPr>
                <w:rFonts w:ascii="Trebuchet MS" w:eastAsiaTheme="minorHAnsi" w:hAnsi="Trebuchet MS" w:hint="eastAsia"/>
                <w:szCs w:val="20"/>
              </w:rPr>
              <w:t>차동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데이터는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MDI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모드에서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TXOP/TXON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신호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쌍을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통해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미디어로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전송된다</w:t>
            </w:r>
            <w:r w:rsidRPr="00E01E81">
              <w:rPr>
                <w:rFonts w:ascii="Trebuchet MS" w:eastAsiaTheme="minorHAnsi" w:hAnsi="Trebuchet MS"/>
                <w:szCs w:val="20"/>
              </w:rPr>
              <w:t>.</w:t>
            </w:r>
          </w:p>
        </w:tc>
      </w:tr>
      <w:tr w:rsidR="00A902E9" w:rsidRPr="00546234" w14:paraId="01C628E0" w14:textId="77777777" w:rsidTr="003F7401">
        <w:trPr>
          <w:jc w:val="center"/>
        </w:trPr>
        <w:tc>
          <w:tcPr>
            <w:tcW w:w="851" w:type="dxa"/>
          </w:tcPr>
          <w:p w14:paraId="6FD1DA2E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3</w:t>
            </w:r>
          </w:p>
        </w:tc>
        <w:tc>
          <w:tcPr>
            <w:tcW w:w="1109" w:type="dxa"/>
          </w:tcPr>
          <w:p w14:paraId="60AC1736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TXOP</w:t>
            </w:r>
          </w:p>
        </w:tc>
        <w:tc>
          <w:tcPr>
            <w:tcW w:w="757" w:type="dxa"/>
          </w:tcPr>
          <w:p w14:paraId="4503603D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AO</w:t>
            </w:r>
          </w:p>
        </w:tc>
        <w:tc>
          <w:tcPr>
            <w:tcW w:w="5268" w:type="dxa"/>
            <w:vMerge/>
          </w:tcPr>
          <w:p w14:paraId="2D8FD409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</w:p>
        </w:tc>
      </w:tr>
      <w:tr w:rsidR="00A902E9" w:rsidRPr="00546234" w14:paraId="719EBAF4" w14:textId="77777777" w:rsidTr="003F7401">
        <w:trPr>
          <w:jc w:val="center"/>
        </w:trPr>
        <w:tc>
          <w:tcPr>
            <w:tcW w:w="851" w:type="dxa"/>
          </w:tcPr>
          <w:p w14:paraId="2A1AD76B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4</w:t>
            </w:r>
          </w:p>
        </w:tc>
        <w:tc>
          <w:tcPr>
            <w:tcW w:w="1109" w:type="dxa"/>
          </w:tcPr>
          <w:p w14:paraId="62C6E6A2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1V2A</w:t>
            </w:r>
          </w:p>
        </w:tc>
        <w:tc>
          <w:tcPr>
            <w:tcW w:w="757" w:type="dxa"/>
          </w:tcPr>
          <w:p w14:paraId="038ABFA1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AP</w:t>
            </w:r>
          </w:p>
        </w:tc>
        <w:tc>
          <w:tcPr>
            <w:tcW w:w="5268" w:type="dxa"/>
          </w:tcPr>
          <w:p w14:paraId="7CE630BE" w14:textId="77777777" w:rsidR="00A902E9" w:rsidRPr="00E01E81" w:rsidRDefault="00A902E9" w:rsidP="00C92900">
            <w:pPr>
              <w:rPr>
                <w:rFonts w:ascii="Trebuchet MS" w:eastAsiaTheme="minorHAnsi" w:hAnsi="Trebuchet MS"/>
                <w:b/>
                <w:szCs w:val="20"/>
              </w:rPr>
            </w:pPr>
            <w:r w:rsidRPr="00E01E81">
              <w:rPr>
                <w:rFonts w:ascii="Trebuchet MS" w:eastAsiaTheme="minorHAnsi" w:hAnsi="Trebuchet MS"/>
                <w:b/>
                <w:szCs w:val="20"/>
              </w:rPr>
              <w:t>Analog 1.2V Power</w:t>
            </w:r>
          </w:p>
          <w:p w14:paraId="25E8DE23" w14:textId="77777777" w:rsidR="00A902E9" w:rsidRPr="00E01E81" w:rsidRDefault="00A902E9" w:rsidP="00C92900">
            <w:pPr>
              <w:rPr>
                <w:rFonts w:ascii="Trebuchet MS" w:eastAsiaTheme="minorHAnsi" w:hAnsi="Trebuchet MS"/>
                <w:b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 xml:space="preserve">1V2O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전압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소스로부터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공급받는다</w:t>
            </w:r>
            <w:r w:rsidRPr="00E01E81">
              <w:rPr>
                <w:rFonts w:ascii="Trebuchet MS" w:eastAsiaTheme="minorHAnsi" w:hAnsi="Trebuchet MS"/>
                <w:szCs w:val="20"/>
              </w:rPr>
              <w:t>.</w:t>
            </w:r>
          </w:p>
        </w:tc>
      </w:tr>
      <w:tr w:rsidR="00A902E9" w:rsidRPr="00546234" w14:paraId="670973EF" w14:textId="77777777" w:rsidTr="003F7401">
        <w:trPr>
          <w:jc w:val="center"/>
        </w:trPr>
        <w:tc>
          <w:tcPr>
            <w:tcW w:w="851" w:type="dxa"/>
          </w:tcPr>
          <w:p w14:paraId="71772576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5</w:t>
            </w:r>
          </w:p>
        </w:tc>
        <w:tc>
          <w:tcPr>
            <w:tcW w:w="1109" w:type="dxa"/>
          </w:tcPr>
          <w:p w14:paraId="02E525C5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RXIN</w:t>
            </w:r>
          </w:p>
        </w:tc>
        <w:tc>
          <w:tcPr>
            <w:tcW w:w="757" w:type="dxa"/>
          </w:tcPr>
          <w:p w14:paraId="2BE69A75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AI</w:t>
            </w:r>
          </w:p>
        </w:tc>
        <w:tc>
          <w:tcPr>
            <w:tcW w:w="5268" w:type="dxa"/>
            <w:vMerge w:val="restart"/>
          </w:tcPr>
          <w:p w14:paraId="48C05492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b/>
                <w:szCs w:val="20"/>
              </w:rPr>
              <w:t>Differential Received Signal Pair</w:t>
            </w:r>
          </w:p>
          <w:p w14:paraId="15793C42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546234">
              <w:rPr>
                <w:rFonts w:ascii="Trebuchet MS" w:eastAsiaTheme="minorHAnsi" w:hAnsi="Trebuchet MS" w:hint="eastAsia"/>
                <w:szCs w:val="20"/>
              </w:rPr>
              <w:t>차동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데이터를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MDI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모드에서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RXIP/RXON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신호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쌍을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통해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미디어로부터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수신한다</w:t>
            </w:r>
            <w:r w:rsidRPr="00E01E81">
              <w:rPr>
                <w:rFonts w:ascii="Trebuchet MS" w:eastAsiaTheme="minorHAnsi" w:hAnsi="Trebuchet MS"/>
                <w:szCs w:val="20"/>
              </w:rPr>
              <w:t>.</w:t>
            </w:r>
          </w:p>
        </w:tc>
      </w:tr>
      <w:tr w:rsidR="00A902E9" w:rsidRPr="00546234" w14:paraId="591620B4" w14:textId="77777777" w:rsidTr="003F7401">
        <w:trPr>
          <w:jc w:val="center"/>
        </w:trPr>
        <w:tc>
          <w:tcPr>
            <w:tcW w:w="851" w:type="dxa"/>
          </w:tcPr>
          <w:p w14:paraId="70B18E5C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6</w:t>
            </w:r>
          </w:p>
        </w:tc>
        <w:tc>
          <w:tcPr>
            <w:tcW w:w="1109" w:type="dxa"/>
          </w:tcPr>
          <w:p w14:paraId="66AF46E5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RXIP</w:t>
            </w:r>
          </w:p>
        </w:tc>
        <w:tc>
          <w:tcPr>
            <w:tcW w:w="757" w:type="dxa"/>
          </w:tcPr>
          <w:p w14:paraId="6D3FB98C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AI</w:t>
            </w:r>
          </w:p>
        </w:tc>
        <w:tc>
          <w:tcPr>
            <w:tcW w:w="5268" w:type="dxa"/>
            <w:vMerge/>
          </w:tcPr>
          <w:p w14:paraId="40BE2173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</w:p>
        </w:tc>
      </w:tr>
      <w:tr w:rsidR="00A902E9" w:rsidRPr="00546234" w14:paraId="7CF45BC3" w14:textId="77777777" w:rsidTr="003F7401">
        <w:trPr>
          <w:jc w:val="center"/>
        </w:trPr>
        <w:tc>
          <w:tcPr>
            <w:tcW w:w="851" w:type="dxa"/>
          </w:tcPr>
          <w:p w14:paraId="40F170C2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7</w:t>
            </w:r>
          </w:p>
        </w:tc>
        <w:tc>
          <w:tcPr>
            <w:tcW w:w="1109" w:type="dxa"/>
          </w:tcPr>
          <w:p w14:paraId="097F9460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GNDA</w:t>
            </w:r>
          </w:p>
        </w:tc>
        <w:tc>
          <w:tcPr>
            <w:tcW w:w="757" w:type="dxa"/>
          </w:tcPr>
          <w:p w14:paraId="7E6BEECD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AP</w:t>
            </w:r>
          </w:p>
        </w:tc>
        <w:tc>
          <w:tcPr>
            <w:tcW w:w="5268" w:type="dxa"/>
          </w:tcPr>
          <w:p w14:paraId="0DB53D11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b/>
                <w:szCs w:val="20"/>
              </w:rPr>
              <w:t>Analog Ground</w:t>
            </w:r>
          </w:p>
        </w:tc>
      </w:tr>
      <w:tr w:rsidR="00A902E9" w:rsidRPr="00546234" w14:paraId="72E1281B" w14:textId="77777777" w:rsidTr="003F7401">
        <w:trPr>
          <w:jc w:val="center"/>
        </w:trPr>
        <w:tc>
          <w:tcPr>
            <w:tcW w:w="851" w:type="dxa"/>
          </w:tcPr>
          <w:p w14:paraId="45713695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8</w:t>
            </w:r>
          </w:p>
        </w:tc>
        <w:tc>
          <w:tcPr>
            <w:tcW w:w="1109" w:type="dxa"/>
          </w:tcPr>
          <w:p w14:paraId="2347DDF4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3V3A</w:t>
            </w:r>
          </w:p>
        </w:tc>
        <w:tc>
          <w:tcPr>
            <w:tcW w:w="757" w:type="dxa"/>
          </w:tcPr>
          <w:p w14:paraId="171A9BBB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AP</w:t>
            </w:r>
          </w:p>
        </w:tc>
        <w:tc>
          <w:tcPr>
            <w:tcW w:w="5268" w:type="dxa"/>
          </w:tcPr>
          <w:p w14:paraId="72D51059" w14:textId="77777777" w:rsidR="00A902E9" w:rsidRPr="00E01E81" w:rsidRDefault="00A902E9" w:rsidP="00C92900">
            <w:pPr>
              <w:rPr>
                <w:rFonts w:ascii="Trebuchet MS" w:eastAsiaTheme="minorHAnsi" w:hAnsi="Trebuchet MS"/>
                <w:b/>
                <w:szCs w:val="20"/>
              </w:rPr>
            </w:pPr>
            <w:r w:rsidRPr="00E01E81">
              <w:rPr>
                <w:rFonts w:ascii="Trebuchet MS" w:eastAsiaTheme="minorHAnsi" w:hAnsi="Trebuchet MS"/>
                <w:b/>
                <w:szCs w:val="20"/>
              </w:rPr>
              <w:t>Analog 3.3V Power</w:t>
            </w:r>
          </w:p>
        </w:tc>
      </w:tr>
      <w:tr w:rsidR="00A902E9" w:rsidRPr="00546234" w14:paraId="23A3961C" w14:textId="77777777" w:rsidTr="003F7401">
        <w:trPr>
          <w:jc w:val="center"/>
        </w:trPr>
        <w:tc>
          <w:tcPr>
            <w:tcW w:w="851" w:type="dxa"/>
          </w:tcPr>
          <w:p w14:paraId="42CC84BA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9</w:t>
            </w:r>
          </w:p>
        </w:tc>
        <w:tc>
          <w:tcPr>
            <w:tcW w:w="1109" w:type="dxa"/>
          </w:tcPr>
          <w:p w14:paraId="3B0CA338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RSET_BG</w:t>
            </w:r>
          </w:p>
        </w:tc>
        <w:tc>
          <w:tcPr>
            <w:tcW w:w="757" w:type="dxa"/>
          </w:tcPr>
          <w:p w14:paraId="6EDE7867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AO</w:t>
            </w:r>
          </w:p>
        </w:tc>
        <w:tc>
          <w:tcPr>
            <w:tcW w:w="5268" w:type="dxa"/>
          </w:tcPr>
          <w:p w14:paraId="67BDF82F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b/>
                <w:szCs w:val="20"/>
              </w:rPr>
              <w:t xml:space="preserve">Off-chip Bias Resistor </w:t>
            </w:r>
          </w:p>
          <w:p w14:paraId="7DE70B25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546234">
              <w:rPr>
                <w:rFonts w:ascii="Trebuchet MS" w:eastAsiaTheme="minorHAnsi" w:hAnsi="Trebuchet MS" w:hint="eastAsia"/>
                <w:szCs w:val="20"/>
              </w:rPr>
              <w:t>외부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12.3K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Ω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,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오차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1%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저항을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통해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Analog Ground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로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반드시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연결해야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한다</w:t>
            </w:r>
            <w:r w:rsidRPr="00E01E81">
              <w:rPr>
                <w:rFonts w:ascii="Trebuchet MS" w:eastAsiaTheme="minorHAnsi" w:hAnsi="Trebuchet MS"/>
                <w:szCs w:val="20"/>
              </w:rPr>
              <w:t>.</w:t>
            </w:r>
          </w:p>
        </w:tc>
      </w:tr>
      <w:tr w:rsidR="00A902E9" w:rsidRPr="00546234" w14:paraId="5BD87871" w14:textId="77777777" w:rsidTr="003F7401">
        <w:trPr>
          <w:jc w:val="center"/>
        </w:trPr>
        <w:tc>
          <w:tcPr>
            <w:tcW w:w="851" w:type="dxa"/>
          </w:tcPr>
          <w:p w14:paraId="55C279D3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10</w:t>
            </w:r>
          </w:p>
        </w:tc>
        <w:tc>
          <w:tcPr>
            <w:tcW w:w="1109" w:type="dxa"/>
          </w:tcPr>
          <w:p w14:paraId="20C882B3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GND</w:t>
            </w:r>
          </w:p>
        </w:tc>
        <w:tc>
          <w:tcPr>
            <w:tcW w:w="757" w:type="dxa"/>
          </w:tcPr>
          <w:p w14:paraId="474AC7D9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AP</w:t>
            </w:r>
          </w:p>
        </w:tc>
        <w:tc>
          <w:tcPr>
            <w:tcW w:w="5268" w:type="dxa"/>
          </w:tcPr>
          <w:p w14:paraId="1AE199DD" w14:textId="77777777" w:rsidR="00A902E9" w:rsidRPr="00E01E81" w:rsidRDefault="00A902E9" w:rsidP="00C92900">
            <w:pPr>
              <w:rPr>
                <w:rFonts w:ascii="Trebuchet MS" w:eastAsiaTheme="minorHAnsi" w:hAnsi="Trebuchet MS"/>
                <w:b/>
                <w:color w:val="FF0000"/>
                <w:szCs w:val="20"/>
              </w:rPr>
            </w:pPr>
            <w:r w:rsidRPr="00E01E81">
              <w:rPr>
                <w:rFonts w:ascii="Trebuchet MS" w:eastAsiaTheme="minorHAnsi" w:hAnsi="Trebuchet MS"/>
                <w:b/>
                <w:szCs w:val="20"/>
              </w:rPr>
              <w:t>Digital Ground</w:t>
            </w:r>
          </w:p>
        </w:tc>
      </w:tr>
      <w:tr w:rsidR="00A902E9" w:rsidRPr="00546234" w14:paraId="7A0DCA29" w14:textId="77777777" w:rsidTr="003F7401">
        <w:trPr>
          <w:jc w:val="center"/>
        </w:trPr>
        <w:tc>
          <w:tcPr>
            <w:tcW w:w="851" w:type="dxa"/>
          </w:tcPr>
          <w:p w14:paraId="1A9179FE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11</w:t>
            </w:r>
          </w:p>
        </w:tc>
        <w:tc>
          <w:tcPr>
            <w:tcW w:w="1109" w:type="dxa"/>
          </w:tcPr>
          <w:p w14:paraId="5A01D12D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XSCO</w:t>
            </w:r>
          </w:p>
        </w:tc>
        <w:tc>
          <w:tcPr>
            <w:tcW w:w="757" w:type="dxa"/>
          </w:tcPr>
          <w:p w14:paraId="12C28544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AO</w:t>
            </w:r>
          </w:p>
        </w:tc>
        <w:tc>
          <w:tcPr>
            <w:tcW w:w="5268" w:type="dxa"/>
            <w:vMerge w:val="restart"/>
          </w:tcPr>
          <w:p w14:paraId="4B7F33FB" w14:textId="77777777" w:rsidR="00A902E9" w:rsidRPr="00E01E81" w:rsidRDefault="00A902E9" w:rsidP="00C92900">
            <w:pPr>
              <w:rPr>
                <w:rFonts w:ascii="Trebuchet MS" w:eastAsiaTheme="minorHAnsi" w:hAnsi="Trebuchet MS"/>
                <w:b/>
                <w:szCs w:val="20"/>
              </w:rPr>
            </w:pPr>
            <w:r w:rsidRPr="00E01E81">
              <w:rPr>
                <w:rFonts w:ascii="Trebuchet MS" w:eastAsiaTheme="minorHAnsi" w:hAnsi="Trebuchet MS"/>
                <w:b/>
                <w:szCs w:val="20"/>
              </w:rPr>
              <w:t xml:space="preserve">25MHz Clock </w:t>
            </w:r>
          </w:p>
          <w:p w14:paraId="69F9F973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W5100S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는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외부로부터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25MHz clock(CLK_25M)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을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입력을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받고</w:t>
            </w:r>
            <w:r w:rsidRPr="00E01E81">
              <w:rPr>
                <w:rFonts w:ascii="Trebuchet MS" w:eastAsiaTheme="minorHAnsi" w:hAnsi="Trebuchet MS"/>
                <w:szCs w:val="20"/>
              </w:rPr>
              <w:t>, System Operation Clock(SYS_CLK)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으로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1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배의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25MHz(Power save mode)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이나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4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배의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100MHz(internal PLL clock)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으로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동작한다</w:t>
            </w:r>
            <w:r w:rsidRPr="00E01E81">
              <w:rPr>
                <w:rFonts w:ascii="Trebuchet MS" w:eastAsiaTheme="minorHAnsi" w:hAnsi="Trebuchet MS"/>
                <w:szCs w:val="20"/>
              </w:rPr>
              <w:t>.</w:t>
            </w:r>
          </w:p>
          <w:p w14:paraId="35E3A5BE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25MHz Crystal Oscillator(XTAL)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나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Oscillator(OSC)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로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연결한다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. </w:t>
            </w:r>
          </w:p>
          <w:p w14:paraId="795A3240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XTAL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이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아닌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OSC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를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사용할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경우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25MHz@1.2V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를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사용하며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XSCI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만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연결하고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XSCO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는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반드시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Floating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시킨다</w:t>
            </w:r>
            <w:r w:rsidRPr="00E01E81">
              <w:rPr>
                <w:rFonts w:ascii="Trebuchet MS" w:eastAsiaTheme="minorHAnsi" w:hAnsi="Trebuchet MS"/>
                <w:szCs w:val="20"/>
              </w:rPr>
              <w:t>.</w:t>
            </w:r>
          </w:p>
          <w:p w14:paraId="1446C55A" w14:textId="77777777" w:rsidR="00A902E9" w:rsidRPr="00E01E81" w:rsidRDefault="00A902E9" w:rsidP="00C92900">
            <w:pPr>
              <w:rPr>
                <w:rFonts w:ascii="Trebuchet MS" w:eastAsiaTheme="minorHAnsi" w:hAnsi="Trebuchet MS"/>
                <w:b/>
                <w:szCs w:val="20"/>
              </w:rPr>
            </w:pPr>
            <w:r w:rsidRPr="00546234">
              <w:rPr>
                <w:rFonts w:ascii="Trebuchet MS" w:eastAsiaTheme="minorHAnsi" w:hAnsi="Trebuchet MS" w:hint="eastAsia"/>
                <w:szCs w:val="20"/>
              </w:rPr>
              <w:t>자세한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내용은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commentRangeStart w:id="353"/>
            <w:r w:rsidRPr="00E01E81">
              <w:rPr>
                <w:rFonts w:ascii="Trebuchet MS" w:eastAsiaTheme="minorHAnsi" w:hAnsi="Trebuchet MS"/>
                <w:szCs w:val="20"/>
              </w:rPr>
              <w:t>Clock Selection Guide</w:t>
            </w:r>
            <w:commentRangeEnd w:id="353"/>
            <w:r w:rsidR="00F5605D" w:rsidRPr="001605E7">
              <w:rPr>
                <w:rStyle w:val="aff7"/>
                <w:rFonts w:ascii="Trebuchet MS" w:eastAsiaTheme="minorHAnsi" w:hAnsi="Trebuchet MS"/>
              </w:rPr>
              <w:commentReference w:id="353"/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를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commentRangeStart w:id="354"/>
            <w:r w:rsidRPr="00546234">
              <w:rPr>
                <w:rFonts w:ascii="Trebuchet MS" w:eastAsiaTheme="minorHAnsi" w:hAnsi="Trebuchet MS" w:hint="eastAsia"/>
                <w:szCs w:val="20"/>
              </w:rPr>
              <w:t>참조</w:t>
            </w:r>
            <w:commentRangeEnd w:id="354"/>
            <w:r w:rsidR="008C14F1">
              <w:rPr>
                <w:rStyle w:val="aff7"/>
              </w:rPr>
              <w:commentReference w:id="354"/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한다</w:t>
            </w:r>
            <w:r w:rsidRPr="00E01E81">
              <w:rPr>
                <w:rFonts w:ascii="Trebuchet MS" w:eastAsiaTheme="minorHAnsi" w:hAnsi="Trebuchet MS"/>
                <w:szCs w:val="20"/>
              </w:rPr>
              <w:t>.</w:t>
            </w:r>
          </w:p>
        </w:tc>
      </w:tr>
      <w:tr w:rsidR="00A902E9" w:rsidRPr="00546234" w14:paraId="52AD61AE" w14:textId="77777777" w:rsidTr="003F7401">
        <w:trPr>
          <w:jc w:val="center"/>
        </w:trPr>
        <w:tc>
          <w:tcPr>
            <w:tcW w:w="851" w:type="dxa"/>
          </w:tcPr>
          <w:p w14:paraId="7E117722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12</w:t>
            </w:r>
          </w:p>
        </w:tc>
        <w:tc>
          <w:tcPr>
            <w:tcW w:w="1109" w:type="dxa"/>
          </w:tcPr>
          <w:p w14:paraId="7F145772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XSCI</w:t>
            </w:r>
          </w:p>
        </w:tc>
        <w:tc>
          <w:tcPr>
            <w:tcW w:w="757" w:type="dxa"/>
          </w:tcPr>
          <w:p w14:paraId="4A6BB99C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AI</w:t>
            </w:r>
          </w:p>
        </w:tc>
        <w:tc>
          <w:tcPr>
            <w:tcW w:w="5268" w:type="dxa"/>
            <w:vMerge/>
          </w:tcPr>
          <w:p w14:paraId="21BC5FA1" w14:textId="77777777" w:rsidR="00A902E9" w:rsidRPr="00E01E81" w:rsidRDefault="00A902E9" w:rsidP="00C92900">
            <w:pPr>
              <w:rPr>
                <w:rFonts w:ascii="Trebuchet MS" w:eastAsiaTheme="minorHAnsi" w:hAnsi="Trebuchet MS"/>
                <w:b/>
                <w:szCs w:val="20"/>
              </w:rPr>
            </w:pPr>
          </w:p>
        </w:tc>
      </w:tr>
      <w:tr w:rsidR="00A902E9" w:rsidRPr="00546234" w14:paraId="58594C32" w14:textId="77777777" w:rsidTr="003F7401">
        <w:trPr>
          <w:jc w:val="center"/>
        </w:trPr>
        <w:tc>
          <w:tcPr>
            <w:tcW w:w="851" w:type="dxa"/>
          </w:tcPr>
          <w:p w14:paraId="608920E8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13</w:t>
            </w:r>
          </w:p>
        </w:tc>
        <w:tc>
          <w:tcPr>
            <w:tcW w:w="1109" w:type="dxa"/>
          </w:tcPr>
          <w:p w14:paraId="07C0562D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1V2D</w:t>
            </w:r>
          </w:p>
        </w:tc>
        <w:tc>
          <w:tcPr>
            <w:tcW w:w="757" w:type="dxa"/>
          </w:tcPr>
          <w:p w14:paraId="78B6B36B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P</w:t>
            </w:r>
          </w:p>
        </w:tc>
        <w:tc>
          <w:tcPr>
            <w:tcW w:w="5268" w:type="dxa"/>
          </w:tcPr>
          <w:p w14:paraId="140DFD1F" w14:textId="77777777" w:rsidR="00A902E9" w:rsidRPr="00E01E81" w:rsidRDefault="00A902E9" w:rsidP="00C92900">
            <w:pPr>
              <w:rPr>
                <w:rFonts w:ascii="Trebuchet MS" w:eastAsiaTheme="minorHAnsi" w:hAnsi="Trebuchet MS"/>
                <w:b/>
                <w:szCs w:val="20"/>
              </w:rPr>
            </w:pPr>
            <w:r w:rsidRPr="00E01E81">
              <w:rPr>
                <w:rFonts w:ascii="Trebuchet MS" w:eastAsiaTheme="minorHAnsi" w:hAnsi="Trebuchet MS"/>
                <w:b/>
                <w:szCs w:val="20"/>
              </w:rPr>
              <w:t>Digital 1.2V Power</w:t>
            </w:r>
          </w:p>
          <w:p w14:paraId="77B43B71" w14:textId="77777777" w:rsidR="00A902E9" w:rsidRPr="00E01E81" w:rsidRDefault="00A902E9" w:rsidP="00C92900">
            <w:pPr>
              <w:rPr>
                <w:rFonts w:ascii="Trebuchet MS" w:eastAsiaTheme="minorHAnsi" w:hAnsi="Trebuchet MS"/>
                <w:b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 xml:space="preserve">1V2O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전압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소스로부터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공급받는다</w:t>
            </w:r>
            <w:r w:rsidR="00F5605D" w:rsidRPr="00E01E81">
              <w:rPr>
                <w:rFonts w:ascii="Trebuchet MS" w:eastAsiaTheme="minorHAnsi" w:hAnsi="Trebuchet MS"/>
                <w:szCs w:val="20"/>
              </w:rPr>
              <w:t>.</w:t>
            </w:r>
          </w:p>
        </w:tc>
      </w:tr>
      <w:tr w:rsidR="00A902E9" w:rsidRPr="00546234" w14:paraId="49826D84" w14:textId="77777777" w:rsidTr="003F7401">
        <w:trPr>
          <w:jc w:val="center"/>
        </w:trPr>
        <w:tc>
          <w:tcPr>
            <w:tcW w:w="851" w:type="dxa"/>
          </w:tcPr>
          <w:p w14:paraId="74CCF49A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14</w:t>
            </w:r>
          </w:p>
        </w:tc>
        <w:tc>
          <w:tcPr>
            <w:tcW w:w="1109" w:type="dxa"/>
          </w:tcPr>
          <w:p w14:paraId="75D09AFF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1V2O</w:t>
            </w:r>
          </w:p>
        </w:tc>
        <w:tc>
          <w:tcPr>
            <w:tcW w:w="757" w:type="dxa"/>
          </w:tcPr>
          <w:p w14:paraId="5ED72DEF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PO</w:t>
            </w:r>
          </w:p>
        </w:tc>
        <w:tc>
          <w:tcPr>
            <w:tcW w:w="5268" w:type="dxa"/>
          </w:tcPr>
          <w:p w14:paraId="000A0910" w14:textId="77777777" w:rsidR="00A902E9" w:rsidRPr="00E01E81" w:rsidRDefault="00A902E9" w:rsidP="00C92900">
            <w:pPr>
              <w:rPr>
                <w:rFonts w:ascii="Trebuchet MS" w:eastAsiaTheme="minorHAnsi" w:hAnsi="Trebuchet MS"/>
                <w:b/>
                <w:szCs w:val="20"/>
              </w:rPr>
            </w:pPr>
            <w:r w:rsidRPr="00E01E81">
              <w:rPr>
                <w:rFonts w:ascii="Trebuchet MS" w:eastAsiaTheme="minorHAnsi" w:hAnsi="Trebuchet MS"/>
                <w:b/>
                <w:szCs w:val="20"/>
              </w:rPr>
              <w:t>Internal Regulator 1.2V Power Output</w:t>
            </w:r>
          </w:p>
          <w:p w14:paraId="1C0A591F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W5100S Core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를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위한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내부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Regulator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의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1.2V Power Output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으로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Max 150mA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를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지원하며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,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반드시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외부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안정화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Capacitor 3.3uF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를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통해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W5100S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의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1V2D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와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1V2A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로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공급한다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. </w:t>
            </w:r>
          </w:p>
          <w:p w14:paraId="5409B77B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1</w:t>
            </w:r>
            <w:r w:rsidR="00F5605D" w:rsidRPr="00E01E81">
              <w:rPr>
                <w:rFonts w:ascii="Trebuchet MS" w:eastAsiaTheme="minorHAnsi" w:hAnsi="Trebuchet MS"/>
                <w:szCs w:val="20"/>
              </w:rPr>
              <w:t>V</w:t>
            </w:r>
            <w:r w:rsidRPr="00E01E81">
              <w:rPr>
                <w:rFonts w:ascii="Trebuchet MS" w:eastAsiaTheme="minorHAnsi" w:hAnsi="Trebuchet MS"/>
                <w:szCs w:val="20"/>
              </w:rPr>
              <w:t>2O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는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Ferrite Bead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를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사용하여</w:t>
            </w:r>
            <w:r w:rsidRPr="00E01E81">
              <w:rPr>
                <w:rFonts w:ascii="Trebuchet MS" w:eastAsiaTheme="minorHAnsi" w:hAnsi="Trebuchet MS"/>
                <w:szCs w:val="20"/>
              </w:rPr>
              <w:t>, 1V2D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와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1V2A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분리하여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공급한다</w:t>
            </w:r>
            <w:r w:rsidRPr="00E01E81">
              <w:rPr>
                <w:rFonts w:ascii="Trebuchet MS" w:eastAsiaTheme="minorHAnsi" w:hAnsi="Trebuchet MS"/>
                <w:szCs w:val="20"/>
              </w:rPr>
              <w:t>.</w:t>
            </w:r>
          </w:p>
          <w:p w14:paraId="13D0BA29" w14:textId="77777777" w:rsidR="00A902E9" w:rsidRPr="00E01E81" w:rsidRDefault="00A902E9" w:rsidP="00C92900">
            <w:pPr>
              <w:rPr>
                <w:rFonts w:ascii="Trebuchet MS" w:eastAsiaTheme="minorHAnsi" w:hAnsi="Trebuchet MS"/>
                <w:b/>
                <w:szCs w:val="20"/>
              </w:rPr>
            </w:pPr>
            <w:r w:rsidRPr="00546234">
              <w:rPr>
                <w:rFonts w:ascii="Trebuchet MS" w:eastAsiaTheme="minorHAnsi" w:hAnsi="Trebuchet MS" w:hint="eastAsia"/>
                <w:szCs w:val="20"/>
              </w:rPr>
              <w:t>이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Power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는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W5100S Core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를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위한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것으로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다른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Device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의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Power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로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사용될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수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없다</w:t>
            </w:r>
            <w:r w:rsidRPr="00E01E81">
              <w:rPr>
                <w:rFonts w:ascii="Trebuchet MS" w:eastAsiaTheme="minorHAnsi" w:hAnsi="Trebuchet MS"/>
                <w:szCs w:val="20"/>
              </w:rPr>
              <w:t>.</w:t>
            </w:r>
          </w:p>
        </w:tc>
      </w:tr>
      <w:tr w:rsidR="00A902E9" w:rsidRPr="00546234" w14:paraId="7D8F2D05" w14:textId="77777777" w:rsidTr="003F7401">
        <w:trPr>
          <w:jc w:val="center"/>
        </w:trPr>
        <w:tc>
          <w:tcPr>
            <w:tcW w:w="851" w:type="dxa"/>
          </w:tcPr>
          <w:p w14:paraId="2BB04AC1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15</w:t>
            </w:r>
          </w:p>
        </w:tc>
        <w:tc>
          <w:tcPr>
            <w:tcW w:w="1109" w:type="dxa"/>
          </w:tcPr>
          <w:p w14:paraId="253093E0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3V3A</w:t>
            </w:r>
          </w:p>
        </w:tc>
        <w:tc>
          <w:tcPr>
            <w:tcW w:w="757" w:type="dxa"/>
          </w:tcPr>
          <w:p w14:paraId="53A5AFF9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AP</w:t>
            </w:r>
          </w:p>
        </w:tc>
        <w:tc>
          <w:tcPr>
            <w:tcW w:w="5268" w:type="dxa"/>
          </w:tcPr>
          <w:p w14:paraId="165CB4C2" w14:textId="77777777" w:rsidR="00A902E9" w:rsidRPr="00E01E81" w:rsidRDefault="00A902E9" w:rsidP="00C92900">
            <w:pPr>
              <w:rPr>
                <w:rFonts w:ascii="Trebuchet MS" w:eastAsiaTheme="minorHAnsi" w:hAnsi="Trebuchet MS"/>
                <w:b/>
                <w:szCs w:val="20"/>
              </w:rPr>
            </w:pPr>
            <w:r w:rsidRPr="00E01E81">
              <w:rPr>
                <w:rFonts w:ascii="Trebuchet MS" w:eastAsiaTheme="minorHAnsi" w:hAnsi="Trebuchet MS"/>
                <w:b/>
                <w:szCs w:val="20"/>
              </w:rPr>
              <w:t>Analog 3.3V Power</w:t>
            </w:r>
          </w:p>
        </w:tc>
      </w:tr>
      <w:tr w:rsidR="00A902E9" w:rsidRPr="00546234" w14:paraId="3F806D27" w14:textId="77777777" w:rsidTr="003F7401">
        <w:trPr>
          <w:jc w:val="center"/>
        </w:trPr>
        <w:tc>
          <w:tcPr>
            <w:tcW w:w="851" w:type="dxa"/>
          </w:tcPr>
          <w:p w14:paraId="78BF2202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16</w:t>
            </w:r>
          </w:p>
        </w:tc>
        <w:tc>
          <w:tcPr>
            <w:tcW w:w="1109" w:type="dxa"/>
          </w:tcPr>
          <w:p w14:paraId="5788970B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GNDA</w:t>
            </w:r>
          </w:p>
        </w:tc>
        <w:tc>
          <w:tcPr>
            <w:tcW w:w="757" w:type="dxa"/>
          </w:tcPr>
          <w:p w14:paraId="2E1765A0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AP</w:t>
            </w:r>
          </w:p>
        </w:tc>
        <w:tc>
          <w:tcPr>
            <w:tcW w:w="5268" w:type="dxa"/>
          </w:tcPr>
          <w:p w14:paraId="52A282CA" w14:textId="77777777" w:rsidR="00A902E9" w:rsidRPr="00E01E81" w:rsidRDefault="00A902E9" w:rsidP="00C92900">
            <w:pPr>
              <w:rPr>
                <w:rFonts w:ascii="Trebuchet MS" w:eastAsiaTheme="minorHAnsi" w:hAnsi="Trebuchet MS"/>
                <w:b/>
                <w:szCs w:val="20"/>
              </w:rPr>
            </w:pPr>
            <w:r w:rsidRPr="00E01E81">
              <w:rPr>
                <w:rFonts w:ascii="Trebuchet MS" w:eastAsiaTheme="minorHAnsi" w:hAnsi="Trebuchet MS"/>
                <w:b/>
                <w:szCs w:val="20"/>
              </w:rPr>
              <w:t>Analog Ground</w:t>
            </w:r>
          </w:p>
        </w:tc>
      </w:tr>
      <w:tr w:rsidR="00A902E9" w:rsidRPr="00546234" w14:paraId="1EFA0B57" w14:textId="77777777" w:rsidTr="003F7401">
        <w:trPr>
          <w:jc w:val="center"/>
        </w:trPr>
        <w:tc>
          <w:tcPr>
            <w:tcW w:w="851" w:type="dxa"/>
          </w:tcPr>
          <w:p w14:paraId="3CE84EFB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17</w:t>
            </w:r>
          </w:p>
        </w:tc>
        <w:tc>
          <w:tcPr>
            <w:tcW w:w="1109" w:type="dxa"/>
          </w:tcPr>
          <w:p w14:paraId="372AB68C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commentRangeStart w:id="355"/>
            <w:r w:rsidRPr="00E01E81">
              <w:rPr>
                <w:rFonts w:ascii="Trebuchet MS" w:eastAsiaTheme="minorHAnsi" w:hAnsi="Trebuchet MS"/>
                <w:szCs w:val="20"/>
              </w:rPr>
              <w:t>LNKn</w:t>
            </w:r>
            <w:commentRangeEnd w:id="355"/>
            <w:r w:rsidR="00F5605D" w:rsidRPr="001605E7">
              <w:rPr>
                <w:rStyle w:val="aff7"/>
                <w:rFonts w:ascii="Trebuchet MS" w:eastAsiaTheme="minorHAnsi" w:hAnsi="Trebuchet MS"/>
              </w:rPr>
              <w:commentReference w:id="355"/>
            </w:r>
          </w:p>
        </w:tc>
        <w:tc>
          <w:tcPr>
            <w:tcW w:w="757" w:type="dxa"/>
          </w:tcPr>
          <w:p w14:paraId="7CA9D7A5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OUM</w:t>
            </w:r>
          </w:p>
        </w:tc>
        <w:tc>
          <w:tcPr>
            <w:tcW w:w="5268" w:type="dxa"/>
          </w:tcPr>
          <w:p w14:paraId="1AC2DD63" w14:textId="77777777" w:rsidR="00A902E9" w:rsidRPr="00E01E81" w:rsidRDefault="00A902E9" w:rsidP="00C92900">
            <w:pPr>
              <w:rPr>
                <w:rFonts w:ascii="Trebuchet MS" w:eastAsiaTheme="minorHAnsi" w:hAnsi="Trebuchet MS"/>
                <w:b/>
                <w:szCs w:val="20"/>
              </w:rPr>
            </w:pPr>
            <w:r w:rsidRPr="00E01E81">
              <w:rPr>
                <w:rFonts w:ascii="Trebuchet MS" w:eastAsiaTheme="minorHAnsi" w:hAnsi="Trebuchet MS"/>
                <w:b/>
                <w:szCs w:val="20"/>
              </w:rPr>
              <w:t>Link Status LED / I_RSTn</w:t>
            </w:r>
          </w:p>
          <w:p w14:paraId="40B3EFF6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Link Status LED when MOD[3:0] != 0010 or MOD[3] = 0</w:t>
            </w:r>
          </w:p>
          <w:p w14:paraId="520997C4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Low : Link up</w:t>
            </w:r>
          </w:p>
          <w:p w14:paraId="55102D84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High : Link down</w:t>
            </w:r>
          </w:p>
          <w:p w14:paraId="68AF0FB2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  <w:t>Probing internal I_RSTn (RSTn 2 sampled signal by 25MHz clock) signal when MOD[3:0] = 0010</w:t>
            </w:r>
          </w:p>
        </w:tc>
      </w:tr>
      <w:tr w:rsidR="00A902E9" w:rsidRPr="00546234" w14:paraId="023105F3" w14:textId="77777777" w:rsidTr="003F7401">
        <w:trPr>
          <w:jc w:val="center"/>
        </w:trPr>
        <w:tc>
          <w:tcPr>
            <w:tcW w:w="851" w:type="dxa"/>
          </w:tcPr>
          <w:p w14:paraId="7991BCC1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18</w:t>
            </w:r>
          </w:p>
        </w:tc>
        <w:tc>
          <w:tcPr>
            <w:tcW w:w="1109" w:type="dxa"/>
          </w:tcPr>
          <w:p w14:paraId="67032222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SPDn</w:t>
            </w:r>
          </w:p>
        </w:tc>
        <w:tc>
          <w:tcPr>
            <w:tcW w:w="757" w:type="dxa"/>
          </w:tcPr>
          <w:p w14:paraId="7E417373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OUM</w:t>
            </w:r>
          </w:p>
        </w:tc>
        <w:tc>
          <w:tcPr>
            <w:tcW w:w="5268" w:type="dxa"/>
          </w:tcPr>
          <w:p w14:paraId="2FF701B5" w14:textId="77777777" w:rsidR="00A902E9" w:rsidRPr="00E01E81" w:rsidRDefault="00A902E9" w:rsidP="00C92900">
            <w:pPr>
              <w:rPr>
                <w:rFonts w:ascii="Trebuchet MS" w:eastAsiaTheme="minorHAnsi" w:hAnsi="Trebuchet MS"/>
                <w:b/>
                <w:szCs w:val="20"/>
              </w:rPr>
            </w:pPr>
            <w:r w:rsidRPr="00E01E81">
              <w:rPr>
                <w:rFonts w:ascii="Trebuchet MS" w:eastAsiaTheme="minorHAnsi" w:hAnsi="Trebuchet MS"/>
                <w:b/>
                <w:szCs w:val="20"/>
              </w:rPr>
              <w:t>Link Speed LED / SYS_RSTn &amp; CLK_25M_DV1K</w:t>
            </w:r>
          </w:p>
          <w:p w14:paraId="32094B34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Link Speed LED when MOD[3:0] != 0010 or MOD[3] = 0</w:t>
            </w:r>
          </w:p>
          <w:p w14:paraId="2996EA8D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Low : 100Mbps</w:t>
            </w:r>
          </w:p>
          <w:p w14:paraId="1DB0E2D7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High : 10Mbps</w:t>
            </w:r>
          </w:p>
          <w:p w14:paraId="25FB0DC0" w14:textId="77777777" w:rsidR="00A902E9" w:rsidRPr="00E01E81" w:rsidRDefault="00A902E9" w:rsidP="00C92900">
            <w:pPr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</w:pPr>
            <w:r w:rsidRPr="00E01E81"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  <w:t>Probing SYS_RSTn &amp; CLK_25M_DV1K when MOD[3:0] = 0010</w:t>
            </w:r>
          </w:p>
          <w:p w14:paraId="2B4B48B5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  <w:t>RSTn PIN</w:t>
            </w:r>
            <w:r w:rsidRPr="00546234">
              <w:rPr>
                <w:rFonts w:ascii="Trebuchet MS" w:eastAsiaTheme="minorHAnsi" w:hAnsi="Trebuchet MS" w:hint="eastAsia"/>
                <w:color w:val="808080" w:themeColor="background1" w:themeShade="80"/>
                <w:szCs w:val="20"/>
              </w:rPr>
              <w:t>이</w:t>
            </w:r>
            <w:r w:rsidRPr="00E01E81"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  <w:t xml:space="preserve"> Low</w:t>
            </w:r>
            <w:r w:rsidRPr="00546234">
              <w:rPr>
                <w:rFonts w:ascii="Trebuchet MS" w:eastAsiaTheme="minorHAnsi" w:hAnsi="Trebuchet MS" w:hint="eastAsia"/>
                <w:color w:val="808080" w:themeColor="background1" w:themeShade="80"/>
                <w:szCs w:val="20"/>
              </w:rPr>
              <w:t>에서</w:t>
            </w:r>
            <w:r w:rsidRPr="00E01E81"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  <w:t xml:space="preserve"> High</w:t>
            </w:r>
            <w:r w:rsidRPr="00546234">
              <w:rPr>
                <w:rFonts w:ascii="Trebuchet MS" w:eastAsiaTheme="minorHAnsi" w:hAnsi="Trebuchet MS" w:hint="eastAsia"/>
                <w:color w:val="808080" w:themeColor="background1" w:themeShade="80"/>
                <w:szCs w:val="20"/>
              </w:rPr>
              <w:t>로</w:t>
            </w:r>
            <w:r w:rsidRPr="00E01E81"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color w:val="808080" w:themeColor="background1" w:themeShade="80"/>
                <w:szCs w:val="20"/>
              </w:rPr>
              <w:t>될</w:t>
            </w:r>
            <w:r w:rsidRPr="00E01E81"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color w:val="808080" w:themeColor="background1" w:themeShade="80"/>
                <w:szCs w:val="20"/>
              </w:rPr>
              <w:t>때</w:t>
            </w:r>
            <w:r w:rsidRPr="00E01E81"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  <w:t xml:space="preserve"> W5100S</w:t>
            </w:r>
            <w:r w:rsidRPr="00546234">
              <w:rPr>
                <w:rFonts w:ascii="Trebuchet MS" w:eastAsiaTheme="minorHAnsi" w:hAnsi="Trebuchet MS" w:hint="eastAsia"/>
                <w:color w:val="808080" w:themeColor="background1" w:themeShade="80"/>
                <w:szCs w:val="20"/>
              </w:rPr>
              <w:t>의</w:t>
            </w:r>
            <w:r w:rsidRPr="00E01E81"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color w:val="808080" w:themeColor="background1" w:themeShade="80"/>
                <w:szCs w:val="20"/>
              </w:rPr>
              <w:t>내부</w:t>
            </w:r>
            <w:r w:rsidRPr="00E01E81"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  <w:t xml:space="preserve"> System Reset(SYS_RSTn)</w:t>
            </w:r>
            <w:r w:rsidRPr="00546234">
              <w:rPr>
                <w:rFonts w:ascii="Trebuchet MS" w:eastAsiaTheme="minorHAnsi" w:hAnsi="Trebuchet MS" w:hint="eastAsia"/>
                <w:color w:val="808080" w:themeColor="background1" w:themeShade="80"/>
                <w:szCs w:val="20"/>
              </w:rPr>
              <w:t>이</w:t>
            </w:r>
            <w:r w:rsidRPr="00E01E81"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  <w:t xml:space="preserve"> 60.2ms (25MHz XTAL</w:t>
            </w:r>
            <w:r w:rsidRPr="00546234">
              <w:rPr>
                <w:rFonts w:ascii="Trebuchet MS" w:eastAsiaTheme="minorHAnsi" w:hAnsi="Trebuchet MS" w:hint="eastAsia"/>
                <w:color w:val="808080" w:themeColor="background1" w:themeShade="80"/>
                <w:szCs w:val="20"/>
              </w:rPr>
              <w:t>의</w:t>
            </w:r>
            <w:r w:rsidRPr="00E01E81"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  <w:t xml:space="preserve"> XSCO/XSCI</w:t>
            </w:r>
            <w:r w:rsidRPr="00546234">
              <w:rPr>
                <w:rFonts w:ascii="Trebuchet MS" w:eastAsiaTheme="minorHAnsi" w:hAnsi="Trebuchet MS" w:hint="eastAsia"/>
                <w:color w:val="808080" w:themeColor="background1" w:themeShade="80"/>
                <w:szCs w:val="20"/>
              </w:rPr>
              <w:t>의</w:t>
            </w:r>
            <w:r w:rsidRPr="00E01E81"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  <w:t xml:space="preserve"> unstable time + </w:t>
            </w:r>
            <w:r w:rsidRPr="00546234">
              <w:rPr>
                <w:rFonts w:ascii="Trebuchet MS" w:eastAsiaTheme="minorHAnsi" w:hAnsi="Trebuchet MS" w:hint="eastAsia"/>
                <w:color w:val="808080" w:themeColor="background1" w:themeShade="80"/>
                <w:szCs w:val="20"/>
              </w:rPr>
              <w:t>내부</w:t>
            </w:r>
            <w:r w:rsidRPr="00E01E81"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  <w:t xml:space="preserve"> PLL </w:t>
            </w:r>
            <w:r w:rsidRPr="00546234">
              <w:rPr>
                <w:rFonts w:ascii="Trebuchet MS" w:eastAsiaTheme="minorHAnsi" w:hAnsi="Trebuchet MS" w:hint="eastAsia"/>
                <w:color w:val="808080" w:themeColor="background1" w:themeShade="80"/>
                <w:szCs w:val="20"/>
              </w:rPr>
              <w:t>안정화</w:t>
            </w:r>
            <w:r w:rsidRPr="00E01E81"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  <w:t xml:space="preserve"> time)</w:t>
            </w:r>
            <w:r w:rsidRPr="00546234">
              <w:rPr>
                <w:rFonts w:ascii="Trebuchet MS" w:eastAsiaTheme="minorHAnsi" w:hAnsi="Trebuchet MS" w:hint="eastAsia"/>
                <w:color w:val="808080" w:themeColor="background1" w:themeShade="80"/>
                <w:szCs w:val="20"/>
              </w:rPr>
              <w:t>동안</w:t>
            </w:r>
            <w:r w:rsidRPr="00E01E81"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  <w:t xml:space="preserve"> Low</w:t>
            </w:r>
            <w:r w:rsidRPr="00546234">
              <w:rPr>
                <w:rFonts w:ascii="Trebuchet MS" w:eastAsiaTheme="minorHAnsi" w:hAnsi="Trebuchet MS" w:hint="eastAsia"/>
                <w:color w:val="808080" w:themeColor="background1" w:themeShade="80"/>
                <w:szCs w:val="20"/>
              </w:rPr>
              <w:t>로</w:t>
            </w:r>
            <w:r w:rsidRPr="00E01E81"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color w:val="808080" w:themeColor="background1" w:themeShade="80"/>
                <w:szCs w:val="20"/>
              </w:rPr>
              <w:t>출력된</w:t>
            </w:r>
            <w:r w:rsidRPr="00E01E81"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color w:val="808080" w:themeColor="background1" w:themeShade="80"/>
                <w:szCs w:val="20"/>
              </w:rPr>
              <w:t>후</w:t>
            </w:r>
            <w:r w:rsidRPr="00E01E81"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  <w:t xml:space="preserve"> 25MHz clock</w:t>
            </w:r>
            <w:r w:rsidRPr="00546234">
              <w:rPr>
                <w:rFonts w:ascii="Trebuchet MS" w:eastAsiaTheme="minorHAnsi" w:hAnsi="Trebuchet MS" w:hint="eastAsia"/>
                <w:color w:val="808080" w:themeColor="background1" w:themeShade="80"/>
                <w:szCs w:val="20"/>
              </w:rPr>
              <w:t>의</w:t>
            </w:r>
            <w:r w:rsidRPr="00E01E81"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  <w:t xml:space="preserve"> 1K divided clock(CLK_25M_DV1K)</w:t>
            </w:r>
            <w:r w:rsidRPr="00546234">
              <w:rPr>
                <w:rFonts w:ascii="Trebuchet MS" w:eastAsiaTheme="minorHAnsi" w:hAnsi="Trebuchet MS" w:hint="eastAsia"/>
                <w:color w:val="808080" w:themeColor="background1" w:themeShade="80"/>
                <w:szCs w:val="20"/>
              </w:rPr>
              <w:t>가</w:t>
            </w:r>
            <w:r w:rsidRPr="00E01E81"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color w:val="808080" w:themeColor="background1" w:themeShade="80"/>
                <w:szCs w:val="20"/>
              </w:rPr>
              <w:t>출력된다</w:t>
            </w:r>
            <w:r w:rsidRPr="00E01E81">
              <w:rPr>
                <w:rFonts w:ascii="Trebuchet MS" w:eastAsiaTheme="minorHAnsi" w:hAnsi="Trebuchet MS"/>
                <w:szCs w:val="20"/>
              </w:rPr>
              <w:t>.</w:t>
            </w:r>
          </w:p>
        </w:tc>
      </w:tr>
      <w:tr w:rsidR="00A902E9" w:rsidRPr="00546234" w14:paraId="5F434216" w14:textId="77777777" w:rsidTr="003F7401">
        <w:trPr>
          <w:jc w:val="center"/>
        </w:trPr>
        <w:tc>
          <w:tcPr>
            <w:tcW w:w="851" w:type="dxa"/>
          </w:tcPr>
          <w:p w14:paraId="2DBDE59D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19</w:t>
            </w:r>
          </w:p>
        </w:tc>
        <w:tc>
          <w:tcPr>
            <w:tcW w:w="1109" w:type="dxa"/>
          </w:tcPr>
          <w:p w14:paraId="691E8390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DPXn</w:t>
            </w:r>
          </w:p>
        </w:tc>
        <w:tc>
          <w:tcPr>
            <w:tcW w:w="757" w:type="dxa"/>
          </w:tcPr>
          <w:p w14:paraId="52AA1FC0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OUM</w:t>
            </w:r>
          </w:p>
        </w:tc>
        <w:tc>
          <w:tcPr>
            <w:tcW w:w="5268" w:type="dxa"/>
          </w:tcPr>
          <w:p w14:paraId="6390ECED" w14:textId="77777777" w:rsidR="00A902E9" w:rsidRPr="00E01E81" w:rsidRDefault="00A902E9" w:rsidP="00C92900">
            <w:pPr>
              <w:rPr>
                <w:rFonts w:ascii="Trebuchet MS" w:eastAsiaTheme="minorHAnsi" w:hAnsi="Trebuchet MS"/>
                <w:b/>
                <w:szCs w:val="20"/>
              </w:rPr>
            </w:pPr>
            <w:r w:rsidRPr="00E01E81">
              <w:rPr>
                <w:rFonts w:ascii="Trebuchet MS" w:eastAsiaTheme="minorHAnsi" w:hAnsi="Trebuchet MS"/>
                <w:b/>
                <w:szCs w:val="20"/>
              </w:rPr>
              <w:t>Link Duplex LED / SYS_CLK_DV4</w:t>
            </w:r>
          </w:p>
          <w:p w14:paraId="49DE3AAE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Link Duplex LED when MOD[3:0] != 0010 or MOD[3] = 0</w:t>
            </w:r>
          </w:p>
          <w:p w14:paraId="6D7E0557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Low : Full-Duplex</w:t>
            </w:r>
          </w:p>
          <w:p w14:paraId="169FDC89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High : Half-Duplex</w:t>
            </w:r>
          </w:p>
          <w:p w14:paraId="0DDC260D" w14:textId="77777777" w:rsidR="00A902E9" w:rsidRPr="00E01E81" w:rsidRDefault="00A902E9" w:rsidP="00C92900">
            <w:pPr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</w:pPr>
            <w:r w:rsidRPr="00E01E81"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  <w:t>Probing SYS_CLK_DV4 when MODE[3:0] == 0010</w:t>
            </w:r>
          </w:p>
          <w:p w14:paraId="51AC6FA1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  <w:t xml:space="preserve">System Operation Clock(SYS_CLK) </w:t>
            </w:r>
            <w:r w:rsidRPr="00546234">
              <w:rPr>
                <w:rFonts w:ascii="Trebuchet MS" w:eastAsiaTheme="minorHAnsi" w:hAnsi="Trebuchet MS" w:hint="eastAsia"/>
                <w:color w:val="808080" w:themeColor="background1" w:themeShade="80"/>
                <w:szCs w:val="20"/>
              </w:rPr>
              <w:t>의</w:t>
            </w:r>
            <w:r w:rsidRPr="00E01E81"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  <w:t xml:space="preserve"> 4 Divided clock</w:t>
            </w:r>
            <w:r w:rsidRPr="00546234">
              <w:rPr>
                <w:rFonts w:ascii="Trebuchet MS" w:eastAsiaTheme="minorHAnsi" w:hAnsi="Trebuchet MS" w:hint="eastAsia"/>
                <w:color w:val="808080" w:themeColor="background1" w:themeShade="80"/>
                <w:szCs w:val="20"/>
              </w:rPr>
              <w:t>를</w:t>
            </w:r>
            <w:r w:rsidRPr="00E01E81"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color w:val="808080" w:themeColor="background1" w:themeShade="80"/>
                <w:szCs w:val="20"/>
              </w:rPr>
              <w:t>출력한다</w:t>
            </w:r>
            <w:r w:rsidRPr="00E01E81"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  <w:t>.</w:t>
            </w:r>
          </w:p>
        </w:tc>
      </w:tr>
      <w:tr w:rsidR="00A902E9" w:rsidRPr="00546234" w14:paraId="60DD3B49" w14:textId="77777777" w:rsidTr="003F7401">
        <w:trPr>
          <w:jc w:val="center"/>
        </w:trPr>
        <w:tc>
          <w:tcPr>
            <w:tcW w:w="851" w:type="dxa"/>
          </w:tcPr>
          <w:p w14:paraId="324B3496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20</w:t>
            </w:r>
          </w:p>
        </w:tc>
        <w:tc>
          <w:tcPr>
            <w:tcW w:w="1109" w:type="dxa"/>
          </w:tcPr>
          <w:p w14:paraId="0A2D3C3B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ACTn</w:t>
            </w:r>
          </w:p>
        </w:tc>
        <w:tc>
          <w:tcPr>
            <w:tcW w:w="757" w:type="dxa"/>
          </w:tcPr>
          <w:p w14:paraId="046C5FD4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OUM</w:t>
            </w:r>
          </w:p>
        </w:tc>
        <w:tc>
          <w:tcPr>
            <w:tcW w:w="5268" w:type="dxa"/>
          </w:tcPr>
          <w:p w14:paraId="4CA50AED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b/>
                <w:szCs w:val="20"/>
              </w:rPr>
              <w:t>Link Activity LED / CLK_SELn</w:t>
            </w:r>
          </w:p>
          <w:p w14:paraId="72A107CD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Link Activity LED when MOD[3:0] != 0010 or MOD[3] = 0</w:t>
            </w:r>
          </w:p>
          <w:p w14:paraId="26B53E48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Low : Link up state without TX/RX</w:t>
            </w:r>
          </w:p>
          <w:p w14:paraId="12231EE9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Flash : Link up state with TX/RX data</w:t>
            </w:r>
          </w:p>
          <w:p w14:paraId="68658072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High : Link-down state</w:t>
            </w:r>
          </w:p>
          <w:p w14:paraId="18FD9146" w14:textId="77777777" w:rsidR="00A902E9" w:rsidRPr="00E01E81" w:rsidRDefault="00A902E9" w:rsidP="00C92900">
            <w:pPr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</w:pPr>
            <w:r w:rsidRPr="00E01E81"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  <w:t>Probing CLK_SELn when MOD[3:0] == 0010</w:t>
            </w:r>
          </w:p>
          <w:p w14:paraId="52BAE792" w14:textId="77777777" w:rsidR="00A902E9" w:rsidRPr="00E01E81" w:rsidRDefault="00A902E9" w:rsidP="00C92900">
            <w:pPr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</w:pPr>
            <w:r w:rsidRPr="00E01E81"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  <w:t>System Operation Clock(SYS_CLK)</w:t>
            </w:r>
            <w:r w:rsidRPr="00546234">
              <w:rPr>
                <w:rFonts w:ascii="Trebuchet MS" w:eastAsiaTheme="minorHAnsi" w:hAnsi="Trebuchet MS" w:hint="eastAsia"/>
                <w:color w:val="808080" w:themeColor="background1" w:themeShade="80"/>
                <w:szCs w:val="20"/>
              </w:rPr>
              <w:t>이</w:t>
            </w:r>
            <w:r w:rsidRPr="00E01E81"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  <w:t xml:space="preserve"> 25MHz</w:t>
            </w:r>
            <w:r w:rsidRPr="00546234">
              <w:rPr>
                <w:rFonts w:ascii="Trebuchet MS" w:eastAsiaTheme="minorHAnsi" w:hAnsi="Trebuchet MS" w:hint="eastAsia"/>
                <w:color w:val="808080" w:themeColor="background1" w:themeShade="80"/>
                <w:szCs w:val="20"/>
              </w:rPr>
              <w:t>인</w:t>
            </w:r>
            <w:r w:rsidRPr="00E01E81"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  <w:t xml:space="preserve"> 100MHz</w:t>
            </w:r>
            <w:r w:rsidRPr="00546234">
              <w:rPr>
                <w:rFonts w:ascii="Trebuchet MS" w:eastAsiaTheme="minorHAnsi" w:hAnsi="Trebuchet MS" w:hint="eastAsia"/>
                <w:color w:val="808080" w:themeColor="background1" w:themeShade="80"/>
                <w:szCs w:val="20"/>
              </w:rPr>
              <w:t>인지</w:t>
            </w:r>
            <w:r w:rsidRPr="00E01E81"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color w:val="808080" w:themeColor="background1" w:themeShade="80"/>
                <w:szCs w:val="20"/>
              </w:rPr>
              <w:t>출력한다</w:t>
            </w:r>
            <w:r w:rsidRPr="00E01E81"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  <w:t>.</w:t>
            </w:r>
          </w:p>
          <w:p w14:paraId="6752AE45" w14:textId="77777777" w:rsidR="00A902E9" w:rsidRPr="00E01E81" w:rsidRDefault="00A902E9" w:rsidP="00C92900">
            <w:pPr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</w:pPr>
            <w:r w:rsidRPr="00E01E81"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  <w:t>Low : 100MHz</w:t>
            </w:r>
          </w:p>
          <w:p w14:paraId="69F46BEC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  <w:t>High : 25MHz</w:t>
            </w:r>
          </w:p>
        </w:tc>
      </w:tr>
      <w:tr w:rsidR="00A902E9" w:rsidRPr="00546234" w14:paraId="04FD475A" w14:textId="77777777" w:rsidTr="003F7401">
        <w:trPr>
          <w:jc w:val="center"/>
        </w:trPr>
        <w:tc>
          <w:tcPr>
            <w:tcW w:w="851" w:type="dxa"/>
          </w:tcPr>
          <w:p w14:paraId="223857B5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21</w:t>
            </w:r>
          </w:p>
        </w:tc>
        <w:tc>
          <w:tcPr>
            <w:tcW w:w="1109" w:type="dxa"/>
          </w:tcPr>
          <w:p w14:paraId="66897BB7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COLn</w:t>
            </w:r>
          </w:p>
        </w:tc>
        <w:tc>
          <w:tcPr>
            <w:tcW w:w="757" w:type="dxa"/>
          </w:tcPr>
          <w:p w14:paraId="435C07D4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IOUM</w:t>
            </w:r>
          </w:p>
        </w:tc>
        <w:tc>
          <w:tcPr>
            <w:tcW w:w="5268" w:type="dxa"/>
          </w:tcPr>
          <w:p w14:paraId="3CA51C85" w14:textId="77777777" w:rsidR="00A902E9" w:rsidRPr="00E01E81" w:rsidRDefault="00A902E9" w:rsidP="00C92900">
            <w:pPr>
              <w:rPr>
                <w:rFonts w:ascii="Trebuchet MS" w:eastAsiaTheme="minorHAnsi" w:hAnsi="Trebuchet MS"/>
                <w:b/>
                <w:szCs w:val="20"/>
              </w:rPr>
            </w:pPr>
            <w:r w:rsidRPr="00E01E81">
              <w:rPr>
                <w:rFonts w:ascii="Trebuchet MS" w:eastAsiaTheme="minorHAnsi" w:hAnsi="Trebuchet MS"/>
                <w:b/>
                <w:szCs w:val="20"/>
              </w:rPr>
              <w:t>Link Collision Detect LED / Ext OSC / SYS_CLK_DV4</w:t>
            </w:r>
          </w:p>
          <w:p w14:paraId="2543DF41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Link Collision Detect LED when MOD[3:0] != “0010” or MOD[1] = ‘0’</w:t>
            </w:r>
          </w:p>
          <w:p w14:paraId="37D87849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W5100S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의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Data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송신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시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충돌을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감지한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경우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알려준다</w:t>
            </w:r>
            <w:r w:rsidRPr="00E01E81">
              <w:rPr>
                <w:rFonts w:ascii="Trebuchet MS" w:eastAsiaTheme="minorHAnsi" w:hAnsi="Trebuchet MS"/>
                <w:szCs w:val="20"/>
              </w:rPr>
              <w:t>.</w:t>
            </w:r>
          </w:p>
          <w:p w14:paraId="068B60CA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Low : Collision Detected</w:t>
            </w:r>
          </w:p>
          <w:p w14:paraId="2C0CD7D0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High : No Collision</w:t>
            </w:r>
          </w:p>
          <w:p w14:paraId="03C00369" w14:textId="77777777" w:rsidR="00A902E9" w:rsidRPr="00E01E81" w:rsidRDefault="00A902E9" w:rsidP="00C92900">
            <w:pPr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</w:pPr>
            <w:r w:rsidRPr="00E01E81"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  <w:t xml:space="preserve">Ext. OSC </w:t>
            </w:r>
          </w:p>
          <w:p w14:paraId="784F7323" w14:textId="77777777" w:rsidR="00A902E9" w:rsidRPr="00E01E81" w:rsidRDefault="00A902E9" w:rsidP="00C92900">
            <w:pPr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</w:pPr>
            <w:r w:rsidRPr="00E01E81"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  <w:t>System Operation Clock(SYS_CLK)</w:t>
            </w:r>
            <w:r w:rsidRPr="00546234">
              <w:rPr>
                <w:rFonts w:ascii="Trebuchet MS" w:eastAsiaTheme="minorHAnsi" w:hAnsi="Trebuchet MS" w:hint="eastAsia"/>
                <w:color w:val="808080" w:themeColor="background1" w:themeShade="80"/>
                <w:szCs w:val="20"/>
              </w:rPr>
              <w:t>를</w:t>
            </w:r>
            <w:r w:rsidRPr="00E01E81"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  <w:t xml:space="preserve"> Ext. OSC (100MHz@3.3V)</w:t>
            </w:r>
            <w:r w:rsidRPr="00546234">
              <w:rPr>
                <w:rFonts w:ascii="Trebuchet MS" w:eastAsiaTheme="minorHAnsi" w:hAnsi="Trebuchet MS" w:hint="eastAsia"/>
                <w:color w:val="808080" w:themeColor="background1" w:themeShade="80"/>
                <w:szCs w:val="20"/>
              </w:rPr>
              <w:t>를</w:t>
            </w:r>
            <w:r w:rsidRPr="00E01E81"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color w:val="808080" w:themeColor="background1" w:themeShade="80"/>
                <w:szCs w:val="20"/>
              </w:rPr>
              <w:t>통해</w:t>
            </w:r>
            <w:r w:rsidRPr="00E01E81"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color w:val="808080" w:themeColor="background1" w:themeShade="80"/>
                <w:szCs w:val="20"/>
              </w:rPr>
              <w:t>직접</w:t>
            </w:r>
            <w:r w:rsidRPr="00E01E81"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color w:val="808080" w:themeColor="background1" w:themeShade="80"/>
                <w:szCs w:val="20"/>
              </w:rPr>
              <w:t>공급한다</w:t>
            </w:r>
            <w:r w:rsidRPr="00E01E81"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  <w:t xml:space="preserve">. </w:t>
            </w:r>
          </w:p>
          <w:p w14:paraId="1B00F510" w14:textId="77777777" w:rsidR="00A902E9" w:rsidRPr="00E01E81" w:rsidRDefault="00A902E9" w:rsidP="00C92900">
            <w:pPr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</w:pPr>
            <w:r w:rsidRPr="00E01E81"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  <w:t>When MOD[3:0] != 0010 and MOD[3:0] == 0X1X.</w:t>
            </w:r>
          </w:p>
          <w:p w14:paraId="0EC6174B" w14:textId="77777777" w:rsidR="00A902E9" w:rsidRPr="00E01E81" w:rsidRDefault="00A902E9" w:rsidP="00C92900">
            <w:pPr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</w:pPr>
            <w:r w:rsidRPr="00E01E81"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  <w:t>Probing SYS_CLK_DV4 when MOD[3:0] = 0010</w:t>
            </w:r>
          </w:p>
          <w:p w14:paraId="60785FBA" w14:textId="77777777" w:rsidR="00A902E9" w:rsidRPr="00E01E81" w:rsidRDefault="00A902E9" w:rsidP="00C92900">
            <w:pPr>
              <w:rPr>
                <w:rFonts w:ascii="Trebuchet MS" w:eastAsiaTheme="minorHAnsi" w:hAnsi="Trebuchet MS"/>
                <w:b/>
                <w:szCs w:val="20"/>
              </w:rPr>
            </w:pPr>
            <w:r w:rsidRPr="00E01E81"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  <w:t>System Operation Clock(SYS_CLK)</w:t>
            </w:r>
            <w:r w:rsidRPr="00546234">
              <w:rPr>
                <w:rFonts w:ascii="Trebuchet MS" w:eastAsiaTheme="minorHAnsi" w:hAnsi="Trebuchet MS" w:hint="eastAsia"/>
                <w:color w:val="808080" w:themeColor="background1" w:themeShade="80"/>
                <w:szCs w:val="20"/>
              </w:rPr>
              <w:t>의</w:t>
            </w:r>
            <w:r w:rsidRPr="00E01E81"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  <w:t xml:space="preserve"> 4 divided clock</w:t>
            </w:r>
            <w:r w:rsidRPr="00546234">
              <w:rPr>
                <w:rFonts w:ascii="Trebuchet MS" w:eastAsiaTheme="minorHAnsi" w:hAnsi="Trebuchet MS" w:hint="eastAsia"/>
                <w:color w:val="808080" w:themeColor="background1" w:themeShade="80"/>
                <w:szCs w:val="20"/>
              </w:rPr>
              <w:t>을</w:t>
            </w:r>
            <w:r w:rsidRPr="00E01E81"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color w:val="808080" w:themeColor="background1" w:themeShade="80"/>
                <w:szCs w:val="20"/>
              </w:rPr>
              <w:t>출력한다</w:t>
            </w:r>
            <w:r w:rsidRPr="00E01E81"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  <w:t>.</w:t>
            </w:r>
            <w:r w:rsidRPr="00E01E81">
              <w:rPr>
                <w:rFonts w:ascii="Trebuchet MS" w:eastAsiaTheme="minorHAnsi" w:hAnsi="Trebuchet MS"/>
                <w:b/>
                <w:szCs w:val="20"/>
              </w:rPr>
              <w:t xml:space="preserve"> </w:t>
            </w:r>
          </w:p>
        </w:tc>
      </w:tr>
      <w:tr w:rsidR="00A902E9" w:rsidRPr="00546234" w14:paraId="2A05D50D" w14:textId="77777777" w:rsidTr="003F7401">
        <w:trPr>
          <w:jc w:val="center"/>
        </w:trPr>
        <w:tc>
          <w:tcPr>
            <w:tcW w:w="851" w:type="dxa"/>
          </w:tcPr>
          <w:p w14:paraId="03A706F0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22</w:t>
            </w:r>
          </w:p>
        </w:tc>
        <w:tc>
          <w:tcPr>
            <w:tcW w:w="1109" w:type="dxa"/>
          </w:tcPr>
          <w:p w14:paraId="39C1E45A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1V2D</w:t>
            </w:r>
          </w:p>
        </w:tc>
        <w:tc>
          <w:tcPr>
            <w:tcW w:w="757" w:type="dxa"/>
          </w:tcPr>
          <w:p w14:paraId="5E622F41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P</w:t>
            </w:r>
          </w:p>
        </w:tc>
        <w:tc>
          <w:tcPr>
            <w:tcW w:w="5268" w:type="dxa"/>
          </w:tcPr>
          <w:p w14:paraId="77BBB34A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b/>
                <w:szCs w:val="20"/>
              </w:rPr>
              <w:t>Digital 1.2V Power</w:t>
            </w:r>
          </w:p>
          <w:p w14:paraId="76DA268D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1V2O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로부터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공급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받는다</w:t>
            </w:r>
            <w:r w:rsidRPr="00E01E81">
              <w:rPr>
                <w:rFonts w:ascii="Trebuchet MS" w:eastAsiaTheme="minorHAnsi" w:hAnsi="Trebuchet MS"/>
                <w:szCs w:val="20"/>
              </w:rPr>
              <w:t>.</w:t>
            </w:r>
          </w:p>
        </w:tc>
      </w:tr>
      <w:tr w:rsidR="00A902E9" w:rsidRPr="00546234" w14:paraId="03C98138" w14:textId="77777777" w:rsidTr="003F7401">
        <w:trPr>
          <w:jc w:val="center"/>
        </w:trPr>
        <w:tc>
          <w:tcPr>
            <w:tcW w:w="851" w:type="dxa"/>
            <w:shd w:val="clear" w:color="auto" w:fill="FFFFFF" w:themeFill="background1"/>
          </w:tcPr>
          <w:p w14:paraId="3CCB27DE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23</w:t>
            </w:r>
          </w:p>
        </w:tc>
        <w:tc>
          <w:tcPr>
            <w:tcW w:w="1109" w:type="dxa"/>
            <w:shd w:val="clear" w:color="auto" w:fill="FFFFFF" w:themeFill="background1"/>
            <w:vAlign w:val="center"/>
          </w:tcPr>
          <w:p w14:paraId="58C548D0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GND</w:t>
            </w:r>
          </w:p>
        </w:tc>
        <w:tc>
          <w:tcPr>
            <w:tcW w:w="757" w:type="dxa"/>
            <w:shd w:val="clear" w:color="auto" w:fill="FFFFFF" w:themeFill="background1"/>
            <w:vAlign w:val="center"/>
          </w:tcPr>
          <w:p w14:paraId="2387333F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P</w:t>
            </w:r>
          </w:p>
        </w:tc>
        <w:tc>
          <w:tcPr>
            <w:tcW w:w="5268" w:type="dxa"/>
            <w:shd w:val="clear" w:color="auto" w:fill="FFFFFF" w:themeFill="background1"/>
            <w:vAlign w:val="center"/>
          </w:tcPr>
          <w:p w14:paraId="14C5D001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b/>
                <w:szCs w:val="20"/>
              </w:rPr>
              <w:t>Digital Ground</w:t>
            </w:r>
          </w:p>
        </w:tc>
      </w:tr>
      <w:tr w:rsidR="00A902E9" w:rsidRPr="00546234" w14:paraId="0C505FDC" w14:textId="77777777" w:rsidTr="003F7401">
        <w:trPr>
          <w:jc w:val="center"/>
        </w:trPr>
        <w:tc>
          <w:tcPr>
            <w:tcW w:w="851" w:type="dxa"/>
          </w:tcPr>
          <w:p w14:paraId="646F066D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24</w:t>
            </w:r>
          </w:p>
        </w:tc>
        <w:tc>
          <w:tcPr>
            <w:tcW w:w="1109" w:type="dxa"/>
          </w:tcPr>
          <w:p w14:paraId="12566F93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3V3D</w:t>
            </w:r>
          </w:p>
        </w:tc>
        <w:tc>
          <w:tcPr>
            <w:tcW w:w="757" w:type="dxa"/>
          </w:tcPr>
          <w:p w14:paraId="19030411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P</w:t>
            </w:r>
          </w:p>
        </w:tc>
        <w:tc>
          <w:tcPr>
            <w:tcW w:w="5268" w:type="dxa"/>
          </w:tcPr>
          <w:p w14:paraId="23BFB35B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b/>
                <w:szCs w:val="20"/>
              </w:rPr>
              <w:t>Digital 3.3V power</w:t>
            </w:r>
          </w:p>
        </w:tc>
      </w:tr>
      <w:tr w:rsidR="00A902E9" w:rsidRPr="00546234" w14:paraId="07189136" w14:textId="77777777" w:rsidTr="003F7401">
        <w:trPr>
          <w:jc w:val="center"/>
        </w:trPr>
        <w:tc>
          <w:tcPr>
            <w:tcW w:w="851" w:type="dxa"/>
          </w:tcPr>
          <w:p w14:paraId="027A3E70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25</w:t>
            </w:r>
          </w:p>
        </w:tc>
        <w:tc>
          <w:tcPr>
            <w:tcW w:w="1109" w:type="dxa"/>
          </w:tcPr>
          <w:p w14:paraId="26B9F50D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MOD[0]</w:t>
            </w:r>
          </w:p>
        </w:tc>
        <w:tc>
          <w:tcPr>
            <w:tcW w:w="757" w:type="dxa"/>
          </w:tcPr>
          <w:p w14:paraId="46FACD90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ID</w:t>
            </w:r>
          </w:p>
        </w:tc>
        <w:tc>
          <w:tcPr>
            <w:tcW w:w="5268" w:type="dxa"/>
            <w:vMerge w:val="restart"/>
          </w:tcPr>
          <w:p w14:paraId="1EACF5FD" w14:textId="77777777" w:rsidR="00A902E9" w:rsidRPr="00E01E81" w:rsidRDefault="00A902E9" w:rsidP="00C92900">
            <w:pPr>
              <w:rPr>
                <w:rFonts w:ascii="Trebuchet MS" w:eastAsiaTheme="minorHAnsi" w:hAnsi="Trebuchet MS"/>
                <w:b/>
                <w:szCs w:val="20"/>
              </w:rPr>
            </w:pPr>
            <w:r w:rsidRPr="00E01E81">
              <w:rPr>
                <w:rFonts w:ascii="Trebuchet MS" w:eastAsiaTheme="minorHAnsi" w:hAnsi="Trebuchet MS"/>
                <w:b/>
                <w:szCs w:val="20"/>
              </w:rPr>
              <w:t>W5100S Mode Selection</w:t>
            </w:r>
          </w:p>
          <w:p w14:paraId="6C65BB3B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W5100S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를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MOD[3:0]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에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따라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아래와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같이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선택한다</w:t>
            </w:r>
            <w:r w:rsidRPr="00E01E81">
              <w:rPr>
                <w:rFonts w:ascii="Trebuchet MS" w:eastAsiaTheme="minorHAnsi" w:hAnsi="Trebuchet MS"/>
                <w:szCs w:val="20"/>
              </w:rPr>
              <w:t>.</w:t>
            </w:r>
          </w:p>
          <w:p w14:paraId="15CCBBD9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“0000” : SPI Mode</w:t>
            </w:r>
          </w:p>
          <w:p w14:paraId="6A4F3F95" w14:textId="77777777" w:rsidR="00A902E9" w:rsidRPr="00E01E81" w:rsidRDefault="00A902E9" w:rsidP="00C92900">
            <w:pPr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</w:pPr>
            <w:r w:rsidRPr="00E01E81"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  <w:t>“0001” : W5500 Compatible SPI Mode</w:t>
            </w:r>
          </w:p>
          <w:p w14:paraId="7D472977" w14:textId="77777777" w:rsidR="00A902E9" w:rsidRPr="00E01E81" w:rsidRDefault="00A902E9" w:rsidP="00C92900">
            <w:pPr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</w:pPr>
            <w:r w:rsidRPr="00E01E81"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  <w:t>“0010” : Test Mode using W5500 Compatible SPI Mode</w:t>
            </w:r>
          </w:p>
          <w:p w14:paraId="2E0EC17A" w14:textId="77777777" w:rsidR="00A902E9" w:rsidRPr="00E01E81" w:rsidRDefault="00A902E9" w:rsidP="00C92900">
            <w:pPr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</w:pPr>
            <w:r w:rsidRPr="00E01E81"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  <w:t>“0011” : W5500 Compatible SPI mode using external OSC(100MHz@3.3V)</w:t>
            </w:r>
          </w:p>
          <w:p w14:paraId="072139EB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“010X” : Parallel BUS Mode</w:t>
            </w:r>
          </w:p>
          <w:p w14:paraId="20B7A29F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  <w:t>“011X” : Parallel Bus Mode using external OSC (100MHz@3.3V)</w:t>
            </w:r>
          </w:p>
          <w:p w14:paraId="3FE674B8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color w:val="808080" w:themeColor="background1" w:themeShade="80"/>
                <w:szCs w:val="20"/>
              </w:rPr>
              <w:t>“1XXX” : Factory Test Mode</w:t>
            </w:r>
          </w:p>
        </w:tc>
      </w:tr>
      <w:tr w:rsidR="00A902E9" w:rsidRPr="00546234" w14:paraId="3A1B1F3C" w14:textId="77777777" w:rsidTr="003F7401">
        <w:trPr>
          <w:jc w:val="center"/>
        </w:trPr>
        <w:tc>
          <w:tcPr>
            <w:tcW w:w="851" w:type="dxa"/>
          </w:tcPr>
          <w:p w14:paraId="54877A57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26</w:t>
            </w:r>
          </w:p>
        </w:tc>
        <w:tc>
          <w:tcPr>
            <w:tcW w:w="1109" w:type="dxa"/>
          </w:tcPr>
          <w:p w14:paraId="6C6D3E82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MOD[1]</w:t>
            </w:r>
          </w:p>
        </w:tc>
        <w:tc>
          <w:tcPr>
            <w:tcW w:w="757" w:type="dxa"/>
          </w:tcPr>
          <w:p w14:paraId="3603F870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ID</w:t>
            </w:r>
          </w:p>
        </w:tc>
        <w:tc>
          <w:tcPr>
            <w:tcW w:w="5268" w:type="dxa"/>
            <w:vMerge/>
          </w:tcPr>
          <w:p w14:paraId="515EBA3A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</w:p>
        </w:tc>
      </w:tr>
      <w:tr w:rsidR="00A902E9" w:rsidRPr="00546234" w14:paraId="2573CEAF" w14:textId="77777777" w:rsidTr="003F7401">
        <w:trPr>
          <w:jc w:val="center"/>
        </w:trPr>
        <w:tc>
          <w:tcPr>
            <w:tcW w:w="851" w:type="dxa"/>
          </w:tcPr>
          <w:p w14:paraId="3D8A044F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27</w:t>
            </w:r>
          </w:p>
        </w:tc>
        <w:tc>
          <w:tcPr>
            <w:tcW w:w="1109" w:type="dxa"/>
          </w:tcPr>
          <w:p w14:paraId="72D4176C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MOD[2]</w:t>
            </w:r>
          </w:p>
        </w:tc>
        <w:tc>
          <w:tcPr>
            <w:tcW w:w="757" w:type="dxa"/>
          </w:tcPr>
          <w:p w14:paraId="4D938A70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ID</w:t>
            </w:r>
          </w:p>
        </w:tc>
        <w:tc>
          <w:tcPr>
            <w:tcW w:w="5268" w:type="dxa"/>
            <w:vMerge/>
          </w:tcPr>
          <w:p w14:paraId="3032BC70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</w:p>
        </w:tc>
      </w:tr>
      <w:tr w:rsidR="00A902E9" w:rsidRPr="00546234" w14:paraId="61D7D8BF" w14:textId="77777777" w:rsidTr="003F7401">
        <w:trPr>
          <w:jc w:val="center"/>
        </w:trPr>
        <w:tc>
          <w:tcPr>
            <w:tcW w:w="851" w:type="dxa"/>
          </w:tcPr>
          <w:p w14:paraId="66CCD9AD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28</w:t>
            </w:r>
          </w:p>
        </w:tc>
        <w:tc>
          <w:tcPr>
            <w:tcW w:w="1109" w:type="dxa"/>
          </w:tcPr>
          <w:p w14:paraId="5BC7B456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MOD[3]</w:t>
            </w:r>
          </w:p>
        </w:tc>
        <w:tc>
          <w:tcPr>
            <w:tcW w:w="757" w:type="dxa"/>
          </w:tcPr>
          <w:p w14:paraId="175E3610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ID</w:t>
            </w:r>
          </w:p>
        </w:tc>
        <w:tc>
          <w:tcPr>
            <w:tcW w:w="5268" w:type="dxa"/>
            <w:vMerge/>
          </w:tcPr>
          <w:p w14:paraId="144CD018" w14:textId="77777777" w:rsidR="00A902E9" w:rsidRPr="00E01E81" w:rsidRDefault="00A902E9" w:rsidP="00C92900">
            <w:pPr>
              <w:rPr>
                <w:rFonts w:ascii="Trebuchet MS" w:eastAsiaTheme="minorHAnsi" w:hAnsi="Trebuchet MS"/>
                <w:b/>
                <w:szCs w:val="20"/>
              </w:rPr>
            </w:pPr>
          </w:p>
        </w:tc>
      </w:tr>
      <w:tr w:rsidR="00A902E9" w:rsidRPr="00546234" w14:paraId="3D15A7B0" w14:textId="77777777" w:rsidTr="003F7401">
        <w:trPr>
          <w:jc w:val="center"/>
        </w:trPr>
        <w:tc>
          <w:tcPr>
            <w:tcW w:w="851" w:type="dxa"/>
          </w:tcPr>
          <w:p w14:paraId="30A301C9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29</w:t>
            </w:r>
          </w:p>
        </w:tc>
        <w:tc>
          <w:tcPr>
            <w:tcW w:w="1109" w:type="dxa"/>
          </w:tcPr>
          <w:p w14:paraId="78885328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CSn</w:t>
            </w:r>
          </w:p>
        </w:tc>
        <w:tc>
          <w:tcPr>
            <w:tcW w:w="757" w:type="dxa"/>
          </w:tcPr>
          <w:p w14:paraId="20EB2F40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IU</w:t>
            </w:r>
          </w:p>
        </w:tc>
        <w:tc>
          <w:tcPr>
            <w:tcW w:w="5268" w:type="dxa"/>
          </w:tcPr>
          <w:p w14:paraId="79807EB1" w14:textId="77777777" w:rsidR="00A902E9" w:rsidRPr="00E01E81" w:rsidRDefault="00A902E9" w:rsidP="00C92900">
            <w:pPr>
              <w:rPr>
                <w:rFonts w:ascii="Trebuchet MS" w:eastAsiaTheme="minorHAnsi" w:hAnsi="Trebuchet MS"/>
                <w:b/>
                <w:szCs w:val="20"/>
              </w:rPr>
            </w:pPr>
            <w:r w:rsidRPr="00E01E81">
              <w:rPr>
                <w:rFonts w:ascii="Trebuchet MS" w:eastAsiaTheme="minorHAnsi" w:hAnsi="Trebuchet MS"/>
                <w:b/>
                <w:szCs w:val="20"/>
              </w:rPr>
              <w:t>W5100S Chip Select</w:t>
            </w:r>
          </w:p>
          <w:p w14:paraId="51894157" w14:textId="77777777" w:rsidR="00A902E9" w:rsidRPr="00E01E81" w:rsidRDefault="00A902E9" w:rsidP="00C92900">
            <w:pPr>
              <w:rPr>
                <w:rFonts w:ascii="Trebuchet MS" w:eastAsiaTheme="minorHAnsi" w:hAnsi="Trebuchet MS"/>
                <w:color w:val="A6A6A6" w:themeColor="background1" w:themeShade="A6"/>
                <w:szCs w:val="20"/>
              </w:rPr>
            </w:pPr>
            <w:r w:rsidRPr="00E01E81">
              <w:rPr>
                <w:rFonts w:ascii="Trebuchet MS" w:eastAsiaTheme="minorHAnsi" w:hAnsi="Trebuchet MS"/>
                <w:color w:val="A6A6A6" w:themeColor="background1" w:themeShade="A6"/>
                <w:szCs w:val="20"/>
              </w:rPr>
              <w:t>SPI(MOD[2]=0)</w:t>
            </w:r>
            <w:r w:rsidRPr="00546234">
              <w:rPr>
                <w:rFonts w:ascii="Trebuchet MS" w:eastAsiaTheme="minorHAnsi" w:hAnsi="Trebuchet MS" w:hint="eastAsia"/>
                <w:color w:val="A6A6A6" w:themeColor="background1" w:themeShade="A6"/>
                <w:szCs w:val="20"/>
              </w:rPr>
              <w:t>나</w:t>
            </w:r>
            <w:r w:rsidRPr="00E01E81">
              <w:rPr>
                <w:rFonts w:ascii="Trebuchet MS" w:eastAsiaTheme="minorHAnsi" w:hAnsi="Trebuchet MS"/>
                <w:color w:val="A6A6A6" w:themeColor="background1" w:themeShade="A6"/>
                <w:szCs w:val="20"/>
              </w:rPr>
              <w:t xml:space="preserve"> Parallel BUS(MOD[3:0] != 0010 and MOD[2]=1) mode</w:t>
            </w:r>
            <w:r w:rsidRPr="00546234">
              <w:rPr>
                <w:rFonts w:ascii="Trebuchet MS" w:eastAsiaTheme="minorHAnsi" w:hAnsi="Trebuchet MS" w:hint="eastAsia"/>
                <w:color w:val="A6A6A6" w:themeColor="background1" w:themeShade="A6"/>
                <w:szCs w:val="20"/>
              </w:rPr>
              <w:t>일</w:t>
            </w:r>
            <w:r w:rsidRPr="00E01E81">
              <w:rPr>
                <w:rFonts w:ascii="Trebuchet MS" w:eastAsiaTheme="minorHAnsi" w:hAnsi="Trebuchet MS"/>
                <w:color w:val="A6A6A6" w:themeColor="background1" w:themeShade="A6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color w:val="A6A6A6" w:themeColor="background1" w:themeShade="A6"/>
                <w:szCs w:val="20"/>
              </w:rPr>
              <w:t>때</w:t>
            </w:r>
            <w:r w:rsidRPr="00E01E81">
              <w:rPr>
                <w:rFonts w:ascii="Trebuchet MS" w:eastAsiaTheme="minorHAnsi" w:hAnsi="Trebuchet MS"/>
                <w:color w:val="A6A6A6" w:themeColor="background1" w:themeShade="A6"/>
                <w:szCs w:val="20"/>
              </w:rPr>
              <w:t>, Chip Selection</w:t>
            </w:r>
            <w:r w:rsidRPr="00546234">
              <w:rPr>
                <w:rFonts w:ascii="Trebuchet MS" w:eastAsiaTheme="minorHAnsi" w:hAnsi="Trebuchet MS" w:hint="eastAsia"/>
                <w:color w:val="A6A6A6" w:themeColor="background1" w:themeShade="A6"/>
                <w:szCs w:val="20"/>
              </w:rPr>
              <w:t>신호로</w:t>
            </w:r>
            <w:r w:rsidRPr="00E01E81">
              <w:rPr>
                <w:rFonts w:ascii="Trebuchet MS" w:eastAsiaTheme="minorHAnsi" w:hAnsi="Trebuchet MS"/>
                <w:color w:val="A6A6A6" w:themeColor="background1" w:themeShade="A6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color w:val="A6A6A6" w:themeColor="background1" w:themeShade="A6"/>
                <w:szCs w:val="20"/>
              </w:rPr>
              <w:t>사용된다</w:t>
            </w:r>
            <w:r w:rsidRPr="00E01E81">
              <w:rPr>
                <w:rFonts w:ascii="Trebuchet MS" w:eastAsiaTheme="minorHAnsi" w:hAnsi="Trebuchet MS"/>
                <w:color w:val="A6A6A6" w:themeColor="background1" w:themeShade="A6"/>
                <w:szCs w:val="20"/>
              </w:rPr>
              <w:t>.</w:t>
            </w:r>
          </w:p>
          <w:p w14:paraId="199C75F5" w14:textId="77777777" w:rsidR="00A902E9" w:rsidRPr="001605E7" w:rsidRDefault="00A902E9" w:rsidP="00C92900">
            <w:pPr>
              <w:rPr>
                <w:rFonts w:ascii="Trebuchet MS" w:eastAsiaTheme="minorHAnsi" w:hAnsi="Trebuchet MS" w:cs="Trebuchet MS"/>
                <w:kern w:val="0"/>
                <w:szCs w:val="20"/>
              </w:rPr>
            </w:pPr>
            <w:r w:rsidRPr="001605E7">
              <w:rPr>
                <w:rFonts w:ascii="Trebuchet MS" w:eastAsiaTheme="minorHAnsi" w:hAnsi="Trebuchet MS" w:cs="Trebuchet MS"/>
                <w:kern w:val="0"/>
                <w:szCs w:val="20"/>
              </w:rPr>
              <w:t>Low : Select</w:t>
            </w:r>
          </w:p>
          <w:p w14:paraId="2265F932" w14:textId="77777777" w:rsidR="00A902E9" w:rsidRPr="00E01E81" w:rsidRDefault="00A902E9" w:rsidP="00C92900">
            <w:pPr>
              <w:rPr>
                <w:rFonts w:ascii="Trebuchet MS" w:eastAsiaTheme="minorHAnsi" w:hAnsi="Trebuchet MS"/>
                <w:b/>
                <w:szCs w:val="20"/>
              </w:rPr>
            </w:pPr>
            <w:r w:rsidRPr="001605E7">
              <w:rPr>
                <w:rFonts w:ascii="Trebuchet MS" w:eastAsiaTheme="minorHAnsi" w:hAnsi="Trebuchet MS" w:cs="Trebuchet MS"/>
                <w:kern w:val="0"/>
                <w:szCs w:val="20"/>
              </w:rPr>
              <w:t>High : No Select</w:t>
            </w:r>
          </w:p>
        </w:tc>
      </w:tr>
      <w:tr w:rsidR="00A902E9" w:rsidRPr="00546234" w14:paraId="30831808" w14:textId="77777777" w:rsidTr="003F7401">
        <w:trPr>
          <w:jc w:val="center"/>
        </w:trPr>
        <w:tc>
          <w:tcPr>
            <w:tcW w:w="851" w:type="dxa"/>
          </w:tcPr>
          <w:p w14:paraId="02CEF172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30</w:t>
            </w:r>
          </w:p>
        </w:tc>
        <w:tc>
          <w:tcPr>
            <w:tcW w:w="1109" w:type="dxa"/>
          </w:tcPr>
          <w:p w14:paraId="5811421C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SCLK</w:t>
            </w:r>
          </w:p>
        </w:tc>
        <w:tc>
          <w:tcPr>
            <w:tcW w:w="757" w:type="dxa"/>
          </w:tcPr>
          <w:p w14:paraId="2921FFA5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ID</w:t>
            </w:r>
          </w:p>
        </w:tc>
        <w:tc>
          <w:tcPr>
            <w:tcW w:w="5268" w:type="dxa"/>
          </w:tcPr>
          <w:p w14:paraId="185934C3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b/>
                <w:szCs w:val="20"/>
              </w:rPr>
              <w:t>SPI Clock</w:t>
            </w:r>
          </w:p>
          <w:p w14:paraId="3149CBD2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SPI Mode(MOD[2]=0)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일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때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Host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로부터</w:t>
            </w:r>
            <w:r w:rsidRPr="00E01E81">
              <w:rPr>
                <w:rFonts w:ascii="Trebuchet MS" w:eastAsiaTheme="minorHAnsi" w:hAnsi="Trebuchet MS"/>
                <w:szCs w:val="20"/>
              </w:rPr>
              <w:t>SPI Clock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을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입력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받는다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. </w:t>
            </w:r>
          </w:p>
          <w:p w14:paraId="771D0CDB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546234">
              <w:rPr>
                <w:rFonts w:ascii="Trebuchet MS" w:eastAsiaTheme="minorHAnsi" w:hAnsi="Trebuchet MS" w:hint="eastAsia"/>
                <w:szCs w:val="20"/>
              </w:rPr>
              <w:t>사용하지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않을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경우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GND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와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연결하거나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Floating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한다</w:t>
            </w:r>
            <w:r w:rsidRPr="00E01E81">
              <w:rPr>
                <w:rFonts w:ascii="Trebuchet MS" w:eastAsiaTheme="minorHAnsi" w:hAnsi="Trebuchet MS"/>
                <w:szCs w:val="20"/>
              </w:rPr>
              <w:t>.</w:t>
            </w:r>
          </w:p>
        </w:tc>
      </w:tr>
      <w:tr w:rsidR="00A902E9" w:rsidRPr="00546234" w14:paraId="03048668" w14:textId="77777777" w:rsidTr="003F7401">
        <w:trPr>
          <w:jc w:val="center"/>
        </w:trPr>
        <w:tc>
          <w:tcPr>
            <w:tcW w:w="851" w:type="dxa"/>
          </w:tcPr>
          <w:p w14:paraId="303DC918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31</w:t>
            </w:r>
          </w:p>
        </w:tc>
        <w:tc>
          <w:tcPr>
            <w:tcW w:w="1109" w:type="dxa"/>
          </w:tcPr>
          <w:p w14:paraId="4D585D8F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1V2D</w:t>
            </w:r>
          </w:p>
        </w:tc>
        <w:tc>
          <w:tcPr>
            <w:tcW w:w="757" w:type="dxa"/>
          </w:tcPr>
          <w:p w14:paraId="520A077F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P</w:t>
            </w:r>
          </w:p>
        </w:tc>
        <w:tc>
          <w:tcPr>
            <w:tcW w:w="5268" w:type="dxa"/>
          </w:tcPr>
          <w:p w14:paraId="65CE7717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b/>
                <w:szCs w:val="20"/>
              </w:rPr>
              <w:t>Digital 1.2V Power</w:t>
            </w:r>
          </w:p>
          <w:p w14:paraId="3CBB9309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1V2O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로부터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공급받는다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. </w:t>
            </w:r>
          </w:p>
        </w:tc>
      </w:tr>
      <w:tr w:rsidR="00A902E9" w:rsidRPr="00546234" w14:paraId="02E14615" w14:textId="77777777" w:rsidTr="003F7401">
        <w:trPr>
          <w:jc w:val="center"/>
        </w:trPr>
        <w:tc>
          <w:tcPr>
            <w:tcW w:w="851" w:type="dxa"/>
          </w:tcPr>
          <w:p w14:paraId="5FA4F7DB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32</w:t>
            </w:r>
          </w:p>
        </w:tc>
        <w:tc>
          <w:tcPr>
            <w:tcW w:w="1109" w:type="dxa"/>
          </w:tcPr>
          <w:p w14:paraId="56C56F9D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MOSI</w:t>
            </w:r>
            <w:r w:rsidR="005C3CCB" w:rsidRPr="00E01E81">
              <w:rPr>
                <w:rFonts w:ascii="Trebuchet MS" w:eastAsiaTheme="minorHAnsi" w:hAnsi="Trebuchet MS"/>
                <w:szCs w:val="20"/>
              </w:rPr>
              <w:br/>
            </w:r>
            <w:r w:rsidR="00F5605D" w:rsidRPr="00E01E81">
              <w:rPr>
                <w:rFonts w:ascii="Trebuchet MS" w:eastAsiaTheme="minorHAnsi" w:hAnsi="Trebuchet MS"/>
                <w:szCs w:val="20"/>
              </w:rPr>
              <w:t>/A</w:t>
            </w:r>
            <w:r w:rsidR="005C3CCB" w:rsidRPr="00E01E81">
              <w:rPr>
                <w:rFonts w:ascii="Trebuchet MS" w:eastAsiaTheme="minorHAnsi" w:hAnsi="Trebuchet MS"/>
                <w:szCs w:val="20"/>
              </w:rPr>
              <w:t>DDR</w:t>
            </w:r>
            <w:r w:rsidR="00F5605D" w:rsidRPr="00E01E81">
              <w:rPr>
                <w:rFonts w:ascii="Trebuchet MS" w:eastAsiaTheme="minorHAnsi" w:hAnsi="Trebuchet MS"/>
                <w:szCs w:val="20"/>
              </w:rPr>
              <w:t>0</w:t>
            </w:r>
          </w:p>
          <w:p w14:paraId="6F57CFD2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</w:p>
        </w:tc>
        <w:tc>
          <w:tcPr>
            <w:tcW w:w="757" w:type="dxa"/>
          </w:tcPr>
          <w:p w14:paraId="16CC99D0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IDM</w:t>
            </w:r>
          </w:p>
        </w:tc>
        <w:tc>
          <w:tcPr>
            <w:tcW w:w="5268" w:type="dxa"/>
          </w:tcPr>
          <w:p w14:paraId="4235710B" w14:textId="77777777" w:rsidR="00A902E9" w:rsidRPr="00E01E81" w:rsidRDefault="00A902E9" w:rsidP="00C92900">
            <w:pPr>
              <w:rPr>
                <w:rFonts w:ascii="Trebuchet MS" w:eastAsiaTheme="minorHAnsi" w:hAnsi="Trebuchet MS"/>
                <w:b/>
                <w:szCs w:val="20"/>
              </w:rPr>
            </w:pPr>
            <w:r w:rsidRPr="00E01E81">
              <w:rPr>
                <w:rFonts w:ascii="Trebuchet MS" w:eastAsiaTheme="minorHAnsi" w:hAnsi="Trebuchet MS"/>
                <w:b/>
                <w:szCs w:val="20"/>
              </w:rPr>
              <w:t xml:space="preserve">SPI </w:t>
            </w:r>
            <w:r w:rsidR="005C3CCB" w:rsidRPr="00E01E81">
              <w:rPr>
                <w:rFonts w:ascii="Trebuchet MS" w:eastAsiaTheme="minorHAnsi" w:hAnsi="Trebuchet MS"/>
                <w:b/>
                <w:szCs w:val="20"/>
              </w:rPr>
              <w:t xml:space="preserve">Master Output Slave Input / Address </w:t>
            </w:r>
            <w:r w:rsidRPr="00E01E81">
              <w:rPr>
                <w:rFonts w:ascii="Trebuchet MS" w:eastAsiaTheme="minorHAnsi" w:hAnsi="Trebuchet MS"/>
                <w:b/>
                <w:szCs w:val="20"/>
              </w:rPr>
              <w:t>0</w:t>
            </w:r>
          </w:p>
          <w:p w14:paraId="173E7A7B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SPI Master Output Slave Input when MOD[3:2] = 00</w:t>
            </w:r>
          </w:p>
          <w:p w14:paraId="52ED7F19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SPI mode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일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때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Host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로부터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SPI Data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를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입력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받는다</w:t>
            </w:r>
            <w:r w:rsidRPr="00E01E81">
              <w:rPr>
                <w:rFonts w:ascii="Trebuchet MS" w:eastAsiaTheme="minorHAnsi" w:hAnsi="Trebuchet MS"/>
                <w:szCs w:val="20"/>
              </w:rPr>
              <w:t>.</w:t>
            </w:r>
          </w:p>
          <w:p w14:paraId="7C31C7AE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ADDR0 when MOD[3:0] != 0010 &amp;&amp; MOD[2] = 1</w:t>
            </w:r>
          </w:p>
          <w:p w14:paraId="1CC66A1B" w14:textId="77777777" w:rsidR="00A902E9" w:rsidRPr="00E01E81" w:rsidRDefault="00A902E9" w:rsidP="00C92900">
            <w:pPr>
              <w:rPr>
                <w:rFonts w:ascii="Trebuchet MS" w:eastAsiaTheme="minorHAnsi" w:hAnsi="Trebuchet MS"/>
                <w:b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Parallel Bus Mode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일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때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Address 0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을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입력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받는다</w:t>
            </w:r>
            <w:r w:rsidRPr="00E01E81">
              <w:rPr>
                <w:rFonts w:ascii="Trebuchet MS" w:eastAsiaTheme="minorHAnsi" w:hAnsi="Trebuchet MS"/>
                <w:szCs w:val="20"/>
              </w:rPr>
              <w:t>.</w:t>
            </w:r>
          </w:p>
        </w:tc>
      </w:tr>
      <w:tr w:rsidR="00A902E9" w:rsidRPr="00546234" w14:paraId="7C251A1B" w14:textId="77777777" w:rsidTr="003F7401">
        <w:trPr>
          <w:jc w:val="center"/>
        </w:trPr>
        <w:tc>
          <w:tcPr>
            <w:tcW w:w="851" w:type="dxa"/>
          </w:tcPr>
          <w:p w14:paraId="174A56EB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33</w:t>
            </w:r>
          </w:p>
        </w:tc>
        <w:tc>
          <w:tcPr>
            <w:tcW w:w="1109" w:type="dxa"/>
          </w:tcPr>
          <w:p w14:paraId="19F52D33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MISO</w:t>
            </w:r>
            <w:r w:rsidR="005C3CCB" w:rsidRPr="00E01E81">
              <w:rPr>
                <w:rFonts w:ascii="Trebuchet MS" w:eastAsiaTheme="minorHAnsi" w:hAnsi="Trebuchet MS"/>
                <w:szCs w:val="20"/>
              </w:rPr>
              <w:br/>
            </w:r>
            <w:r w:rsidR="00F5605D" w:rsidRPr="00E01E81">
              <w:rPr>
                <w:rFonts w:ascii="Trebuchet MS" w:eastAsiaTheme="minorHAnsi" w:hAnsi="Trebuchet MS"/>
                <w:szCs w:val="20"/>
              </w:rPr>
              <w:t>/A</w:t>
            </w:r>
            <w:r w:rsidR="005C3CCB" w:rsidRPr="00E01E81">
              <w:rPr>
                <w:rFonts w:ascii="Trebuchet MS" w:eastAsiaTheme="minorHAnsi" w:hAnsi="Trebuchet MS"/>
                <w:szCs w:val="20"/>
              </w:rPr>
              <w:t>DDR</w:t>
            </w:r>
            <w:r w:rsidR="00F5605D" w:rsidRPr="00E01E81">
              <w:rPr>
                <w:rFonts w:ascii="Trebuchet MS" w:eastAsiaTheme="minorHAnsi" w:hAnsi="Trebuchet MS"/>
                <w:szCs w:val="20"/>
              </w:rPr>
              <w:t>1</w:t>
            </w:r>
          </w:p>
        </w:tc>
        <w:tc>
          <w:tcPr>
            <w:tcW w:w="757" w:type="dxa"/>
          </w:tcPr>
          <w:p w14:paraId="6DD3AE01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IOPM</w:t>
            </w:r>
          </w:p>
        </w:tc>
        <w:tc>
          <w:tcPr>
            <w:tcW w:w="5268" w:type="dxa"/>
          </w:tcPr>
          <w:p w14:paraId="6CC74A35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b/>
                <w:szCs w:val="20"/>
              </w:rPr>
              <w:t xml:space="preserve">SPI </w:t>
            </w:r>
            <w:r w:rsidR="005C3CCB" w:rsidRPr="00E01E81">
              <w:rPr>
                <w:rFonts w:ascii="Trebuchet MS" w:eastAsiaTheme="minorHAnsi" w:hAnsi="Trebuchet MS"/>
                <w:b/>
                <w:szCs w:val="20"/>
              </w:rPr>
              <w:t xml:space="preserve">Master Input Slave Output / Address </w:t>
            </w:r>
            <w:r w:rsidRPr="00E01E81">
              <w:rPr>
                <w:rFonts w:ascii="Trebuchet MS" w:eastAsiaTheme="minorHAnsi" w:hAnsi="Trebuchet MS"/>
                <w:b/>
                <w:szCs w:val="20"/>
              </w:rPr>
              <w:t>1</w:t>
            </w:r>
          </w:p>
          <w:p w14:paraId="3476B82F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SPI Master Input Slave Output when MOD[3:2] = 00</w:t>
            </w:r>
          </w:p>
          <w:p w14:paraId="4984B053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SPI mode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일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때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Host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로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SPI Data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를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출력한다</w:t>
            </w:r>
            <w:r w:rsidRPr="00E01E81">
              <w:rPr>
                <w:rFonts w:ascii="Trebuchet MS" w:eastAsiaTheme="minorHAnsi" w:hAnsi="Trebuchet MS"/>
                <w:szCs w:val="20"/>
              </w:rPr>
              <w:t>.</w:t>
            </w:r>
          </w:p>
          <w:p w14:paraId="026D4469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ADDR0 when MOD[3:0] != 0010 &amp;&amp; MOD[2] = 1</w:t>
            </w:r>
          </w:p>
          <w:p w14:paraId="34E624F8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Parallel Bus Mode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일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때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Address 1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을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입력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받는다</w:t>
            </w:r>
            <w:r w:rsidRPr="00E01E81">
              <w:rPr>
                <w:rFonts w:ascii="Trebuchet MS" w:eastAsiaTheme="minorHAnsi" w:hAnsi="Trebuchet MS"/>
                <w:szCs w:val="20"/>
              </w:rPr>
              <w:t>.</w:t>
            </w:r>
          </w:p>
        </w:tc>
      </w:tr>
      <w:tr w:rsidR="00A902E9" w:rsidRPr="00546234" w14:paraId="2E9B0F97" w14:textId="77777777" w:rsidTr="003F7401">
        <w:trPr>
          <w:jc w:val="center"/>
        </w:trPr>
        <w:tc>
          <w:tcPr>
            <w:tcW w:w="851" w:type="dxa"/>
          </w:tcPr>
          <w:p w14:paraId="366770C0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34</w:t>
            </w:r>
          </w:p>
        </w:tc>
        <w:tc>
          <w:tcPr>
            <w:tcW w:w="1109" w:type="dxa"/>
          </w:tcPr>
          <w:p w14:paraId="395D41CE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commentRangeStart w:id="356"/>
            <w:r w:rsidRPr="00E01E81">
              <w:rPr>
                <w:rFonts w:ascii="Trebuchet MS" w:eastAsiaTheme="minorHAnsi" w:hAnsi="Trebuchet MS"/>
                <w:szCs w:val="20"/>
              </w:rPr>
              <w:t>RDn</w:t>
            </w:r>
            <w:commentRangeEnd w:id="356"/>
            <w:r w:rsidR="005C3CCB" w:rsidRPr="001605E7">
              <w:rPr>
                <w:rStyle w:val="aff7"/>
                <w:rFonts w:ascii="Trebuchet MS" w:eastAsiaTheme="minorHAnsi" w:hAnsi="Trebuchet MS"/>
              </w:rPr>
              <w:commentReference w:id="356"/>
            </w:r>
          </w:p>
        </w:tc>
        <w:tc>
          <w:tcPr>
            <w:tcW w:w="757" w:type="dxa"/>
          </w:tcPr>
          <w:p w14:paraId="49B23D53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IU</w:t>
            </w:r>
          </w:p>
        </w:tc>
        <w:tc>
          <w:tcPr>
            <w:tcW w:w="5268" w:type="dxa"/>
          </w:tcPr>
          <w:p w14:paraId="55E7698D" w14:textId="77777777" w:rsidR="00A902E9" w:rsidRPr="00E01E81" w:rsidRDefault="00A902E9" w:rsidP="00C92900">
            <w:pPr>
              <w:rPr>
                <w:rFonts w:ascii="Trebuchet MS" w:eastAsiaTheme="minorHAnsi" w:hAnsi="Trebuchet MS"/>
                <w:b/>
                <w:szCs w:val="20"/>
              </w:rPr>
            </w:pPr>
            <w:r w:rsidRPr="00E01E81">
              <w:rPr>
                <w:rFonts w:ascii="Trebuchet MS" w:eastAsiaTheme="minorHAnsi" w:hAnsi="Trebuchet MS"/>
                <w:b/>
                <w:szCs w:val="20"/>
              </w:rPr>
              <w:t xml:space="preserve">Read Bus Control </w:t>
            </w:r>
          </w:p>
          <w:p w14:paraId="4C2DDBD2" w14:textId="4496D0A8" w:rsidR="00E3391A" w:rsidRPr="00E01E81" w:rsidRDefault="00E3391A" w:rsidP="00C92900">
            <w:pPr>
              <w:rPr>
                <w:rFonts w:ascii="Trebuchet MS" w:eastAsiaTheme="minorHAnsi" w:hAnsi="Trebuchet MS"/>
                <w:b/>
                <w:szCs w:val="20"/>
              </w:rPr>
            </w:pPr>
            <w:r w:rsidRPr="00E01E81">
              <w:rPr>
                <w:rFonts w:ascii="Trebuchet MS" w:eastAsiaTheme="minorHAnsi" w:hAnsi="Trebuchet MS"/>
                <w:b/>
                <w:szCs w:val="20"/>
              </w:rPr>
              <w:t>For Parallel Bus Mode, this pin is the active LOW read strobe.</w:t>
            </w:r>
          </w:p>
          <w:p w14:paraId="6C431B6B" w14:textId="5AFB8C38" w:rsidR="00265A21" w:rsidRPr="00E01E81" w:rsidRDefault="00265A21" w:rsidP="00C92900">
            <w:pPr>
              <w:rPr>
                <w:rFonts w:ascii="Trebuchet MS" w:eastAsiaTheme="minorHAnsi" w:hAnsi="Trebuchet MS"/>
                <w:b/>
                <w:szCs w:val="20"/>
              </w:rPr>
            </w:pPr>
            <w:r w:rsidRPr="00E01E81">
              <w:rPr>
                <w:rFonts w:ascii="Trebuchet MS" w:eastAsiaTheme="minorHAnsi" w:hAnsi="Trebuchet MS"/>
                <w:b/>
                <w:szCs w:val="20"/>
              </w:rPr>
              <w:t>HOST reads W5100S Register/Memory selected by ADDR[1:0] through DAT[7:0].</w:t>
            </w:r>
          </w:p>
          <w:p w14:paraId="616303F1" w14:textId="3A9F63B2" w:rsidR="00A902E9" w:rsidRPr="00E01E81" w:rsidRDefault="00A902E9" w:rsidP="00C92900">
            <w:pPr>
              <w:rPr>
                <w:rFonts w:ascii="Trebuchet MS" w:eastAsiaTheme="minorHAnsi" w:hAnsi="Trebuchet MS"/>
                <w:b/>
                <w:szCs w:val="20"/>
              </w:rPr>
            </w:pPr>
          </w:p>
        </w:tc>
      </w:tr>
      <w:tr w:rsidR="00A902E9" w:rsidRPr="00546234" w14:paraId="237D8DD3" w14:textId="77777777" w:rsidTr="003F7401">
        <w:trPr>
          <w:jc w:val="center"/>
        </w:trPr>
        <w:tc>
          <w:tcPr>
            <w:tcW w:w="851" w:type="dxa"/>
          </w:tcPr>
          <w:p w14:paraId="0DB1E1EF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35</w:t>
            </w:r>
          </w:p>
        </w:tc>
        <w:tc>
          <w:tcPr>
            <w:tcW w:w="1109" w:type="dxa"/>
          </w:tcPr>
          <w:p w14:paraId="7C354BA3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commentRangeStart w:id="357"/>
            <w:r w:rsidRPr="00E01E81">
              <w:rPr>
                <w:rFonts w:ascii="Trebuchet MS" w:eastAsiaTheme="minorHAnsi" w:hAnsi="Trebuchet MS"/>
                <w:szCs w:val="20"/>
              </w:rPr>
              <w:t>WRn</w:t>
            </w:r>
            <w:commentRangeEnd w:id="357"/>
            <w:r w:rsidR="005C3CCB" w:rsidRPr="001605E7">
              <w:rPr>
                <w:rStyle w:val="aff7"/>
                <w:rFonts w:ascii="Trebuchet MS" w:eastAsiaTheme="minorHAnsi" w:hAnsi="Trebuchet MS"/>
              </w:rPr>
              <w:commentReference w:id="357"/>
            </w:r>
          </w:p>
        </w:tc>
        <w:tc>
          <w:tcPr>
            <w:tcW w:w="757" w:type="dxa"/>
          </w:tcPr>
          <w:p w14:paraId="23A3A6CD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IU</w:t>
            </w:r>
          </w:p>
        </w:tc>
        <w:tc>
          <w:tcPr>
            <w:tcW w:w="5268" w:type="dxa"/>
          </w:tcPr>
          <w:p w14:paraId="5842C03E" w14:textId="77777777" w:rsidR="00A902E9" w:rsidRPr="00E01E81" w:rsidRDefault="00A902E9" w:rsidP="00C92900">
            <w:pPr>
              <w:rPr>
                <w:rFonts w:ascii="Trebuchet MS" w:eastAsiaTheme="minorHAnsi" w:hAnsi="Trebuchet MS"/>
                <w:b/>
                <w:szCs w:val="20"/>
              </w:rPr>
            </w:pPr>
            <w:r w:rsidRPr="00E01E81">
              <w:rPr>
                <w:rFonts w:ascii="Trebuchet MS" w:eastAsiaTheme="minorHAnsi" w:hAnsi="Trebuchet MS"/>
                <w:b/>
                <w:szCs w:val="20"/>
              </w:rPr>
              <w:t>Write Bus Control</w:t>
            </w:r>
          </w:p>
          <w:p w14:paraId="4CC4F455" w14:textId="3ADE5099" w:rsidR="00E3391A" w:rsidRPr="00E01E81" w:rsidRDefault="00E3391A" w:rsidP="00C92900">
            <w:pPr>
              <w:rPr>
                <w:rFonts w:ascii="Trebuchet MS" w:eastAsiaTheme="minorHAnsi" w:hAnsi="Trebuchet MS"/>
                <w:b/>
                <w:szCs w:val="20"/>
              </w:rPr>
            </w:pPr>
            <w:r w:rsidRPr="00E01E81">
              <w:rPr>
                <w:rFonts w:ascii="Trebuchet MS" w:eastAsiaTheme="minorHAnsi" w:hAnsi="Trebuchet MS"/>
                <w:b/>
                <w:szCs w:val="20"/>
              </w:rPr>
              <w:t>For Parallel Bus Mode, this pin is the active LOW write strobe.</w:t>
            </w:r>
          </w:p>
          <w:p w14:paraId="24693A35" w14:textId="3408E41F" w:rsidR="00265A21" w:rsidRPr="00E01E81" w:rsidRDefault="00265A21" w:rsidP="00C92900">
            <w:pPr>
              <w:rPr>
                <w:rFonts w:ascii="Trebuchet MS" w:eastAsiaTheme="minorHAnsi" w:hAnsi="Trebuchet MS"/>
                <w:b/>
                <w:szCs w:val="20"/>
              </w:rPr>
            </w:pPr>
            <w:r w:rsidRPr="00E01E81">
              <w:rPr>
                <w:rFonts w:ascii="Trebuchet MS" w:eastAsiaTheme="minorHAnsi" w:hAnsi="Trebuchet MS"/>
                <w:b/>
                <w:szCs w:val="20"/>
              </w:rPr>
              <w:t>HOST writes W5100S Register/Memory selected by ADDR[1:0] to DAT[7:0]. DAT[7:0] are latched in W5100S according to the configuration of the Write-data-fetch-timing.</w:t>
            </w:r>
          </w:p>
          <w:p w14:paraId="6B68832F" w14:textId="7DC31A08" w:rsidR="00A902E9" w:rsidRPr="00E01E81" w:rsidRDefault="00A902E9" w:rsidP="00C92900">
            <w:pPr>
              <w:rPr>
                <w:rFonts w:ascii="Trebuchet MS" w:eastAsiaTheme="minorHAnsi" w:hAnsi="Trebuchet MS"/>
                <w:b/>
                <w:szCs w:val="20"/>
              </w:rPr>
            </w:pPr>
          </w:p>
        </w:tc>
      </w:tr>
      <w:tr w:rsidR="00A902E9" w:rsidRPr="00546234" w14:paraId="274DAA04" w14:textId="77777777" w:rsidTr="003F7401">
        <w:trPr>
          <w:jc w:val="center"/>
        </w:trPr>
        <w:tc>
          <w:tcPr>
            <w:tcW w:w="851" w:type="dxa"/>
          </w:tcPr>
          <w:p w14:paraId="22B692EC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36</w:t>
            </w:r>
          </w:p>
        </w:tc>
        <w:tc>
          <w:tcPr>
            <w:tcW w:w="1109" w:type="dxa"/>
          </w:tcPr>
          <w:p w14:paraId="512F3536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3V3D</w:t>
            </w:r>
          </w:p>
        </w:tc>
        <w:tc>
          <w:tcPr>
            <w:tcW w:w="757" w:type="dxa"/>
          </w:tcPr>
          <w:p w14:paraId="1B192B6A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P</w:t>
            </w:r>
          </w:p>
        </w:tc>
        <w:tc>
          <w:tcPr>
            <w:tcW w:w="5268" w:type="dxa"/>
          </w:tcPr>
          <w:p w14:paraId="2FA35055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b/>
                <w:szCs w:val="20"/>
              </w:rPr>
              <w:t>Digital 3.3V Power</w:t>
            </w:r>
          </w:p>
        </w:tc>
      </w:tr>
      <w:tr w:rsidR="00A902E9" w:rsidRPr="00546234" w14:paraId="72D0A093" w14:textId="77777777" w:rsidTr="003F7401">
        <w:trPr>
          <w:jc w:val="center"/>
        </w:trPr>
        <w:tc>
          <w:tcPr>
            <w:tcW w:w="851" w:type="dxa"/>
          </w:tcPr>
          <w:p w14:paraId="69802CD3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37</w:t>
            </w:r>
          </w:p>
        </w:tc>
        <w:tc>
          <w:tcPr>
            <w:tcW w:w="1109" w:type="dxa"/>
          </w:tcPr>
          <w:p w14:paraId="75447E87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DAT0</w:t>
            </w:r>
          </w:p>
        </w:tc>
        <w:tc>
          <w:tcPr>
            <w:tcW w:w="757" w:type="dxa"/>
          </w:tcPr>
          <w:p w14:paraId="5FB7061D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IOU</w:t>
            </w:r>
          </w:p>
        </w:tc>
        <w:tc>
          <w:tcPr>
            <w:tcW w:w="5268" w:type="dxa"/>
            <w:vMerge w:val="restart"/>
          </w:tcPr>
          <w:p w14:paraId="0B727728" w14:textId="77777777" w:rsidR="00A902E9" w:rsidRPr="00E01E81" w:rsidRDefault="00A902E9" w:rsidP="00C92900">
            <w:pPr>
              <w:rPr>
                <w:rFonts w:ascii="Trebuchet MS" w:eastAsiaTheme="minorHAnsi" w:hAnsi="Trebuchet MS"/>
                <w:b/>
                <w:szCs w:val="20"/>
              </w:rPr>
            </w:pPr>
            <w:r w:rsidRPr="00E01E81">
              <w:rPr>
                <w:rFonts w:ascii="Trebuchet MS" w:eastAsiaTheme="minorHAnsi" w:hAnsi="Trebuchet MS"/>
                <w:b/>
                <w:szCs w:val="20"/>
              </w:rPr>
              <w:t>8 Bits Data Bus</w:t>
            </w:r>
          </w:p>
          <w:p w14:paraId="4151ED3B" w14:textId="77777777" w:rsidR="00A902E9" w:rsidRPr="00E01E81" w:rsidRDefault="005C3CCB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Parallel Bus Mode(MOD[3:0] != 0010 and MOD[2] = 1)</w:t>
            </w:r>
            <w:r w:rsidR="00A902E9" w:rsidRPr="00546234">
              <w:rPr>
                <w:rFonts w:ascii="Trebuchet MS" w:eastAsiaTheme="minorHAnsi" w:hAnsi="Trebuchet MS" w:hint="eastAsia"/>
                <w:szCs w:val="20"/>
              </w:rPr>
              <w:t>일</w:t>
            </w:r>
            <w:r w:rsidR="00A902E9"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="00A902E9" w:rsidRPr="00546234">
              <w:rPr>
                <w:rFonts w:ascii="Trebuchet MS" w:eastAsiaTheme="minorHAnsi" w:hAnsi="Trebuchet MS" w:hint="eastAsia"/>
                <w:szCs w:val="20"/>
              </w:rPr>
              <w:t>때</w:t>
            </w:r>
            <w:r w:rsidR="00A902E9" w:rsidRPr="00E01E81">
              <w:rPr>
                <w:rFonts w:ascii="Trebuchet MS" w:eastAsiaTheme="minorHAnsi" w:hAnsi="Trebuchet MS"/>
                <w:szCs w:val="20"/>
              </w:rPr>
              <w:t>, Host</w:t>
            </w:r>
            <w:r w:rsidR="00A902E9" w:rsidRPr="00546234">
              <w:rPr>
                <w:rFonts w:ascii="Trebuchet MS" w:eastAsiaTheme="minorHAnsi" w:hAnsi="Trebuchet MS" w:hint="eastAsia"/>
                <w:szCs w:val="20"/>
              </w:rPr>
              <w:t>의</w:t>
            </w:r>
            <w:r w:rsidR="00A902E9" w:rsidRPr="00E01E81">
              <w:rPr>
                <w:rFonts w:ascii="Trebuchet MS" w:eastAsiaTheme="minorHAnsi" w:hAnsi="Trebuchet MS"/>
                <w:szCs w:val="20"/>
              </w:rPr>
              <w:t xml:space="preserve"> Data</w:t>
            </w:r>
            <w:r w:rsidR="00A902E9" w:rsidRPr="00546234">
              <w:rPr>
                <w:rFonts w:ascii="Trebuchet MS" w:eastAsiaTheme="minorHAnsi" w:hAnsi="Trebuchet MS" w:hint="eastAsia"/>
                <w:szCs w:val="20"/>
              </w:rPr>
              <w:t>를</w:t>
            </w:r>
            <w:r w:rsidR="00A902E9"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="00A902E9" w:rsidRPr="00546234">
              <w:rPr>
                <w:rFonts w:ascii="Trebuchet MS" w:eastAsiaTheme="minorHAnsi" w:hAnsi="Trebuchet MS" w:hint="eastAsia"/>
                <w:szCs w:val="20"/>
              </w:rPr>
              <w:t>입력하거나</w:t>
            </w:r>
            <w:r w:rsidR="00A902E9" w:rsidRPr="00E01E81">
              <w:rPr>
                <w:rFonts w:ascii="Trebuchet MS" w:eastAsiaTheme="minorHAnsi" w:hAnsi="Trebuchet MS"/>
                <w:szCs w:val="20"/>
              </w:rPr>
              <w:t>, W5100S</w:t>
            </w:r>
            <w:r w:rsidR="00A902E9" w:rsidRPr="00546234">
              <w:rPr>
                <w:rFonts w:ascii="Trebuchet MS" w:eastAsiaTheme="minorHAnsi" w:hAnsi="Trebuchet MS" w:hint="eastAsia"/>
                <w:szCs w:val="20"/>
              </w:rPr>
              <w:t>의</w:t>
            </w:r>
            <w:r w:rsidR="00A902E9" w:rsidRPr="00E01E81">
              <w:rPr>
                <w:rFonts w:ascii="Trebuchet MS" w:eastAsiaTheme="minorHAnsi" w:hAnsi="Trebuchet MS"/>
                <w:szCs w:val="20"/>
              </w:rPr>
              <w:t xml:space="preserve"> Data</w:t>
            </w:r>
            <w:r w:rsidR="00A902E9" w:rsidRPr="00546234">
              <w:rPr>
                <w:rFonts w:ascii="Trebuchet MS" w:eastAsiaTheme="minorHAnsi" w:hAnsi="Trebuchet MS" w:hint="eastAsia"/>
                <w:szCs w:val="20"/>
              </w:rPr>
              <w:t>를</w:t>
            </w:r>
            <w:r w:rsidR="00A902E9"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="00A902E9" w:rsidRPr="00546234">
              <w:rPr>
                <w:rFonts w:ascii="Trebuchet MS" w:eastAsiaTheme="minorHAnsi" w:hAnsi="Trebuchet MS" w:hint="eastAsia"/>
                <w:szCs w:val="20"/>
              </w:rPr>
              <w:t>출력한다</w:t>
            </w:r>
            <w:r w:rsidR="00A902E9" w:rsidRPr="00E01E81">
              <w:rPr>
                <w:rFonts w:ascii="Trebuchet MS" w:eastAsiaTheme="minorHAnsi" w:hAnsi="Trebuchet MS"/>
                <w:szCs w:val="20"/>
              </w:rPr>
              <w:t>.</w:t>
            </w:r>
          </w:p>
          <w:p w14:paraId="7F06D702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</w:p>
          <w:p w14:paraId="44735B1E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W5100S Data Output when CSn = 0 and RDn = 0</w:t>
            </w:r>
          </w:p>
          <w:p w14:paraId="187B5D40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Host Data Input when CSn = 0 and WRn = 0</w:t>
            </w:r>
          </w:p>
          <w:p w14:paraId="4FB52170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Pulled-up when CS = 1 or Host Data Input</w:t>
            </w:r>
          </w:p>
        </w:tc>
      </w:tr>
      <w:tr w:rsidR="00A902E9" w:rsidRPr="00546234" w14:paraId="080071AE" w14:textId="77777777" w:rsidTr="003F7401">
        <w:trPr>
          <w:trHeight w:val="85"/>
          <w:jc w:val="center"/>
        </w:trPr>
        <w:tc>
          <w:tcPr>
            <w:tcW w:w="851" w:type="dxa"/>
            <w:shd w:val="clear" w:color="auto" w:fill="FFFFFF" w:themeFill="background1"/>
          </w:tcPr>
          <w:p w14:paraId="48AD0DE7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38</w:t>
            </w:r>
          </w:p>
        </w:tc>
        <w:tc>
          <w:tcPr>
            <w:tcW w:w="1109" w:type="dxa"/>
            <w:shd w:val="clear" w:color="auto" w:fill="FFFFFF" w:themeFill="background1"/>
            <w:vAlign w:val="center"/>
          </w:tcPr>
          <w:p w14:paraId="31FB4357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DAT1</w:t>
            </w:r>
          </w:p>
        </w:tc>
        <w:tc>
          <w:tcPr>
            <w:tcW w:w="757" w:type="dxa"/>
            <w:shd w:val="clear" w:color="auto" w:fill="FFFFFF" w:themeFill="background1"/>
            <w:vAlign w:val="center"/>
          </w:tcPr>
          <w:p w14:paraId="0F533414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IOU</w:t>
            </w:r>
          </w:p>
        </w:tc>
        <w:tc>
          <w:tcPr>
            <w:tcW w:w="5268" w:type="dxa"/>
            <w:vMerge/>
            <w:shd w:val="clear" w:color="auto" w:fill="FFFFFF" w:themeFill="background1"/>
            <w:vAlign w:val="center"/>
          </w:tcPr>
          <w:p w14:paraId="0601A415" w14:textId="77777777" w:rsidR="00A902E9" w:rsidRPr="00E01E81" w:rsidRDefault="00A902E9" w:rsidP="00C92900">
            <w:pPr>
              <w:rPr>
                <w:rFonts w:ascii="Trebuchet MS" w:eastAsiaTheme="minorHAnsi" w:hAnsi="Trebuchet MS"/>
                <w:b/>
                <w:szCs w:val="20"/>
              </w:rPr>
            </w:pPr>
          </w:p>
        </w:tc>
      </w:tr>
      <w:tr w:rsidR="00A902E9" w:rsidRPr="00546234" w14:paraId="5998BC4B" w14:textId="77777777" w:rsidTr="003F7401">
        <w:trPr>
          <w:trHeight w:val="85"/>
          <w:jc w:val="center"/>
        </w:trPr>
        <w:tc>
          <w:tcPr>
            <w:tcW w:w="851" w:type="dxa"/>
            <w:shd w:val="clear" w:color="auto" w:fill="FFFFFF" w:themeFill="background1"/>
          </w:tcPr>
          <w:p w14:paraId="1415CE98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39</w:t>
            </w:r>
          </w:p>
        </w:tc>
        <w:tc>
          <w:tcPr>
            <w:tcW w:w="1109" w:type="dxa"/>
            <w:shd w:val="clear" w:color="auto" w:fill="FFFFFF" w:themeFill="background1"/>
            <w:vAlign w:val="center"/>
          </w:tcPr>
          <w:p w14:paraId="23A36168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DAT2</w:t>
            </w:r>
          </w:p>
        </w:tc>
        <w:tc>
          <w:tcPr>
            <w:tcW w:w="757" w:type="dxa"/>
            <w:shd w:val="clear" w:color="auto" w:fill="FFFFFF" w:themeFill="background1"/>
            <w:vAlign w:val="center"/>
          </w:tcPr>
          <w:p w14:paraId="4DDC917F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IOU</w:t>
            </w:r>
          </w:p>
        </w:tc>
        <w:tc>
          <w:tcPr>
            <w:tcW w:w="5268" w:type="dxa"/>
            <w:vMerge/>
            <w:shd w:val="clear" w:color="auto" w:fill="FFFFFF" w:themeFill="background1"/>
            <w:vAlign w:val="center"/>
          </w:tcPr>
          <w:p w14:paraId="21C69040" w14:textId="77777777" w:rsidR="00A902E9" w:rsidRPr="00E01E81" w:rsidRDefault="00A902E9" w:rsidP="00C92900">
            <w:pPr>
              <w:rPr>
                <w:rFonts w:ascii="Trebuchet MS" w:eastAsiaTheme="minorHAnsi" w:hAnsi="Trebuchet MS"/>
                <w:b/>
                <w:szCs w:val="20"/>
              </w:rPr>
            </w:pPr>
          </w:p>
        </w:tc>
      </w:tr>
      <w:tr w:rsidR="00A902E9" w:rsidRPr="00546234" w14:paraId="78A4E148" w14:textId="77777777" w:rsidTr="003F7401">
        <w:trPr>
          <w:trHeight w:val="85"/>
          <w:jc w:val="center"/>
        </w:trPr>
        <w:tc>
          <w:tcPr>
            <w:tcW w:w="851" w:type="dxa"/>
            <w:shd w:val="clear" w:color="auto" w:fill="FFFFFF" w:themeFill="background1"/>
          </w:tcPr>
          <w:p w14:paraId="537C694E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40</w:t>
            </w:r>
          </w:p>
        </w:tc>
        <w:tc>
          <w:tcPr>
            <w:tcW w:w="1109" w:type="dxa"/>
            <w:shd w:val="clear" w:color="auto" w:fill="FFFFFF" w:themeFill="background1"/>
            <w:vAlign w:val="center"/>
          </w:tcPr>
          <w:p w14:paraId="66E0A9EE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DAT3</w:t>
            </w:r>
          </w:p>
        </w:tc>
        <w:tc>
          <w:tcPr>
            <w:tcW w:w="757" w:type="dxa"/>
            <w:shd w:val="clear" w:color="auto" w:fill="FFFFFF" w:themeFill="background1"/>
            <w:vAlign w:val="center"/>
          </w:tcPr>
          <w:p w14:paraId="53E3EC12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IOU</w:t>
            </w:r>
          </w:p>
        </w:tc>
        <w:tc>
          <w:tcPr>
            <w:tcW w:w="5268" w:type="dxa"/>
            <w:vMerge/>
            <w:shd w:val="clear" w:color="auto" w:fill="FFFFFF" w:themeFill="background1"/>
            <w:vAlign w:val="center"/>
          </w:tcPr>
          <w:p w14:paraId="69E45BDB" w14:textId="77777777" w:rsidR="00A902E9" w:rsidRPr="00E01E81" w:rsidRDefault="00A902E9" w:rsidP="00C92900">
            <w:pPr>
              <w:rPr>
                <w:rFonts w:ascii="Trebuchet MS" w:eastAsiaTheme="minorHAnsi" w:hAnsi="Trebuchet MS"/>
                <w:b/>
                <w:szCs w:val="20"/>
              </w:rPr>
            </w:pPr>
          </w:p>
        </w:tc>
      </w:tr>
      <w:tr w:rsidR="00A902E9" w:rsidRPr="00546234" w14:paraId="68B16227" w14:textId="77777777" w:rsidTr="003F7401">
        <w:trPr>
          <w:trHeight w:val="85"/>
          <w:jc w:val="center"/>
        </w:trPr>
        <w:tc>
          <w:tcPr>
            <w:tcW w:w="851" w:type="dxa"/>
            <w:shd w:val="clear" w:color="auto" w:fill="FFFFFF" w:themeFill="background1"/>
          </w:tcPr>
          <w:p w14:paraId="6863899B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41</w:t>
            </w:r>
          </w:p>
        </w:tc>
        <w:tc>
          <w:tcPr>
            <w:tcW w:w="1109" w:type="dxa"/>
            <w:shd w:val="clear" w:color="auto" w:fill="FFFFFF" w:themeFill="background1"/>
            <w:vAlign w:val="center"/>
          </w:tcPr>
          <w:p w14:paraId="4DA2E24A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DAT4</w:t>
            </w:r>
          </w:p>
        </w:tc>
        <w:tc>
          <w:tcPr>
            <w:tcW w:w="757" w:type="dxa"/>
            <w:shd w:val="clear" w:color="auto" w:fill="FFFFFF" w:themeFill="background1"/>
            <w:vAlign w:val="center"/>
          </w:tcPr>
          <w:p w14:paraId="7CD008B2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IOU</w:t>
            </w:r>
          </w:p>
        </w:tc>
        <w:tc>
          <w:tcPr>
            <w:tcW w:w="5268" w:type="dxa"/>
            <w:vMerge/>
            <w:shd w:val="clear" w:color="auto" w:fill="FFFFFF" w:themeFill="background1"/>
            <w:vAlign w:val="center"/>
          </w:tcPr>
          <w:p w14:paraId="53EA905F" w14:textId="77777777" w:rsidR="00A902E9" w:rsidRPr="00E01E81" w:rsidRDefault="00A902E9" w:rsidP="00C92900">
            <w:pPr>
              <w:rPr>
                <w:rFonts w:ascii="Trebuchet MS" w:eastAsiaTheme="minorHAnsi" w:hAnsi="Trebuchet MS"/>
                <w:b/>
                <w:szCs w:val="20"/>
              </w:rPr>
            </w:pPr>
          </w:p>
        </w:tc>
      </w:tr>
      <w:tr w:rsidR="00A902E9" w:rsidRPr="00546234" w14:paraId="13D5A0EC" w14:textId="77777777" w:rsidTr="003F7401">
        <w:trPr>
          <w:trHeight w:val="85"/>
          <w:jc w:val="center"/>
        </w:trPr>
        <w:tc>
          <w:tcPr>
            <w:tcW w:w="851" w:type="dxa"/>
            <w:shd w:val="clear" w:color="auto" w:fill="FFFFFF" w:themeFill="background1"/>
          </w:tcPr>
          <w:p w14:paraId="780F639B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42</w:t>
            </w:r>
          </w:p>
        </w:tc>
        <w:tc>
          <w:tcPr>
            <w:tcW w:w="1109" w:type="dxa"/>
            <w:shd w:val="clear" w:color="auto" w:fill="FFFFFF" w:themeFill="background1"/>
            <w:vAlign w:val="center"/>
          </w:tcPr>
          <w:p w14:paraId="016D31AA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DAT5</w:t>
            </w:r>
          </w:p>
        </w:tc>
        <w:tc>
          <w:tcPr>
            <w:tcW w:w="757" w:type="dxa"/>
            <w:shd w:val="clear" w:color="auto" w:fill="FFFFFF" w:themeFill="background1"/>
            <w:vAlign w:val="center"/>
          </w:tcPr>
          <w:p w14:paraId="55170014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IOU</w:t>
            </w:r>
          </w:p>
        </w:tc>
        <w:tc>
          <w:tcPr>
            <w:tcW w:w="5268" w:type="dxa"/>
            <w:vMerge/>
            <w:shd w:val="clear" w:color="auto" w:fill="FFFFFF" w:themeFill="background1"/>
            <w:vAlign w:val="center"/>
          </w:tcPr>
          <w:p w14:paraId="6E6AD761" w14:textId="77777777" w:rsidR="00A902E9" w:rsidRPr="00E01E81" w:rsidRDefault="00A902E9" w:rsidP="00C92900">
            <w:pPr>
              <w:rPr>
                <w:rFonts w:ascii="Trebuchet MS" w:eastAsiaTheme="minorHAnsi" w:hAnsi="Trebuchet MS"/>
                <w:b/>
                <w:szCs w:val="20"/>
              </w:rPr>
            </w:pPr>
          </w:p>
        </w:tc>
      </w:tr>
      <w:tr w:rsidR="00A902E9" w:rsidRPr="00546234" w14:paraId="49EFE504" w14:textId="77777777" w:rsidTr="003F7401">
        <w:trPr>
          <w:trHeight w:val="85"/>
          <w:jc w:val="center"/>
        </w:trPr>
        <w:tc>
          <w:tcPr>
            <w:tcW w:w="851" w:type="dxa"/>
            <w:shd w:val="clear" w:color="auto" w:fill="FFFFFF" w:themeFill="background1"/>
          </w:tcPr>
          <w:p w14:paraId="058B3ACE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43</w:t>
            </w:r>
          </w:p>
        </w:tc>
        <w:tc>
          <w:tcPr>
            <w:tcW w:w="1109" w:type="dxa"/>
            <w:shd w:val="clear" w:color="auto" w:fill="FFFFFF" w:themeFill="background1"/>
          </w:tcPr>
          <w:p w14:paraId="495BA5BC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DAT6</w:t>
            </w:r>
          </w:p>
        </w:tc>
        <w:tc>
          <w:tcPr>
            <w:tcW w:w="757" w:type="dxa"/>
            <w:shd w:val="clear" w:color="auto" w:fill="FFFFFF" w:themeFill="background1"/>
            <w:vAlign w:val="center"/>
          </w:tcPr>
          <w:p w14:paraId="5BF20047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IOU</w:t>
            </w:r>
          </w:p>
        </w:tc>
        <w:tc>
          <w:tcPr>
            <w:tcW w:w="5268" w:type="dxa"/>
            <w:vMerge/>
            <w:shd w:val="clear" w:color="auto" w:fill="FFFFFF" w:themeFill="background1"/>
            <w:vAlign w:val="center"/>
          </w:tcPr>
          <w:p w14:paraId="6E017B9B" w14:textId="77777777" w:rsidR="00A902E9" w:rsidRPr="00E01E81" w:rsidRDefault="00A902E9" w:rsidP="00C92900">
            <w:pPr>
              <w:rPr>
                <w:rFonts w:ascii="Trebuchet MS" w:eastAsiaTheme="minorHAnsi" w:hAnsi="Trebuchet MS"/>
                <w:b/>
                <w:szCs w:val="20"/>
              </w:rPr>
            </w:pPr>
          </w:p>
        </w:tc>
      </w:tr>
      <w:tr w:rsidR="00A902E9" w:rsidRPr="00546234" w14:paraId="08A96037" w14:textId="77777777" w:rsidTr="003F7401">
        <w:trPr>
          <w:trHeight w:val="85"/>
          <w:jc w:val="center"/>
        </w:trPr>
        <w:tc>
          <w:tcPr>
            <w:tcW w:w="851" w:type="dxa"/>
            <w:shd w:val="clear" w:color="auto" w:fill="FFFFFF" w:themeFill="background1"/>
          </w:tcPr>
          <w:p w14:paraId="1331A019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44</w:t>
            </w:r>
          </w:p>
        </w:tc>
        <w:tc>
          <w:tcPr>
            <w:tcW w:w="1109" w:type="dxa"/>
            <w:shd w:val="clear" w:color="auto" w:fill="FFFFFF" w:themeFill="background1"/>
          </w:tcPr>
          <w:p w14:paraId="71D7AA28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DAT7</w:t>
            </w:r>
          </w:p>
        </w:tc>
        <w:tc>
          <w:tcPr>
            <w:tcW w:w="757" w:type="dxa"/>
            <w:shd w:val="clear" w:color="auto" w:fill="FFFFFF" w:themeFill="background1"/>
            <w:vAlign w:val="center"/>
          </w:tcPr>
          <w:p w14:paraId="79A7C0E1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IOU</w:t>
            </w:r>
          </w:p>
        </w:tc>
        <w:tc>
          <w:tcPr>
            <w:tcW w:w="5268" w:type="dxa"/>
            <w:vMerge/>
            <w:shd w:val="clear" w:color="auto" w:fill="FFFFFF" w:themeFill="background1"/>
            <w:vAlign w:val="center"/>
          </w:tcPr>
          <w:p w14:paraId="339F7DC9" w14:textId="77777777" w:rsidR="00A902E9" w:rsidRPr="00E01E81" w:rsidRDefault="00A902E9" w:rsidP="00C92900">
            <w:pPr>
              <w:rPr>
                <w:rFonts w:ascii="Trebuchet MS" w:eastAsiaTheme="minorHAnsi" w:hAnsi="Trebuchet MS"/>
                <w:b/>
                <w:szCs w:val="20"/>
              </w:rPr>
            </w:pPr>
          </w:p>
        </w:tc>
      </w:tr>
      <w:tr w:rsidR="00A902E9" w:rsidRPr="00546234" w14:paraId="6CC75DBB" w14:textId="77777777" w:rsidTr="003F7401">
        <w:trPr>
          <w:jc w:val="center"/>
        </w:trPr>
        <w:tc>
          <w:tcPr>
            <w:tcW w:w="851" w:type="dxa"/>
          </w:tcPr>
          <w:p w14:paraId="64DCC970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45</w:t>
            </w:r>
          </w:p>
        </w:tc>
        <w:tc>
          <w:tcPr>
            <w:tcW w:w="1109" w:type="dxa"/>
          </w:tcPr>
          <w:p w14:paraId="0528B504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1V2D</w:t>
            </w:r>
          </w:p>
        </w:tc>
        <w:tc>
          <w:tcPr>
            <w:tcW w:w="757" w:type="dxa"/>
          </w:tcPr>
          <w:p w14:paraId="05B52071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P</w:t>
            </w:r>
          </w:p>
        </w:tc>
        <w:tc>
          <w:tcPr>
            <w:tcW w:w="5268" w:type="dxa"/>
            <w:vAlign w:val="center"/>
          </w:tcPr>
          <w:p w14:paraId="10AA3531" w14:textId="77777777" w:rsidR="00A902E9" w:rsidRPr="00E01E81" w:rsidRDefault="00A902E9" w:rsidP="00C92900">
            <w:pPr>
              <w:rPr>
                <w:rFonts w:ascii="Trebuchet MS" w:eastAsiaTheme="minorHAnsi" w:hAnsi="Trebuchet MS"/>
                <w:b/>
                <w:szCs w:val="20"/>
              </w:rPr>
            </w:pPr>
            <w:r w:rsidRPr="00E01E81">
              <w:rPr>
                <w:rFonts w:ascii="Trebuchet MS" w:eastAsiaTheme="minorHAnsi" w:hAnsi="Trebuchet MS"/>
                <w:b/>
                <w:szCs w:val="20"/>
              </w:rPr>
              <w:t>Digital 1.2V Power</w:t>
            </w:r>
          </w:p>
        </w:tc>
      </w:tr>
      <w:tr w:rsidR="00A902E9" w:rsidRPr="00546234" w14:paraId="3582EC24" w14:textId="77777777" w:rsidTr="003F7401">
        <w:trPr>
          <w:trHeight w:val="77"/>
          <w:jc w:val="center"/>
        </w:trPr>
        <w:tc>
          <w:tcPr>
            <w:tcW w:w="851" w:type="dxa"/>
            <w:shd w:val="clear" w:color="auto" w:fill="auto"/>
          </w:tcPr>
          <w:p w14:paraId="3763D355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46</w:t>
            </w:r>
          </w:p>
        </w:tc>
        <w:tc>
          <w:tcPr>
            <w:tcW w:w="1109" w:type="dxa"/>
            <w:shd w:val="clear" w:color="auto" w:fill="auto"/>
            <w:vAlign w:val="center"/>
          </w:tcPr>
          <w:p w14:paraId="0BAF3C39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GND</w:t>
            </w:r>
          </w:p>
        </w:tc>
        <w:tc>
          <w:tcPr>
            <w:tcW w:w="757" w:type="dxa"/>
            <w:shd w:val="clear" w:color="auto" w:fill="auto"/>
            <w:vAlign w:val="center"/>
          </w:tcPr>
          <w:p w14:paraId="5CA6101A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P</w:t>
            </w:r>
          </w:p>
        </w:tc>
        <w:tc>
          <w:tcPr>
            <w:tcW w:w="5268" w:type="dxa"/>
            <w:shd w:val="clear" w:color="auto" w:fill="auto"/>
            <w:vAlign w:val="center"/>
          </w:tcPr>
          <w:p w14:paraId="69C49487" w14:textId="77777777" w:rsidR="00A902E9" w:rsidRPr="00E01E81" w:rsidRDefault="00A902E9" w:rsidP="00C92900">
            <w:pPr>
              <w:rPr>
                <w:rFonts w:ascii="Trebuchet MS" w:eastAsiaTheme="minorHAnsi" w:hAnsi="Trebuchet MS"/>
                <w:b/>
                <w:szCs w:val="20"/>
              </w:rPr>
            </w:pPr>
            <w:r w:rsidRPr="00E01E81">
              <w:rPr>
                <w:rFonts w:ascii="Trebuchet MS" w:eastAsiaTheme="minorHAnsi" w:hAnsi="Trebuchet MS"/>
                <w:b/>
                <w:szCs w:val="20"/>
              </w:rPr>
              <w:t>Digital Ground</w:t>
            </w:r>
          </w:p>
        </w:tc>
      </w:tr>
      <w:tr w:rsidR="00A902E9" w:rsidRPr="00546234" w14:paraId="42D03184" w14:textId="77777777" w:rsidTr="003F7401">
        <w:trPr>
          <w:trHeight w:val="77"/>
          <w:jc w:val="center"/>
        </w:trPr>
        <w:tc>
          <w:tcPr>
            <w:tcW w:w="851" w:type="dxa"/>
            <w:shd w:val="clear" w:color="auto" w:fill="auto"/>
          </w:tcPr>
          <w:p w14:paraId="7AA9E689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47</w:t>
            </w:r>
          </w:p>
        </w:tc>
        <w:tc>
          <w:tcPr>
            <w:tcW w:w="1109" w:type="dxa"/>
            <w:shd w:val="clear" w:color="auto" w:fill="auto"/>
            <w:vAlign w:val="center"/>
          </w:tcPr>
          <w:p w14:paraId="62FDFE38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commentRangeStart w:id="358"/>
            <w:r w:rsidRPr="00E01E81">
              <w:rPr>
                <w:rFonts w:ascii="Trebuchet MS" w:eastAsiaTheme="minorHAnsi" w:hAnsi="Trebuchet MS"/>
                <w:szCs w:val="20"/>
              </w:rPr>
              <w:t>INTn</w:t>
            </w:r>
            <w:commentRangeEnd w:id="358"/>
            <w:r w:rsidR="00F20BE4" w:rsidRPr="001605E7">
              <w:rPr>
                <w:rStyle w:val="aff7"/>
                <w:rFonts w:ascii="Trebuchet MS" w:eastAsiaTheme="minorHAnsi" w:hAnsi="Trebuchet MS"/>
              </w:rPr>
              <w:commentReference w:id="358"/>
            </w:r>
          </w:p>
        </w:tc>
        <w:tc>
          <w:tcPr>
            <w:tcW w:w="757" w:type="dxa"/>
            <w:shd w:val="clear" w:color="auto" w:fill="auto"/>
            <w:vAlign w:val="center"/>
          </w:tcPr>
          <w:p w14:paraId="450E8C46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OP</w:t>
            </w:r>
          </w:p>
        </w:tc>
        <w:tc>
          <w:tcPr>
            <w:tcW w:w="5268" w:type="dxa"/>
            <w:shd w:val="clear" w:color="auto" w:fill="auto"/>
            <w:vAlign w:val="center"/>
          </w:tcPr>
          <w:p w14:paraId="5A2842C7" w14:textId="77777777" w:rsidR="00A902E9" w:rsidRPr="00E01E81" w:rsidRDefault="00A902E9" w:rsidP="00C92900">
            <w:pPr>
              <w:rPr>
                <w:rFonts w:ascii="Trebuchet MS" w:eastAsiaTheme="minorHAnsi" w:hAnsi="Trebuchet MS"/>
                <w:b/>
                <w:szCs w:val="20"/>
              </w:rPr>
            </w:pPr>
            <w:r w:rsidRPr="00E01E81">
              <w:rPr>
                <w:rFonts w:ascii="Trebuchet MS" w:eastAsiaTheme="minorHAnsi" w:hAnsi="Trebuchet MS"/>
                <w:b/>
                <w:szCs w:val="20"/>
              </w:rPr>
              <w:t>Interrupt</w:t>
            </w:r>
          </w:p>
          <w:p w14:paraId="5596B4F8" w14:textId="5E17D1DF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W5100S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의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Ethernet packet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통신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처리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(IP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충돌감지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, WOL magic packet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수신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,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각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통신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="00053E69" w:rsidRPr="00E01E81">
              <w:rPr>
                <w:rFonts w:ascii="Trebuchet MS" w:eastAsiaTheme="minorHAnsi" w:hAnsi="Trebuchet MS"/>
                <w:szCs w:val="20"/>
              </w:rPr>
              <w:t>SOCKET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별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데이터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송수신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등</w:t>
            </w:r>
            <w:r w:rsidRPr="00E01E81">
              <w:rPr>
                <w:rFonts w:ascii="Trebuchet MS" w:eastAsiaTheme="minorHAnsi" w:hAnsi="Trebuchet MS"/>
                <w:szCs w:val="20"/>
              </w:rPr>
              <w:t>)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를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위한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Event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가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발생할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경우</w:t>
            </w:r>
            <w:r w:rsidRPr="00E01E81">
              <w:rPr>
                <w:rFonts w:ascii="Trebuchet MS" w:eastAsiaTheme="minorHAnsi" w:hAnsi="Trebuchet MS"/>
                <w:szCs w:val="20"/>
              </w:rPr>
              <w:t>, Host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에게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알려준다</w:t>
            </w:r>
            <w:r w:rsidRPr="00E01E81">
              <w:rPr>
                <w:rFonts w:ascii="Trebuchet MS" w:eastAsiaTheme="minorHAnsi" w:hAnsi="Trebuchet MS"/>
                <w:szCs w:val="20"/>
              </w:rPr>
              <w:t>.</w:t>
            </w:r>
          </w:p>
          <w:p w14:paraId="6A13641A" w14:textId="77777777" w:rsidR="001C3B64" w:rsidRPr="00E01E81" w:rsidRDefault="001C3B64" w:rsidP="00C92900">
            <w:pPr>
              <w:rPr>
                <w:rFonts w:ascii="Trebuchet MS" w:eastAsiaTheme="minorHAnsi" w:hAnsi="Trebuchet MS"/>
                <w:szCs w:val="20"/>
              </w:rPr>
            </w:pPr>
          </w:p>
          <w:p w14:paraId="2997FDEC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Low : Interrupt Occurred</w:t>
            </w:r>
          </w:p>
          <w:p w14:paraId="57835580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High : No Interrupt</w:t>
            </w:r>
          </w:p>
          <w:p w14:paraId="6473FB9F" w14:textId="77777777" w:rsidR="001C3B64" w:rsidRPr="00E01E81" w:rsidRDefault="001C3B64" w:rsidP="00C92900">
            <w:pPr>
              <w:rPr>
                <w:rFonts w:ascii="Trebuchet MS" w:eastAsiaTheme="minorHAnsi" w:hAnsi="Trebuchet MS"/>
                <w:szCs w:val="20"/>
              </w:rPr>
            </w:pPr>
          </w:p>
          <w:p w14:paraId="46F51269" w14:textId="1161A569" w:rsidR="001C3B64" w:rsidRPr="00E01E81" w:rsidRDefault="001C3B64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MR2(Mode Register 2)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의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IEN(Interrupt pin Enable), IMR(Interrupt Mask Register), IMR2(Interrupt Mask Register 2), SLIMR(SOCKET-less Interrupt Mask Register) </w:t>
            </w:r>
            <w:commentRangeStart w:id="359"/>
            <w:r w:rsidRPr="00546234">
              <w:rPr>
                <w:rFonts w:ascii="Trebuchet MS" w:eastAsiaTheme="minorHAnsi" w:hAnsi="Trebuchet MS" w:hint="eastAsia"/>
                <w:szCs w:val="20"/>
              </w:rPr>
              <w:t>참조</w:t>
            </w:r>
            <w:commentRangeEnd w:id="359"/>
            <w:r w:rsidR="008C14F1">
              <w:rPr>
                <w:rStyle w:val="aff7"/>
              </w:rPr>
              <w:commentReference w:id="359"/>
            </w:r>
            <w:r w:rsidRPr="00E01E81">
              <w:rPr>
                <w:rFonts w:ascii="Trebuchet MS" w:eastAsiaTheme="minorHAnsi" w:hAnsi="Trebuchet MS"/>
                <w:szCs w:val="20"/>
              </w:rPr>
              <w:t>.</w:t>
            </w:r>
          </w:p>
        </w:tc>
      </w:tr>
      <w:tr w:rsidR="00A902E9" w:rsidRPr="00546234" w14:paraId="2719517D" w14:textId="77777777" w:rsidTr="003F7401">
        <w:trPr>
          <w:jc w:val="center"/>
        </w:trPr>
        <w:tc>
          <w:tcPr>
            <w:tcW w:w="851" w:type="dxa"/>
          </w:tcPr>
          <w:p w14:paraId="480879F5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48</w:t>
            </w:r>
          </w:p>
        </w:tc>
        <w:tc>
          <w:tcPr>
            <w:tcW w:w="1109" w:type="dxa"/>
          </w:tcPr>
          <w:p w14:paraId="083B8027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RSTn</w:t>
            </w:r>
          </w:p>
        </w:tc>
        <w:tc>
          <w:tcPr>
            <w:tcW w:w="757" w:type="dxa"/>
          </w:tcPr>
          <w:p w14:paraId="6DB00AF8" w14:textId="77777777" w:rsidR="00A902E9" w:rsidRPr="00E01E81" w:rsidRDefault="00A902E9" w:rsidP="00C92900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IP</w:t>
            </w:r>
          </w:p>
        </w:tc>
        <w:tc>
          <w:tcPr>
            <w:tcW w:w="5268" w:type="dxa"/>
          </w:tcPr>
          <w:p w14:paraId="15A1ABC8" w14:textId="77777777" w:rsidR="00A902E9" w:rsidRPr="00E01E81" w:rsidRDefault="00A902E9" w:rsidP="00C92900">
            <w:pPr>
              <w:rPr>
                <w:rFonts w:ascii="Trebuchet MS" w:eastAsiaTheme="minorHAnsi" w:hAnsi="Trebuchet MS"/>
                <w:b/>
                <w:szCs w:val="20"/>
              </w:rPr>
            </w:pPr>
            <w:r w:rsidRPr="00E01E81">
              <w:rPr>
                <w:rFonts w:ascii="Trebuchet MS" w:eastAsiaTheme="minorHAnsi" w:hAnsi="Trebuchet MS"/>
                <w:b/>
                <w:szCs w:val="20"/>
              </w:rPr>
              <w:t>Reset</w:t>
            </w:r>
          </w:p>
          <w:p w14:paraId="7647C97B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W5100S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을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초기화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시킨다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. RSTn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신호는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반드시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500ns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이상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Low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를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유지해야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한다</w:t>
            </w:r>
            <w:r w:rsidRPr="00E01E81">
              <w:rPr>
                <w:rFonts w:ascii="Trebuchet MS" w:eastAsiaTheme="minorHAnsi" w:hAnsi="Trebuchet MS"/>
                <w:szCs w:val="20"/>
              </w:rPr>
              <w:t>. W5100S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는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RSTn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신호가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인가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된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후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60.2ms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이후에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완전히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초기화가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된다</w:t>
            </w:r>
            <w:r w:rsidRPr="00E01E81">
              <w:rPr>
                <w:rFonts w:ascii="Trebuchet MS" w:eastAsiaTheme="minorHAnsi" w:hAnsi="Trebuchet MS"/>
                <w:szCs w:val="20"/>
              </w:rPr>
              <w:t>.</w:t>
            </w:r>
          </w:p>
          <w:p w14:paraId="3B096BDF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</w:p>
          <w:p w14:paraId="737C0AF9" w14:textId="77777777" w:rsidR="00A902E9" w:rsidRPr="00E01E81" w:rsidRDefault="00A902E9" w:rsidP="00C92900">
            <w:pPr>
              <w:rPr>
                <w:rFonts w:ascii="Trebuchet MS" w:eastAsiaTheme="minorHAnsi" w:hAnsi="Trebuchet MS"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Low : W5100S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를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초기화시킨다</w:t>
            </w:r>
            <w:r w:rsidRPr="00E01E81">
              <w:rPr>
                <w:rFonts w:ascii="Trebuchet MS" w:eastAsiaTheme="minorHAnsi" w:hAnsi="Trebuchet MS"/>
                <w:szCs w:val="20"/>
              </w:rPr>
              <w:t>.</w:t>
            </w:r>
          </w:p>
          <w:p w14:paraId="78BDDECD" w14:textId="77777777" w:rsidR="00A902E9" w:rsidRPr="00E01E81" w:rsidRDefault="00A902E9" w:rsidP="00C92900">
            <w:pPr>
              <w:rPr>
                <w:rFonts w:ascii="Trebuchet MS" w:eastAsiaTheme="minorHAnsi" w:hAnsi="Trebuchet MS"/>
                <w:b/>
                <w:szCs w:val="20"/>
              </w:rPr>
            </w:pPr>
            <w:r w:rsidRPr="00E01E81">
              <w:rPr>
                <w:rFonts w:ascii="Trebuchet MS" w:eastAsiaTheme="minorHAnsi" w:hAnsi="Trebuchet MS"/>
                <w:szCs w:val="20"/>
              </w:rPr>
              <w:t>High : W5100S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를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정상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동작</w:t>
            </w:r>
            <w:r w:rsidRPr="00E01E81">
              <w:rPr>
                <w:rFonts w:ascii="Trebuchet MS" w:eastAsiaTheme="minorHAnsi" w:hAnsi="Trebuchet MS"/>
                <w:szCs w:val="20"/>
              </w:rPr>
              <w:t xml:space="preserve"> </w:t>
            </w:r>
            <w:r w:rsidRPr="00546234">
              <w:rPr>
                <w:rFonts w:ascii="Trebuchet MS" w:eastAsiaTheme="minorHAnsi" w:hAnsi="Trebuchet MS" w:hint="eastAsia"/>
                <w:szCs w:val="20"/>
              </w:rPr>
              <w:t>시킨다</w:t>
            </w:r>
            <w:r w:rsidRPr="00E01E81">
              <w:rPr>
                <w:rFonts w:ascii="Trebuchet MS" w:eastAsiaTheme="minorHAnsi" w:hAnsi="Trebuchet MS"/>
                <w:szCs w:val="20"/>
              </w:rPr>
              <w:t>.</w:t>
            </w:r>
          </w:p>
        </w:tc>
      </w:tr>
    </w:tbl>
    <w:p w14:paraId="1157FB5C" w14:textId="77777777" w:rsidR="00A902E9" w:rsidRPr="001605E7" w:rsidRDefault="00A902E9" w:rsidP="00A902E9">
      <w:pPr>
        <w:rPr>
          <w:rFonts w:ascii="Trebuchet MS" w:eastAsiaTheme="minorHAnsi" w:hAnsi="Trebuchet MS" w:cs="굴림"/>
        </w:rPr>
      </w:pPr>
    </w:p>
    <w:p w14:paraId="7752AED1" w14:textId="77777777" w:rsidR="006D1284" w:rsidRPr="001605E7" w:rsidRDefault="00A902E9" w:rsidP="00E602D7">
      <w:pPr>
        <w:rPr>
          <w:rFonts w:ascii="Trebuchet MS" w:eastAsiaTheme="minorHAnsi" w:hAnsi="Trebuchet MS" w:cs="굴림"/>
        </w:rPr>
      </w:pPr>
      <w:r w:rsidRPr="001605E7">
        <w:rPr>
          <w:rFonts w:ascii="Trebuchet MS" w:eastAsiaTheme="minorHAnsi" w:hAnsi="Trebuchet MS" w:cs="굴림"/>
        </w:rPr>
        <w:br w:type="page"/>
      </w:r>
    </w:p>
    <w:p w14:paraId="3A09832F" w14:textId="77777777" w:rsidR="003D2726" w:rsidRPr="001605E7" w:rsidRDefault="003D2726" w:rsidP="00E21DFF">
      <w:pPr>
        <w:pStyle w:val="1"/>
        <w:rPr>
          <w:rFonts w:eastAsiaTheme="minorHAnsi"/>
        </w:rPr>
      </w:pPr>
      <w:bookmarkStart w:id="360" w:name="_Toc483830017"/>
      <w:r w:rsidRPr="001605E7">
        <w:rPr>
          <w:rFonts w:eastAsiaTheme="minorHAnsi"/>
        </w:rPr>
        <w:t>Memory Map</w:t>
      </w:r>
      <w:bookmarkEnd w:id="360"/>
    </w:p>
    <w:p w14:paraId="19FA7446" w14:textId="30131E8A" w:rsidR="003D2726" w:rsidRPr="001605E7" w:rsidRDefault="004409CB" w:rsidP="00155A42">
      <w:pPr>
        <w:pStyle w:val="11"/>
        <w:rPr>
          <w:rFonts w:eastAsiaTheme="minorHAnsi"/>
        </w:rPr>
      </w:pPr>
      <w:commentRangeStart w:id="361"/>
      <w:r w:rsidRPr="001605E7">
        <w:rPr>
          <w:rFonts w:eastAsiaTheme="minorHAnsi"/>
        </w:rPr>
        <w:t>W5100S</w:t>
      </w:r>
      <w:r w:rsidRPr="001605E7">
        <w:rPr>
          <w:rFonts w:eastAsiaTheme="minorHAnsi" w:hint="eastAsia"/>
        </w:rPr>
        <w:t>는</w:t>
      </w:r>
      <w:r w:rsidRPr="001605E7">
        <w:rPr>
          <w:rFonts w:eastAsiaTheme="minorHAnsi"/>
        </w:rPr>
        <w:t xml:space="preserve"> </w:t>
      </w:r>
      <w:r w:rsidR="00AF248E" w:rsidRPr="001605E7">
        <w:rPr>
          <w:rFonts w:eastAsiaTheme="minorHAnsi"/>
        </w:rPr>
        <w:t>W5100</w:t>
      </w:r>
      <w:r w:rsidR="00AF248E" w:rsidRPr="001605E7">
        <w:rPr>
          <w:rFonts w:eastAsiaTheme="minorHAnsi" w:hint="eastAsia"/>
        </w:rPr>
        <w:t>에서</w:t>
      </w:r>
      <w:r w:rsidR="00AF248E" w:rsidRPr="001605E7">
        <w:rPr>
          <w:rFonts w:eastAsiaTheme="minorHAnsi"/>
        </w:rPr>
        <w:t xml:space="preserve"> </w:t>
      </w:r>
      <w:r w:rsidR="00AF248E" w:rsidRPr="001605E7">
        <w:rPr>
          <w:rFonts w:eastAsiaTheme="minorHAnsi" w:hint="eastAsia"/>
        </w:rPr>
        <w:t>사용된</w:t>
      </w:r>
      <w:r w:rsidR="00AF248E" w:rsidRPr="001605E7">
        <w:rPr>
          <w:rFonts w:eastAsiaTheme="minorHAnsi"/>
        </w:rPr>
        <w:t xml:space="preserve"> Common Register</w:t>
      </w:r>
      <w:r w:rsidR="00AF248E" w:rsidRPr="001605E7">
        <w:rPr>
          <w:rFonts w:eastAsiaTheme="minorHAnsi" w:hint="eastAsia"/>
        </w:rPr>
        <w:t>를</w:t>
      </w:r>
      <w:r w:rsidR="00AF248E" w:rsidRPr="001605E7">
        <w:rPr>
          <w:rFonts w:eastAsiaTheme="minorHAnsi"/>
        </w:rPr>
        <w:t xml:space="preserve"> </w:t>
      </w:r>
      <w:r w:rsidR="00AF248E" w:rsidRPr="001605E7">
        <w:rPr>
          <w:rFonts w:eastAsiaTheme="minorHAnsi" w:hint="eastAsia"/>
        </w:rPr>
        <w:t>포함한</w:t>
      </w:r>
      <w:r w:rsidR="00AF248E" w:rsidRPr="001605E7">
        <w:rPr>
          <w:rFonts w:eastAsiaTheme="minorHAnsi"/>
        </w:rPr>
        <w:t xml:space="preserve"> </w:t>
      </w:r>
      <w:r w:rsidRPr="001605E7">
        <w:rPr>
          <w:rFonts w:eastAsiaTheme="minorHAnsi"/>
        </w:rPr>
        <w:t>Comm</w:t>
      </w:r>
      <w:r w:rsidR="00AF248E" w:rsidRPr="001605E7">
        <w:rPr>
          <w:rFonts w:eastAsiaTheme="minorHAnsi"/>
        </w:rPr>
        <w:t xml:space="preserve">on Register Block </w:t>
      </w:r>
      <w:r w:rsidR="00AF248E" w:rsidRPr="001605E7">
        <w:rPr>
          <w:rFonts w:eastAsiaTheme="minorHAnsi" w:hint="eastAsia"/>
        </w:rPr>
        <w:t>과</w:t>
      </w:r>
      <w:r w:rsidR="00AF248E" w:rsidRPr="001605E7">
        <w:rPr>
          <w:rFonts w:eastAsiaTheme="minorHAnsi"/>
        </w:rPr>
        <w:t xml:space="preserve"> </w:t>
      </w:r>
      <w:r w:rsidR="00053E69" w:rsidRPr="001605E7">
        <w:rPr>
          <w:rFonts w:eastAsiaTheme="minorHAnsi"/>
        </w:rPr>
        <w:t>SOCKET</w:t>
      </w:r>
      <w:r w:rsidRPr="001605E7">
        <w:rPr>
          <w:rFonts w:eastAsiaTheme="minorHAnsi"/>
        </w:rPr>
        <w:t xml:space="preserve"> Register Block, TX, RX Memory Block</w:t>
      </w:r>
      <w:r w:rsidRPr="001605E7">
        <w:rPr>
          <w:rFonts w:eastAsiaTheme="minorHAnsi" w:hint="eastAsia"/>
        </w:rPr>
        <w:t>들을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갖고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있다</w:t>
      </w:r>
      <w:r w:rsidRPr="001605E7">
        <w:rPr>
          <w:rFonts w:eastAsiaTheme="minorHAnsi"/>
        </w:rPr>
        <w:t xml:space="preserve">. </w:t>
      </w:r>
      <w:r w:rsidRPr="001605E7">
        <w:rPr>
          <w:rFonts w:eastAsiaTheme="minorHAnsi" w:hint="eastAsia"/>
        </w:rPr>
        <w:t>각</w:t>
      </w:r>
      <w:r w:rsidRPr="001605E7">
        <w:rPr>
          <w:rFonts w:eastAsiaTheme="minorHAnsi"/>
        </w:rPr>
        <w:t xml:space="preserve"> Block</w:t>
      </w:r>
      <w:r w:rsidRPr="001605E7">
        <w:rPr>
          <w:rFonts w:eastAsiaTheme="minorHAnsi" w:hint="eastAsia"/>
        </w:rPr>
        <w:t>들은</w:t>
      </w:r>
      <w:r w:rsidRPr="001605E7">
        <w:rPr>
          <w:rFonts w:eastAsiaTheme="minorHAnsi"/>
        </w:rPr>
        <w:t xml:space="preserve"> </w:t>
      </w:r>
      <w:r w:rsidR="00CD74FD" w:rsidRPr="001605E7">
        <w:rPr>
          <w:rFonts w:eastAsiaTheme="minorHAnsi"/>
        </w:rPr>
        <w:t>Host</w:t>
      </w:r>
      <w:r w:rsidRPr="001605E7">
        <w:rPr>
          <w:rFonts w:eastAsiaTheme="minorHAnsi"/>
        </w:rPr>
        <w:t xml:space="preserve"> Interface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통해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선택된다</w:t>
      </w:r>
      <w:r w:rsidRPr="001605E7">
        <w:rPr>
          <w:rFonts w:eastAsiaTheme="minorHAnsi"/>
        </w:rPr>
        <w:t>.</w:t>
      </w:r>
    </w:p>
    <w:p w14:paraId="384B5EDF" w14:textId="77777777" w:rsidR="004409CB" w:rsidRPr="001605E7" w:rsidRDefault="009559D4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0</w:t>
      </w:r>
      <w:r w:rsidR="008B412C" w:rsidRPr="001605E7">
        <w:rPr>
          <w:rFonts w:eastAsiaTheme="minorHAnsi"/>
        </w:rPr>
        <w:t>x0000~0x002F</w:t>
      </w:r>
      <w:r w:rsidRPr="001605E7">
        <w:rPr>
          <w:rFonts w:eastAsiaTheme="minorHAnsi"/>
        </w:rPr>
        <w:t xml:space="preserve"> Register </w:t>
      </w:r>
      <w:r w:rsidRPr="001605E7">
        <w:rPr>
          <w:rFonts w:eastAsiaTheme="minorHAnsi" w:hint="eastAsia"/>
        </w:rPr>
        <w:t>는</w:t>
      </w:r>
      <w:r w:rsidRPr="001605E7">
        <w:rPr>
          <w:rFonts w:eastAsiaTheme="minorHAnsi"/>
        </w:rPr>
        <w:t xml:space="preserve"> W5100</w:t>
      </w:r>
      <w:r w:rsidRPr="001605E7">
        <w:rPr>
          <w:rFonts w:eastAsiaTheme="minorHAnsi" w:hint="eastAsia"/>
        </w:rPr>
        <w:t>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동일한</w:t>
      </w:r>
      <w:r w:rsidRPr="001605E7">
        <w:rPr>
          <w:rFonts w:eastAsiaTheme="minorHAnsi"/>
        </w:rPr>
        <w:t xml:space="preserve"> Common Register Block</w:t>
      </w:r>
      <w:r w:rsidRPr="001605E7">
        <w:rPr>
          <w:rFonts w:eastAsiaTheme="minorHAnsi" w:hint="eastAsia"/>
        </w:rPr>
        <w:t>이고</w:t>
      </w:r>
      <w:r w:rsidRPr="001605E7">
        <w:rPr>
          <w:rFonts w:eastAsiaTheme="minorHAnsi"/>
        </w:rPr>
        <w:t xml:space="preserve"> 0x0030~0x008</w:t>
      </w:r>
      <w:r w:rsidR="008B412C" w:rsidRPr="001605E7">
        <w:rPr>
          <w:rFonts w:eastAsiaTheme="minorHAnsi"/>
        </w:rPr>
        <w:t>8</w:t>
      </w:r>
      <w:r w:rsidRPr="001605E7">
        <w:rPr>
          <w:rFonts w:eastAsiaTheme="minorHAnsi"/>
        </w:rPr>
        <w:t xml:space="preserve">  Register</w:t>
      </w:r>
      <w:r w:rsidRPr="001605E7">
        <w:rPr>
          <w:rFonts w:eastAsiaTheme="minorHAnsi" w:hint="eastAsia"/>
        </w:rPr>
        <w:t>는</w:t>
      </w:r>
      <w:r w:rsidRPr="001605E7">
        <w:rPr>
          <w:rFonts w:eastAsiaTheme="minorHAnsi"/>
        </w:rPr>
        <w:t xml:space="preserve"> W5100S</w:t>
      </w:r>
      <w:r w:rsidRPr="001605E7">
        <w:rPr>
          <w:rFonts w:eastAsiaTheme="minorHAnsi" w:hint="eastAsia"/>
        </w:rPr>
        <w:t>에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새롭게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추가된</w:t>
      </w:r>
      <w:r w:rsidRPr="001605E7">
        <w:rPr>
          <w:rFonts w:eastAsiaTheme="minorHAnsi"/>
        </w:rPr>
        <w:t xml:space="preserve"> Common Register Block</w:t>
      </w:r>
      <w:r w:rsidRPr="001605E7">
        <w:rPr>
          <w:rFonts w:eastAsiaTheme="minorHAnsi" w:hint="eastAsia"/>
        </w:rPr>
        <w:t>이다</w:t>
      </w:r>
      <w:r w:rsidRPr="001605E7">
        <w:rPr>
          <w:rFonts w:eastAsiaTheme="minorHAnsi"/>
        </w:rPr>
        <w:t>.</w:t>
      </w:r>
      <w:commentRangeEnd w:id="361"/>
      <w:r w:rsidR="00E602D7" w:rsidRPr="001605E7">
        <w:rPr>
          <w:rStyle w:val="aff7"/>
          <w:rFonts w:eastAsiaTheme="minorHAnsi" w:cs="Times New Roman"/>
        </w:rPr>
        <w:commentReference w:id="361"/>
      </w:r>
    </w:p>
    <w:p w14:paraId="3E8368C1" w14:textId="77777777" w:rsidR="009C6568" w:rsidRPr="001605E7" w:rsidRDefault="009C6568" w:rsidP="00155A42">
      <w:pPr>
        <w:pStyle w:val="11"/>
        <w:rPr>
          <w:rFonts w:eastAsiaTheme="minorHAnsi"/>
        </w:rPr>
      </w:pPr>
    </w:p>
    <w:p w14:paraId="5256827D" w14:textId="77777777" w:rsidR="004409CB" w:rsidRPr="001605E7" w:rsidRDefault="00C908FD" w:rsidP="00155A42">
      <w:pPr>
        <w:pStyle w:val="11"/>
        <w:rPr>
          <w:rFonts w:eastAsiaTheme="minorHAnsi"/>
        </w:rPr>
      </w:pPr>
      <w:r w:rsidRPr="001605E7">
        <w:rPr>
          <w:rFonts w:eastAsiaTheme="minorHAnsi"/>
          <w:noProof/>
        </w:rPr>
        <w:drawing>
          <wp:inline distT="0" distB="0" distL="0" distR="0" wp14:anchorId="2CB57170" wp14:editId="0788824F">
            <wp:extent cx="2575078" cy="5875598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emory map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078" cy="587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CF19" w14:textId="075C3A1B" w:rsidR="00C908FD" w:rsidRPr="001605E7" w:rsidRDefault="004409CB" w:rsidP="00DD1B9C">
      <w:pPr>
        <w:pStyle w:val="a8"/>
        <w:rPr>
          <w:rFonts w:eastAsiaTheme="minorHAnsi"/>
        </w:rPr>
      </w:pPr>
      <w:bookmarkStart w:id="362" w:name="_Ref477937241"/>
      <w:bookmarkStart w:id="363" w:name="_Toc483830142"/>
      <w:bookmarkStart w:id="364" w:name="_Ref491976317"/>
      <w:bookmarkStart w:id="365" w:name="_Ref492019537"/>
      <w:r w:rsidRPr="001605E7">
        <w:rPr>
          <w:rFonts w:eastAsiaTheme="minorHAnsi"/>
        </w:rPr>
        <w:t xml:space="preserve">Figure </w:t>
      </w:r>
      <w:r w:rsidR="00756EBE" w:rsidRPr="001605E7">
        <w:rPr>
          <w:rFonts w:eastAsiaTheme="minorHAnsi"/>
        </w:rPr>
        <w:fldChar w:fldCharType="begin"/>
      </w:r>
      <w:r w:rsidR="00756EBE" w:rsidRPr="001605E7">
        <w:rPr>
          <w:rFonts w:eastAsiaTheme="minorHAnsi"/>
        </w:rPr>
        <w:instrText xml:space="preserve"> SEQ Figure \* ARABIC </w:instrText>
      </w:r>
      <w:r w:rsidR="00756EBE" w:rsidRPr="001605E7">
        <w:rPr>
          <w:rFonts w:eastAsiaTheme="minorHAnsi"/>
        </w:rPr>
        <w:fldChar w:fldCharType="separate"/>
      </w:r>
      <w:r w:rsidR="008B75BF">
        <w:rPr>
          <w:rFonts w:eastAsiaTheme="minorHAnsi"/>
          <w:noProof/>
        </w:rPr>
        <w:t>2</w:t>
      </w:r>
      <w:r w:rsidR="00756EBE" w:rsidRPr="001605E7">
        <w:rPr>
          <w:rFonts w:eastAsiaTheme="minorHAnsi"/>
          <w:noProof/>
        </w:rPr>
        <w:fldChar w:fldCharType="end"/>
      </w:r>
      <w:bookmarkEnd w:id="362"/>
      <w:r w:rsidRPr="001605E7">
        <w:rPr>
          <w:rFonts w:eastAsiaTheme="minorHAnsi"/>
        </w:rPr>
        <w:t xml:space="preserve"> Memory Map</w:t>
      </w:r>
      <w:bookmarkEnd w:id="363"/>
      <w:bookmarkEnd w:id="364"/>
      <w:bookmarkEnd w:id="365"/>
    </w:p>
    <w:p w14:paraId="278DDC2F" w14:textId="0583D652" w:rsidR="00A75947" w:rsidRPr="001605E7" w:rsidRDefault="00367849" w:rsidP="00155A42">
      <w:pPr>
        <w:pStyle w:val="11"/>
        <w:rPr>
          <w:rFonts w:eastAsiaTheme="minorHAnsi"/>
        </w:rPr>
      </w:pPr>
      <w:r>
        <w:rPr>
          <w:rFonts w:eastAsiaTheme="minorHAnsi"/>
        </w:rPr>
        <w:fldChar w:fldCharType="begin"/>
      </w:r>
      <w:r>
        <w:rPr>
          <w:rFonts w:eastAsiaTheme="minorHAnsi"/>
        </w:rPr>
        <w:instrText xml:space="preserve"> REF _Ref477937241 \h </w:instrText>
      </w:r>
      <w:r>
        <w:rPr>
          <w:rFonts w:eastAsiaTheme="minorHAnsi"/>
        </w:rPr>
      </w:r>
      <w:r>
        <w:rPr>
          <w:rFonts w:eastAsiaTheme="minorHAnsi"/>
        </w:rPr>
        <w:fldChar w:fldCharType="separate"/>
      </w:r>
      <w:r w:rsidRPr="001605E7">
        <w:rPr>
          <w:rFonts w:eastAsiaTheme="minorHAnsi"/>
        </w:rPr>
        <w:t xml:space="preserve">Figure </w:t>
      </w:r>
      <w:r w:rsidRPr="001605E7">
        <w:rPr>
          <w:rFonts w:eastAsiaTheme="minorHAnsi"/>
          <w:noProof/>
        </w:rPr>
        <w:t>2</w:t>
      </w:r>
      <w:r>
        <w:rPr>
          <w:rFonts w:eastAsiaTheme="minorHAnsi"/>
        </w:rPr>
        <w:fldChar w:fldCharType="end"/>
      </w:r>
      <w:r w:rsidR="00A75947" w:rsidRPr="001605E7">
        <w:rPr>
          <w:rFonts w:eastAsiaTheme="minorHAnsi" w:hint="eastAsia"/>
        </w:rPr>
        <w:t>는</w:t>
      </w:r>
      <w:r w:rsidR="00A75947" w:rsidRPr="001605E7">
        <w:rPr>
          <w:rFonts w:eastAsiaTheme="minorHAnsi"/>
        </w:rPr>
        <w:t xml:space="preserve"> Common &amp; </w:t>
      </w:r>
      <w:r w:rsidR="00053E69" w:rsidRPr="001605E7">
        <w:rPr>
          <w:rFonts w:eastAsiaTheme="minorHAnsi"/>
        </w:rPr>
        <w:t>SOCKET</w:t>
      </w:r>
      <w:r w:rsidR="00A75947" w:rsidRPr="001605E7">
        <w:rPr>
          <w:rFonts w:eastAsiaTheme="minorHAnsi"/>
        </w:rPr>
        <w:t xml:space="preserve"> Register Block</w:t>
      </w:r>
      <w:r w:rsidR="00A75947" w:rsidRPr="001605E7">
        <w:rPr>
          <w:rFonts w:eastAsiaTheme="minorHAnsi" w:hint="eastAsia"/>
        </w:rPr>
        <w:t>과</w:t>
      </w:r>
      <w:r w:rsidR="00A75947" w:rsidRPr="001605E7">
        <w:rPr>
          <w:rFonts w:eastAsiaTheme="minorHAnsi"/>
        </w:rPr>
        <w:t xml:space="preserve"> </w:t>
      </w:r>
      <w:r w:rsidR="00053E69" w:rsidRPr="001605E7">
        <w:rPr>
          <w:rFonts w:eastAsiaTheme="minorHAnsi"/>
        </w:rPr>
        <w:t>SOCKET</w:t>
      </w:r>
      <w:r w:rsidR="00A75947" w:rsidRPr="001605E7">
        <w:rPr>
          <w:rFonts w:eastAsiaTheme="minorHAnsi"/>
        </w:rPr>
        <w:t xml:space="preserve"> TX/RX Memory Block</w:t>
      </w:r>
      <w:r w:rsidR="00A75947" w:rsidRPr="001605E7">
        <w:rPr>
          <w:rFonts w:eastAsiaTheme="minorHAnsi" w:hint="eastAsia"/>
        </w:rPr>
        <w:t>들의</w:t>
      </w:r>
      <w:r w:rsidR="00A75947" w:rsidRPr="001605E7">
        <w:rPr>
          <w:rFonts w:eastAsiaTheme="minorHAnsi"/>
        </w:rPr>
        <w:t xml:space="preserve"> </w:t>
      </w:r>
      <w:r w:rsidR="00A75947" w:rsidRPr="001605E7">
        <w:rPr>
          <w:rFonts w:eastAsiaTheme="minorHAnsi" w:hint="eastAsia"/>
        </w:rPr>
        <w:t>사용</w:t>
      </w:r>
      <w:r w:rsidR="00A75947" w:rsidRPr="001605E7">
        <w:rPr>
          <w:rFonts w:eastAsiaTheme="minorHAnsi"/>
        </w:rPr>
        <w:t xml:space="preserve"> </w:t>
      </w:r>
      <w:r w:rsidR="00A75947" w:rsidRPr="001605E7">
        <w:rPr>
          <w:rFonts w:eastAsiaTheme="minorHAnsi" w:hint="eastAsia"/>
        </w:rPr>
        <w:t>가능한</w:t>
      </w:r>
      <w:r w:rsidR="00A75947" w:rsidRPr="001605E7">
        <w:rPr>
          <w:rFonts w:eastAsiaTheme="minorHAnsi"/>
        </w:rPr>
        <w:t xml:space="preserve"> Offset Address </w:t>
      </w:r>
      <w:r w:rsidR="00A75947" w:rsidRPr="001605E7">
        <w:rPr>
          <w:rFonts w:eastAsiaTheme="minorHAnsi" w:hint="eastAsia"/>
        </w:rPr>
        <w:t>범위를</w:t>
      </w:r>
      <w:r w:rsidR="00A75947" w:rsidRPr="001605E7">
        <w:rPr>
          <w:rFonts w:eastAsiaTheme="minorHAnsi"/>
        </w:rPr>
        <w:t xml:space="preserve"> </w:t>
      </w:r>
      <w:r w:rsidR="00A75947" w:rsidRPr="001605E7">
        <w:rPr>
          <w:rFonts w:eastAsiaTheme="minorHAnsi" w:hint="eastAsia"/>
        </w:rPr>
        <w:t>나타낸다</w:t>
      </w:r>
      <w:r w:rsidR="00A75947" w:rsidRPr="001605E7">
        <w:rPr>
          <w:rFonts w:eastAsiaTheme="minorHAnsi"/>
        </w:rPr>
        <w:t xml:space="preserve">. </w:t>
      </w:r>
      <w:r w:rsidR="00A75947" w:rsidRPr="001605E7">
        <w:rPr>
          <w:rFonts w:eastAsiaTheme="minorHAnsi" w:hint="eastAsia"/>
        </w:rPr>
        <w:t>별도의</w:t>
      </w:r>
      <w:r w:rsidR="00A75947" w:rsidRPr="001605E7">
        <w:rPr>
          <w:rFonts w:eastAsiaTheme="minorHAnsi"/>
        </w:rPr>
        <w:t xml:space="preserve"> </w:t>
      </w:r>
      <w:r w:rsidR="00A75947" w:rsidRPr="001605E7">
        <w:rPr>
          <w:rFonts w:eastAsiaTheme="minorHAnsi" w:hint="eastAsia"/>
        </w:rPr>
        <w:t>설정이</w:t>
      </w:r>
      <w:r w:rsidR="00A75947" w:rsidRPr="001605E7">
        <w:rPr>
          <w:rFonts w:eastAsiaTheme="minorHAnsi"/>
        </w:rPr>
        <w:t xml:space="preserve"> </w:t>
      </w:r>
      <w:r w:rsidR="00A75947" w:rsidRPr="001605E7">
        <w:rPr>
          <w:rFonts w:eastAsiaTheme="minorHAnsi" w:hint="eastAsia"/>
        </w:rPr>
        <w:t>없는</w:t>
      </w:r>
      <w:r w:rsidR="00A75947" w:rsidRPr="001605E7">
        <w:rPr>
          <w:rFonts w:eastAsiaTheme="minorHAnsi"/>
        </w:rPr>
        <w:t xml:space="preserve"> </w:t>
      </w:r>
      <w:r w:rsidR="00A75947" w:rsidRPr="001605E7">
        <w:rPr>
          <w:rFonts w:eastAsiaTheme="minorHAnsi" w:hint="eastAsia"/>
        </w:rPr>
        <w:t>경우에</w:t>
      </w:r>
      <w:r w:rsidR="00A75947" w:rsidRPr="001605E7">
        <w:rPr>
          <w:rFonts w:eastAsiaTheme="minorHAnsi"/>
        </w:rPr>
        <w:t xml:space="preserve"> 8KBytes</w:t>
      </w:r>
      <w:r w:rsidR="00A75947" w:rsidRPr="001605E7">
        <w:rPr>
          <w:rFonts w:eastAsiaTheme="minorHAnsi" w:hint="eastAsia"/>
        </w:rPr>
        <w:t>의</w:t>
      </w:r>
      <w:r w:rsidR="00A75947" w:rsidRPr="001605E7">
        <w:rPr>
          <w:rFonts w:eastAsiaTheme="minorHAnsi"/>
        </w:rPr>
        <w:t xml:space="preserve"> TX/RX Memory Block</w:t>
      </w:r>
      <w:r w:rsidR="00A75947" w:rsidRPr="001605E7">
        <w:rPr>
          <w:rFonts w:eastAsiaTheme="minorHAnsi" w:hint="eastAsia"/>
        </w:rPr>
        <w:t>은</w:t>
      </w:r>
      <w:r w:rsidR="00A75947" w:rsidRPr="001605E7">
        <w:rPr>
          <w:rFonts w:eastAsiaTheme="minorHAnsi"/>
        </w:rPr>
        <w:t xml:space="preserve"> 4</w:t>
      </w:r>
      <w:r w:rsidR="00A75947" w:rsidRPr="001605E7">
        <w:rPr>
          <w:rFonts w:eastAsiaTheme="minorHAnsi" w:hint="eastAsia"/>
        </w:rPr>
        <w:t>개의</w:t>
      </w:r>
      <w:r w:rsidR="00A75947" w:rsidRPr="001605E7">
        <w:rPr>
          <w:rFonts w:eastAsiaTheme="minorHAnsi"/>
        </w:rPr>
        <w:t xml:space="preserve"> </w:t>
      </w:r>
      <w:r w:rsidR="00053E69" w:rsidRPr="001605E7">
        <w:rPr>
          <w:rFonts w:eastAsiaTheme="minorHAnsi"/>
        </w:rPr>
        <w:t>SOCKET</w:t>
      </w:r>
      <w:r w:rsidR="00A75947" w:rsidRPr="001605E7">
        <w:rPr>
          <w:rFonts w:eastAsiaTheme="minorHAnsi" w:hint="eastAsia"/>
        </w:rPr>
        <w:t>에</w:t>
      </w:r>
      <w:r w:rsidR="00A75947" w:rsidRPr="001605E7">
        <w:rPr>
          <w:rFonts w:eastAsiaTheme="minorHAnsi"/>
        </w:rPr>
        <w:t xml:space="preserve"> </w:t>
      </w:r>
      <w:r w:rsidR="00A75947" w:rsidRPr="001605E7">
        <w:rPr>
          <w:rFonts w:eastAsiaTheme="minorHAnsi" w:hint="eastAsia"/>
        </w:rPr>
        <w:t>각각</w:t>
      </w:r>
      <w:r w:rsidR="00A75947" w:rsidRPr="001605E7">
        <w:rPr>
          <w:rFonts w:eastAsiaTheme="minorHAnsi"/>
        </w:rPr>
        <w:t xml:space="preserve"> 2KBytes</w:t>
      </w:r>
      <w:r w:rsidR="00A75947" w:rsidRPr="001605E7">
        <w:rPr>
          <w:rFonts w:eastAsiaTheme="minorHAnsi" w:hint="eastAsia"/>
        </w:rPr>
        <w:t>씩</w:t>
      </w:r>
      <w:r w:rsidR="00A75947" w:rsidRPr="001605E7">
        <w:rPr>
          <w:rFonts w:eastAsiaTheme="minorHAnsi"/>
        </w:rPr>
        <w:t xml:space="preserve"> </w:t>
      </w:r>
      <w:r w:rsidR="0065525B" w:rsidRPr="001605E7">
        <w:rPr>
          <w:rFonts w:eastAsiaTheme="minorHAnsi" w:hint="eastAsia"/>
        </w:rPr>
        <w:t>할당되며</w:t>
      </w:r>
      <w:r w:rsidR="0065525B" w:rsidRPr="001605E7">
        <w:rPr>
          <w:rFonts w:eastAsiaTheme="minorHAnsi"/>
        </w:rPr>
        <w:t xml:space="preserve"> </w:t>
      </w:r>
      <w:r w:rsidR="0065525B" w:rsidRPr="001605E7">
        <w:rPr>
          <w:rFonts w:eastAsiaTheme="minorHAnsi" w:hint="eastAsia"/>
        </w:rPr>
        <w:t>이는</w:t>
      </w:r>
      <w:r w:rsidR="0065525B" w:rsidRPr="001605E7">
        <w:rPr>
          <w:rFonts w:eastAsiaTheme="minorHAnsi"/>
        </w:rPr>
        <w:t xml:space="preserve"> Ethernet</w:t>
      </w:r>
      <w:r w:rsidR="0065525B" w:rsidRPr="001605E7">
        <w:rPr>
          <w:rFonts w:eastAsiaTheme="minorHAnsi" w:hint="eastAsia"/>
        </w:rPr>
        <w:t>을</w:t>
      </w:r>
      <w:r w:rsidR="0065525B" w:rsidRPr="001605E7">
        <w:rPr>
          <w:rFonts w:eastAsiaTheme="minorHAnsi"/>
        </w:rPr>
        <w:t xml:space="preserve"> </w:t>
      </w:r>
      <w:r w:rsidR="0065525B" w:rsidRPr="001605E7">
        <w:rPr>
          <w:rFonts w:eastAsiaTheme="minorHAnsi" w:hint="eastAsia"/>
        </w:rPr>
        <w:t>통해</w:t>
      </w:r>
      <w:r w:rsidR="0065525B" w:rsidRPr="001605E7">
        <w:rPr>
          <w:rFonts w:eastAsiaTheme="minorHAnsi"/>
        </w:rPr>
        <w:t xml:space="preserve"> </w:t>
      </w:r>
      <w:r w:rsidR="0065525B" w:rsidRPr="001605E7">
        <w:rPr>
          <w:rFonts w:eastAsiaTheme="minorHAnsi" w:hint="eastAsia"/>
        </w:rPr>
        <w:t>송수신</w:t>
      </w:r>
      <w:r w:rsidR="0065525B" w:rsidRPr="001605E7">
        <w:rPr>
          <w:rFonts w:eastAsiaTheme="minorHAnsi"/>
        </w:rPr>
        <w:t xml:space="preserve"> </w:t>
      </w:r>
      <w:r w:rsidR="0065525B" w:rsidRPr="001605E7">
        <w:rPr>
          <w:rFonts w:eastAsiaTheme="minorHAnsi" w:hint="eastAsia"/>
        </w:rPr>
        <w:t>되는</w:t>
      </w:r>
      <w:r w:rsidR="0065525B" w:rsidRPr="001605E7">
        <w:rPr>
          <w:rFonts w:eastAsiaTheme="minorHAnsi"/>
        </w:rPr>
        <w:t xml:space="preserve"> Data</w:t>
      </w:r>
      <w:r w:rsidR="0065525B" w:rsidRPr="001605E7">
        <w:rPr>
          <w:rFonts w:eastAsiaTheme="minorHAnsi" w:hint="eastAsia"/>
        </w:rPr>
        <w:t>가</w:t>
      </w:r>
      <w:r w:rsidR="0065525B" w:rsidRPr="001605E7">
        <w:rPr>
          <w:rFonts w:eastAsiaTheme="minorHAnsi"/>
        </w:rPr>
        <w:t xml:space="preserve"> </w:t>
      </w:r>
      <w:r w:rsidR="0065525B" w:rsidRPr="001605E7">
        <w:rPr>
          <w:rFonts w:eastAsiaTheme="minorHAnsi" w:hint="eastAsia"/>
        </w:rPr>
        <w:t>저장되는</w:t>
      </w:r>
      <w:r w:rsidR="0065525B" w:rsidRPr="001605E7">
        <w:rPr>
          <w:rFonts w:eastAsiaTheme="minorHAnsi"/>
        </w:rPr>
        <w:t xml:space="preserve"> </w:t>
      </w:r>
      <w:r w:rsidR="0065525B" w:rsidRPr="001605E7">
        <w:rPr>
          <w:rFonts w:eastAsiaTheme="minorHAnsi" w:hint="eastAsia"/>
        </w:rPr>
        <w:t>공간이다</w:t>
      </w:r>
      <w:r w:rsidR="0065525B" w:rsidRPr="001605E7">
        <w:rPr>
          <w:rFonts w:eastAsiaTheme="minorHAnsi"/>
        </w:rPr>
        <w:t>.</w:t>
      </w:r>
    </w:p>
    <w:p w14:paraId="0844B259" w14:textId="6BB10BEE" w:rsidR="00C908FD" w:rsidRPr="001605E7" w:rsidRDefault="00A75947" w:rsidP="00155A42">
      <w:pPr>
        <w:pStyle w:val="11"/>
        <w:rPr>
          <w:rFonts w:eastAsiaTheme="minorHAnsi"/>
        </w:rPr>
      </w:pPr>
      <w:r w:rsidRPr="001605E7">
        <w:rPr>
          <w:rFonts w:eastAsiaTheme="minorHAnsi" w:hint="eastAsia"/>
        </w:rPr>
        <w:t>초기에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할당된</w:t>
      </w:r>
      <w:r w:rsidRPr="001605E7">
        <w:rPr>
          <w:rFonts w:eastAsiaTheme="minorHAnsi"/>
        </w:rPr>
        <w:t xml:space="preserve"> </w:t>
      </w:r>
      <w:r w:rsidR="0065525B" w:rsidRPr="001605E7">
        <w:rPr>
          <w:rFonts w:eastAsiaTheme="minorHAnsi"/>
        </w:rPr>
        <w:t>2KBytes</w:t>
      </w:r>
      <w:r w:rsidR="0065525B" w:rsidRPr="001605E7">
        <w:rPr>
          <w:rFonts w:eastAsiaTheme="minorHAnsi" w:hint="eastAsia"/>
        </w:rPr>
        <w:t>의</w:t>
      </w:r>
      <w:r w:rsidR="0065525B" w:rsidRPr="001605E7">
        <w:rPr>
          <w:rFonts w:eastAsiaTheme="minorHAnsi"/>
        </w:rPr>
        <w:t xml:space="preserve"> </w:t>
      </w:r>
      <w:r w:rsidR="00053E69" w:rsidRPr="001605E7">
        <w:rPr>
          <w:rFonts w:eastAsiaTheme="minorHAnsi"/>
        </w:rPr>
        <w:t>SOCKET</w:t>
      </w:r>
      <w:r w:rsidRPr="001605E7">
        <w:rPr>
          <w:rFonts w:eastAsiaTheme="minorHAnsi"/>
        </w:rPr>
        <w:t xml:space="preserve"> TX/RX Memory Size</w:t>
      </w:r>
      <w:r w:rsidRPr="001605E7">
        <w:rPr>
          <w:rFonts w:eastAsiaTheme="minorHAnsi" w:hint="eastAsia"/>
        </w:rPr>
        <w:t>는</w:t>
      </w:r>
      <w:r w:rsidRPr="001605E7">
        <w:rPr>
          <w:rFonts w:eastAsiaTheme="minorHAnsi"/>
        </w:rPr>
        <w:t xml:space="preserve"> </w:t>
      </w:r>
      <w:r w:rsidR="00053E69" w:rsidRPr="001605E7">
        <w:rPr>
          <w:rFonts w:eastAsiaTheme="minorHAnsi"/>
        </w:rPr>
        <w:t>SOCKET</w:t>
      </w:r>
      <w:r w:rsidRPr="001605E7">
        <w:rPr>
          <w:rFonts w:eastAsiaTheme="minorHAnsi"/>
        </w:rPr>
        <w:t xml:space="preserve"> n TX</w:t>
      </w:r>
      <w:r w:rsidR="0065525B" w:rsidRPr="001605E7">
        <w:rPr>
          <w:rFonts w:eastAsiaTheme="minorHAnsi"/>
        </w:rPr>
        <w:t>/RX</w:t>
      </w:r>
      <w:r w:rsidRPr="001605E7">
        <w:rPr>
          <w:rFonts w:eastAsiaTheme="minorHAnsi"/>
        </w:rPr>
        <w:t xml:space="preserve"> Buffer Size Register(Sn_TXBUF_SIZE</w:t>
      </w:r>
      <w:r w:rsidR="0065525B" w:rsidRPr="001605E7">
        <w:rPr>
          <w:rFonts w:eastAsiaTheme="minorHAnsi"/>
        </w:rPr>
        <w:t>/</w:t>
      </w:r>
      <w:r w:rsidRPr="001605E7">
        <w:rPr>
          <w:rFonts w:eastAsiaTheme="minorHAnsi"/>
        </w:rPr>
        <w:t>Sn_RXBUF_SIZE)</w:t>
      </w:r>
      <w:r w:rsidR="0065525B" w:rsidRPr="001605E7">
        <w:rPr>
          <w:rFonts w:eastAsiaTheme="minorHAnsi" w:hint="eastAsia"/>
        </w:rPr>
        <w:t>를</w:t>
      </w:r>
      <w:r w:rsidR="0065525B" w:rsidRPr="001605E7">
        <w:rPr>
          <w:rFonts w:eastAsiaTheme="minorHAnsi"/>
        </w:rPr>
        <w:t xml:space="preserve"> </w:t>
      </w:r>
      <w:r w:rsidR="0065525B" w:rsidRPr="001605E7">
        <w:rPr>
          <w:rFonts w:eastAsiaTheme="minorHAnsi" w:hint="eastAsia"/>
        </w:rPr>
        <w:t>사용해</w:t>
      </w:r>
      <w:r w:rsidR="0065525B" w:rsidRPr="001605E7">
        <w:rPr>
          <w:rFonts w:eastAsiaTheme="minorHAnsi"/>
        </w:rPr>
        <w:t xml:space="preserve"> </w:t>
      </w:r>
      <w:r w:rsidR="0065525B" w:rsidRPr="001605E7">
        <w:rPr>
          <w:rFonts w:eastAsiaTheme="minorHAnsi" w:hint="eastAsia"/>
        </w:rPr>
        <w:t>변경할</w:t>
      </w:r>
      <w:r w:rsidR="0065525B" w:rsidRPr="001605E7">
        <w:rPr>
          <w:rFonts w:eastAsiaTheme="minorHAnsi"/>
        </w:rPr>
        <w:t xml:space="preserve"> </w:t>
      </w:r>
      <w:r w:rsidR="0065525B" w:rsidRPr="001605E7">
        <w:rPr>
          <w:rFonts w:eastAsiaTheme="minorHAnsi" w:hint="eastAsia"/>
        </w:rPr>
        <w:t>수</w:t>
      </w:r>
      <w:r w:rsidR="0065525B" w:rsidRPr="001605E7">
        <w:rPr>
          <w:rFonts w:eastAsiaTheme="minorHAnsi"/>
        </w:rPr>
        <w:t xml:space="preserve"> </w:t>
      </w:r>
      <w:r w:rsidR="0065525B" w:rsidRPr="001605E7">
        <w:rPr>
          <w:rFonts w:eastAsiaTheme="minorHAnsi" w:hint="eastAsia"/>
        </w:rPr>
        <w:t>있다</w:t>
      </w:r>
      <w:r w:rsidR="0065525B" w:rsidRPr="001605E7">
        <w:rPr>
          <w:rFonts w:eastAsiaTheme="minorHAnsi"/>
        </w:rPr>
        <w:t>.</w:t>
      </w:r>
    </w:p>
    <w:p w14:paraId="4E7AA772" w14:textId="28AA448D" w:rsidR="0065525B" w:rsidRPr="001605E7" w:rsidRDefault="0065525B" w:rsidP="00155A42">
      <w:pPr>
        <w:pStyle w:val="11"/>
        <w:rPr>
          <w:rFonts w:eastAsiaTheme="minorHAnsi"/>
        </w:rPr>
      </w:pPr>
      <w:r w:rsidRPr="001605E7">
        <w:rPr>
          <w:rFonts w:eastAsiaTheme="minorHAnsi" w:hint="eastAsia"/>
        </w:rPr>
        <w:t>그러나</w:t>
      </w:r>
      <w:r w:rsidRPr="001605E7">
        <w:rPr>
          <w:rFonts w:eastAsiaTheme="minorHAnsi"/>
        </w:rPr>
        <w:t xml:space="preserve"> </w:t>
      </w:r>
      <w:r w:rsidR="00053E69" w:rsidRPr="001605E7">
        <w:rPr>
          <w:rFonts w:eastAsiaTheme="minorHAnsi"/>
        </w:rPr>
        <w:t>SOCKET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</w:t>
      </w:r>
      <w:r w:rsidR="00AF248E" w:rsidRPr="001605E7">
        <w:rPr>
          <w:rFonts w:eastAsiaTheme="minorHAnsi"/>
        </w:rPr>
        <w:t xml:space="preserve">TX/RX </w:t>
      </w:r>
      <w:r w:rsidRPr="001605E7">
        <w:rPr>
          <w:rFonts w:eastAsiaTheme="minorHAnsi"/>
        </w:rPr>
        <w:t>Memory Size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</w:t>
      </w:r>
      <w:r w:rsidR="00AF248E" w:rsidRPr="001605E7">
        <w:rPr>
          <w:rFonts w:eastAsiaTheme="minorHAnsi" w:hint="eastAsia"/>
        </w:rPr>
        <w:t>각각의</w:t>
      </w:r>
      <w:r w:rsidR="00AF248E"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총합이</w:t>
      </w:r>
      <w:r w:rsidRPr="001605E7">
        <w:rPr>
          <w:rFonts w:eastAsiaTheme="minorHAnsi"/>
        </w:rPr>
        <w:t xml:space="preserve"> 8KBytes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초과할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경우</w:t>
      </w:r>
      <w:r w:rsidRPr="001605E7">
        <w:rPr>
          <w:rFonts w:eastAsiaTheme="minorHAnsi"/>
        </w:rPr>
        <w:t xml:space="preserve"> Data</w:t>
      </w:r>
      <w:r w:rsidRPr="001605E7">
        <w:rPr>
          <w:rFonts w:eastAsiaTheme="minorHAnsi" w:hint="eastAsia"/>
        </w:rPr>
        <w:t>송수신에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오류가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발생하므로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주의를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요한다</w:t>
      </w:r>
      <w:r w:rsidRPr="001605E7">
        <w:rPr>
          <w:rFonts w:eastAsiaTheme="minorHAnsi"/>
        </w:rPr>
        <w:t>.</w:t>
      </w:r>
    </w:p>
    <w:p w14:paraId="52769336" w14:textId="77777777" w:rsidR="00F1415B" w:rsidRPr="001605E7" w:rsidRDefault="00F1415B" w:rsidP="00155A42">
      <w:pPr>
        <w:pStyle w:val="11"/>
        <w:rPr>
          <w:rFonts w:eastAsiaTheme="minorHAnsi"/>
        </w:rPr>
      </w:pPr>
    </w:p>
    <w:p w14:paraId="29FA4D72" w14:textId="77777777" w:rsidR="00F1415B" w:rsidRPr="001605E7" w:rsidRDefault="00F1415B" w:rsidP="00155A42">
      <w:pPr>
        <w:pStyle w:val="11"/>
        <w:rPr>
          <w:rFonts w:eastAsiaTheme="minorHAnsi"/>
        </w:rPr>
      </w:pPr>
    </w:p>
    <w:p w14:paraId="0279C531" w14:textId="77777777" w:rsidR="00F1415B" w:rsidRPr="001605E7" w:rsidRDefault="00F1415B" w:rsidP="00155A42">
      <w:pPr>
        <w:pStyle w:val="11"/>
        <w:rPr>
          <w:rFonts w:eastAsiaTheme="minorHAnsi"/>
        </w:rPr>
      </w:pPr>
    </w:p>
    <w:p w14:paraId="148E93D0" w14:textId="77777777" w:rsidR="0036269B" w:rsidRPr="001605E7" w:rsidRDefault="0036269B">
      <w:pPr>
        <w:rPr>
          <w:rFonts w:ascii="Trebuchet MS" w:eastAsiaTheme="minorHAnsi" w:hAnsi="Trebuchet MS" w:cs="굴림"/>
        </w:rPr>
      </w:pPr>
      <w:r w:rsidRPr="001605E7">
        <w:rPr>
          <w:rFonts w:ascii="Trebuchet MS" w:eastAsiaTheme="minorHAnsi" w:hAnsi="Trebuchet MS"/>
        </w:rPr>
        <w:br w:type="page"/>
      </w:r>
    </w:p>
    <w:p w14:paraId="3CC95015" w14:textId="77777777" w:rsidR="00FD1C98" w:rsidRPr="001605E7" w:rsidRDefault="00FD1C98" w:rsidP="00E21DFF">
      <w:pPr>
        <w:pStyle w:val="1"/>
        <w:rPr>
          <w:rFonts w:eastAsiaTheme="minorHAnsi"/>
        </w:rPr>
      </w:pPr>
      <w:bookmarkStart w:id="366" w:name="_Toc483830018"/>
      <w:r w:rsidRPr="001605E7">
        <w:rPr>
          <w:rFonts w:eastAsiaTheme="minorHAnsi"/>
        </w:rPr>
        <w:t>W5100S Registers</w:t>
      </w:r>
      <w:bookmarkEnd w:id="366"/>
    </w:p>
    <w:p w14:paraId="121204FB" w14:textId="7A17629E" w:rsidR="00FD1C98" w:rsidRPr="00546234" w:rsidRDefault="00FD1C98" w:rsidP="00BF5B95">
      <w:pPr>
        <w:pStyle w:val="21"/>
      </w:pPr>
      <w:bookmarkStart w:id="367" w:name="_Toc483830019"/>
      <w:r w:rsidRPr="00546234">
        <w:t>Common registers</w:t>
      </w:r>
      <w:bookmarkEnd w:id="367"/>
    </w:p>
    <w:p w14:paraId="5855D25F" w14:textId="77777777" w:rsidR="00FD1C98" w:rsidRPr="001605E7" w:rsidRDefault="00FD1C98" w:rsidP="00155A42">
      <w:pPr>
        <w:pStyle w:val="11"/>
        <w:rPr>
          <w:rFonts w:eastAsiaTheme="minorHAnsi"/>
        </w:rPr>
        <w:sectPr w:rsidR="00FD1C98" w:rsidRPr="001605E7" w:rsidSect="00D02CB6">
          <w:headerReference w:type="default" r:id="rId28"/>
          <w:footerReference w:type="default" r:id="rId29"/>
          <w:pgSz w:w="11907" w:h="16840" w:code="9"/>
          <w:pgMar w:top="1418" w:right="1701" w:bottom="1134" w:left="1701" w:header="851" w:footer="567" w:gutter="0"/>
          <w:pgNumType w:start="2"/>
          <w:cols w:space="425"/>
          <w:docGrid w:type="lines" w:linePitch="360"/>
        </w:sectPr>
      </w:pPr>
    </w:p>
    <w:tbl>
      <w:tblPr>
        <w:tblStyle w:val="af3"/>
        <w:tblpPr w:leftFromText="142" w:rightFromText="142" w:vertAnchor="text" w:horzAnchor="margin" w:tblpY="417"/>
        <w:tblW w:w="4047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06"/>
        <w:gridCol w:w="3041"/>
      </w:tblGrid>
      <w:tr w:rsidR="00150279" w:rsidRPr="00546234" w14:paraId="70567001" w14:textId="77777777" w:rsidTr="00150279">
        <w:tc>
          <w:tcPr>
            <w:tcW w:w="1006" w:type="dxa"/>
            <w:shd w:val="clear" w:color="auto" w:fill="EEEDE2"/>
            <w:vAlign w:val="center"/>
          </w:tcPr>
          <w:p w14:paraId="6F746166" w14:textId="77777777" w:rsidR="00150279" w:rsidRPr="001605E7" w:rsidRDefault="00150279" w:rsidP="00155A42">
            <w:pPr>
              <w:pStyle w:val="11"/>
              <w:rPr>
                <w:rFonts w:eastAsiaTheme="minorHAnsi"/>
                <w:szCs w:val="16"/>
              </w:rPr>
            </w:pPr>
            <w:r w:rsidRPr="001605E7">
              <w:rPr>
                <w:rFonts w:eastAsiaTheme="minorHAnsi"/>
              </w:rPr>
              <w:t>Address</w:t>
            </w:r>
          </w:p>
        </w:tc>
        <w:tc>
          <w:tcPr>
            <w:tcW w:w="3041" w:type="dxa"/>
            <w:shd w:val="clear" w:color="auto" w:fill="EEEDE2"/>
            <w:vAlign w:val="center"/>
          </w:tcPr>
          <w:p w14:paraId="5EC96C8E" w14:textId="77777777" w:rsidR="00150279" w:rsidRPr="001605E7" w:rsidRDefault="00150279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Register</w:t>
            </w:r>
          </w:p>
        </w:tc>
      </w:tr>
      <w:tr w:rsidR="00150279" w:rsidRPr="00546234" w14:paraId="4FA4A8C1" w14:textId="77777777" w:rsidTr="00150279">
        <w:tc>
          <w:tcPr>
            <w:tcW w:w="1006" w:type="dxa"/>
            <w:shd w:val="clear" w:color="auto" w:fill="EEEDE2"/>
            <w:vAlign w:val="center"/>
          </w:tcPr>
          <w:p w14:paraId="3F13D032" w14:textId="77777777" w:rsidR="00150279" w:rsidRPr="001605E7" w:rsidRDefault="00150279" w:rsidP="00150279">
            <w:pPr>
              <w:spacing w:line="30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0x0000</w:t>
            </w:r>
          </w:p>
        </w:tc>
        <w:tc>
          <w:tcPr>
            <w:tcW w:w="3041" w:type="dxa"/>
            <w:vAlign w:val="center"/>
          </w:tcPr>
          <w:p w14:paraId="7626F57D" w14:textId="77777777" w:rsidR="00150279" w:rsidRPr="001605E7" w:rsidRDefault="00150279" w:rsidP="00150279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Mode (MR)</w:t>
            </w:r>
          </w:p>
        </w:tc>
      </w:tr>
      <w:tr w:rsidR="00150279" w:rsidRPr="00546234" w14:paraId="5DFBD181" w14:textId="77777777" w:rsidTr="00150279">
        <w:trPr>
          <w:trHeight w:val="20"/>
        </w:trPr>
        <w:tc>
          <w:tcPr>
            <w:tcW w:w="1006" w:type="dxa"/>
            <w:shd w:val="clear" w:color="auto" w:fill="EEEDE2"/>
            <w:vAlign w:val="center"/>
          </w:tcPr>
          <w:p w14:paraId="7AEAE720" w14:textId="77777777" w:rsidR="00150279" w:rsidRPr="001605E7" w:rsidRDefault="00150279" w:rsidP="00150279">
            <w:pPr>
              <w:spacing w:line="300" w:lineRule="exact"/>
              <w:jc w:val="center"/>
              <w:rPr>
                <w:rFonts w:ascii="Trebuchet MS" w:eastAsiaTheme="minorHAnsi" w:hAnsi="Trebuchet MS"/>
                <w:sz w:val="18"/>
                <w:szCs w:val="16"/>
              </w:rPr>
            </w:pPr>
          </w:p>
          <w:p w14:paraId="20B1AFDC" w14:textId="77777777" w:rsidR="00150279" w:rsidRPr="001605E7" w:rsidRDefault="00150279" w:rsidP="00150279">
            <w:pPr>
              <w:spacing w:line="300" w:lineRule="exact"/>
              <w:jc w:val="center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0x0001</w:t>
            </w:r>
          </w:p>
          <w:p w14:paraId="5BB460DD" w14:textId="77777777" w:rsidR="00150279" w:rsidRPr="001605E7" w:rsidRDefault="00150279" w:rsidP="00150279">
            <w:pPr>
              <w:spacing w:line="300" w:lineRule="exact"/>
              <w:jc w:val="center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0x0002</w:t>
            </w:r>
          </w:p>
          <w:p w14:paraId="31F4E53D" w14:textId="77777777" w:rsidR="00150279" w:rsidRPr="001605E7" w:rsidRDefault="00150279" w:rsidP="00150279">
            <w:pPr>
              <w:spacing w:line="300" w:lineRule="exact"/>
              <w:jc w:val="center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0x0003</w:t>
            </w:r>
          </w:p>
          <w:p w14:paraId="1B0B1EAB" w14:textId="77777777" w:rsidR="00150279" w:rsidRPr="001605E7" w:rsidRDefault="00150279" w:rsidP="00150279">
            <w:pPr>
              <w:spacing w:line="300" w:lineRule="exact"/>
              <w:jc w:val="center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0x0004</w:t>
            </w:r>
          </w:p>
        </w:tc>
        <w:tc>
          <w:tcPr>
            <w:tcW w:w="3041" w:type="dxa"/>
            <w:vAlign w:val="center"/>
          </w:tcPr>
          <w:p w14:paraId="14A440DE" w14:textId="77777777" w:rsidR="00150279" w:rsidRPr="001605E7" w:rsidRDefault="00150279" w:rsidP="00150279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Gateway Address</w:t>
            </w:r>
          </w:p>
          <w:p w14:paraId="7C5947B5" w14:textId="77777777" w:rsidR="00150279" w:rsidRPr="001605E7" w:rsidRDefault="00150279" w:rsidP="00150279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(GAR0)</w:t>
            </w:r>
          </w:p>
          <w:p w14:paraId="0820DA67" w14:textId="77777777" w:rsidR="00150279" w:rsidRPr="001605E7" w:rsidRDefault="00150279" w:rsidP="00150279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(GAR1)</w:t>
            </w:r>
          </w:p>
          <w:p w14:paraId="6F674767" w14:textId="77777777" w:rsidR="00150279" w:rsidRPr="001605E7" w:rsidRDefault="00150279" w:rsidP="00150279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(GAR2)</w:t>
            </w:r>
          </w:p>
          <w:p w14:paraId="682B3E24" w14:textId="77777777" w:rsidR="00150279" w:rsidRPr="001605E7" w:rsidRDefault="00150279" w:rsidP="00150279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(GAR3)</w:t>
            </w:r>
          </w:p>
        </w:tc>
      </w:tr>
      <w:tr w:rsidR="00150279" w:rsidRPr="00546234" w14:paraId="06FA679F" w14:textId="77777777" w:rsidTr="00150279">
        <w:tc>
          <w:tcPr>
            <w:tcW w:w="1006" w:type="dxa"/>
            <w:shd w:val="clear" w:color="auto" w:fill="EEEDE2"/>
            <w:vAlign w:val="center"/>
          </w:tcPr>
          <w:p w14:paraId="20A12752" w14:textId="77777777" w:rsidR="00150279" w:rsidRPr="001605E7" w:rsidRDefault="00150279" w:rsidP="00150279">
            <w:pPr>
              <w:spacing w:line="30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</w:p>
          <w:p w14:paraId="616E2604" w14:textId="77777777" w:rsidR="00150279" w:rsidRPr="001605E7" w:rsidRDefault="00150279" w:rsidP="00150279">
            <w:pPr>
              <w:spacing w:line="30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0x0005</w:t>
            </w:r>
          </w:p>
          <w:p w14:paraId="59B54E41" w14:textId="77777777" w:rsidR="00150279" w:rsidRPr="001605E7" w:rsidRDefault="00150279" w:rsidP="00150279">
            <w:pPr>
              <w:spacing w:line="30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0x0006</w:t>
            </w:r>
          </w:p>
          <w:p w14:paraId="1B87F58C" w14:textId="77777777" w:rsidR="00150279" w:rsidRPr="001605E7" w:rsidRDefault="00150279" w:rsidP="00150279">
            <w:pPr>
              <w:spacing w:line="30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0x0007</w:t>
            </w:r>
          </w:p>
          <w:p w14:paraId="49E3BED8" w14:textId="77777777" w:rsidR="00150279" w:rsidRPr="001605E7" w:rsidRDefault="00150279" w:rsidP="00150279">
            <w:pPr>
              <w:spacing w:line="30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0x0008</w:t>
            </w:r>
          </w:p>
        </w:tc>
        <w:tc>
          <w:tcPr>
            <w:tcW w:w="3041" w:type="dxa"/>
            <w:vAlign w:val="center"/>
          </w:tcPr>
          <w:p w14:paraId="411D4D25" w14:textId="77777777" w:rsidR="00150279" w:rsidRPr="001605E7" w:rsidRDefault="00150279" w:rsidP="00150279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Subnet Mask Address</w:t>
            </w:r>
          </w:p>
          <w:p w14:paraId="1C2554C4" w14:textId="77777777" w:rsidR="00150279" w:rsidRPr="001605E7" w:rsidRDefault="00150279" w:rsidP="00150279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(SUBR0)</w:t>
            </w:r>
          </w:p>
          <w:p w14:paraId="5F31B240" w14:textId="77777777" w:rsidR="00150279" w:rsidRPr="001605E7" w:rsidRDefault="00150279" w:rsidP="00150279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(SUBR1)</w:t>
            </w:r>
          </w:p>
          <w:p w14:paraId="1090334B" w14:textId="77777777" w:rsidR="00150279" w:rsidRPr="001605E7" w:rsidRDefault="00150279" w:rsidP="00150279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(SUBR2)</w:t>
            </w:r>
          </w:p>
          <w:p w14:paraId="070C8942" w14:textId="77777777" w:rsidR="00150279" w:rsidRPr="001605E7" w:rsidRDefault="00150279" w:rsidP="00150279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(SUBR3)</w:t>
            </w:r>
          </w:p>
        </w:tc>
      </w:tr>
      <w:tr w:rsidR="00150279" w:rsidRPr="00546234" w14:paraId="143FAF11" w14:textId="77777777" w:rsidTr="00150279">
        <w:tc>
          <w:tcPr>
            <w:tcW w:w="1006" w:type="dxa"/>
            <w:shd w:val="clear" w:color="auto" w:fill="EEEDE2"/>
            <w:vAlign w:val="center"/>
          </w:tcPr>
          <w:p w14:paraId="4F65EC8B" w14:textId="77777777" w:rsidR="00150279" w:rsidRPr="001605E7" w:rsidRDefault="00150279" w:rsidP="00150279">
            <w:pPr>
              <w:spacing w:line="30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</w:p>
          <w:p w14:paraId="143069AA" w14:textId="77777777" w:rsidR="00150279" w:rsidRPr="001605E7" w:rsidRDefault="00150279" w:rsidP="00150279">
            <w:pPr>
              <w:spacing w:line="30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0x0009</w:t>
            </w:r>
          </w:p>
          <w:p w14:paraId="20525815" w14:textId="77777777" w:rsidR="00150279" w:rsidRPr="001605E7" w:rsidRDefault="00150279" w:rsidP="00150279">
            <w:pPr>
              <w:spacing w:line="30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0x000A</w:t>
            </w:r>
          </w:p>
          <w:p w14:paraId="1209CF62" w14:textId="77777777" w:rsidR="00150279" w:rsidRPr="001605E7" w:rsidRDefault="00150279" w:rsidP="00150279">
            <w:pPr>
              <w:spacing w:line="30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0x000B</w:t>
            </w:r>
          </w:p>
          <w:p w14:paraId="1D65AD75" w14:textId="77777777" w:rsidR="00150279" w:rsidRPr="001605E7" w:rsidRDefault="00150279" w:rsidP="00150279">
            <w:pPr>
              <w:spacing w:line="30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0x000C</w:t>
            </w:r>
          </w:p>
          <w:p w14:paraId="60BC2696" w14:textId="77777777" w:rsidR="00150279" w:rsidRPr="001605E7" w:rsidRDefault="00150279" w:rsidP="00150279">
            <w:pPr>
              <w:spacing w:line="30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0x000D</w:t>
            </w:r>
          </w:p>
          <w:p w14:paraId="2D213477" w14:textId="77777777" w:rsidR="00150279" w:rsidRPr="001605E7" w:rsidRDefault="00150279" w:rsidP="00150279">
            <w:pPr>
              <w:spacing w:line="30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0x000E</w:t>
            </w:r>
          </w:p>
        </w:tc>
        <w:tc>
          <w:tcPr>
            <w:tcW w:w="3041" w:type="dxa"/>
            <w:vAlign w:val="center"/>
          </w:tcPr>
          <w:p w14:paraId="6DE68940" w14:textId="77777777" w:rsidR="00150279" w:rsidRPr="001605E7" w:rsidRDefault="00150279" w:rsidP="00150279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Source Hardware Address</w:t>
            </w:r>
          </w:p>
          <w:p w14:paraId="402C5C27" w14:textId="77777777" w:rsidR="00150279" w:rsidRPr="001605E7" w:rsidRDefault="00150279" w:rsidP="00150279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(SHAR0)</w:t>
            </w:r>
          </w:p>
          <w:p w14:paraId="00D82069" w14:textId="77777777" w:rsidR="00150279" w:rsidRPr="001605E7" w:rsidRDefault="00150279" w:rsidP="00150279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(SHAR1)</w:t>
            </w:r>
          </w:p>
          <w:p w14:paraId="7E600042" w14:textId="77777777" w:rsidR="00150279" w:rsidRPr="001605E7" w:rsidRDefault="00150279" w:rsidP="00150279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(SHAR2)</w:t>
            </w:r>
          </w:p>
          <w:p w14:paraId="43F6D2F2" w14:textId="77777777" w:rsidR="00150279" w:rsidRPr="001605E7" w:rsidRDefault="00150279" w:rsidP="00150279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(SHAR3)</w:t>
            </w:r>
          </w:p>
          <w:p w14:paraId="6F0773BD" w14:textId="77777777" w:rsidR="00150279" w:rsidRPr="001605E7" w:rsidRDefault="00150279" w:rsidP="00150279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(SHAR4)</w:t>
            </w:r>
          </w:p>
          <w:p w14:paraId="0BF01419" w14:textId="77777777" w:rsidR="00150279" w:rsidRPr="001605E7" w:rsidRDefault="00150279" w:rsidP="00150279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(SHAR5)</w:t>
            </w:r>
          </w:p>
        </w:tc>
      </w:tr>
      <w:tr w:rsidR="00150279" w:rsidRPr="00546234" w14:paraId="43394D8B" w14:textId="77777777" w:rsidTr="00150279">
        <w:tc>
          <w:tcPr>
            <w:tcW w:w="1006" w:type="dxa"/>
            <w:shd w:val="clear" w:color="auto" w:fill="EEEDE2"/>
            <w:vAlign w:val="center"/>
          </w:tcPr>
          <w:p w14:paraId="6A2BEA8D" w14:textId="77777777" w:rsidR="00150279" w:rsidRPr="001605E7" w:rsidRDefault="00150279" w:rsidP="00150279">
            <w:pPr>
              <w:spacing w:line="30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</w:p>
          <w:p w14:paraId="31D21916" w14:textId="77777777" w:rsidR="00150279" w:rsidRPr="001605E7" w:rsidRDefault="00150279" w:rsidP="00150279">
            <w:pPr>
              <w:spacing w:line="30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0x000F</w:t>
            </w:r>
          </w:p>
          <w:p w14:paraId="6419301D" w14:textId="77777777" w:rsidR="00150279" w:rsidRPr="001605E7" w:rsidRDefault="00150279" w:rsidP="00150279">
            <w:pPr>
              <w:spacing w:line="30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0x0010</w:t>
            </w:r>
          </w:p>
          <w:p w14:paraId="3557C18C" w14:textId="77777777" w:rsidR="00150279" w:rsidRPr="001605E7" w:rsidRDefault="00150279" w:rsidP="00150279">
            <w:pPr>
              <w:spacing w:line="30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0x0011</w:t>
            </w:r>
          </w:p>
          <w:p w14:paraId="02A8D8C0" w14:textId="77777777" w:rsidR="00150279" w:rsidRPr="001605E7" w:rsidRDefault="00150279" w:rsidP="00150279">
            <w:pPr>
              <w:spacing w:line="30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0x0012</w:t>
            </w:r>
          </w:p>
        </w:tc>
        <w:tc>
          <w:tcPr>
            <w:tcW w:w="3041" w:type="dxa"/>
            <w:vAlign w:val="center"/>
          </w:tcPr>
          <w:p w14:paraId="228FFCC4" w14:textId="77777777" w:rsidR="00150279" w:rsidRPr="001605E7" w:rsidRDefault="00150279" w:rsidP="00150279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Source IP Address</w:t>
            </w:r>
          </w:p>
          <w:p w14:paraId="08E0BBD5" w14:textId="77777777" w:rsidR="00150279" w:rsidRPr="001605E7" w:rsidRDefault="00150279" w:rsidP="00150279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(SIPR0)</w:t>
            </w:r>
          </w:p>
          <w:p w14:paraId="30928F94" w14:textId="77777777" w:rsidR="00150279" w:rsidRPr="001605E7" w:rsidRDefault="00150279" w:rsidP="00150279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(SIPR1)</w:t>
            </w:r>
          </w:p>
          <w:p w14:paraId="019AF943" w14:textId="77777777" w:rsidR="00150279" w:rsidRPr="001605E7" w:rsidRDefault="00150279" w:rsidP="00150279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(SIPR2)</w:t>
            </w:r>
          </w:p>
          <w:p w14:paraId="3159204F" w14:textId="77777777" w:rsidR="00150279" w:rsidRPr="001605E7" w:rsidRDefault="00150279" w:rsidP="00150279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(SIPR3)</w:t>
            </w:r>
          </w:p>
        </w:tc>
      </w:tr>
      <w:tr w:rsidR="00150279" w:rsidRPr="00546234" w14:paraId="5E15C042" w14:textId="77777777" w:rsidTr="00150279">
        <w:tc>
          <w:tcPr>
            <w:tcW w:w="1006" w:type="dxa"/>
            <w:shd w:val="clear" w:color="auto" w:fill="EEEDE2"/>
            <w:vAlign w:val="center"/>
          </w:tcPr>
          <w:p w14:paraId="0860A07C" w14:textId="77777777" w:rsidR="00150279" w:rsidRPr="001605E7" w:rsidRDefault="00150279" w:rsidP="00150279">
            <w:pPr>
              <w:spacing w:line="30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</w:p>
          <w:p w14:paraId="7DF95BB5" w14:textId="77777777" w:rsidR="00150279" w:rsidRPr="001605E7" w:rsidRDefault="00150279" w:rsidP="00150279">
            <w:pPr>
              <w:spacing w:line="30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0x0013</w:t>
            </w:r>
          </w:p>
          <w:p w14:paraId="62402477" w14:textId="77777777" w:rsidR="00150279" w:rsidRPr="001605E7" w:rsidRDefault="00150279" w:rsidP="00150279">
            <w:pPr>
              <w:spacing w:line="30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0x0014</w:t>
            </w:r>
          </w:p>
        </w:tc>
        <w:tc>
          <w:tcPr>
            <w:tcW w:w="3041" w:type="dxa"/>
            <w:vAlign w:val="center"/>
          </w:tcPr>
          <w:p w14:paraId="51C3D0DB" w14:textId="77777777" w:rsidR="00150279" w:rsidRPr="001605E7" w:rsidRDefault="00150279" w:rsidP="00150279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Interrupt Low Level Timer</w:t>
            </w:r>
          </w:p>
          <w:p w14:paraId="6030436A" w14:textId="77777777" w:rsidR="00150279" w:rsidRPr="001605E7" w:rsidRDefault="00150279" w:rsidP="00150279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(INTLEVEL0)</w:t>
            </w:r>
          </w:p>
          <w:p w14:paraId="36971BE4" w14:textId="77777777" w:rsidR="00150279" w:rsidRPr="001605E7" w:rsidRDefault="00150279" w:rsidP="00150279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(INTLEVEL1)</w:t>
            </w:r>
          </w:p>
        </w:tc>
      </w:tr>
      <w:tr w:rsidR="00150279" w:rsidRPr="00546234" w14:paraId="5DB3D16C" w14:textId="77777777" w:rsidTr="00150279">
        <w:tc>
          <w:tcPr>
            <w:tcW w:w="1006" w:type="dxa"/>
            <w:shd w:val="clear" w:color="auto" w:fill="EEEDE2"/>
            <w:vAlign w:val="center"/>
          </w:tcPr>
          <w:p w14:paraId="037D9A4B" w14:textId="77777777" w:rsidR="00150279" w:rsidRPr="001605E7" w:rsidRDefault="00150279" w:rsidP="00150279">
            <w:pPr>
              <w:spacing w:line="30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0x0015</w:t>
            </w:r>
          </w:p>
        </w:tc>
        <w:tc>
          <w:tcPr>
            <w:tcW w:w="3041" w:type="dxa"/>
            <w:vAlign w:val="center"/>
          </w:tcPr>
          <w:p w14:paraId="0494DB75" w14:textId="77777777" w:rsidR="00150279" w:rsidRPr="001605E7" w:rsidRDefault="00150279" w:rsidP="00150279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Interrupt (IR)</w:t>
            </w:r>
          </w:p>
        </w:tc>
      </w:tr>
      <w:tr w:rsidR="00150279" w:rsidRPr="00546234" w14:paraId="4DC83BF1" w14:textId="77777777" w:rsidTr="00150279">
        <w:tc>
          <w:tcPr>
            <w:tcW w:w="1006" w:type="dxa"/>
            <w:shd w:val="clear" w:color="auto" w:fill="EEEDE2"/>
            <w:vAlign w:val="center"/>
          </w:tcPr>
          <w:p w14:paraId="567605BB" w14:textId="77777777" w:rsidR="00150279" w:rsidRPr="001605E7" w:rsidRDefault="00150279" w:rsidP="00150279">
            <w:pPr>
              <w:spacing w:line="30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0x0016</w:t>
            </w:r>
          </w:p>
        </w:tc>
        <w:tc>
          <w:tcPr>
            <w:tcW w:w="3041" w:type="dxa"/>
            <w:vAlign w:val="center"/>
          </w:tcPr>
          <w:p w14:paraId="08C6CD8C" w14:textId="77777777" w:rsidR="00150279" w:rsidRPr="001605E7" w:rsidRDefault="00150279" w:rsidP="00150279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Interrupt Mask (IMR)</w:t>
            </w:r>
          </w:p>
        </w:tc>
      </w:tr>
      <w:tr w:rsidR="00150279" w:rsidRPr="00546234" w14:paraId="12589330" w14:textId="77777777" w:rsidTr="00150279">
        <w:tc>
          <w:tcPr>
            <w:tcW w:w="1006" w:type="dxa"/>
            <w:shd w:val="clear" w:color="auto" w:fill="EEEDE2"/>
            <w:vAlign w:val="center"/>
          </w:tcPr>
          <w:p w14:paraId="15B05C5A" w14:textId="77777777" w:rsidR="00150279" w:rsidRPr="001605E7" w:rsidRDefault="00150279" w:rsidP="00150279">
            <w:pPr>
              <w:spacing w:line="30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</w:p>
          <w:p w14:paraId="29D3AD55" w14:textId="77777777" w:rsidR="00150279" w:rsidRPr="001605E7" w:rsidRDefault="00150279" w:rsidP="00150279">
            <w:pPr>
              <w:spacing w:line="30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0x0017</w:t>
            </w:r>
          </w:p>
          <w:p w14:paraId="38AD580B" w14:textId="77777777" w:rsidR="00150279" w:rsidRPr="001605E7" w:rsidRDefault="00150279" w:rsidP="00150279">
            <w:pPr>
              <w:spacing w:line="30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0x0018</w:t>
            </w:r>
          </w:p>
        </w:tc>
        <w:tc>
          <w:tcPr>
            <w:tcW w:w="3041" w:type="dxa"/>
            <w:vAlign w:val="center"/>
          </w:tcPr>
          <w:p w14:paraId="6D176061" w14:textId="77777777" w:rsidR="00150279" w:rsidRPr="001605E7" w:rsidRDefault="00150279" w:rsidP="00150279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Retry Time-value</w:t>
            </w:r>
          </w:p>
          <w:p w14:paraId="34D966E5" w14:textId="77777777" w:rsidR="00150279" w:rsidRPr="001605E7" w:rsidRDefault="00150279" w:rsidP="00150279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(RTR0)</w:t>
            </w:r>
          </w:p>
          <w:p w14:paraId="134D2A33" w14:textId="77777777" w:rsidR="00150279" w:rsidRPr="001605E7" w:rsidRDefault="00150279" w:rsidP="00150279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(RTR0)</w:t>
            </w:r>
          </w:p>
        </w:tc>
      </w:tr>
      <w:tr w:rsidR="00150279" w:rsidRPr="00546234" w14:paraId="785C4F39" w14:textId="77777777" w:rsidTr="00150279">
        <w:tc>
          <w:tcPr>
            <w:tcW w:w="1006" w:type="dxa"/>
            <w:shd w:val="clear" w:color="auto" w:fill="EEEDE2"/>
            <w:vAlign w:val="center"/>
          </w:tcPr>
          <w:p w14:paraId="6B1355CD" w14:textId="77777777" w:rsidR="00150279" w:rsidRPr="001605E7" w:rsidRDefault="00150279" w:rsidP="00150279">
            <w:pPr>
              <w:spacing w:line="30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</w:p>
          <w:p w14:paraId="5FCF909B" w14:textId="77777777" w:rsidR="00150279" w:rsidRPr="001605E7" w:rsidRDefault="00150279" w:rsidP="00150279">
            <w:pPr>
              <w:spacing w:line="30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0x0019</w:t>
            </w:r>
          </w:p>
        </w:tc>
        <w:tc>
          <w:tcPr>
            <w:tcW w:w="3041" w:type="dxa"/>
            <w:vAlign w:val="center"/>
          </w:tcPr>
          <w:p w14:paraId="38EB8352" w14:textId="77777777" w:rsidR="00150279" w:rsidRPr="001605E7" w:rsidRDefault="00150279" w:rsidP="00150279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Retry Count-value</w:t>
            </w:r>
          </w:p>
          <w:p w14:paraId="3E19A1AD" w14:textId="77777777" w:rsidR="00150279" w:rsidRPr="001605E7" w:rsidRDefault="00150279" w:rsidP="00150279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(RCR)</w:t>
            </w:r>
          </w:p>
        </w:tc>
      </w:tr>
      <w:tr w:rsidR="00150279" w:rsidRPr="00546234" w14:paraId="4BA01E89" w14:textId="77777777" w:rsidTr="00150279">
        <w:tc>
          <w:tcPr>
            <w:tcW w:w="1006" w:type="dxa"/>
            <w:shd w:val="clear" w:color="auto" w:fill="EEEDE2"/>
            <w:vAlign w:val="center"/>
          </w:tcPr>
          <w:p w14:paraId="085834B2" w14:textId="77777777" w:rsidR="00150279" w:rsidRPr="001605E7" w:rsidRDefault="00150279" w:rsidP="00150279">
            <w:pPr>
              <w:spacing w:line="300" w:lineRule="exact"/>
              <w:ind w:left="100"/>
              <w:jc w:val="center"/>
              <w:rPr>
                <w:rFonts w:ascii="Trebuchet MS" w:eastAsiaTheme="minorHAnsi" w:hAnsi="Trebuchet MS"/>
                <w:sz w:val="18"/>
                <w:szCs w:val="16"/>
              </w:rPr>
            </w:pPr>
          </w:p>
          <w:p w14:paraId="3AEA5539" w14:textId="77777777" w:rsidR="00150279" w:rsidRPr="001605E7" w:rsidRDefault="00150279" w:rsidP="00150279">
            <w:pPr>
              <w:spacing w:line="30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0x001A</w:t>
            </w:r>
          </w:p>
        </w:tc>
        <w:tc>
          <w:tcPr>
            <w:tcW w:w="3041" w:type="dxa"/>
            <w:vAlign w:val="center"/>
          </w:tcPr>
          <w:p w14:paraId="4AD44D43" w14:textId="77777777" w:rsidR="00150279" w:rsidRPr="001605E7" w:rsidRDefault="00150279" w:rsidP="00150279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RX Memory Size</w:t>
            </w:r>
          </w:p>
          <w:p w14:paraId="4DA4F036" w14:textId="77777777" w:rsidR="00150279" w:rsidRPr="001605E7" w:rsidRDefault="00150279" w:rsidP="00150279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(RMSR)</w:t>
            </w:r>
          </w:p>
        </w:tc>
      </w:tr>
      <w:tr w:rsidR="00150279" w:rsidRPr="00546234" w14:paraId="641EA8F8" w14:textId="77777777" w:rsidTr="00150279">
        <w:tc>
          <w:tcPr>
            <w:tcW w:w="1006" w:type="dxa"/>
            <w:shd w:val="clear" w:color="auto" w:fill="EEEDE2"/>
            <w:vAlign w:val="center"/>
          </w:tcPr>
          <w:p w14:paraId="58C03C38" w14:textId="77777777" w:rsidR="00150279" w:rsidRPr="001605E7" w:rsidRDefault="00150279" w:rsidP="00150279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</w:p>
          <w:p w14:paraId="61D31100" w14:textId="77777777" w:rsidR="00150279" w:rsidRPr="001605E7" w:rsidRDefault="00150279" w:rsidP="00150279">
            <w:pPr>
              <w:spacing w:line="300" w:lineRule="exact"/>
              <w:jc w:val="center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0x001B</w:t>
            </w:r>
          </w:p>
        </w:tc>
        <w:tc>
          <w:tcPr>
            <w:tcW w:w="3041" w:type="dxa"/>
            <w:vAlign w:val="center"/>
          </w:tcPr>
          <w:p w14:paraId="794012F9" w14:textId="77777777" w:rsidR="00150279" w:rsidRPr="001605E7" w:rsidRDefault="00150279" w:rsidP="00150279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TX Memory Size</w:t>
            </w:r>
          </w:p>
          <w:p w14:paraId="2A24E2D4" w14:textId="77777777" w:rsidR="00150279" w:rsidRPr="001605E7" w:rsidRDefault="00150279" w:rsidP="00150279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(TMSR)</w:t>
            </w:r>
          </w:p>
        </w:tc>
      </w:tr>
    </w:tbl>
    <w:tbl>
      <w:tblPr>
        <w:tblStyle w:val="af3"/>
        <w:tblpPr w:leftFromText="142" w:rightFromText="142" w:vertAnchor="text" w:horzAnchor="margin" w:tblpXSpec="right" w:tblpY="387"/>
        <w:tblW w:w="4047" w:type="dxa"/>
        <w:tblLook w:val="04A0" w:firstRow="1" w:lastRow="0" w:firstColumn="1" w:lastColumn="0" w:noHBand="0" w:noVBand="1"/>
      </w:tblPr>
      <w:tblGrid>
        <w:gridCol w:w="1006"/>
        <w:gridCol w:w="3041"/>
      </w:tblGrid>
      <w:tr w:rsidR="00150279" w:rsidRPr="00546234" w14:paraId="308084E4" w14:textId="77777777" w:rsidTr="00150279">
        <w:tc>
          <w:tcPr>
            <w:tcW w:w="1006" w:type="dxa"/>
            <w:tcBorders>
              <w:left w:val="nil"/>
            </w:tcBorders>
            <w:shd w:val="clear" w:color="auto" w:fill="EEEDE2"/>
          </w:tcPr>
          <w:p w14:paraId="074516A7" w14:textId="77777777" w:rsidR="00150279" w:rsidRPr="001605E7" w:rsidRDefault="00150279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Address</w:t>
            </w:r>
          </w:p>
        </w:tc>
        <w:tc>
          <w:tcPr>
            <w:tcW w:w="3041" w:type="dxa"/>
            <w:tcBorders>
              <w:right w:val="nil"/>
            </w:tcBorders>
            <w:shd w:val="clear" w:color="auto" w:fill="EEEDE2"/>
          </w:tcPr>
          <w:p w14:paraId="0082AF02" w14:textId="77777777" w:rsidR="00150279" w:rsidRPr="001605E7" w:rsidRDefault="00150279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Register</w:t>
            </w:r>
          </w:p>
        </w:tc>
      </w:tr>
      <w:tr w:rsidR="00150279" w:rsidRPr="00546234" w14:paraId="2D4F45DE" w14:textId="77777777" w:rsidTr="00150279">
        <w:tc>
          <w:tcPr>
            <w:tcW w:w="1006" w:type="dxa"/>
            <w:tcBorders>
              <w:left w:val="nil"/>
            </w:tcBorders>
            <w:shd w:val="clear" w:color="auto" w:fill="EEEDE2"/>
          </w:tcPr>
          <w:p w14:paraId="4D76FC44" w14:textId="77777777" w:rsidR="00150279" w:rsidRPr="001605E7" w:rsidRDefault="00150279" w:rsidP="00150279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0x001C</w:t>
            </w:r>
          </w:p>
          <w:p w14:paraId="68B88F16" w14:textId="77777777" w:rsidR="00150279" w:rsidRPr="001605E7" w:rsidRDefault="00150279" w:rsidP="00150279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~</w:t>
            </w:r>
          </w:p>
          <w:p w14:paraId="0B562100" w14:textId="77777777" w:rsidR="00150279" w:rsidRPr="001605E7" w:rsidRDefault="00150279" w:rsidP="00150279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0x001F</w:t>
            </w:r>
          </w:p>
        </w:tc>
        <w:tc>
          <w:tcPr>
            <w:tcW w:w="3041" w:type="dxa"/>
            <w:tcBorders>
              <w:right w:val="nil"/>
            </w:tcBorders>
          </w:tcPr>
          <w:p w14:paraId="023CC6F5" w14:textId="77777777" w:rsidR="00150279" w:rsidRPr="001605E7" w:rsidRDefault="00150279" w:rsidP="00150279">
            <w:pPr>
              <w:spacing w:line="280" w:lineRule="exact"/>
              <w:rPr>
                <w:rFonts w:ascii="Trebuchet MS" w:eastAsiaTheme="minorHAnsi" w:hAnsi="Trebuchet MS"/>
                <w:sz w:val="18"/>
                <w:szCs w:val="16"/>
              </w:rPr>
            </w:pPr>
          </w:p>
          <w:p w14:paraId="70A96331" w14:textId="77777777" w:rsidR="00150279" w:rsidRPr="001605E7" w:rsidRDefault="00150279" w:rsidP="00150279">
            <w:pPr>
              <w:spacing w:line="28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Reserved</w:t>
            </w:r>
          </w:p>
        </w:tc>
      </w:tr>
      <w:tr w:rsidR="00150279" w:rsidRPr="00546234" w14:paraId="04585252" w14:textId="77777777" w:rsidTr="00150279">
        <w:tc>
          <w:tcPr>
            <w:tcW w:w="1006" w:type="dxa"/>
            <w:tcBorders>
              <w:left w:val="nil"/>
            </w:tcBorders>
            <w:shd w:val="clear" w:color="auto" w:fill="EEEDE2"/>
          </w:tcPr>
          <w:p w14:paraId="553811D1" w14:textId="77777777" w:rsidR="00150279" w:rsidRPr="001605E7" w:rsidRDefault="00150279" w:rsidP="00150279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0x0020</w:t>
            </w:r>
          </w:p>
        </w:tc>
        <w:tc>
          <w:tcPr>
            <w:tcW w:w="3041" w:type="dxa"/>
            <w:tcBorders>
              <w:right w:val="nil"/>
            </w:tcBorders>
          </w:tcPr>
          <w:p w14:paraId="6310534B" w14:textId="77777777" w:rsidR="00150279" w:rsidRPr="001605E7" w:rsidRDefault="00150279" w:rsidP="00150279">
            <w:pPr>
              <w:spacing w:line="28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Interrupt2 (IR2)</w:t>
            </w:r>
          </w:p>
        </w:tc>
      </w:tr>
      <w:tr w:rsidR="00150279" w:rsidRPr="00546234" w14:paraId="0B0638C8" w14:textId="77777777" w:rsidTr="00150279">
        <w:tc>
          <w:tcPr>
            <w:tcW w:w="1006" w:type="dxa"/>
            <w:tcBorders>
              <w:left w:val="nil"/>
            </w:tcBorders>
            <w:shd w:val="clear" w:color="auto" w:fill="EEEDE2"/>
          </w:tcPr>
          <w:p w14:paraId="4B5AC0BF" w14:textId="77777777" w:rsidR="00150279" w:rsidRPr="001605E7" w:rsidRDefault="00150279" w:rsidP="00150279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0x0021</w:t>
            </w:r>
          </w:p>
        </w:tc>
        <w:tc>
          <w:tcPr>
            <w:tcW w:w="3041" w:type="dxa"/>
            <w:tcBorders>
              <w:right w:val="nil"/>
            </w:tcBorders>
          </w:tcPr>
          <w:p w14:paraId="73A138A0" w14:textId="77777777" w:rsidR="00150279" w:rsidRPr="001605E7" w:rsidRDefault="00150279" w:rsidP="00150279">
            <w:pPr>
              <w:spacing w:line="28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Interrupt2 Mask (IMR2)</w:t>
            </w:r>
          </w:p>
        </w:tc>
      </w:tr>
      <w:tr w:rsidR="00150279" w:rsidRPr="00546234" w14:paraId="3621E398" w14:textId="77777777" w:rsidTr="00150279">
        <w:tc>
          <w:tcPr>
            <w:tcW w:w="1006" w:type="dxa"/>
            <w:tcBorders>
              <w:left w:val="nil"/>
            </w:tcBorders>
            <w:shd w:val="clear" w:color="auto" w:fill="EEEDE2"/>
          </w:tcPr>
          <w:p w14:paraId="08BCFE71" w14:textId="77777777" w:rsidR="00150279" w:rsidRPr="001605E7" w:rsidRDefault="00150279" w:rsidP="00150279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0x0022</w:t>
            </w:r>
          </w:p>
          <w:p w14:paraId="5579E7DA" w14:textId="77777777" w:rsidR="00150279" w:rsidRPr="001605E7" w:rsidRDefault="00150279" w:rsidP="00150279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~</w:t>
            </w:r>
          </w:p>
          <w:p w14:paraId="40C075E1" w14:textId="77777777" w:rsidR="00150279" w:rsidRPr="001605E7" w:rsidRDefault="00150279" w:rsidP="00150279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0x0027</w:t>
            </w:r>
          </w:p>
        </w:tc>
        <w:tc>
          <w:tcPr>
            <w:tcW w:w="3041" w:type="dxa"/>
            <w:tcBorders>
              <w:right w:val="nil"/>
            </w:tcBorders>
          </w:tcPr>
          <w:p w14:paraId="327710DB" w14:textId="77777777" w:rsidR="00150279" w:rsidRPr="001605E7" w:rsidRDefault="00150279" w:rsidP="00150279">
            <w:pPr>
              <w:spacing w:line="280" w:lineRule="exact"/>
              <w:rPr>
                <w:rFonts w:ascii="Trebuchet MS" w:eastAsiaTheme="minorHAnsi" w:hAnsi="Trebuchet MS"/>
                <w:sz w:val="18"/>
                <w:szCs w:val="16"/>
              </w:rPr>
            </w:pPr>
          </w:p>
          <w:p w14:paraId="1CCE6C6A" w14:textId="77777777" w:rsidR="00150279" w:rsidRPr="001605E7" w:rsidRDefault="00150279" w:rsidP="00150279">
            <w:pPr>
              <w:spacing w:line="28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Reserved</w:t>
            </w:r>
          </w:p>
        </w:tc>
      </w:tr>
      <w:tr w:rsidR="00150279" w:rsidRPr="00546234" w14:paraId="7C07D650" w14:textId="77777777" w:rsidTr="00150279">
        <w:tc>
          <w:tcPr>
            <w:tcW w:w="1006" w:type="dxa"/>
            <w:tcBorders>
              <w:left w:val="nil"/>
            </w:tcBorders>
            <w:shd w:val="clear" w:color="auto" w:fill="EEEDE2"/>
          </w:tcPr>
          <w:p w14:paraId="4D2503D4" w14:textId="77777777" w:rsidR="00150279" w:rsidRPr="001605E7" w:rsidRDefault="00150279" w:rsidP="00150279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</w:p>
          <w:p w14:paraId="2010AC0B" w14:textId="77777777" w:rsidR="00150279" w:rsidRPr="001605E7" w:rsidRDefault="00150279" w:rsidP="00150279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0x0028</w:t>
            </w:r>
          </w:p>
        </w:tc>
        <w:tc>
          <w:tcPr>
            <w:tcW w:w="3041" w:type="dxa"/>
            <w:tcBorders>
              <w:right w:val="nil"/>
            </w:tcBorders>
          </w:tcPr>
          <w:p w14:paraId="3AA4D52C" w14:textId="77777777" w:rsidR="00150279" w:rsidRPr="001605E7" w:rsidRDefault="00150279" w:rsidP="00150279">
            <w:pPr>
              <w:spacing w:line="28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PPP LCP Request Timer</w:t>
            </w:r>
          </w:p>
          <w:p w14:paraId="6092D525" w14:textId="77777777" w:rsidR="00150279" w:rsidRPr="001605E7" w:rsidRDefault="00150279" w:rsidP="00150279">
            <w:pPr>
              <w:spacing w:line="28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(PTIMER)</w:t>
            </w:r>
          </w:p>
        </w:tc>
      </w:tr>
      <w:tr w:rsidR="00150279" w:rsidRPr="00546234" w14:paraId="789D1361" w14:textId="77777777" w:rsidTr="00150279">
        <w:tc>
          <w:tcPr>
            <w:tcW w:w="1006" w:type="dxa"/>
            <w:tcBorders>
              <w:left w:val="nil"/>
            </w:tcBorders>
            <w:shd w:val="clear" w:color="auto" w:fill="EEEDE2"/>
          </w:tcPr>
          <w:p w14:paraId="53B5AE27" w14:textId="77777777" w:rsidR="00150279" w:rsidRPr="001605E7" w:rsidRDefault="00150279" w:rsidP="00150279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</w:p>
          <w:p w14:paraId="7BE6E801" w14:textId="77777777" w:rsidR="00150279" w:rsidRPr="001605E7" w:rsidRDefault="00150279" w:rsidP="00150279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0x0029</w:t>
            </w:r>
          </w:p>
        </w:tc>
        <w:tc>
          <w:tcPr>
            <w:tcW w:w="3041" w:type="dxa"/>
            <w:tcBorders>
              <w:right w:val="nil"/>
            </w:tcBorders>
          </w:tcPr>
          <w:p w14:paraId="645F6666" w14:textId="77777777" w:rsidR="00150279" w:rsidRPr="001605E7" w:rsidRDefault="00150279" w:rsidP="00150279">
            <w:pPr>
              <w:spacing w:line="28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PPP LCP Magic Number</w:t>
            </w:r>
          </w:p>
          <w:p w14:paraId="3AE83098" w14:textId="77777777" w:rsidR="00150279" w:rsidRPr="001605E7" w:rsidRDefault="00150279" w:rsidP="00150279">
            <w:pPr>
              <w:spacing w:line="28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(PMAGIC)</w:t>
            </w:r>
          </w:p>
        </w:tc>
      </w:tr>
      <w:tr w:rsidR="00150279" w:rsidRPr="00546234" w14:paraId="7E859C91" w14:textId="77777777" w:rsidTr="00150279">
        <w:tc>
          <w:tcPr>
            <w:tcW w:w="1006" w:type="dxa"/>
            <w:tcBorders>
              <w:left w:val="nil"/>
            </w:tcBorders>
            <w:shd w:val="clear" w:color="auto" w:fill="EEEDE2"/>
          </w:tcPr>
          <w:p w14:paraId="3CFD5A1D" w14:textId="77777777" w:rsidR="00150279" w:rsidRPr="001605E7" w:rsidRDefault="00150279" w:rsidP="00150279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</w:p>
          <w:p w14:paraId="5E76D756" w14:textId="77777777" w:rsidR="00150279" w:rsidRPr="001605E7" w:rsidRDefault="00150279" w:rsidP="00150279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0x002A</w:t>
            </w:r>
          </w:p>
          <w:p w14:paraId="102FDF0E" w14:textId="77777777" w:rsidR="00150279" w:rsidRPr="001605E7" w:rsidRDefault="00150279" w:rsidP="00150279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0x002B</w:t>
            </w:r>
          </w:p>
          <w:p w14:paraId="178CC347" w14:textId="77777777" w:rsidR="00150279" w:rsidRPr="001605E7" w:rsidRDefault="00150279" w:rsidP="00150279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0x002C</w:t>
            </w:r>
          </w:p>
          <w:p w14:paraId="0E2C2E32" w14:textId="77777777" w:rsidR="00150279" w:rsidRPr="001605E7" w:rsidRDefault="00150279" w:rsidP="00150279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0x002D</w:t>
            </w:r>
          </w:p>
        </w:tc>
        <w:tc>
          <w:tcPr>
            <w:tcW w:w="3041" w:type="dxa"/>
            <w:tcBorders>
              <w:right w:val="nil"/>
            </w:tcBorders>
          </w:tcPr>
          <w:p w14:paraId="4FF4FEDE" w14:textId="77777777" w:rsidR="00150279" w:rsidRPr="001605E7" w:rsidRDefault="00150279" w:rsidP="00150279">
            <w:pPr>
              <w:spacing w:line="28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Unreachable IP Address</w:t>
            </w:r>
          </w:p>
          <w:p w14:paraId="04E2682A" w14:textId="77777777" w:rsidR="00150279" w:rsidRPr="001605E7" w:rsidRDefault="00150279" w:rsidP="00150279">
            <w:pPr>
              <w:spacing w:line="28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(UIPR0)</w:t>
            </w:r>
          </w:p>
          <w:p w14:paraId="7CC2BABE" w14:textId="77777777" w:rsidR="00150279" w:rsidRPr="001605E7" w:rsidRDefault="00150279" w:rsidP="00150279">
            <w:pPr>
              <w:spacing w:line="28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(UIPR1)</w:t>
            </w:r>
          </w:p>
          <w:p w14:paraId="558300A9" w14:textId="77777777" w:rsidR="00150279" w:rsidRPr="001605E7" w:rsidRDefault="00150279" w:rsidP="00150279">
            <w:pPr>
              <w:spacing w:line="28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(UIPR2)</w:t>
            </w:r>
          </w:p>
          <w:p w14:paraId="1DBD3421" w14:textId="77777777" w:rsidR="00150279" w:rsidRPr="001605E7" w:rsidRDefault="00150279" w:rsidP="00150279">
            <w:pPr>
              <w:spacing w:line="28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(UIPR3)</w:t>
            </w:r>
          </w:p>
        </w:tc>
      </w:tr>
      <w:tr w:rsidR="00150279" w:rsidRPr="00546234" w14:paraId="47D3AF77" w14:textId="77777777" w:rsidTr="00150279">
        <w:tc>
          <w:tcPr>
            <w:tcW w:w="1006" w:type="dxa"/>
            <w:tcBorders>
              <w:left w:val="nil"/>
            </w:tcBorders>
            <w:shd w:val="clear" w:color="auto" w:fill="EEEDE2"/>
          </w:tcPr>
          <w:p w14:paraId="66D46AEC" w14:textId="77777777" w:rsidR="00150279" w:rsidRPr="001605E7" w:rsidRDefault="00150279" w:rsidP="00150279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</w:p>
          <w:p w14:paraId="7E16D07F" w14:textId="77777777" w:rsidR="00150279" w:rsidRPr="001605E7" w:rsidRDefault="00150279" w:rsidP="00150279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0x002E</w:t>
            </w:r>
          </w:p>
          <w:p w14:paraId="4C49A680" w14:textId="77777777" w:rsidR="00150279" w:rsidRPr="001605E7" w:rsidRDefault="00150279" w:rsidP="00150279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0x002F</w:t>
            </w:r>
          </w:p>
        </w:tc>
        <w:tc>
          <w:tcPr>
            <w:tcW w:w="3041" w:type="dxa"/>
            <w:tcBorders>
              <w:right w:val="nil"/>
            </w:tcBorders>
          </w:tcPr>
          <w:p w14:paraId="40855AD6" w14:textId="77777777" w:rsidR="00150279" w:rsidRPr="001605E7" w:rsidRDefault="00150279" w:rsidP="00150279">
            <w:pPr>
              <w:spacing w:line="28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Unreachable Port</w:t>
            </w:r>
          </w:p>
          <w:p w14:paraId="56FA9184" w14:textId="77777777" w:rsidR="00150279" w:rsidRPr="001605E7" w:rsidRDefault="00150279" w:rsidP="00150279">
            <w:pPr>
              <w:spacing w:line="28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(UPORTR0)</w:t>
            </w:r>
          </w:p>
          <w:p w14:paraId="65AD639F" w14:textId="77777777" w:rsidR="00150279" w:rsidRPr="001605E7" w:rsidRDefault="00150279" w:rsidP="00150279">
            <w:pPr>
              <w:spacing w:line="28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(UPORTR1)</w:t>
            </w:r>
          </w:p>
        </w:tc>
      </w:tr>
      <w:tr w:rsidR="00150279" w:rsidRPr="00546234" w14:paraId="570F3002" w14:textId="77777777" w:rsidTr="00150279">
        <w:tc>
          <w:tcPr>
            <w:tcW w:w="1006" w:type="dxa"/>
            <w:tcBorders>
              <w:left w:val="nil"/>
            </w:tcBorders>
            <w:shd w:val="clear" w:color="auto" w:fill="EEEDE2"/>
          </w:tcPr>
          <w:p w14:paraId="1EFF46DE" w14:textId="77777777" w:rsidR="00150279" w:rsidRPr="001605E7" w:rsidRDefault="00150279" w:rsidP="00150279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0x0030</w:t>
            </w:r>
          </w:p>
        </w:tc>
        <w:tc>
          <w:tcPr>
            <w:tcW w:w="3041" w:type="dxa"/>
            <w:tcBorders>
              <w:right w:val="nil"/>
            </w:tcBorders>
          </w:tcPr>
          <w:p w14:paraId="424E75EF" w14:textId="77777777" w:rsidR="00150279" w:rsidRPr="001605E7" w:rsidRDefault="00150279" w:rsidP="00150279">
            <w:pPr>
              <w:spacing w:line="28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Mode2 (MR2)</w:t>
            </w:r>
          </w:p>
        </w:tc>
      </w:tr>
      <w:tr w:rsidR="00150279" w:rsidRPr="00546234" w14:paraId="17FE11C2" w14:textId="77777777" w:rsidTr="00150279">
        <w:tc>
          <w:tcPr>
            <w:tcW w:w="1006" w:type="dxa"/>
            <w:tcBorders>
              <w:left w:val="nil"/>
            </w:tcBorders>
            <w:shd w:val="clear" w:color="auto" w:fill="EEEDE2"/>
          </w:tcPr>
          <w:p w14:paraId="7CB1A2ED" w14:textId="77777777" w:rsidR="00150279" w:rsidRPr="001605E7" w:rsidRDefault="00150279" w:rsidP="00150279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0x0031</w:t>
            </w:r>
          </w:p>
        </w:tc>
        <w:tc>
          <w:tcPr>
            <w:tcW w:w="3041" w:type="dxa"/>
            <w:tcBorders>
              <w:right w:val="nil"/>
            </w:tcBorders>
          </w:tcPr>
          <w:p w14:paraId="45C45502" w14:textId="77777777" w:rsidR="00150279" w:rsidRPr="001605E7" w:rsidRDefault="00150279" w:rsidP="00150279">
            <w:pPr>
              <w:spacing w:line="28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Reserved</w:t>
            </w:r>
          </w:p>
        </w:tc>
      </w:tr>
      <w:tr w:rsidR="00150279" w:rsidRPr="00546234" w14:paraId="3D9C296D" w14:textId="77777777" w:rsidTr="00150279">
        <w:tc>
          <w:tcPr>
            <w:tcW w:w="1006" w:type="dxa"/>
            <w:tcBorders>
              <w:left w:val="nil"/>
            </w:tcBorders>
            <w:shd w:val="clear" w:color="auto" w:fill="EEEDE2"/>
          </w:tcPr>
          <w:p w14:paraId="08FC05C3" w14:textId="77777777" w:rsidR="00150279" w:rsidRPr="001605E7" w:rsidRDefault="00150279" w:rsidP="00150279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</w:p>
          <w:p w14:paraId="4775CBDA" w14:textId="77777777" w:rsidR="00150279" w:rsidRPr="001605E7" w:rsidRDefault="00150279" w:rsidP="00150279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</w:p>
          <w:p w14:paraId="0D1A4503" w14:textId="77777777" w:rsidR="00150279" w:rsidRPr="001605E7" w:rsidRDefault="00150279" w:rsidP="00150279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0x0032</w:t>
            </w:r>
          </w:p>
          <w:p w14:paraId="43D63D43" w14:textId="77777777" w:rsidR="00150279" w:rsidRPr="001605E7" w:rsidRDefault="00150279" w:rsidP="00150279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0x0033</w:t>
            </w:r>
          </w:p>
          <w:p w14:paraId="0CF8FD86" w14:textId="77777777" w:rsidR="00150279" w:rsidRPr="001605E7" w:rsidRDefault="00150279" w:rsidP="00150279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0x0034</w:t>
            </w:r>
          </w:p>
          <w:p w14:paraId="4722AA69" w14:textId="77777777" w:rsidR="00150279" w:rsidRPr="001605E7" w:rsidRDefault="00150279" w:rsidP="00150279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0x0035</w:t>
            </w:r>
          </w:p>
          <w:p w14:paraId="17F068D8" w14:textId="77777777" w:rsidR="00150279" w:rsidRPr="001605E7" w:rsidRDefault="00150279" w:rsidP="00150279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0x0036</w:t>
            </w:r>
          </w:p>
          <w:p w14:paraId="7CF2F31E" w14:textId="77777777" w:rsidR="00150279" w:rsidRPr="001605E7" w:rsidRDefault="00150279" w:rsidP="00150279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0x0037</w:t>
            </w:r>
          </w:p>
        </w:tc>
        <w:tc>
          <w:tcPr>
            <w:tcW w:w="3041" w:type="dxa"/>
            <w:tcBorders>
              <w:right w:val="nil"/>
            </w:tcBorders>
          </w:tcPr>
          <w:p w14:paraId="0F65BF23" w14:textId="77777777" w:rsidR="00150279" w:rsidRPr="001605E7" w:rsidRDefault="00150279" w:rsidP="00150279">
            <w:pPr>
              <w:spacing w:line="28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 xml:space="preserve">Destination Hardware Address </w:t>
            </w:r>
          </w:p>
          <w:p w14:paraId="4D62514B" w14:textId="77777777" w:rsidR="00150279" w:rsidRPr="001605E7" w:rsidRDefault="00150279" w:rsidP="00150279">
            <w:pPr>
              <w:spacing w:line="28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in PPPoE</w:t>
            </w:r>
          </w:p>
          <w:p w14:paraId="4FD59132" w14:textId="77777777" w:rsidR="00150279" w:rsidRPr="001605E7" w:rsidRDefault="00150279" w:rsidP="00150279">
            <w:pPr>
              <w:spacing w:line="28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(PHAR0)</w:t>
            </w:r>
          </w:p>
          <w:p w14:paraId="4F301B08" w14:textId="77777777" w:rsidR="00150279" w:rsidRPr="001605E7" w:rsidRDefault="00150279" w:rsidP="00150279">
            <w:pPr>
              <w:spacing w:line="28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(PHAR1)</w:t>
            </w:r>
          </w:p>
          <w:p w14:paraId="0389E304" w14:textId="77777777" w:rsidR="00150279" w:rsidRPr="001605E7" w:rsidRDefault="00150279" w:rsidP="00150279">
            <w:pPr>
              <w:spacing w:line="28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(PHAR2)</w:t>
            </w:r>
          </w:p>
          <w:p w14:paraId="5BD6D383" w14:textId="77777777" w:rsidR="00150279" w:rsidRPr="001605E7" w:rsidRDefault="00150279" w:rsidP="00150279">
            <w:pPr>
              <w:spacing w:line="28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(PHAR3)</w:t>
            </w:r>
          </w:p>
          <w:p w14:paraId="5B7D383B" w14:textId="77777777" w:rsidR="00150279" w:rsidRPr="001605E7" w:rsidRDefault="00150279" w:rsidP="00150279">
            <w:pPr>
              <w:spacing w:line="28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(PHAR4)</w:t>
            </w:r>
          </w:p>
          <w:p w14:paraId="6DE321FF" w14:textId="77777777" w:rsidR="00150279" w:rsidRPr="001605E7" w:rsidRDefault="00150279" w:rsidP="00150279">
            <w:pPr>
              <w:spacing w:line="28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(PHAR5)</w:t>
            </w:r>
          </w:p>
        </w:tc>
      </w:tr>
      <w:tr w:rsidR="00150279" w:rsidRPr="00546234" w14:paraId="34BCE2BB" w14:textId="77777777" w:rsidTr="00150279">
        <w:tc>
          <w:tcPr>
            <w:tcW w:w="1006" w:type="dxa"/>
            <w:tcBorders>
              <w:left w:val="nil"/>
            </w:tcBorders>
            <w:shd w:val="clear" w:color="auto" w:fill="EEEDE2"/>
            <w:vAlign w:val="center"/>
          </w:tcPr>
          <w:p w14:paraId="2AEE02C1" w14:textId="77777777" w:rsidR="00150279" w:rsidRPr="001605E7" w:rsidRDefault="00150279" w:rsidP="00150279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</w:p>
          <w:p w14:paraId="07EC7CE2" w14:textId="77777777" w:rsidR="00150279" w:rsidRPr="001605E7" w:rsidRDefault="00150279" w:rsidP="00150279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0x0038</w:t>
            </w:r>
          </w:p>
          <w:p w14:paraId="167FAA9E" w14:textId="77777777" w:rsidR="00150279" w:rsidRPr="001605E7" w:rsidRDefault="00150279" w:rsidP="00150279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0x0039</w:t>
            </w:r>
          </w:p>
        </w:tc>
        <w:tc>
          <w:tcPr>
            <w:tcW w:w="3041" w:type="dxa"/>
            <w:tcBorders>
              <w:right w:val="nil"/>
            </w:tcBorders>
            <w:vAlign w:val="center"/>
          </w:tcPr>
          <w:p w14:paraId="3AC131EF" w14:textId="77777777" w:rsidR="00150279" w:rsidRPr="001605E7" w:rsidRDefault="00150279" w:rsidP="00150279">
            <w:pPr>
              <w:spacing w:line="28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Session ID in PPPoE</w:t>
            </w:r>
          </w:p>
          <w:p w14:paraId="20A5830E" w14:textId="77777777" w:rsidR="00150279" w:rsidRPr="001605E7" w:rsidRDefault="00150279" w:rsidP="00150279">
            <w:pPr>
              <w:spacing w:line="28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(PSIDR0)</w:t>
            </w:r>
          </w:p>
          <w:p w14:paraId="08A172C7" w14:textId="77777777" w:rsidR="00150279" w:rsidRPr="001605E7" w:rsidRDefault="00150279" w:rsidP="00150279">
            <w:pPr>
              <w:spacing w:line="28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(PSIDR1)</w:t>
            </w:r>
          </w:p>
        </w:tc>
      </w:tr>
      <w:tr w:rsidR="00150279" w:rsidRPr="00546234" w14:paraId="66461AF2" w14:textId="77777777" w:rsidTr="00150279">
        <w:tc>
          <w:tcPr>
            <w:tcW w:w="1006" w:type="dxa"/>
            <w:tcBorders>
              <w:left w:val="nil"/>
            </w:tcBorders>
            <w:shd w:val="clear" w:color="auto" w:fill="EEEDE2"/>
          </w:tcPr>
          <w:p w14:paraId="4D5300BE" w14:textId="77777777" w:rsidR="00150279" w:rsidRPr="001605E7" w:rsidRDefault="00150279" w:rsidP="00150279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</w:p>
          <w:p w14:paraId="04504694" w14:textId="77777777" w:rsidR="00150279" w:rsidRPr="001605E7" w:rsidRDefault="00150279" w:rsidP="00150279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0x003A</w:t>
            </w:r>
          </w:p>
          <w:p w14:paraId="16B04F2B" w14:textId="77777777" w:rsidR="00150279" w:rsidRPr="001605E7" w:rsidRDefault="00150279" w:rsidP="00150279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0x003B</w:t>
            </w:r>
          </w:p>
        </w:tc>
        <w:tc>
          <w:tcPr>
            <w:tcW w:w="3041" w:type="dxa"/>
            <w:tcBorders>
              <w:right w:val="nil"/>
            </w:tcBorders>
          </w:tcPr>
          <w:p w14:paraId="04D9EF54" w14:textId="77777777" w:rsidR="00150279" w:rsidRPr="001605E7" w:rsidRDefault="00150279" w:rsidP="00150279">
            <w:pPr>
              <w:spacing w:line="28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Maximum Receive Unit in PPPoE</w:t>
            </w:r>
          </w:p>
          <w:p w14:paraId="37BF20AA" w14:textId="77777777" w:rsidR="00150279" w:rsidRPr="001605E7" w:rsidRDefault="00150279" w:rsidP="00150279">
            <w:pPr>
              <w:spacing w:line="28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(PMRUR0)</w:t>
            </w:r>
          </w:p>
          <w:p w14:paraId="3A54E79C" w14:textId="77777777" w:rsidR="00150279" w:rsidRPr="001605E7" w:rsidRDefault="00150279" w:rsidP="00150279">
            <w:pPr>
              <w:spacing w:line="28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(PMRUR1)</w:t>
            </w:r>
          </w:p>
        </w:tc>
      </w:tr>
      <w:tr w:rsidR="00150279" w:rsidRPr="00546234" w14:paraId="48254FF1" w14:textId="77777777" w:rsidTr="00150279">
        <w:tc>
          <w:tcPr>
            <w:tcW w:w="1006" w:type="dxa"/>
            <w:tcBorders>
              <w:left w:val="nil"/>
            </w:tcBorders>
            <w:shd w:val="clear" w:color="auto" w:fill="EEEDE2"/>
          </w:tcPr>
          <w:p w14:paraId="2A849680" w14:textId="77777777" w:rsidR="00150279" w:rsidRPr="001605E7" w:rsidRDefault="00150279" w:rsidP="00150279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</w:p>
          <w:p w14:paraId="3B8E6525" w14:textId="77777777" w:rsidR="00150279" w:rsidRPr="001605E7" w:rsidRDefault="00150279" w:rsidP="00150279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0x003C</w:t>
            </w:r>
          </w:p>
          <w:p w14:paraId="60CB2291" w14:textId="77777777" w:rsidR="00150279" w:rsidRPr="001605E7" w:rsidRDefault="00150279" w:rsidP="00150279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color w:val="FFC000"/>
                <w:sz w:val="18"/>
                <w:szCs w:val="16"/>
              </w:rPr>
              <w:t>0x003D</w:t>
            </w:r>
          </w:p>
        </w:tc>
        <w:tc>
          <w:tcPr>
            <w:tcW w:w="3041" w:type="dxa"/>
            <w:tcBorders>
              <w:right w:val="nil"/>
            </w:tcBorders>
          </w:tcPr>
          <w:p w14:paraId="6BFA049E" w14:textId="77777777" w:rsidR="00150279" w:rsidRPr="001605E7" w:rsidRDefault="00150279" w:rsidP="00150279">
            <w:pPr>
              <w:spacing w:line="28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 xml:space="preserve">PHY Status </w:t>
            </w:r>
          </w:p>
          <w:p w14:paraId="71900979" w14:textId="77777777" w:rsidR="00150279" w:rsidRPr="001605E7" w:rsidRDefault="00150279" w:rsidP="00150279">
            <w:pPr>
              <w:spacing w:line="28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(PHYSR0)</w:t>
            </w:r>
          </w:p>
          <w:p w14:paraId="3DC84C56" w14:textId="77777777" w:rsidR="00150279" w:rsidRPr="001605E7" w:rsidRDefault="00150279" w:rsidP="00150279">
            <w:pPr>
              <w:spacing w:line="28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color w:val="FFC000"/>
                <w:sz w:val="18"/>
                <w:szCs w:val="16"/>
              </w:rPr>
              <w:t xml:space="preserve">(PHYSR1) &lt;- </w:t>
            </w:r>
            <w:r w:rsidRPr="001605E7">
              <w:rPr>
                <w:rFonts w:ascii="Trebuchet MS" w:eastAsiaTheme="minorHAnsi" w:hAnsi="Trebuchet MS" w:hint="eastAsia"/>
                <w:color w:val="FFC000"/>
                <w:sz w:val="18"/>
                <w:szCs w:val="16"/>
              </w:rPr>
              <w:t>내부용</w:t>
            </w:r>
          </w:p>
        </w:tc>
      </w:tr>
    </w:tbl>
    <w:p w14:paraId="5A789C14" w14:textId="77777777" w:rsidR="00FD1C98" w:rsidRPr="001605E7" w:rsidRDefault="00FD1C98" w:rsidP="00155A42">
      <w:pPr>
        <w:pStyle w:val="11"/>
        <w:rPr>
          <w:rFonts w:eastAsiaTheme="minorHAnsi"/>
        </w:rPr>
      </w:pPr>
    </w:p>
    <w:p w14:paraId="600888B3" w14:textId="77777777" w:rsidR="00FD1C98" w:rsidRPr="001605E7" w:rsidRDefault="00FD1C98" w:rsidP="00155A42">
      <w:pPr>
        <w:pStyle w:val="11"/>
        <w:rPr>
          <w:rFonts w:eastAsiaTheme="minorHAnsi"/>
        </w:rPr>
        <w:sectPr w:rsidR="00FD1C98" w:rsidRPr="001605E7" w:rsidSect="00150279">
          <w:type w:val="continuous"/>
          <w:pgSz w:w="11907" w:h="16840" w:code="9"/>
          <w:pgMar w:top="1418" w:right="1701" w:bottom="1134" w:left="1701" w:header="851" w:footer="567" w:gutter="0"/>
          <w:pgNumType w:start="2"/>
          <w:cols w:num="2" w:space="425"/>
          <w:docGrid w:type="lines" w:linePitch="360"/>
        </w:sectPr>
      </w:pPr>
    </w:p>
    <w:p w14:paraId="42712846" w14:textId="77777777" w:rsidR="00FD1C98" w:rsidRPr="001605E7" w:rsidRDefault="00FD1C98" w:rsidP="00155A42">
      <w:pPr>
        <w:pStyle w:val="11"/>
        <w:rPr>
          <w:rFonts w:eastAsiaTheme="minorHAnsi"/>
        </w:rPr>
      </w:pPr>
    </w:p>
    <w:p w14:paraId="0A22D8D4" w14:textId="77777777" w:rsidR="00FD1C98" w:rsidRPr="001605E7" w:rsidRDefault="00FD1C98" w:rsidP="00155A42">
      <w:pPr>
        <w:pStyle w:val="11"/>
        <w:rPr>
          <w:rFonts w:eastAsiaTheme="minorHAnsi"/>
        </w:rPr>
      </w:pPr>
    </w:p>
    <w:p w14:paraId="75E4F6DB" w14:textId="0DD241C6" w:rsidR="00FD1C98" w:rsidRPr="001605E7" w:rsidRDefault="00FD1C98" w:rsidP="00155A42">
      <w:pPr>
        <w:pStyle w:val="11"/>
        <w:rPr>
          <w:rFonts w:eastAsiaTheme="minorHAnsi"/>
        </w:rPr>
      </w:pPr>
    </w:p>
    <w:p w14:paraId="6BDF3873" w14:textId="77777777" w:rsidR="00FD1C98" w:rsidRPr="001605E7" w:rsidRDefault="00FD1C98" w:rsidP="00155A42">
      <w:pPr>
        <w:pStyle w:val="11"/>
        <w:rPr>
          <w:rFonts w:eastAsiaTheme="minorHAnsi"/>
        </w:rPr>
      </w:pPr>
    </w:p>
    <w:p w14:paraId="6D858E95" w14:textId="77777777" w:rsidR="00FD1C98" w:rsidRPr="001605E7" w:rsidRDefault="00FD1C98" w:rsidP="00155A42">
      <w:pPr>
        <w:pStyle w:val="11"/>
        <w:rPr>
          <w:rFonts w:eastAsiaTheme="minorHAnsi"/>
        </w:rPr>
      </w:pPr>
    </w:p>
    <w:p w14:paraId="37BBDF3E" w14:textId="77777777" w:rsidR="00434A5C" w:rsidRPr="001605E7" w:rsidRDefault="00434A5C" w:rsidP="00155A42">
      <w:pPr>
        <w:pStyle w:val="11"/>
        <w:rPr>
          <w:rFonts w:eastAsiaTheme="minorHAnsi"/>
        </w:rPr>
        <w:sectPr w:rsidR="00434A5C" w:rsidRPr="001605E7" w:rsidSect="00177D76">
          <w:type w:val="continuous"/>
          <w:pgSz w:w="11907" w:h="16840" w:code="9"/>
          <w:pgMar w:top="1418" w:right="1701" w:bottom="1134" w:left="1701" w:header="851" w:footer="567" w:gutter="0"/>
          <w:pgNumType w:start="2"/>
          <w:cols w:space="425"/>
          <w:docGrid w:type="lines" w:linePitch="360"/>
        </w:sectPr>
      </w:pPr>
    </w:p>
    <w:tbl>
      <w:tblPr>
        <w:tblStyle w:val="af3"/>
        <w:tblW w:w="4253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06"/>
        <w:gridCol w:w="3247"/>
      </w:tblGrid>
      <w:tr w:rsidR="00302A43" w:rsidRPr="00546234" w14:paraId="62224324" w14:textId="77777777" w:rsidTr="00434A5C">
        <w:tc>
          <w:tcPr>
            <w:tcW w:w="1006" w:type="dxa"/>
            <w:shd w:val="clear" w:color="auto" w:fill="EEEDE2"/>
            <w:vAlign w:val="center"/>
          </w:tcPr>
          <w:p w14:paraId="3D7023C4" w14:textId="77777777" w:rsidR="00302A43" w:rsidRPr="001605E7" w:rsidRDefault="00302A43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Address</w:t>
            </w:r>
          </w:p>
        </w:tc>
        <w:tc>
          <w:tcPr>
            <w:tcW w:w="3247" w:type="dxa"/>
            <w:shd w:val="clear" w:color="auto" w:fill="EEEDE2"/>
            <w:vAlign w:val="center"/>
          </w:tcPr>
          <w:p w14:paraId="1218F2AB" w14:textId="77777777" w:rsidR="00302A43" w:rsidRPr="001605E7" w:rsidRDefault="00302A43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Register</w:t>
            </w:r>
          </w:p>
        </w:tc>
      </w:tr>
      <w:tr w:rsidR="00302A43" w:rsidRPr="00546234" w14:paraId="66222697" w14:textId="77777777" w:rsidTr="00434A5C">
        <w:tc>
          <w:tcPr>
            <w:tcW w:w="1006" w:type="dxa"/>
            <w:shd w:val="clear" w:color="auto" w:fill="EEEDE2"/>
            <w:vAlign w:val="center"/>
          </w:tcPr>
          <w:p w14:paraId="57769EAF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0x003E</w:t>
            </w:r>
          </w:p>
        </w:tc>
        <w:tc>
          <w:tcPr>
            <w:tcW w:w="3247" w:type="dxa"/>
            <w:vAlign w:val="center"/>
          </w:tcPr>
          <w:p w14:paraId="7CB27AE9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PHY Address Value (PHYAR)</w:t>
            </w:r>
          </w:p>
        </w:tc>
      </w:tr>
      <w:tr w:rsidR="00302A43" w:rsidRPr="00546234" w14:paraId="7040BB65" w14:textId="77777777" w:rsidTr="00434A5C">
        <w:trPr>
          <w:trHeight w:val="20"/>
        </w:trPr>
        <w:tc>
          <w:tcPr>
            <w:tcW w:w="1006" w:type="dxa"/>
            <w:shd w:val="clear" w:color="auto" w:fill="EEEDE2"/>
            <w:vAlign w:val="center"/>
          </w:tcPr>
          <w:p w14:paraId="472F6910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0x003F</w:t>
            </w:r>
          </w:p>
        </w:tc>
        <w:tc>
          <w:tcPr>
            <w:tcW w:w="3247" w:type="dxa"/>
            <w:vAlign w:val="center"/>
          </w:tcPr>
          <w:p w14:paraId="00DE6E79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PHY Register Address (PHYRR)</w:t>
            </w:r>
          </w:p>
        </w:tc>
      </w:tr>
      <w:tr w:rsidR="00302A43" w:rsidRPr="00546234" w14:paraId="6192A7ED" w14:textId="77777777" w:rsidTr="00434A5C">
        <w:tc>
          <w:tcPr>
            <w:tcW w:w="1006" w:type="dxa"/>
            <w:shd w:val="clear" w:color="auto" w:fill="EEEDE2"/>
            <w:vAlign w:val="center"/>
          </w:tcPr>
          <w:p w14:paraId="7E620EAB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</w:p>
          <w:p w14:paraId="12D9C0F7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0x0040</w:t>
            </w:r>
          </w:p>
          <w:p w14:paraId="46CC8D89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0x0041</w:t>
            </w:r>
          </w:p>
        </w:tc>
        <w:tc>
          <w:tcPr>
            <w:tcW w:w="3247" w:type="dxa"/>
            <w:vAlign w:val="center"/>
          </w:tcPr>
          <w:p w14:paraId="305E9763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PHY Data Input</w:t>
            </w:r>
          </w:p>
          <w:p w14:paraId="37E289E8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(PHYDIR0)</w:t>
            </w:r>
          </w:p>
          <w:p w14:paraId="08D15410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(PHYDIR1)</w:t>
            </w:r>
          </w:p>
        </w:tc>
      </w:tr>
      <w:tr w:rsidR="00302A43" w:rsidRPr="00546234" w14:paraId="3B32D58F" w14:textId="77777777" w:rsidTr="00434A5C">
        <w:tc>
          <w:tcPr>
            <w:tcW w:w="1006" w:type="dxa"/>
            <w:shd w:val="clear" w:color="auto" w:fill="EEEDE2"/>
            <w:vAlign w:val="center"/>
          </w:tcPr>
          <w:p w14:paraId="52411F31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</w:p>
          <w:p w14:paraId="27566A74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0x0042</w:t>
            </w:r>
          </w:p>
          <w:p w14:paraId="393E9AD7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0x0043</w:t>
            </w:r>
          </w:p>
        </w:tc>
        <w:tc>
          <w:tcPr>
            <w:tcW w:w="3247" w:type="dxa"/>
            <w:vAlign w:val="center"/>
          </w:tcPr>
          <w:p w14:paraId="31C6F483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PHY Data Output</w:t>
            </w:r>
          </w:p>
          <w:p w14:paraId="389F073A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(PHYDOR0)</w:t>
            </w:r>
          </w:p>
          <w:p w14:paraId="47E51A68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(PHYDOR1)</w:t>
            </w:r>
          </w:p>
        </w:tc>
      </w:tr>
      <w:tr w:rsidR="00302A43" w:rsidRPr="00546234" w14:paraId="157E6B10" w14:textId="77777777" w:rsidTr="00434A5C">
        <w:tc>
          <w:tcPr>
            <w:tcW w:w="1006" w:type="dxa"/>
            <w:shd w:val="clear" w:color="auto" w:fill="EEEDE2"/>
            <w:vAlign w:val="center"/>
          </w:tcPr>
          <w:p w14:paraId="28379742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0x0044</w:t>
            </w:r>
          </w:p>
        </w:tc>
        <w:tc>
          <w:tcPr>
            <w:tcW w:w="3247" w:type="dxa"/>
            <w:vAlign w:val="center"/>
          </w:tcPr>
          <w:p w14:paraId="77B27D50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PHY Action (PHYACR)</w:t>
            </w:r>
          </w:p>
        </w:tc>
      </w:tr>
      <w:tr w:rsidR="00302A43" w:rsidRPr="00546234" w14:paraId="3CF0D1CC" w14:textId="77777777" w:rsidTr="00434A5C">
        <w:tc>
          <w:tcPr>
            <w:tcW w:w="1006" w:type="dxa"/>
            <w:shd w:val="clear" w:color="auto" w:fill="EEEDE2"/>
            <w:vAlign w:val="center"/>
          </w:tcPr>
          <w:p w14:paraId="2DDE082D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0x0045</w:t>
            </w:r>
          </w:p>
        </w:tc>
        <w:tc>
          <w:tcPr>
            <w:tcW w:w="3247" w:type="dxa"/>
            <w:vAlign w:val="center"/>
          </w:tcPr>
          <w:p w14:paraId="39EC6523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PHY Division (PHYDIVR)</w:t>
            </w:r>
          </w:p>
        </w:tc>
      </w:tr>
      <w:tr w:rsidR="00302A43" w:rsidRPr="00546234" w14:paraId="778CFD2A" w14:textId="77777777" w:rsidTr="00434A5C">
        <w:tc>
          <w:tcPr>
            <w:tcW w:w="1006" w:type="dxa"/>
            <w:shd w:val="clear" w:color="auto" w:fill="EEEDE2"/>
            <w:vAlign w:val="center"/>
          </w:tcPr>
          <w:p w14:paraId="7DAD5007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</w:p>
          <w:p w14:paraId="7CE42356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0x0046</w:t>
            </w:r>
          </w:p>
          <w:p w14:paraId="572C91C0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0x0047</w:t>
            </w:r>
          </w:p>
        </w:tc>
        <w:tc>
          <w:tcPr>
            <w:tcW w:w="3247" w:type="dxa"/>
            <w:vAlign w:val="center"/>
          </w:tcPr>
          <w:p w14:paraId="63E06829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PHY Control</w:t>
            </w:r>
          </w:p>
          <w:p w14:paraId="3308DEF0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(PHYCR0)</w:t>
            </w:r>
          </w:p>
          <w:p w14:paraId="765D6232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(PHYCR1)</w:t>
            </w:r>
          </w:p>
        </w:tc>
      </w:tr>
      <w:tr w:rsidR="00302A43" w:rsidRPr="00546234" w14:paraId="5F566715" w14:textId="77777777" w:rsidTr="00434A5C">
        <w:tc>
          <w:tcPr>
            <w:tcW w:w="1006" w:type="dxa"/>
            <w:shd w:val="clear" w:color="auto" w:fill="EEEDE2"/>
            <w:vAlign w:val="center"/>
          </w:tcPr>
          <w:p w14:paraId="76D92EC3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0x0048</w:t>
            </w:r>
          </w:p>
          <w:p w14:paraId="04E3EE72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~</w:t>
            </w:r>
          </w:p>
          <w:p w14:paraId="373F4BC7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0x004B</w:t>
            </w:r>
          </w:p>
        </w:tc>
        <w:tc>
          <w:tcPr>
            <w:tcW w:w="3247" w:type="dxa"/>
            <w:vAlign w:val="center"/>
          </w:tcPr>
          <w:p w14:paraId="124AEC42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Reserved</w:t>
            </w:r>
          </w:p>
        </w:tc>
      </w:tr>
      <w:tr w:rsidR="00302A43" w:rsidRPr="00546234" w14:paraId="3CC591FE" w14:textId="77777777" w:rsidTr="00434A5C">
        <w:tc>
          <w:tcPr>
            <w:tcW w:w="1006" w:type="dxa"/>
            <w:shd w:val="clear" w:color="auto" w:fill="EEEDE2"/>
            <w:vAlign w:val="center"/>
          </w:tcPr>
          <w:p w14:paraId="10BD78EF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0x004C</w:t>
            </w:r>
          </w:p>
        </w:tc>
        <w:tc>
          <w:tcPr>
            <w:tcW w:w="3247" w:type="dxa"/>
            <w:vAlign w:val="center"/>
          </w:tcPr>
          <w:p w14:paraId="4FD5164E" w14:textId="2629AF41" w:rsidR="00302A43" w:rsidRPr="001605E7" w:rsidRDefault="000C2045" w:rsidP="00257242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SOCKET-less</w:t>
            </w:r>
            <w:r w:rsidR="00302A43" w:rsidRPr="001605E7">
              <w:rPr>
                <w:rFonts w:ascii="Trebuchet MS" w:eastAsiaTheme="minorHAnsi" w:hAnsi="Trebuchet MS"/>
                <w:sz w:val="18"/>
                <w:szCs w:val="16"/>
              </w:rPr>
              <w:t xml:space="preserve"> Control (</w:t>
            </w: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SLCR</w:t>
            </w:r>
            <w:r w:rsidR="00302A43" w:rsidRPr="001605E7">
              <w:rPr>
                <w:rFonts w:ascii="Trebuchet MS" w:eastAsiaTheme="minorHAnsi" w:hAnsi="Trebuchet MS"/>
                <w:sz w:val="18"/>
                <w:szCs w:val="16"/>
              </w:rPr>
              <w:t>)</w:t>
            </w:r>
          </w:p>
        </w:tc>
      </w:tr>
      <w:tr w:rsidR="00302A43" w:rsidRPr="00546234" w14:paraId="7433E745" w14:textId="77777777" w:rsidTr="00434A5C">
        <w:tc>
          <w:tcPr>
            <w:tcW w:w="1006" w:type="dxa"/>
            <w:shd w:val="clear" w:color="auto" w:fill="EEEDE2"/>
            <w:vAlign w:val="center"/>
          </w:tcPr>
          <w:p w14:paraId="027E8715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</w:p>
          <w:p w14:paraId="4B10E0E2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0x004D</w:t>
            </w:r>
          </w:p>
          <w:p w14:paraId="6190170B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0x004E</w:t>
            </w:r>
          </w:p>
        </w:tc>
        <w:tc>
          <w:tcPr>
            <w:tcW w:w="3247" w:type="dxa"/>
            <w:vAlign w:val="center"/>
          </w:tcPr>
          <w:p w14:paraId="6FD0E2C6" w14:textId="19ECBE5A" w:rsidR="00302A43" w:rsidRPr="001605E7" w:rsidRDefault="000C2045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 xml:space="preserve">SOCKET-less </w:t>
            </w:r>
            <w:r w:rsidR="00302A43" w:rsidRPr="001605E7">
              <w:rPr>
                <w:rFonts w:ascii="Trebuchet MS" w:eastAsiaTheme="minorHAnsi" w:hAnsi="Trebuchet MS"/>
                <w:sz w:val="18"/>
                <w:szCs w:val="16"/>
              </w:rPr>
              <w:t>Retry Time value</w:t>
            </w:r>
          </w:p>
          <w:p w14:paraId="3B98C7B5" w14:textId="3C51027C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</w:t>
            </w:r>
            <w:r w:rsidR="000C2045" w:rsidRPr="001605E7">
              <w:rPr>
                <w:rFonts w:ascii="Trebuchet MS" w:eastAsiaTheme="minorHAnsi" w:hAnsi="Trebuchet MS"/>
                <w:sz w:val="18"/>
                <w:szCs w:val="16"/>
              </w:rPr>
              <w:t>SLRTR0</w:t>
            </w: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)</w:t>
            </w:r>
          </w:p>
          <w:p w14:paraId="6F32354E" w14:textId="463C3292" w:rsidR="00302A43" w:rsidRPr="001605E7" w:rsidRDefault="00302A43" w:rsidP="00257242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</w:t>
            </w:r>
            <w:r w:rsidR="000C2045" w:rsidRPr="001605E7">
              <w:rPr>
                <w:rFonts w:ascii="Trebuchet MS" w:eastAsiaTheme="minorHAnsi" w:hAnsi="Trebuchet MS"/>
                <w:sz w:val="18"/>
                <w:szCs w:val="16"/>
              </w:rPr>
              <w:t>SLRTR1</w:t>
            </w: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)</w:t>
            </w:r>
          </w:p>
        </w:tc>
      </w:tr>
      <w:tr w:rsidR="00302A43" w:rsidRPr="00546234" w14:paraId="1E741A86" w14:textId="77777777" w:rsidTr="00434A5C">
        <w:tc>
          <w:tcPr>
            <w:tcW w:w="1006" w:type="dxa"/>
            <w:shd w:val="clear" w:color="auto" w:fill="EEEDE2"/>
            <w:vAlign w:val="center"/>
          </w:tcPr>
          <w:p w14:paraId="063C3EAD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</w:p>
          <w:p w14:paraId="503D2905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0x004F</w:t>
            </w:r>
          </w:p>
        </w:tc>
        <w:tc>
          <w:tcPr>
            <w:tcW w:w="3247" w:type="dxa"/>
            <w:vAlign w:val="center"/>
          </w:tcPr>
          <w:p w14:paraId="555B8B2B" w14:textId="209A37F2" w:rsidR="00302A43" w:rsidRPr="001605E7" w:rsidRDefault="000C2045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 xml:space="preserve">SOCKET-less </w:t>
            </w:r>
            <w:r w:rsidR="00302A43" w:rsidRPr="001605E7">
              <w:rPr>
                <w:rFonts w:ascii="Trebuchet MS" w:eastAsiaTheme="minorHAnsi" w:hAnsi="Trebuchet MS"/>
                <w:sz w:val="18"/>
                <w:szCs w:val="16"/>
              </w:rPr>
              <w:t>Retry Count-value</w:t>
            </w:r>
          </w:p>
          <w:p w14:paraId="33F6CF1B" w14:textId="3DA45379" w:rsidR="00302A43" w:rsidRPr="001605E7" w:rsidRDefault="00302A43" w:rsidP="00257242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</w:t>
            </w:r>
            <w:r w:rsidR="000C2045" w:rsidRPr="001605E7">
              <w:rPr>
                <w:rFonts w:ascii="Trebuchet MS" w:eastAsiaTheme="minorHAnsi" w:hAnsi="Trebuchet MS"/>
                <w:sz w:val="18"/>
                <w:szCs w:val="16"/>
              </w:rPr>
              <w:t>SLRCR</w:t>
            </w: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)</w:t>
            </w:r>
          </w:p>
        </w:tc>
      </w:tr>
      <w:tr w:rsidR="00302A43" w:rsidRPr="00546234" w14:paraId="1B9B866D" w14:textId="77777777" w:rsidTr="00434A5C">
        <w:tc>
          <w:tcPr>
            <w:tcW w:w="1006" w:type="dxa"/>
            <w:shd w:val="clear" w:color="auto" w:fill="EEEDE2"/>
            <w:vAlign w:val="center"/>
          </w:tcPr>
          <w:p w14:paraId="672A46BE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</w:p>
          <w:p w14:paraId="5BE8CC7A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0x0050</w:t>
            </w:r>
          </w:p>
          <w:p w14:paraId="0CF93BEA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0x0051</w:t>
            </w:r>
          </w:p>
          <w:p w14:paraId="507C4072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0x0052</w:t>
            </w:r>
          </w:p>
          <w:p w14:paraId="49C13758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0x0053</w:t>
            </w:r>
          </w:p>
        </w:tc>
        <w:tc>
          <w:tcPr>
            <w:tcW w:w="3247" w:type="dxa"/>
            <w:vAlign w:val="center"/>
          </w:tcPr>
          <w:p w14:paraId="14751452" w14:textId="344B0EA7" w:rsidR="00302A43" w:rsidRPr="001605E7" w:rsidRDefault="000C2045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 xml:space="preserve">SOCKET-less </w:t>
            </w:r>
            <w:r w:rsidR="00302A43" w:rsidRPr="001605E7">
              <w:rPr>
                <w:rFonts w:ascii="Trebuchet MS" w:eastAsiaTheme="minorHAnsi" w:hAnsi="Trebuchet MS"/>
                <w:sz w:val="18"/>
                <w:szCs w:val="16"/>
              </w:rPr>
              <w:t>Peer IP Address</w:t>
            </w:r>
          </w:p>
          <w:p w14:paraId="6A995019" w14:textId="3E7DE041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</w:t>
            </w:r>
            <w:r w:rsidR="00D802F0" w:rsidRPr="001605E7">
              <w:rPr>
                <w:rFonts w:ascii="Trebuchet MS" w:eastAsiaTheme="minorHAnsi" w:hAnsi="Trebuchet MS"/>
                <w:sz w:val="18"/>
                <w:szCs w:val="16"/>
              </w:rPr>
              <w:t>SL</w:t>
            </w: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PIPR0)</w:t>
            </w:r>
          </w:p>
          <w:p w14:paraId="16A2C5C5" w14:textId="7E10F14E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</w:t>
            </w:r>
            <w:r w:rsidR="00D802F0" w:rsidRPr="001605E7">
              <w:rPr>
                <w:rFonts w:ascii="Trebuchet MS" w:eastAsiaTheme="minorHAnsi" w:hAnsi="Trebuchet MS"/>
                <w:sz w:val="18"/>
                <w:szCs w:val="16"/>
              </w:rPr>
              <w:t>SL</w:t>
            </w: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PIPR1)</w:t>
            </w:r>
          </w:p>
          <w:p w14:paraId="7D89E59D" w14:textId="6B06396A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</w:t>
            </w:r>
            <w:r w:rsidR="00D802F0" w:rsidRPr="001605E7">
              <w:rPr>
                <w:rFonts w:ascii="Trebuchet MS" w:eastAsiaTheme="minorHAnsi" w:hAnsi="Trebuchet MS"/>
                <w:sz w:val="18"/>
                <w:szCs w:val="16"/>
              </w:rPr>
              <w:t>SL</w:t>
            </w: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PIPR2)</w:t>
            </w:r>
          </w:p>
          <w:p w14:paraId="2E3AAA14" w14:textId="68D58FEA" w:rsidR="00302A43" w:rsidRPr="001605E7" w:rsidRDefault="00302A43" w:rsidP="00257242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</w:t>
            </w:r>
            <w:r w:rsidR="00D802F0" w:rsidRPr="001605E7">
              <w:rPr>
                <w:rFonts w:ascii="Trebuchet MS" w:eastAsiaTheme="minorHAnsi" w:hAnsi="Trebuchet MS"/>
                <w:sz w:val="18"/>
                <w:szCs w:val="16"/>
              </w:rPr>
              <w:t>SLPIPR3</w:t>
            </w: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)</w:t>
            </w:r>
          </w:p>
        </w:tc>
      </w:tr>
      <w:tr w:rsidR="00302A43" w:rsidRPr="00546234" w14:paraId="5734B3C1" w14:textId="77777777" w:rsidTr="00434A5C">
        <w:tc>
          <w:tcPr>
            <w:tcW w:w="1006" w:type="dxa"/>
            <w:shd w:val="clear" w:color="auto" w:fill="EEEDE2"/>
            <w:vAlign w:val="center"/>
          </w:tcPr>
          <w:p w14:paraId="3880D02D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</w:p>
          <w:p w14:paraId="40BF1A40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0x0054</w:t>
            </w:r>
          </w:p>
          <w:p w14:paraId="7E5EE329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0x0055</w:t>
            </w:r>
          </w:p>
          <w:p w14:paraId="193D9AE7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0x0056</w:t>
            </w:r>
          </w:p>
          <w:p w14:paraId="6B6C3EE5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0x0057</w:t>
            </w:r>
          </w:p>
          <w:p w14:paraId="32B5D320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0x0058</w:t>
            </w:r>
          </w:p>
          <w:p w14:paraId="047136E3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0x0059</w:t>
            </w:r>
          </w:p>
        </w:tc>
        <w:tc>
          <w:tcPr>
            <w:tcW w:w="3247" w:type="dxa"/>
            <w:vAlign w:val="center"/>
          </w:tcPr>
          <w:p w14:paraId="48CF50CC" w14:textId="5A74361C" w:rsidR="00302A43" w:rsidRPr="001605E7" w:rsidRDefault="00D802F0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 xml:space="preserve">SOCKET-less </w:t>
            </w:r>
            <w:r w:rsidR="00302A43" w:rsidRPr="001605E7">
              <w:rPr>
                <w:rFonts w:ascii="Trebuchet MS" w:eastAsiaTheme="minorHAnsi" w:hAnsi="Trebuchet MS"/>
                <w:sz w:val="18"/>
                <w:szCs w:val="16"/>
              </w:rPr>
              <w:t>Peer Hardware Address</w:t>
            </w:r>
          </w:p>
          <w:p w14:paraId="545B7787" w14:textId="374CB999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</w:t>
            </w:r>
            <w:r w:rsidR="00D802F0" w:rsidRPr="001605E7">
              <w:rPr>
                <w:rFonts w:ascii="Trebuchet MS" w:eastAsiaTheme="minorHAnsi" w:hAnsi="Trebuchet MS"/>
                <w:sz w:val="18"/>
                <w:szCs w:val="16"/>
              </w:rPr>
              <w:t>SLPHAR0</w:t>
            </w: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)</w:t>
            </w:r>
          </w:p>
          <w:p w14:paraId="54055294" w14:textId="1578EBDD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</w:t>
            </w:r>
            <w:r w:rsidR="00D802F0" w:rsidRPr="001605E7">
              <w:rPr>
                <w:rFonts w:ascii="Trebuchet MS" w:eastAsiaTheme="minorHAnsi" w:hAnsi="Trebuchet MS"/>
                <w:sz w:val="18"/>
                <w:szCs w:val="16"/>
              </w:rPr>
              <w:t>SLPHAR1</w:t>
            </w: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)</w:t>
            </w:r>
          </w:p>
          <w:p w14:paraId="6B3DDE1E" w14:textId="5AFD497C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</w:t>
            </w:r>
            <w:r w:rsidR="00D802F0" w:rsidRPr="001605E7">
              <w:rPr>
                <w:rFonts w:ascii="Trebuchet MS" w:eastAsiaTheme="minorHAnsi" w:hAnsi="Trebuchet MS"/>
                <w:sz w:val="18"/>
                <w:szCs w:val="16"/>
              </w:rPr>
              <w:t>SLPHAR2</w:t>
            </w: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)</w:t>
            </w:r>
          </w:p>
          <w:p w14:paraId="3F7F0362" w14:textId="41F90FD6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</w:t>
            </w:r>
            <w:r w:rsidR="00D802F0" w:rsidRPr="001605E7">
              <w:rPr>
                <w:rFonts w:ascii="Trebuchet MS" w:eastAsiaTheme="minorHAnsi" w:hAnsi="Trebuchet MS"/>
                <w:sz w:val="18"/>
                <w:szCs w:val="16"/>
              </w:rPr>
              <w:t>SLPHAR3</w:t>
            </w: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)</w:t>
            </w:r>
          </w:p>
          <w:p w14:paraId="06B1A264" w14:textId="0AE14CE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</w:t>
            </w:r>
            <w:r w:rsidR="00D802F0" w:rsidRPr="001605E7">
              <w:rPr>
                <w:rFonts w:ascii="Trebuchet MS" w:eastAsiaTheme="minorHAnsi" w:hAnsi="Trebuchet MS"/>
                <w:sz w:val="18"/>
                <w:szCs w:val="16"/>
              </w:rPr>
              <w:t>SL</w:t>
            </w: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PHAR4)</w:t>
            </w:r>
          </w:p>
          <w:p w14:paraId="67AF9D5C" w14:textId="004FEA53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</w:t>
            </w:r>
            <w:r w:rsidR="00D802F0" w:rsidRPr="001605E7">
              <w:rPr>
                <w:rFonts w:ascii="Trebuchet MS" w:eastAsiaTheme="minorHAnsi" w:hAnsi="Trebuchet MS"/>
                <w:sz w:val="18"/>
                <w:szCs w:val="16"/>
              </w:rPr>
              <w:t>SL</w:t>
            </w: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PHAR5)</w:t>
            </w:r>
          </w:p>
        </w:tc>
      </w:tr>
      <w:tr w:rsidR="00302A43" w:rsidRPr="00546234" w14:paraId="0F1B1903" w14:textId="77777777" w:rsidTr="00434A5C">
        <w:tc>
          <w:tcPr>
            <w:tcW w:w="1006" w:type="dxa"/>
            <w:shd w:val="clear" w:color="auto" w:fill="EEEDE2"/>
            <w:vAlign w:val="center"/>
          </w:tcPr>
          <w:p w14:paraId="1BE0CB15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</w:p>
          <w:p w14:paraId="19D14530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0x005A</w:t>
            </w:r>
          </w:p>
          <w:p w14:paraId="0C58074D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0x005B</w:t>
            </w:r>
          </w:p>
        </w:tc>
        <w:tc>
          <w:tcPr>
            <w:tcW w:w="3247" w:type="dxa"/>
            <w:vAlign w:val="center"/>
          </w:tcPr>
          <w:p w14:paraId="72D85A3B" w14:textId="539D723A" w:rsidR="00302A43" w:rsidRPr="001605E7" w:rsidRDefault="00D802F0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PING</w:t>
            </w:r>
            <w:r w:rsidR="00302A43" w:rsidRPr="001605E7">
              <w:rPr>
                <w:rFonts w:ascii="Trebuchet MS" w:eastAsiaTheme="minorHAnsi" w:hAnsi="Trebuchet MS"/>
                <w:sz w:val="18"/>
                <w:szCs w:val="16"/>
              </w:rPr>
              <w:t xml:space="preserve"> Sequence Number</w:t>
            </w:r>
          </w:p>
          <w:p w14:paraId="710A8836" w14:textId="5A3400E6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(PINGSEQR0)</w:t>
            </w:r>
          </w:p>
          <w:p w14:paraId="3C186658" w14:textId="18134BA1" w:rsidR="00302A43" w:rsidRPr="001605E7" w:rsidRDefault="00302A43" w:rsidP="00257242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(PINGSEQR1)</w:t>
            </w:r>
          </w:p>
        </w:tc>
      </w:tr>
      <w:tr w:rsidR="00302A43" w:rsidRPr="00546234" w14:paraId="32FCD129" w14:textId="77777777" w:rsidTr="00434A5C">
        <w:tc>
          <w:tcPr>
            <w:tcW w:w="1006" w:type="dxa"/>
            <w:shd w:val="clear" w:color="auto" w:fill="EEEDE2"/>
            <w:vAlign w:val="center"/>
          </w:tcPr>
          <w:p w14:paraId="1D9B2FCE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</w:p>
          <w:p w14:paraId="6585AFA6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0x005C</w:t>
            </w:r>
          </w:p>
          <w:p w14:paraId="54B06DE3" w14:textId="77777777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0x005D</w:t>
            </w:r>
          </w:p>
        </w:tc>
        <w:tc>
          <w:tcPr>
            <w:tcW w:w="3247" w:type="dxa"/>
            <w:vAlign w:val="center"/>
          </w:tcPr>
          <w:p w14:paraId="0F747D9A" w14:textId="3A6F9AF6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P</w:t>
            </w:r>
            <w:r w:rsidR="00D802F0" w:rsidRPr="001605E7">
              <w:rPr>
                <w:rFonts w:ascii="Trebuchet MS" w:eastAsiaTheme="minorHAnsi" w:hAnsi="Trebuchet MS"/>
                <w:sz w:val="18"/>
                <w:szCs w:val="16"/>
              </w:rPr>
              <w:t>ING</w:t>
            </w: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 xml:space="preserve"> ID</w:t>
            </w:r>
          </w:p>
          <w:p w14:paraId="03033226" w14:textId="66989DBD" w:rsidR="00302A43" w:rsidRPr="001605E7" w:rsidRDefault="00302A43" w:rsidP="00AB7DB8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(PINGIDR0)</w:t>
            </w:r>
          </w:p>
          <w:p w14:paraId="2CA78DEF" w14:textId="07E85BB7" w:rsidR="00302A43" w:rsidRPr="001605E7" w:rsidRDefault="00302A43" w:rsidP="00257242">
            <w:pPr>
              <w:spacing w:line="30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(PINGIDR1)</w:t>
            </w:r>
          </w:p>
        </w:tc>
      </w:tr>
    </w:tbl>
    <w:tbl>
      <w:tblPr>
        <w:tblStyle w:val="af3"/>
        <w:tblpPr w:leftFromText="142" w:rightFromText="142" w:vertAnchor="page" w:horzAnchor="margin" w:tblpXSpec="right" w:tblpY="2166"/>
        <w:tblW w:w="4106" w:type="dxa"/>
        <w:tblBorders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2671"/>
      </w:tblGrid>
      <w:tr w:rsidR="00434A5C" w:rsidRPr="00546234" w14:paraId="13E81846" w14:textId="77777777" w:rsidTr="00434A5C">
        <w:tc>
          <w:tcPr>
            <w:tcW w:w="1006" w:type="dxa"/>
            <w:shd w:val="clear" w:color="auto" w:fill="EEEDE2"/>
          </w:tcPr>
          <w:p w14:paraId="27F0D961" w14:textId="77777777" w:rsidR="00434A5C" w:rsidRPr="001605E7" w:rsidRDefault="00434A5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Address</w:t>
            </w:r>
          </w:p>
        </w:tc>
        <w:tc>
          <w:tcPr>
            <w:tcW w:w="3100" w:type="dxa"/>
            <w:shd w:val="clear" w:color="auto" w:fill="EEEDE2"/>
          </w:tcPr>
          <w:p w14:paraId="5DD01CA7" w14:textId="77777777" w:rsidR="00434A5C" w:rsidRPr="001605E7" w:rsidRDefault="00434A5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Register</w:t>
            </w:r>
          </w:p>
        </w:tc>
      </w:tr>
      <w:tr w:rsidR="00434A5C" w:rsidRPr="00546234" w14:paraId="4FB2E7C3" w14:textId="77777777" w:rsidTr="00434A5C">
        <w:tc>
          <w:tcPr>
            <w:tcW w:w="1006" w:type="dxa"/>
            <w:shd w:val="clear" w:color="auto" w:fill="EEEDE2"/>
            <w:vAlign w:val="center"/>
          </w:tcPr>
          <w:p w14:paraId="486F49C7" w14:textId="78133F36" w:rsidR="00434A5C" w:rsidRPr="001605E7" w:rsidRDefault="00D802F0" w:rsidP="00350C3B">
            <w:pPr>
              <w:spacing w:line="300" w:lineRule="exact"/>
              <w:ind w:firstLineChars="50" w:firstLine="9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0x005E</w:t>
            </w:r>
            <w:r w:rsidR="00434A5C" w:rsidRPr="001605E7">
              <w:rPr>
                <w:rFonts w:ascii="Trebuchet MS" w:eastAsiaTheme="minorHAnsi" w:hAnsi="Trebuchet MS"/>
                <w:sz w:val="18"/>
                <w:szCs w:val="16"/>
              </w:rPr>
              <w:t>0x005E</w:t>
            </w:r>
          </w:p>
        </w:tc>
        <w:tc>
          <w:tcPr>
            <w:tcW w:w="3100" w:type="dxa"/>
            <w:shd w:val="clear" w:color="auto" w:fill="auto"/>
            <w:vAlign w:val="center"/>
          </w:tcPr>
          <w:p w14:paraId="706E39F9" w14:textId="120A0E97" w:rsidR="00434A5C" w:rsidRPr="001605E7" w:rsidRDefault="00D802F0" w:rsidP="00257242">
            <w:pPr>
              <w:spacing w:line="28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 xml:space="preserve">SOCKET-less </w:t>
            </w:r>
            <w:r w:rsidR="00434A5C" w:rsidRPr="001605E7">
              <w:rPr>
                <w:rFonts w:ascii="Trebuchet MS" w:eastAsiaTheme="minorHAnsi" w:hAnsi="Trebuchet MS"/>
                <w:sz w:val="18"/>
                <w:szCs w:val="16"/>
              </w:rPr>
              <w:t>Interrupt Mask (</w:t>
            </w: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SLIMR</w:t>
            </w:r>
            <w:r w:rsidR="00434A5C" w:rsidRPr="001605E7">
              <w:rPr>
                <w:rFonts w:ascii="Trebuchet MS" w:eastAsiaTheme="minorHAnsi" w:hAnsi="Trebuchet MS"/>
                <w:sz w:val="18"/>
                <w:szCs w:val="16"/>
              </w:rPr>
              <w:t>)</w:t>
            </w:r>
          </w:p>
        </w:tc>
      </w:tr>
      <w:tr w:rsidR="00434A5C" w:rsidRPr="00546234" w14:paraId="33725F00" w14:textId="77777777" w:rsidTr="00AB7DB8">
        <w:tc>
          <w:tcPr>
            <w:tcW w:w="1006" w:type="dxa"/>
            <w:shd w:val="clear" w:color="auto" w:fill="EEEDE2"/>
          </w:tcPr>
          <w:p w14:paraId="1D7209AB" w14:textId="77777777" w:rsidR="00434A5C" w:rsidRPr="001605E7" w:rsidRDefault="00434A5C" w:rsidP="00434A5C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0x005F</w:t>
            </w:r>
          </w:p>
        </w:tc>
        <w:tc>
          <w:tcPr>
            <w:tcW w:w="3100" w:type="dxa"/>
            <w:shd w:val="clear" w:color="auto" w:fill="auto"/>
          </w:tcPr>
          <w:p w14:paraId="3AE9B931" w14:textId="785A670E" w:rsidR="00434A5C" w:rsidRPr="001605E7" w:rsidRDefault="00D802F0" w:rsidP="00257242">
            <w:pPr>
              <w:spacing w:line="28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 xml:space="preserve">SOCKET-less </w:t>
            </w:r>
            <w:r w:rsidR="00434A5C" w:rsidRPr="001605E7">
              <w:rPr>
                <w:rFonts w:ascii="Trebuchet MS" w:eastAsiaTheme="minorHAnsi" w:hAnsi="Trebuchet MS"/>
                <w:sz w:val="18"/>
                <w:szCs w:val="16"/>
              </w:rPr>
              <w:t>Interrupt (</w:t>
            </w: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SLIR</w:t>
            </w:r>
            <w:r w:rsidR="00434A5C" w:rsidRPr="001605E7">
              <w:rPr>
                <w:rFonts w:ascii="Trebuchet MS" w:eastAsiaTheme="minorHAnsi" w:hAnsi="Trebuchet MS"/>
                <w:sz w:val="18"/>
                <w:szCs w:val="16"/>
              </w:rPr>
              <w:t>)</w:t>
            </w:r>
          </w:p>
        </w:tc>
      </w:tr>
      <w:tr w:rsidR="00434A5C" w:rsidRPr="00546234" w14:paraId="7BF7AEB0" w14:textId="77777777" w:rsidTr="00434A5C">
        <w:tc>
          <w:tcPr>
            <w:tcW w:w="1006" w:type="dxa"/>
            <w:shd w:val="clear" w:color="auto" w:fill="EEEDE2"/>
          </w:tcPr>
          <w:p w14:paraId="45B34071" w14:textId="77777777" w:rsidR="00434A5C" w:rsidRPr="001605E7" w:rsidRDefault="00434A5C" w:rsidP="00434A5C">
            <w:pPr>
              <w:spacing w:line="280" w:lineRule="exact"/>
              <w:ind w:left="100"/>
              <w:rPr>
                <w:rFonts w:ascii="Trebuchet MS" w:eastAsiaTheme="minorHAnsi" w:hAnsi="Trebuchet MS"/>
                <w:color w:val="FFC000"/>
                <w:sz w:val="18"/>
                <w:szCs w:val="16"/>
              </w:rPr>
            </w:pPr>
          </w:p>
          <w:p w14:paraId="08BC06CC" w14:textId="77777777" w:rsidR="00434A5C" w:rsidRPr="001605E7" w:rsidRDefault="00434A5C" w:rsidP="00434A5C">
            <w:pPr>
              <w:spacing w:line="280" w:lineRule="exact"/>
              <w:ind w:left="100"/>
              <w:rPr>
                <w:rFonts w:ascii="Trebuchet MS" w:eastAsiaTheme="minorHAnsi" w:hAnsi="Trebuchet MS"/>
                <w:color w:val="FFC000"/>
                <w:sz w:val="18"/>
                <w:szCs w:val="16"/>
              </w:rPr>
            </w:pPr>
          </w:p>
          <w:p w14:paraId="305D681F" w14:textId="77777777" w:rsidR="00434A5C" w:rsidRPr="001605E7" w:rsidRDefault="00434A5C" w:rsidP="00434A5C">
            <w:pPr>
              <w:spacing w:line="280" w:lineRule="exact"/>
              <w:ind w:left="100"/>
              <w:rPr>
                <w:rFonts w:ascii="Trebuchet MS" w:eastAsiaTheme="minorHAnsi" w:hAnsi="Trebuchet MS"/>
                <w:color w:val="FFC000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color w:val="FFC000"/>
                <w:sz w:val="18"/>
                <w:szCs w:val="16"/>
              </w:rPr>
              <w:t>0x0060</w:t>
            </w:r>
          </w:p>
          <w:p w14:paraId="0A7046F4" w14:textId="77777777" w:rsidR="00434A5C" w:rsidRPr="001605E7" w:rsidRDefault="00434A5C" w:rsidP="00434A5C">
            <w:pPr>
              <w:spacing w:line="280" w:lineRule="exact"/>
              <w:ind w:left="100"/>
              <w:rPr>
                <w:rFonts w:ascii="Trebuchet MS" w:eastAsiaTheme="minorHAnsi" w:hAnsi="Trebuchet MS"/>
                <w:color w:val="FFC000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color w:val="FFC000"/>
                <w:sz w:val="18"/>
                <w:szCs w:val="16"/>
              </w:rPr>
              <w:t>0x0061</w:t>
            </w:r>
          </w:p>
          <w:p w14:paraId="105EC261" w14:textId="77777777" w:rsidR="00434A5C" w:rsidRPr="001605E7" w:rsidRDefault="00434A5C" w:rsidP="00434A5C">
            <w:pPr>
              <w:spacing w:line="280" w:lineRule="exact"/>
              <w:ind w:left="100"/>
              <w:rPr>
                <w:rFonts w:ascii="Trebuchet MS" w:eastAsiaTheme="minorHAnsi" w:hAnsi="Trebuchet MS"/>
                <w:color w:val="FFC000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color w:val="FFC000"/>
                <w:sz w:val="18"/>
                <w:szCs w:val="16"/>
              </w:rPr>
              <w:t>0x0062</w:t>
            </w:r>
          </w:p>
        </w:tc>
        <w:tc>
          <w:tcPr>
            <w:tcW w:w="3100" w:type="dxa"/>
          </w:tcPr>
          <w:p w14:paraId="1E53BE82" w14:textId="77777777" w:rsidR="00434A5C" w:rsidRPr="001605E7" w:rsidRDefault="00434A5C" w:rsidP="00434A5C">
            <w:pPr>
              <w:spacing w:line="280" w:lineRule="exact"/>
              <w:rPr>
                <w:rFonts w:ascii="Trebuchet MS" w:eastAsiaTheme="minorHAnsi" w:hAnsi="Trebuchet MS"/>
                <w:color w:val="FFC000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color w:val="FFC000"/>
                <w:sz w:val="18"/>
                <w:szCs w:val="16"/>
              </w:rPr>
              <w:t>Debug Output [7:0]</w:t>
            </w:r>
          </w:p>
          <w:p w14:paraId="0DC04EB5" w14:textId="77777777" w:rsidR="00434A5C" w:rsidRPr="001605E7" w:rsidRDefault="00434A5C" w:rsidP="00434A5C">
            <w:pPr>
              <w:spacing w:line="280" w:lineRule="exact"/>
              <w:rPr>
                <w:rFonts w:ascii="Trebuchet MS" w:eastAsiaTheme="minorHAnsi" w:hAnsi="Trebuchet MS"/>
                <w:color w:val="FFC000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color w:val="FFC000"/>
                <w:sz w:val="18"/>
                <w:szCs w:val="16"/>
              </w:rPr>
              <w:t xml:space="preserve">[7:3] </w:t>
            </w:r>
            <w:r w:rsidRPr="001605E7">
              <w:rPr>
                <w:rFonts w:ascii="Trebuchet MS" w:eastAsiaTheme="minorHAnsi" w:hAnsi="Trebuchet MS" w:hint="eastAsia"/>
                <w:color w:val="FFC000"/>
                <w:sz w:val="18"/>
                <w:szCs w:val="16"/>
              </w:rPr>
              <w:t>은</w:t>
            </w:r>
            <w:r w:rsidRPr="001605E7">
              <w:rPr>
                <w:rFonts w:ascii="Trebuchet MS" w:eastAsiaTheme="minorHAnsi" w:hAnsi="Trebuchet MS"/>
                <w:color w:val="FFC000"/>
                <w:sz w:val="18"/>
                <w:szCs w:val="16"/>
              </w:rPr>
              <w:t xml:space="preserve"> Top</w:t>
            </w:r>
            <w:r w:rsidRPr="001605E7">
              <w:rPr>
                <w:rFonts w:ascii="Trebuchet MS" w:eastAsiaTheme="minorHAnsi" w:hAnsi="Trebuchet MS" w:hint="eastAsia"/>
                <w:color w:val="FFC000"/>
                <w:sz w:val="18"/>
                <w:szCs w:val="16"/>
              </w:rPr>
              <w:t>에서</w:t>
            </w:r>
            <w:r w:rsidRPr="001605E7">
              <w:rPr>
                <w:rFonts w:ascii="Trebuchet MS" w:eastAsiaTheme="minorHAnsi" w:hAnsi="Trebuchet MS"/>
                <w:color w:val="FFC000"/>
                <w:sz w:val="18"/>
                <w:szCs w:val="16"/>
              </w:rPr>
              <w:t xml:space="preserve"> </w:t>
            </w:r>
            <w:r w:rsidRPr="001605E7">
              <w:rPr>
                <w:rFonts w:ascii="Trebuchet MS" w:eastAsiaTheme="minorHAnsi" w:hAnsi="Trebuchet MS" w:hint="eastAsia"/>
                <w:color w:val="FFC000"/>
                <w:sz w:val="18"/>
                <w:szCs w:val="16"/>
              </w:rPr>
              <w:t>끊겨있음</w:t>
            </w:r>
          </w:p>
          <w:p w14:paraId="25982230" w14:textId="77777777" w:rsidR="00434A5C" w:rsidRPr="001605E7" w:rsidRDefault="00434A5C" w:rsidP="00434A5C">
            <w:pPr>
              <w:spacing w:line="280" w:lineRule="exact"/>
              <w:rPr>
                <w:rFonts w:ascii="Trebuchet MS" w:eastAsiaTheme="minorHAnsi" w:hAnsi="Trebuchet MS"/>
                <w:color w:val="FFC000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color w:val="FFC000"/>
                <w:sz w:val="18"/>
                <w:szCs w:val="16"/>
              </w:rPr>
              <w:t>DBG_OUT0</w:t>
            </w:r>
          </w:p>
          <w:p w14:paraId="58645A43" w14:textId="77777777" w:rsidR="00434A5C" w:rsidRPr="001605E7" w:rsidRDefault="00434A5C" w:rsidP="00434A5C">
            <w:pPr>
              <w:spacing w:line="280" w:lineRule="exact"/>
              <w:rPr>
                <w:rFonts w:ascii="Trebuchet MS" w:eastAsiaTheme="minorHAnsi" w:hAnsi="Trebuchet MS"/>
                <w:color w:val="FFC000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color w:val="FFC000"/>
                <w:sz w:val="18"/>
                <w:szCs w:val="16"/>
              </w:rPr>
              <w:t>DBG_OUT1</w:t>
            </w:r>
          </w:p>
          <w:p w14:paraId="1CE7997A" w14:textId="77777777" w:rsidR="00434A5C" w:rsidRPr="001605E7" w:rsidRDefault="00434A5C" w:rsidP="00434A5C">
            <w:pPr>
              <w:spacing w:line="280" w:lineRule="exact"/>
              <w:rPr>
                <w:rFonts w:ascii="Trebuchet MS" w:eastAsiaTheme="minorHAnsi" w:hAnsi="Trebuchet MS"/>
                <w:color w:val="FFC000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color w:val="FFC000"/>
                <w:sz w:val="18"/>
                <w:szCs w:val="16"/>
              </w:rPr>
              <w:t>DBG_OUT2</w:t>
            </w:r>
          </w:p>
        </w:tc>
      </w:tr>
      <w:tr w:rsidR="00434A5C" w:rsidRPr="00546234" w14:paraId="013969BE" w14:textId="77777777" w:rsidTr="00434A5C">
        <w:tc>
          <w:tcPr>
            <w:tcW w:w="1006" w:type="dxa"/>
            <w:shd w:val="clear" w:color="auto" w:fill="EEEDE2"/>
          </w:tcPr>
          <w:p w14:paraId="67F5A02E" w14:textId="77777777" w:rsidR="00434A5C" w:rsidRPr="001605E7" w:rsidRDefault="00434A5C" w:rsidP="00434A5C">
            <w:pPr>
              <w:spacing w:line="280" w:lineRule="exact"/>
              <w:ind w:left="100"/>
              <w:rPr>
                <w:rFonts w:ascii="Trebuchet MS" w:eastAsiaTheme="minorHAnsi" w:hAnsi="Trebuchet MS"/>
                <w:color w:val="FFC000"/>
                <w:sz w:val="18"/>
                <w:szCs w:val="16"/>
              </w:rPr>
            </w:pPr>
          </w:p>
          <w:p w14:paraId="550EE37F" w14:textId="77777777" w:rsidR="00434A5C" w:rsidRPr="001605E7" w:rsidRDefault="00434A5C" w:rsidP="00434A5C">
            <w:pPr>
              <w:spacing w:line="280" w:lineRule="exact"/>
              <w:ind w:left="100"/>
              <w:rPr>
                <w:rFonts w:ascii="Trebuchet MS" w:eastAsiaTheme="minorHAnsi" w:hAnsi="Trebuchet MS"/>
                <w:color w:val="FFC000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color w:val="FFC000"/>
                <w:sz w:val="18"/>
                <w:szCs w:val="16"/>
              </w:rPr>
              <w:t>0x0063</w:t>
            </w:r>
          </w:p>
        </w:tc>
        <w:tc>
          <w:tcPr>
            <w:tcW w:w="3100" w:type="dxa"/>
          </w:tcPr>
          <w:p w14:paraId="373A505C" w14:textId="77777777" w:rsidR="00434A5C" w:rsidRPr="001605E7" w:rsidRDefault="00434A5C" w:rsidP="00434A5C">
            <w:pPr>
              <w:spacing w:line="280" w:lineRule="exact"/>
              <w:rPr>
                <w:rFonts w:ascii="Trebuchet MS" w:eastAsiaTheme="minorHAnsi" w:hAnsi="Trebuchet MS"/>
                <w:color w:val="FFC000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color w:val="FFC000"/>
                <w:sz w:val="18"/>
                <w:szCs w:val="16"/>
              </w:rPr>
              <w:t>NIC Collision Max-value</w:t>
            </w:r>
          </w:p>
          <w:p w14:paraId="5329AF5D" w14:textId="77777777" w:rsidR="00434A5C" w:rsidRPr="001605E7" w:rsidRDefault="00434A5C" w:rsidP="00434A5C">
            <w:pPr>
              <w:spacing w:line="280" w:lineRule="exact"/>
              <w:rPr>
                <w:rFonts w:ascii="Trebuchet MS" w:eastAsiaTheme="minorHAnsi" w:hAnsi="Trebuchet MS"/>
                <w:color w:val="FFC000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color w:val="FFC000"/>
                <w:sz w:val="18"/>
                <w:szCs w:val="16"/>
              </w:rPr>
              <w:t>(NICMAXCOLR)</w:t>
            </w:r>
          </w:p>
        </w:tc>
      </w:tr>
      <w:tr w:rsidR="00434A5C" w:rsidRPr="00546234" w14:paraId="45B3E9B6" w14:textId="77777777" w:rsidTr="00434A5C">
        <w:tc>
          <w:tcPr>
            <w:tcW w:w="1006" w:type="dxa"/>
            <w:shd w:val="clear" w:color="auto" w:fill="EEEDE2"/>
          </w:tcPr>
          <w:p w14:paraId="129A412B" w14:textId="77777777" w:rsidR="00434A5C" w:rsidRPr="001605E7" w:rsidRDefault="00434A5C" w:rsidP="00434A5C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0x0070</w:t>
            </w:r>
          </w:p>
        </w:tc>
        <w:tc>
          <w:tcPr>
            <w:tcW w:w="3100" w:type="dxa"/>
          </w:tcPr>
          <w:p w14:paraId="42C2C95E" w14:textId="77777777" w:rsidR="00434A5C" w:rsidRPr="001605E7" w:rsidRDefault="00434A5C" w:rsidP="00434A5C">
            <w:pPr>
              <w:spacing w:line="28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Chip Lock (CHIPLCKR)</w:t>
            </w:r>
          </w:p>
        </w:tc>
      </w:tr>
      <w:tr w:rsidR="00434A5C" w:rsidRPr="00546234" w14:paraId="1963BAF9" w14:textId="77777777" w:rsidTr="00434A5C">
        <w:tc>
          <w:tcPr>
            <w:tcW w:w="1006" w:type="dxa"/>
            <w:shd w:val="clear" w:color="auto" w:fill="EEEDE2"/>
          </w:tcPr>
          <w:p w14:paraId="2219C316" w14:textId="77777777" w:rsidR="00434A5C" w:rsidRPr="001605E7" w:rsidRDefault="00434A5C" w:rsidP="00434A5C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0x0071</w:t>
            </w:r>
          </w:p>
        </w:tc>
        <w:tc>
          <w:tcPr>
            <w:tcW w:w="3100" w:type="dxa"/>
          </w:tcPr>
          <w:p w14:paraId="515DDFE8" w14:textId="77777777" w:rsidR="00434A5C" w:rsidRPr="001605E7" w:rsidRDefault="00434A5C" w:rsidP="00434A5C">
            <w:pPr>
              <w:spacing w:line="28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Network Lock (NETLCKR)</w:t>
            </w:r>
          </w:p>
        </w:tc>
      </w:tr>
      <w:tr w:rsidR="00434A5C" w:rsidRPr="00546234" w14:paraId="5D64AF29" w14:textId="77777777" w:rsidTr="00434A5C">
        <w:tc>
          <w:tcPr>
            <w:tcW w:w="1006" w:type="dxa"/>
            <w:shd w:val="clear" w:color="auto" w:fill="EEEDE2"/>
          </w:tcPr>
          <w:p w14:paraId="2208A751" w14:textId="77777777" w:rsidR="00434A5C" w:rsidRPr="001605E7" w:rsidRDefault="00434A5C" w:rsidP="00434A5C">
            <w:pPr>
              <w:spacing w:line="280" w:lineRule="exact"/>
              <w:ind w:firstLineChars="50" w:firstLine="9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0x0072</w:t>
            </w:r>
          </w:p>
        </w:tc>
        <w:tc>
          <w:tcPr>
            <w:tcW w:w="3100" w:type="dxa"/>
          </w:tcPr>
          <w:p w14:paraId="4107A57E" w14:textId="77777777" w:rsidR="00434A5C" w:rsidRPr="001605E7" w:rsidRDefault="00434A5C" w:rsidP="00434A5C">
            <w:pPr>
              <w:spacing w:line="28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PHY Lock (PHYLCKR)</w:t>
            </w:r>
          </w:p>
        </w:tc>
      </w:tr>
      <w:tr w:rsidR="00434A5C" w:rsidRPr="00546234" w14:paraId="2ACCB2ED" w14:textId="77777777" w:rsidTr="00434A5C">
        <w:tc>
          <w:tcPr>
            <w:tcW w:w="1006" w:type="dxa"/>
            <w:shd w:val="clear" w:color="auto" w:fill="EEEDE2"/>
          </w:tcPr>
          <w:p w14:paraId="7AA0904F" w14:textId="77777777" w:rsidR="00434A5C" w:rsidRPr="001605E7" w:rsidRDefault="00434A5C" w:rsidP="00434A5C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0x0073</w:t>
            </w:r>
          </w:p>
          <w:p w14:paraId="7CCD0D6C" w14:textId="77777777" w:rsidR="00434A5C" w:rsidRPr="001605E7" w:rsidRDefault="00434A5C" w:rsidP="00434A5C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~</w:t>
            </w:r>
          </w:p>
          <w:p w14:paraId="6188E9A2" w14:textId="77777777" w:rsidR="00434A5C" w:rsidRPr="001605E7" w:rsidRDefault="00434A5C" w:rsidP="00434A5C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0x007F</w:t>
            </w:r>
          </w:p>
        </w:tc>
        <w:tc>
          <w:tcPr>
            <w:tcW w:w="3100" w:type="dxa"/>
          </w:tcPr>
          <w:p w14:paraId="5C77E05D" w14:textId="77777777" w:rsidR="00434A5C" w:rsidRPr="001605E7" w:rsidRDefault="00434A5C" w:rsidP="00434A5C">
            <w:pPr>
              <w:spacing w:line="280" w:lineRule="exact"/>
              <w:rPr>
                <w:rFonts w:ascii="Trebuchet MS" w:eastAsiaTheme="minorHAnsi" w:hAnsi="Trebuchet MS"/>
                <w:sz w:val="18"/>
                <w:szCs w:val="16"/>
              </w:rPr>
            </w:pPr>
          </w:p>
          <w:p w14:paraId="7DE73AEE" w14:textId="77777777" w:rsidR="00434A5C" w:rsidRPr="001605E7" w:rsidRDefault="00434A5C" w:rsidP="00434A5C">
            <w:pPr>
              <w:spacing w:line="28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Reserved</w:t>
            </w:r>
          </w:p>
        </w:tc>
      </w:tr>
      <w:tr w:rsidR="00434A5C" w:rsidRPr="00546234" w14:paraId="59356A73" w14:textId="77777777" w:rsidTr="00434A5C">
        <w:tc>
          <w:tcPr>
            <w:tcW w:w="1006" w:type="dxa"/>
            <w:shd w:val="clear" w:color="auto" w:fill="EEEDE2"/>
          </w:tcPr>
          <w:p w14:paraId="09F8E852" w14:textId="77777777" w:rsidR="00434A5C" w:rsidRPr="001605E7" w:rsidRDefault="00434A5C" w:rsidP="00434A5C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0x0080</w:t>
            </w:r>
          </w:p>
        </w:tc>
        <w:tc>
          <w:tcPr>
            <w:tcW w:w="3100" w:type="dxa"/>
          </w:tcPr>
          <w:p w14:paraId="2CF54A70" w14:textId="77777777" w:rsidR="00434A5C" w:rsidRPr="001605E7" w:rsidRDefault="00434A5C" w:rsidP="00434A5C">
            <w:pPr>
              <w:spacing w:line="28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Chip Version (VERR)</w:t>
            </w:r>
          </w:p>
        </w:tc>
      </w:tr>
      <w:tr w:rsidR="00434A5C" w:rsidRPr="00546234" w14:paraId="774A43BF" w14:textId="77777777" w:rsidTr="00434A5C">
        <w:tc>
          <w:tcPr>
            <w:tcW w:w="1006" w:type="dxa"/>
            <w:shd w:val="clear" w:color="auto" w:fill="EEEDE2"/>
          </w:tcPr>
          <w:p w14:paraId="7141ADB8" w14:textId="77777777" w:rsidR="00434A5C" w:rsidRPr="001605E7" w:rsidRDefault="00434A5C" w:rsidP="00434A5C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0x0081</w:t>
            </w:r>
          </w:p>
        </w:tc>
        <w:tc>
          <w:tcPr>
            <w:tcW w:w="3100" w:type="dxa"/>
          </w:tcPr>
          <w:p w14:paraId="7FB253EA" w14:textId="77777777" w:rsidR="00434A5C" w:rsidRPr="001605E7" w:rsidRDefault="00434A5C" w:rsidP="00434A5C">
            <w:pPr>
              <w:spacing w:line="28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Reserved</w:t>
            </w:r>
          </w:p>
        </w:tc>
      </w:tr>
      <w:tr w:rsidR="00434A5C" w:rsidRPr="00546234" w14:paraId="3CE95FE3" w14:textId="77777777" w:rsidTr="00434A5C">
        <w:tc>
          <w:tcPr>
            <w:tcW w:w="1006" w:type="dxa"/>
            <w:shd w:val="clear" w:color="auto" w:fill="EEEDE2"/>
          </w:tcPr>
          <w:p w14:paraId="7715ED72" w14:textId="77777777" w:rsidR="00434A5C" w:rsidRPr="001605E7" w:rsidRDefault="00434A5C" w:rsidP="00434A5C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</w:p>
          <w:p w14:paraId="1F432062" w14:textId="77777777" w:rsidR="00434A5C" w:rsidRPr="001605E7" w:rsidRDefault="00434A5C" w:rsidP="00434A5C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0x0082</w:t>
            </w:r>
          </w:p>
          <w:p w14:paraId="6D3E0DB7" w14:textId="77777777" w:rsidR="00434A5C" w:rsidRPr="001605E7" w:rsidRDefault="00434A5C" w:rsidP="00434A5C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0x0083</w:t>
            </w:r>
          </w:p>
        </w:tc>
        <w:tc>
          <w:tcPr>
            <w:tcW w:w="3100" w:type="dxa"/>
          </w:tcPr>
          <w:p w14:paraId="00A11594" w14:textId="77777777" w:rsidR="00434A5C" w:rsidRPr="001605E7" w:rsidRDefault="00434A5C" w:rsidP="00434A5C">
            <w:pPr>
              <w:spacing w:line="28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100us Tick Counter</w:t>
            </w:r>
          </w:p>
          <w:p w14:paraId="3EC5780D" w14:textId="77777777" w:rsidR="00434A5C" w:rsidRPr="001605E7" w:rsidRDefault="00434A5C" w:rsidP="00434A5C">
            <w:pPr>
              <w:spacing w:line="28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(TCNTR0)</w:t>
            </w:r>
          </w:p>
          <w:p w14:paraId="389B67C9" w14:textId="77777777" w:rsidR="00434A5C" w:rsidRPr="001605E7" w:rsidRDefault="00434A5C" w:rsidP="00434A5C">
            <w:pPr>
              <w:spacing w:line="28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(TCNTR1)</w:t>
            </w:r>
          </w:p>
        </w:tc>
      </w:tr>
      <w:tr w:rsidR="00434A5C" w:rsidRPr="00546234" w14:paraId="64072A95" w14:textId="77777777" w:rsidTr="00434A5C">
        <w:tc>
          <w:tcPr>
            <w:tcW w:w="1006" w:type="dxa"/>
            <w:shd w:val="clear" w:color="auto" w:fill="EEEDE2"/>
          </w:tcPr>
          <w:p w14:paraId="60106772" w14:textId="77777777" w:rsidR="00434A5C" w:rsidRPr="001605E7" w:rsidRDefault="00434A5C" w:rsidP="00434A5C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0x0084</w:t>
            </w:r>
          </w:p>
          <w:p w14:paraId="705D7467" w14:textId="77777777" w:rsidR="00434A5C" w:rsidRPr="001605E7" w:rsidRDefault="00434A5C" w:rsidP="00434A5C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~</w:t>
            </w:r>
          </w:p>
          <w:p w14:paraId="4C477426" w14:textId="77777777" w:rsidR="00434A5C" w:rsidRPr="001605E7" w:rsidRDefault="00434A5C" w:rsidP="00434A5C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0x0087</w:t>
            </w:r>
          </w:p>
        </w:tc>
        <w:tc>
          <w:tcPr>
            <w:tcW w:w="3100" w:type="dxa"/>
          </w:tcPr>
          <w:p w14:paraId="6C3FC2D3" w14:textId="77777777" w:rsidR="00434A5C" w:rsidRPr="001605E7" w:rsidRDefault="00434A5C" w:rsidP="00434A5C">
            <w:pPr>
              <w:spacing w:line="280" w:lineRule="exact"/>
              <w:rPr>
                <w:rFonts w:ascii="Trebuchet MS" w:eastAsiaTheme="minorHAnsi" w:hAnsi="Trebuchet MS"/>
                <w:sz w:val="18"/>
                <w:szCs w:val="16"/>
              </w:rPr>
            </w:pPr>
          </w:p>
          <w:p w14:paraId="6521FD81" w14:textId="77777777" w:rsidR="00434A5C" w:rsidRPr="001605E7" w:rsidRDefault="00434A5C" w:rsidP="00434A5C">
            <w:pPr>
              <w:spacing w:line="280" w:lineRule="exact"/>
              <w:rPr>
                <w:rFonts w:ascii="Trebuchet MS" w:eastAsiaTheme="minorHAnsi" w:hAnsi="Trebuchet MS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sz w:val="18"/>
                <w:szCs w:val="16"/>
              </w:rPr>
              <w:t>Reserved</w:t>
            </w:r>
          </w:p>
        </w:tc>
      </w:tr>
      <w:tr w:rsidR="00434A5C" w:rsidRPr="00546234" w14:paraId="45C96B5E" w14:textId="77777777" w:rsidTr="00AB7DB8">
        <w:tc>
          <w:tcPr>
            <w:tcW w:w="1006" w:type="dxa"/>
            <w:shd w:val="clear" w:color="auto" w:fill="EEEDE2"/>
            <w:vAlign w:val="center"/>
          </w:tcPr>
          <w:p w14:paraId="01F9857A" w14:textId="77777777" w:rsidR="00434A5C" w:rsidRPr="001605E7" w:rsidRDefault="00434A5C" w:rsidP="00434A5C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</w:p>
          <w:p w14:paraId="5C8249A6" w14:textId="3F3079B9" w:rsidR="00434A5C" w:rsidRPr="001605E7" w:rsidRDefault="00434A5C" w:rsidP="00434A5C">
            <w:pPr>
              <w:spacing w:line="280" w:lineRule="exact"/>
              <w:ind w:left="100"/>
              <w:rPr>
                <w:rFonts w:ascii="Trebuchet MS" w:eastAsiaTheme="minorHAnsi" w:hAnsi="Trebuchet MS"/>
                <w:sz w:val="18"/>
                <w:szCs w:val="16"/>
              </w:rPr>
            </w:pPr>
          </w:p>
        </w:tc>
        <w:tc>
          <w:tcPr>
            <w:tcW w:w="3100" w:type="dxa"/>
            <w:vAlign w:val="center"/>
          </w:tcPr>
          <w:p w14:paraId="5B7C2CA4" w14:textId="05FC483E" w:rsidR="00434A5C" w:rsidRPr="001605E7" w:rsidRDefault="00434A5C" w:rsidP="00434A5C">
            <w:pPr>
              <w:spacing w:line="280" w:lineRule="exact"/>
              <w:rPr>
                <w:rFonts w:ascii="Trebuchet MS" w:eastAsiaTheme="minorHAnsi" w:hAnsi="Trebuchet MS"/>
                <w:sz w:val="18"/>
                <w:szCs w:val="16"/>
              </w:rPr>
            </w:pPr>
          </w:p>
        </w:tc>
      </w:tr>
      <w:tr w:rsidR="00434A5C" w:rsidRPr="00546234" w14:paraId="0E59ECA2" w14:textId="77777777" w:rsidTr="00434A5C">
        <w:tc>
          <w:tcPr>
            <w:tcW w:w="1006" w:type="dxa"/>
            <w:shd w:val="clear" w:color="auto" w:fill="EEEDE2"/>
            <w:vAlign w:val="center"/>
          </w:tcPr>
          <w:p w14:paraId="5B28BC2E" w14:textId="77777777" w:rsidR="00434A5C" w:rsidRPr="001605E7" w:rsidRDefault="00434A5C" w:rsidP="00434A5C">
            <w:pPr>
              <w:spacing w:line="280" w:lineRule="exact"/>
              <w:ind w:left="100"/>
              <w:rPr>
                <w:rFonts w:ascii="Trebuchet MS" w:eastAsiaTheme="minorHAnsi" w:hAnsi="Trebuchet MS"/>
                <w:color w:val="FFC000"/>
                <w:sz w:val="18"/>
                <w:szCs w:val="16"/>
              </w:rPr>
            </w:pPr>
          </w:p>
          <w:p w14:paraId="44C8120B" w14:textId="77777777" w:rsidR="00434A5C" w:rsidRPr="001605E7" w:rsidRDefault="00434A5C" w:rsidP="00434A5C">
            <w:pPr>
              <w:spacing w:line="280" w:lineRule="exact"/>
              <w:ind w:left="100"/>
              <w:rPr>
                <w:rFonts w:ascii="Trebuchet MS" w:eastAsiaTheme="minorHAnsi" w:hAnsi="Trebuchet MS"/>
                <w:color w:val="FFC000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color w:val="FFC000"/>
                <w:sz w:val="18"/>
                <w:szCs w:val="16"/>
              </w:rPr>
              <w:t>0x0090</w:t>
            </w:r>
          </w:p>
        </w:tc>
        <w:tc>
          <w:tcPr>
            <w:tcW w:w="3100" w:type="dxa"/>
            <w:vAlign w:val="center"/>
          </w:tcPr>
          <w:p w14:paraId="4A6907F6" w14:textId="77777777" w:rsidR="00434A5C" w:rsidRPr="001605E7" w:rsidRDefault="00434A5C" w:rsidP="00434A5C">
            <w:pPr>
              <w:spacing w:line="280" w:lineRule="exact"/>
              <w:rPr>
                <w:rFonts w:ascii="Trebuchet MS" w:eastAsiaTheme="minorHAnsi" w:hAnsi="Trebuchet MS"/>
                <w:color w:val="FFC000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color w:val="FFC000"/>
                <w:sz w:val="18"/>
                <w:szCs w:val="16"/>
              </w:rPr>
              <w:t>FPGA TEST Address</w:t>
            </w:r>
          </w:p>
          <w:p w14:paraId="3A634BA6" w14:textId="77777777" w:rsidR="00434A5C" w:rsidRPr="001605E7" w:rsidRDefault="00434A5C" w:rsidP="00434A5C">
            <w:pPr>
              <w:spacing w:line="280" w:lineRule="exact"/>
              <w:rPr>
                <w:rFonts w:ascii="Trebuchet MS" w:eastAsiaTheme="minorHAnsi" w:hAnsi="Trebuchet MS"/>
                <w:color w:val="FFC000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color w:val="FFC000"/>
                <w:sz w:val="18"/>
                <w:szCs w:val="16"/>
              </w:rPr>
              <w:t>(TEST_ADDR)</w:t>
            </w:r>
          </w:p>
        </w:tc>
      </w:tr>
      <w:tr w:rsidR="00434A5C" w:rsidRPr="00546234" w14:paraId="059778B8" w14:textId="77777777" w:rsidTr="00434A5C">
        <w:tc>
          <w:tcPr>
            <w:tcW w:w="1006" w:type="dxa"/>
            <w:shd w:val="clear" w:color="auto" w:fill="EEEDE2"/>
            <w:vAlign w:val="center"/>
          </w:tcPr>
          <w:p w14:paraId="2AD7C7B6" w14:textId="77777777" w:rsidR="00434A5C" w:rsidRPr="001605E7" w:rsidRDefault="00434A5C" w:rsidP="00434A5C">
            <w:pPr>
              <w:spacing w:line="280" w:lineRule="exact"/>
              <w:ind w:left="100"/>
              <w:rPr>
                <w:rFonts w:ascii="Trebuchet MS" w:eastAsiaTheme="minorHAnsi" w:hAnsi="Trebuchet MS"/>
                <w:color w:val="FFC000"/>
                <w:sz w:val="18"/>
                <w:szCs w:val="16"/>
              </w:rPr>
            </w:pPr>
          </w:p>
          <w:p w14:paraId="3315682F" w14:textId="77777777" w:rsidR="00434A5C" w:rsidRPr="001605E7" w:rsidRDefault="00434A5C" w:rsidP="00434A5C">
            <w:pPr>
              <w:spacing w:line="280" w:lineRule="exact"/>
              <w:ind w:left="100"/>
              <w:rPr>
                <w:rFonts w:ascii="Trebuchet MS" w:eastAsiaTheme="minorHAnsi" w:hAnsi="Trebuchet MS"/>
                <w:color w:val="FFC000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color w:val="FFC000"/>
                <w:sz w:val="18"/>
                <w:szCs w:val="16"/>
              </w:rPr>
              <w:t>0x0091</w:t>
            </w:r>
          </w:p>
          <w:p w14:paraId="574AAF76" w14:textId="77777777" w:rsidR="00434A5C" w:rsidRPr="001605E7" w:rsidRDefault="00434A5C" w:rsidP="00434A5C">
            <w:pPr>
              <w:spacing w:line="280" w:lineRule="exact"/>
              <w:ind w:left="100"/>
              <w:rPr>
                <w:rFonts w:ascii="Trebuchet MS" w:eastAsiaTheme="minorHAnsi" w:hAnsi="Trebuchet MS"/>
                <w:color w:val="FFC000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color w:val="FFC000"/>
                <w:sz w:val="18"/>
                <w:szCs w:val="16"/>
              </w:rPr>
              <w:t>0x0092</w:t>
            </w:r>
          </w:p>
          <w:p w14:paraId="673A1A48" w14:textId="77777777" w:rsidR="00434A5C" w:rsidRPr="001605E7" w:rsidRDefault="00434A5C" w:rsidP="00434A5C">
            <w:pPr>
              <w:spacing w:line="280" w:lineRule="exact"/>
              <w:ind w:left="100"/>
              <w:rPr>
                <w:rFonts w:ascii="Trebuchet MS" w:eastAsiaTheme="minorHAnsi" w:hAnsi="Trebuchet MS"/>
                <w:color w:val="FFC000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color w:val="FFC000"/>
                <w:sz w:val="18"/>
                <w:szCs w:val="16"/>
              </w:rPr>
              <w:t>0x0093</w:t>
            </w:r>
          </w:p>
          <w:p w14:paraId="3B0F22E2" w14:textId="77777777" w:rsidR="00434A5C" w:rsidRPr="001605E7" w:rsidRDefault="00434A5C" w:rsidP="00434A5C">
            <w:pPr>
              <w:spacing w:line="280" w:lineRule="exact"/>
              <w:ind w:left="100"/>
              <w:rPr>
                <w:rFonts w:ascii="Trebuchet MS" w:eastAsiaTheme="minorHAnsi" w:hAnsi="Trebuchet MS"/>
                <w:color w:val="FFC000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color w:val="FFC000"/>
                <w:sz w:val="18"/>
                <w:szCs w:val="16"/>
              </w:rPr>
              <w:t>0x0094</w:t>
            </w:r>
          </w:p>
        </w:tc>
        <w:tc>
          <w:tcPr>
            <w:tcW w:w="3100" w:type="dxa"/>
            <w:vAlign w:val="center"/>
          </w:tcPr>
          <w:p w14:paraId="4EBA1310" w14:textId="77777777" w:rsidR="00434A5C" w:rsidRPr="001605E7" w:rsidRDefault="00434A5C" w:rsidP="00434A5C">
            <w:pPr>
              <w:spacing w:line="280" w:lineRule="exact"/>
              <w:rPr>
                <w:rFonts w:ascii="Trebuchet MS" w:eastAsiaTheme="minorHAnsi" w:hAnsi="Trebuchet MS"/>
                <w:color w:val="FFC000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color w:val="FFC000"/>
                <w:sz w:val="18"/>
                <w:szCs w:val="16"/>
              </w:rPr>
              <w:t>FPGA TEST Value1 Address</w:t>
            </w:r>
          </w:p>
          <w:p w14:paraId="537A3A48" w14:textId="77777777" w:rsidR="00434A5C" w:rsidRPr="001605E7" w:rsidRDefault="00434A5C" w:rsidP="00434A5C">
            <w:pPr>
              <w:spacing w:line="280" w:lineRule="exact"/>
              <w:rPr>
                <w:rFonts w:ascii="Trebuchet MS" w:eastAsiaTheme="minorHAnsi" w:hAnsi="Trebuchet MS"/>
                <w:color w:val="FFC000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color w:val="FFC000"/>
                <w:sz w:val="18"/>
                <w:szCs w:val="16"/>
              </w:rPr>
              <w:t>(TEST_VAL1_ADDR0)</w:t>
            </w:r>
          </w:p>
          <w:p w14:paraId="131AC476" w14:textId="77777777" w:rsidR="00434A5C" w:rsidRPr="001605E7" w:rsidRDefault="00434A5C" w:rsidP="00434A5C">
            <w:pPr>
              <w:spacing w:line="280" w:lineRule="exact"/>
              <w:rPr>
                <w:rFonts w:ascii="Trebuchet MS" w:eastAsiaTheme="minorHAnsi" w:hAnsi="Trebuchet MS"/>
                <w:color w:val="FFC000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color w:val="FFC000"/>
                <w:sz w:val="18"/>
                <w:szCs w:val="16"/>
              </w:rPr>
              <w:t>(TEST_VAL1_ADDR1)</w:t>
            </w:r>
          </w:p>
          <w:p w14:paraId="04EF905A" w14:textId="77777777" w:rsidR="00434A5C" w:rsidRPr="001605E7" w:rsidRDefault="00434A5C" w:rsidP="00434A5C">
            <w:pPr>
              <w:spacing w:line="280" w:lineRule="exact"/>
              <w:rPr>
                <w:rFonts w:ascii="Trebuchet MS" w:eastAsiaTheme="minorHAnsi" w:hAnsi="Trebuchet MS"/>
                <w:color w:val="FFC000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color w:val="FFC000"/>
                <w:sz w:val="18"/>
                <w:szCs w:val="16"/>
              </w:rPr>
              <w:t>(TEST_VAL1_ADDR2)</w:t>
            </w:r>
          </w:p>
          <w:p w14:paraId="758189FC" w14:textId="77777777" w:rsidR="00434A5C" w:rsidRPr="001605E7" w:rsidRDefault="00434A5C" w:rsidP="00434A5C">
            <w:pPr>
              <w:spacing w:line="280" w:lineRule="exact"/>
              <w:rPr>
                <w:rFonts w:ascii="Trebuchet MS" w:eastAsiaTheme="minorHAnsi" w:hAnsi="Trebuchet MS"/>
                <w:color w:val="FFC000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color w:val="FFC000"/>
                <w:sz w:val="18"/>
                <w:szCs w:val="16"/>
              </w:rPr>
              <w:t>(TEST_VAL1_ADDR3)</w:t>
            </w:r>
          </w:p>
        </w:tc>
      </w:tr>
      <w:tr w:rsidR="00434A5C" w:rsidRPr="00546234" w14:paraId="6E8BD7C3" w14:textId="77777777" w:rsidTr="00434A5C">
        <w:tc>
          <w:tcPr>
            <w:tcW w:w="1006" w:type="dxa"/>
            <w:shd w:val="clear" w:color="auto" w:fill="EEEDE2"/>
            <w:vAlign w:val="center"/>
          </w:tcPr>
          <w:p w14:paraId="1EFEDB2D" w14:textId="77777777" w:rsidR="00434A5C" w:rsidRPr="001605E7" w:rsidRDefault="00434A5C" w:rsidP="00434A5C">
            <w:pPr>
              <w:spacing w:line="280" w:lineRule="exact"/>
              <w:ind w:left="100"/>
              <w:rPr>
                <w:rFonts w:ascii="Trebuchet MS" w:eastAsiaTheme="minorHAnsi" w:hAnsi="Trebuchet MS"/>
                <w:color w:val="FFC000"/>
                <w:sz w:val="18"/>
                <w:szCs w:val="16"/>
              </w:rPr>
            </w:pPr>
          </w:p>
          <w:p w14:paraId="322B06E5" w14:textId="77777777" w:rsidR="00434A5C" w:rsidRPr="001605E7" w:rsidRDefault="00434A5C" w:rsidP="00434A5C">
            <w:pPr>
              <w:spacing w:line="280" w:lineRule="exact"/>
              <w:ind w:left="100"/>
              <w:rPr>
                <w:rFonts w:ascii="Trebuchet MS" w:eastAsiaTheme="minorHAnsi" w:hAnsi="Trebuchet MS"/>
                <w:color w:val="FFC000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color w:val="FFC000"/>
                <w:sz w:val="18"/>
                <w:szCs w:val="16"/>
              </w:rPr>
              <w:t>0x0095</w:t>
            </w:r>
          </w:p>
          <w:p w14:paraId="37B445DA" w14:textId="77777777" w:rsidR="00434A5C" w:rsidRPr="001605E7" w:rsidRDefault="00434A5C" w:rsidP="00434A5C">
            <w:pPr>
              <w:spacing w:line="280" w:lineRule="exact"/>
              <w:ind w:left="100"/>
              <w:rPr>
                <w:rFonts w:ascii="Trebuchet MS" w:eastAsiaTheme="minorHAnsi" w:hAnsi="Trebuchet MS"/>
                <w:color w:val="FFC000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color w:val="FFC000"/>
                <w:sz w:val="18"/>
                <w:szCs w:val="16"/>
              </w:rPr>
              <w:t>0x0096</w:t>
            </w:r>
          </w:p>
        </w:tc>
        <w:tc>
          <w:tcPr>
            <w:tcW w:w="3100" w:type="dxa"/>
            <w:vAlign w:val="center"/>
          </w:tcPr>
          <w:p w14:paraId="19E87AB0" w14:textId="77777777" w:rsidR="00434A5C" w:rsidRPr="001605E7" w:rsidRDefault="00434A5C" w:rsidP="00434A5C">
            <w:pPr>
              <w:spacing w:line="280" w:lineRule="exact"/>
              <w:rPr>
                <w:rFonts w:ascii="Trebuchet MS" w:eastAsiaTheme="minorHAnsi" w:hAnsi="Trebuchet MS"/>
                <w:color w:val="FFC000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color w:val="FFC000"/>
                <w:sz w:val="18"/>
                <w:szCs w:val="16"/>
              </w:rPr>
              <w:t>FPGA TEST Value2 Address</w:t>
            </w:r>
          </w:p>
          <w:p w14:paraId="06B77826" w14:textId="77777777" w:rsidR="00434A5C" w:rsidRPr="001605E7" w:rsidRDefault="00434A5C" w:rsidP="00434A5C">
            <w:pPr>
              <w:spacing w:line="280" w:lineRule="exact"/>
              <w:rPr>
                <w:rFonts w:ascii="Trebuchet MS" w:eastAsiaTheme="minorHAnsi" w:hAnsi="Trebuchet MS"/>
                <w:color w:val="FFC000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color w:val="FFC000"/>
                <w:sz w:val="18"/>
                <w:szCs w:val="16"/>
              </w:rPr>
              <w:t>(TEST_VAL2_ADDR0)</w:t>
            </w:r>
          </w:p>
          <w:p w14:paraId="478904D9" w14:textId="77777777" w:rsidR="00434A5C" w:rsidRPr="001605E7" w:rsidRDefault="00434A5C" w:rsidP="00434A5C">
            <w:pPr>
              <w:spacing w:line="280" w:lineRule="exact"/>
              <w:rPr>
                <w:rFonts w:ascii="Trebuchet MS" w:eastAsiaTheme="minorHAnsi" w:hAnsi="Trebuchet MS"/>
                <w:color w:val="FFC000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color w:val="FFC000"/>
                <w:sz w:val="18"/>
                <w:szCs w:val="16"/>
              </w:rPr>
              <w:t>(TEST_VAL2_ADDR1)</w:t>
            </w:r>
          </w:p>
        </w:tc>
      </w:tr>
      <w:tr w:rsidR="00434A5C" w:rsidRPr="00546234" w14:paraId="022EB449" w14:textId="77777777" w:rsidTr="00434A5C">
        <w:tc>
          <w:tcPr>
            <w:tcW w:w="1006" w:type="dxa"/>
            <w:shd w:val="clear" w:color="auto" w:fill="EEEDE2"/>
            <w:vAlign w:val="center"/>
          </w:tcPr>
          <w:p w14:paraId="05E1595E" w14:textId="77777777" w:rsidR="00434A5C" w:rsidRPr="001605E7" w:rsidRDefault="00434A5C" w:rsidP="00434A5C">
            <w:pPr>
              <w:spacing w:line="280" w:lineRule="exact"/>
              <w:ind w:left="100"/>
              <w:rPr>
                <w:rFonts w:ascii="Trebuchet MS" w:eastAsiaTheme="minorHAnsi" w:hAnsi="Trebuchet MS"/>
                <w:color w:val="FFC000"/>
                <w:sz w:val="18"/>
                <w:szCs w:val="16"/>
              </w:rPr>
            </w:pPr>
          </w:p>
          <w:p w14:paraId="312E12A3" w14:textId="77777777" w:rsidR="00434A5C" w:rsidRPr="001605E7" w:rsidRDefault="00434A5C" w:rsidP="00434A5C">
            <w:pPr>
              <w:spacing w:line="280" w:lineRule="exact"/>
              <w:ind w:left="100"/>
              <w:rPr>
                <w:rFonts w:ascii="Trebuchet MS" w:eastAsiaTheme="minorHAnsi" w:hAnsi="Trebuchet MS"/>
                <w:color w:val="FFC000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color w:val="FFC000"/>
                <w:sz w:val="18"/>
                <w:szCs w:val="16"/>
              </w:rPr>
              <w:t>0x009E</w:t>
            </w:r>
          </w:p>
        </w:tc>
        <w:tc>
          <w:tcPr>
            <w:tcW w:w="3100" w:type="dxa"/>
            <w:vAlign w:val="center"/>
          </w:tcPr>
          <w:p w14:paraId="4F8DC67D" w14:textId="77777777" w:rsidR="00434A5C" w:rsidRPr="001605E7" w:rsidRDefault="00434A5C" w:rsidP="00434A5C">
            <w:pPr>
              <w:spacing w:line="280" w:lineRule="exact"/>
              <w:rPr>
                <w:rFonts w:ascii="Trebuchet MS" w:eastAsiaTheme="minorHAnsi" w:hAnsi="Trebuchet MS"/>
                <w:color w:val="FFC000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color w:val="FFC000"/>
                <w:sz w:val="18"/>
                <w:szCs w:val="16"/>
              </w:rPr>
              <w:t>FPGA TEST Checksum Error</w:t>
            </w:r>
          </w:p>
          <w:p w14:paraId="0D0489FF" w14:textId="77777777" w:rsidR="00434A5C" w:rsidRPr="001605E7" w:rsidRDefault="00434A5C" w:rsidP="00434A5C">
            <w:pPr>
              <w:spacing w:line="280" w:lineRule="exact"/>
              <w:rPr>
                <w:rFonts w:ascii="Trebuchet MS" w:eastAsiaTheme="minorHAnsi" w:hAnsi="Trebuchet MS"/>
                <w:color w:val="FFC000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color w:val="FFC000"/>
                <w:sz w:val="18"/>
                <w:szCs w:val="16"/>
              </w:rPr>
              <w:t>(TEST_CHCKSUM_ERR)</w:t>
            </w:r>
          </w:p>
        </w:tc>
      </w:tr>
      <w:tr w:rsidR="00434A5C" w:rsidRPr="00546234" w14:paraId="4FE463E8" w14:textId="77777777" w:rsidTr="00434A5C">
        <w:tc>
          <w:tcPr>
            <w:tcW w:w="1006" w:type="dxa"/>
            <w:shd w:val="clear" w:color="auto" w:fill="EEEDE2"/>
            <w:vAlign w:val="center"/>
          </w:tcPr>
          <w:p w14:paraId="54C71448" w14:textId="77777777" w:rsidR="00434A5C" w:rsidRPr="001605E7" w:rsidRDefault="00434A5C" w:rsidP="00434A5C">
            <w:pPr>
              <w:spacing w:line="280" w:lineRule="exact"/>
              <w:ind w:left="100"/>
              <w:rPr>
                <w:rFonts w:ascii="Trebuchet MS" w:eastAsiaTheme="minorHAnsi" w:hAnsi="Trebuchet MS"/>
                <w:color w:val="FFC000"/>
                <w:sz w:val="18"/>
                <w:szCs w:val="16"/>
              </w:rPr>
            </w:pPr>
          </w:p>
          <w:p w14:paraId="7461FE19" w14:textId="77777777" w:rsidR="00434A5C" w:rsidRPr="001605E7" w:rsidRDefault="00434A5C" w:rsidP="00434A5C">
            <w:pPr>
              <w:spacing w:line="280" w:lineRule="exact"/>
              <w:ind w:left="100"/>
              <w:rPr>
                <w:rFonts w:ascii="Trebuchet MS" w:eastAsiaTheme="minorHAnsi" w:hAnsi="Trebuchet MS"/>
                <w:color w:val="FFC000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color w:val="FFC000"/>
                <w:sz w:val="18"/>
                <w:szCs w:val="16"/>
              </w:rPr>
              <w:t>0x009F</w:t>
            </w:r>
          </w:p>
        </w:tc>
        <w:tc>
          <w:tcPr>
            <w:tcW w:w="3100" w:type="dxa"/>
            <w:vAlign w:val="center"/>
          </w:tcPr>
          <w:p w14:paraId="6E5E0428" w14:textId="77777777" w:rsidR="00434A5C" w:rsidRPr="001605E7" w:rsidRDefault="00434A5C" w:rsidP="00434A5C">
            <w:pPr>
              <w:spacing w:line="280" w:lineRule="exact"/>
              <w:rPr>
                <w:rFonts w:ascii="Trebuchet MS" w:eastAsiaTheme="minorHAnsi" w:hAnsi="Trebuchet MS"/>
                <w:color w:val="FFC000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color w:val="FFC000"/>
                <w:sz w:val="18"/>
                <w:szCs w:val="16"/>
              </w:rPr>
              <w:t>FPGA TEST CRC Error</w:t>
            </w:r>
          </w:p>
          <w:p w14:paraId="27D27522" w14:textId="77777777" w:rsidR="00434A5C" w:rsidRPr="001605E7" w:rsidRDefault="00434A5C" w:rsidP="00434A5C">
            <w:pPr>
              <w:spacing w:line="280" w:lineRule="exact"/>
              <w:rPr>
                <w:rFonts w:ascii="Trebuchet MS" w:eastAsiaTheme="minorHAnsi" w:hAnsi="Trebuchet MS"/>
                <w:color w:val="FFC000"/>
                <w:sz w:val="18"/>
                <w:szCs w:val="16"/>
              </w:rPr>
            </w:pPr>
            <w:r w:rsidRPr="001605E7">
              <w:rPr>
                <w:rFonts w:ascii="Trebuchet MS" w:eastAsiaTheme="minorHAnsi" w:hAnsi="Trebuchet MS"/>
                <w:color w:val="FFC000"/>
                <w:sz w:val="18"/>
                <w:szCs w:val="16"/>
              </w:rPr>
              <w:t>(TEST_CRC_ERR)</w:t>
            </w:r>
          </w:p>
        </w:tc>
      </w:tr>
    </w:tbl>
    <w:p w14:paraId="07D98ADC" w14:textId="77777777" w:rsidR="00302A43" w:rsidRPr="001605E7" w:rsidRDefault="00302A43">
      <w:pPr>
        <w:rPr>
          <w:rFonts w:ascii="Trebuchet MS" w:eastAsiaTheme="minorHAnsi" w:hAnsi="Trebuchet MS"/>
          <w:sz w:val="30"/>
          <w:szCs w:val="32"/>
        </w:rPr>
      </w:pPr>
    </w:p>
    <w:p w14:paraId="3FB0C9A7" w14:textId="77777777" w:rsidR="0036269B" w:rsidRPr="001605E7" w:rsidRDefault="0036269B">
      <w:pPr>
        <w:rPr>
          <w:rFonts w:ascii="Trebuchet MS" w:eastAsiaTheme="minorHAnsi" w:hAnsi="Trebuchet MS"/>
          <w:sz w:val="30"/>
          <w:szCs w:val="32"/>
        </w:rPr>
      </w:pPr>
    </w:p>
    <w:p w14:paraId="7C34DA31" w14:textId="77777777" w:rsidR="00434A5C" w:rsidRPr="001605E7" w:rsidRDefault="00434A5C">
      <w:pPr>
        <w:rPr>
          <w:rFonts w:ascii="Trebuchet MS" w:eastAsiaTheme="minorHAnsi" w:hAnsi="Trebuchet MS"/>
          <w:sz w:val="30"/>
          <w:szCs w:val="32"/>
        </w:rPr>
        <w:sectPr w:rsidR="00434A5C" w:rsidRPr="001605E7" w:rsidSect="00434A5C">
          <w:type w:val="continuous"/>
          <w:pgSz w:w="11907" w:h="16840" w:code="9"/>
          <w:pgMar w:top="1418" w:right="1701" w:bottom="1134" w:left="1701" w:header="851" w:footer="567" w:gutter="0"/>
          <w:pgNumType w:start="2"/>
          <w:cols w:num="2" w:space="425"/>
          <w:docGrid w:type="lines" w:linePitch="360"/>
        </w:sectPr>
      </w:pPr>
    </w:p>
    <w:p w14:paraId="12A3716E" w14:textId="77777777" w:rsidR="0036269B" w:rsidRPr="001605E7" w:rsidRDefault="0036269B">
      <w:pPr>
        <w:rPr>
          <w:rFonts w:ascii="Trebuchet MS" w:eastAsiaTheme="minorHAnsi" w:hAnsi="Trebuchet MS"/>
          <w:sz w:val="30"/>
          <w:szCs w:val="32"/>
        </w:rPr>
      </w:pPr>
      <w:r w:rsidRPr="001605E7">
        <w:rPr>
          <w:rFonts w:ascii="Trebuchet MS" w:eastAsiaTheme="minorHAnsi" w:hAnsi="Trebuchet MS"/>
          <w:sz w:val="30"/>
          <w:szCs w:val="32"/>
        </w:rPr>
        <w:br w:type="page"/>
      </w:r>
    </w:p>
    <w:p w14:paraId="23434488" w14:textId="5B683135" w:rsidR="00FD1C98" w:rsidRPr="00546234" w:rsidRDefault="00053E69" w:rsidP="00BF5B95">
      <w:pPr>
        <w:pStyle w:val="21"/>
      </w:pPr>
      <w:bookmarkStart w:id="368" w:name="_Toc483830020"/>
      <w:r w:rsidRPr="00546234">
        <w:t>SOCKET</w:t>
      </w:r>
      <w:r w:rsidR="00DF3F06" w:rsidRPr="00546234">
        <w:t xml:space="preserve"> Registers</w:t>
      </w:r>
      <w:bookmarkEnd w:id="368"/>
    </w:p>
    <w:tbl>
      <w:tblPr>
        <w:tblStyle w:val="af3"/>
        <w:tblW w:w="9285" w:type="dxa"/>
        <w:jc w:val="center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2126"/>
        <w:gridCol w:w="992"/>
        <w:gridCol w:w="993"/>
        <w:gridCol w:w="992"/>
        <w:gridCol w:w="1063"/>
      </w:tblGrid>
      <w:tr w:rsidR="00324AEF" w:rsidRPr="00546234" w14:paraId="096491FE" w14:textId="77777777" w:rsidTr="00150279">
        <w:trPr>
          <w:jc w:val="center"/>
        </w:trPr>
        <w:tc>
          <w:tcPr>
            <w:tcW w:w="1560" w:type="dxa"/>
            <w:vMerge w:val="restart"/>
            <w:shd w:val="clear" w:color="auto" w:fill="EEEDE2"/>
            <w:vAlign w:val="center"/>
          </w:tcPr>
          <w:p w14:paraId="66A8D864" w14:textId="77777777" w:rsidR="00324AEF" w:rsidRPr="001605E7" w:rsidRDefault="00324AE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Symbol</w:t>
            </w:r>
          </w:p>
        </w:tc>
        <w:tc>
          <w:tcPr>
            <w:tcW w:w="1559" w:type="dxa"/>
            <w:vMerge w:val="restart"/>
            <w:shd w:val="clear" w:color="auto" w:fill="EEEDE2"/>
            <w:vAlign w:val="center"/>
          </w:tcPr>
          <w:p w14:paraId="76825D00" w14:textId="77777777" w:rsidR="00324AEF" w:rsidRPr="001605E7" w:rsidRDefault="00324AE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Description</w:t>
            </w:r>
          </w:p>
        </w:tc>
        <w:tc>
          <w:tcPr>
            <w:tcW w:w="6166" w:type="dxa"/>
            <w:gridSpan w:val="5"/>
            <w:shd w:val="clear" w:color="auto" w:fill="EEEDE2"/>
            <w:vAlign w:val="center"/>
          </w:tcPr>
          <w:p w14:paraId="0236BFB1" w14:textId="77777777" w:rsidR="00324AEF" w:rsidRPr="001605E7" w:rsidRDefault="00324AE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Address</w:t>
            </w:r>
          </w:p>
        </w:tc>
      </w:tr>
      <w:tr w:rsidR="00050048" w:rsidRPr="00546234" w14:paraId="00AD06D1" w14:textId="77777777" w:rsidTr="00150279">
        <w:trPr>
          <w:jc w:val="center"/>
        </w:trPr>
        <w:tc>
          <w:tcPr>
            <w:tcW w:w="1560" w:type="dxa"/>
            <w:vMerge/>
            <w:vAlign w:val="center"/>
          </w:tcPr>
          <w:p w14:paraId="72416296" w14:textId="77777777" w:rsidR="00177D76" w:rsidRPr="001605E7" w:rsidRDefault="00177D76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559" w:type="dxa"/>
            <w:vMerge/>
            <w:vAlign w:val="center"/>
          </w:tcPr>
          <w:p w14:paraId="517016DB" w14:textId="77777777" w:rsidR="00177D76" w:rsidRPr="001605E7" w:rsidRDefault="00177D76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2126" w:type="dxa"/>
            <w:shd w:val="clear" w:color="auto" w:fill="EEEDE2"/>
            <w:vAlign w:val="center"/>
          </w:tcPr>
          <w:p w14:paraId="5429C2B9" w14:textId="77777777" w:rsidR="00177D76" w:rsidRPr="001605E7" w:rsidRDefault="00324AE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</w:t>
            </w:r>
          </w:p>
        </w:tc>
        <w:tc>
          <w:tcPr>
            <w:tcW w:w="992" w:type="dxa"/>
            <w:shd w:val="clear" w:color="auto" w:fill="EEEDE2"/>
            <w:vAlign w:val="center"/>
          </w:tcPr>
          <w:p w14:paraId="61201403" w14:textId="77777777" w:rsidR="00177D76" w:rsidRPr="001605E7" w:rsidRDefault="00177D76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</w:t>
            </w:r>
            <w:r w:rsidR="00324AEF" w:rsidRPr="001605E7">
              <w:rPr>
                <w:rFonts w:eastAsiaTheme="minorHAnsi"/>
              </w:rPr>
              <w:t>0_</w:t>
            </w:r>
          </w:p>
        </w:tc>
        <w:tc>
          <w:tcPr>
            <w:tcW w:w="993" w:type="dxa"/>
            <w:shd w:val="clear" w:color="auto" w:fill="EEEDE2"/>
            <w:vAlign w:val="center"/>
          </w:tcPr>
          <w:p w14:paraId="26ACAB01" w14:textId="77777777" w:rsidR="00177D76" w:rsidRPr="001605E7" w:rsidRDefault="00324AE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S1_</w:t>
            </w:r>
          </w:p>
        </w:tc>
        <w:tc>
          <w:tcPr>
            <w:tcW w:w="992" w:type="dxa"/>
            <w:shd w:val="clear" w:color="auto" w:fill="EEEDE2"/>
            <w:vAlign w:val="center"/>
          </w:tcPr>
          <w:p w14:paraId="49291F21" w14:textId="77777777" w:rsidR="00177D76" w:rsidRPr="001605E7" w:rsidRDefault="00177D76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S2</w:t>
            </w:r>
            <w:r w:rsidR="00324AEF" w:rsidRPr="001605E7">
              <w:rPr>
                <w:rFonts w:eastAsiaTheme="minorHAnsi"/>
              </w:rPr>
              <w:t>_</w:t>
            </w:r>
          </w:p>
        </w:tc>
        <w:tc>
          <w:tcPr>
            <w:tcW w:w="1063" w:type="dxa"/>
            <w:shd w:val="clear" w:color="auto" w:fill="EEEDE2"/>
            <w:vAlign w:val="center"/>
          </w:tcPr>
          <w:p w14:paraId="499BFFB1" w14:textId="77777777" w:rsidR="00177D76" w:rsidRPr="001605E7" w:rsidRDefault="00177D76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S3</w:t>
            </w:r>
            <w:r w:rsidR="00324AEF" w:rsidRPr="001605E7">
              <w:rPr>
                <w:rFonts w:eastAsiaTheme="minorHAnsi"/>
              </w:rPr>
              <w:t>_</w:t>
            </w:r>
          </w:p>
        </w:tc>
      </w:tr>
      <w:tr w:rsidR="00050048" w:rsidRPr="00546234" w14:paraId="0C38B9B7" w14:textId="77777777" w:rsidTr="00150279">
        <w:trPr>
          <w:jc w:val="center"/>
        </w:trPr>
        <w:tc>
          <w:tcPr>
            <w:tcW w:w="1560" w:type="dxa"/>
            <w:vAlign w:val="center"/>
          </w:tcPr>
          <w:p w14:paraId="08EB276B" w14:textId="77777777" w:rsidR="00177D76" w:rsidRPr="001605E7" w:rsidRDefault="00177D76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Sn_MR</w:t>
            </w:r>
          </w:p>
        </w:tc>
        <w:tc>
          <w:tcPr>
            <w:tcW w:w="1559" w:type="dxa"/>
            <w:vAlign w:val="center"/>
          </w:tcPr>
          <w:p w14:paraId="4053DCC9" w14:textId="49FA8886" w:rsidR="00150279" w:rsidRPr="001605E7" w:rsidRDefault="00053E69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SOCKET</w:t>
            </w:r>
            <w:r w:rsidR="00177D76" w:rsidRPr="001605E7">
              <w:rPr>
                <w:rFonts w:eastAsiaTheme="minorHAnsi"/>
              </w:rPr>
              <w:t xml:space="preserve"> n </w:t>
            </w:r>
          </w:p>
          <w:p w14:paraId="6C49D0BD" w14:textId="77777777" w:rsidR="00177D76" w:rsidRPr="001605E7" w:rsidRDefault="00177D76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Mode</w:t>
            </w:r>
          </w:p>
        </w:tc>
        <w:tc>
          <w:tcPr>
            <w:tcW w:w="2126" w:type="dxa"/>
            <w:vAlign w:val="center"/>
          </w:tcPr>
          <w:p w14:paraId="66D9D05A" w14:textId="77777777" w:rsidR="00177D76" w:rsidRPr="001605E7" w:rsidRDefault="00177D76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</w:t>
            </w:r>
            <w:r w:rsidR="00DE4F38" w:rsidRPr="001605E7">
              <w:rPr>
                <w:rFonts w:eastAsiaTheme="minorHAnsi"/>
              </w:rPr>
              <w:t>00</w:t>
            </w:r>
            <w:r w:rsidRPr="001605E7">
              <w:rPr>
                <w:rFonts w:eastAsiaTheme="minorHAnsi"/>
              </w:rPr>
              <w:t>+</w:t>
            </w:r>
            <w:r w:rsidR="00ED469D" w:rsidRPr="001605E7">
              <w:rPr>
                <w:rFonts w:eastAsiaTheme="minorHAnsi"/>
              </w:rPr>
              <w:t>(</w:t>
            </w:r>
            <w:r w:rsidR="00A10140" w:rsidRPr="001605E7">
              <w:rPr>
                <w:rFonts w:eastAsiaTheme="minorHAnsi"/>
              </w:rPr>
              <w:t>0x</w:t>
            </w:r>
            <w:r w:rsidR="00ED469D" w:rsidRPr="001605E7">
              <w:rPr>
                <w:rFonts w:eastAsiaTheme="minorHAnsi"/>
              </w:rPr>
              <w:t>0</w:t>
            </w:r>
            <w:r w:rsidR="00324AEF" w:rsidRPr="001605E7">
              <w:rPr>
                <w:rFonts w:eastAsiaTheme="minorHAnsi"/>
              </w:rPr>
              <w:t>1</w:t>
            </w:r>
            <w:r w:rsidR="00A10140" w:rsidRPr="001605E7">
              <w:rPr>
                <w:rFonts w:eastAsiaTheme="minorHAnsi"/>
              </w:rPr>
              <w:t>00</w:t>
            </w:r>
            <w:r w:rsidR="00ED469D" w:rsidRPr="001605E7">
              <w:rPr>
                <w:rFonts w:eastAsiaTheme="minorHAnsi"/>
              </w:rPr>
              <w:t>x</w:t>
            </w:r>
            <w:r w:rsidR="00324AEF" w:rsidRPr="001605E7">
              <w:rPr>
                <w:rFonts w:eastAsiaTheme="minorHAnsi"/>
              </w:rPr>
              <w:t>n</w:t>
            </w:r>
            <w:r w:rsidR="00ED469D" w:rsidRPr="001605E7">
              <w:rPr>
                <w:rFonts w:eastAsiaTheme="minorHAnsi"/>
              </w:rPr>
              <w:t>)</w:t>
            </w:r>
          </w:p>
        </w:tc>
        <w:tc>
          <w:tcPr>
            <w:tcW w:w="992" w:type="dxa"/>
            <w:vAlign w:val="center"/>
          </w:tcPr>
          <w:p w14:paraId="4D1B09E6" w14:textId="77777777" w:rsidR="00177D76" w:rsidRPr="001605E7" w:rsidRDefault="00177D76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0x0400</w:t>
            </w:r>
          </w:p>
        </w:tc>
        <w:tc>
          <w:tcPr>
            <w:tcW w:w="993" w:type="dxa"/>
            <w:vAlign w:val="center"/>
          </w:tcPr>
          <w:p w14:paraId="2157AA67" w14:textId="77777777" w:rsidR="00177D76" w:rsidRPr="001605E7" w:rsidRDefault="00177D76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0x0500</w:t>
            </w:r>
          </w:p>
        </w:tc>
        <w:tc>
          <w:tcPr>
            <w:tcW w:w="992" w:type="dxa"/>
            <w:vAlign w:val="center"/>
          </w:tcPr>
          <w:p w14:paraId="3B30EFD5" w14:textId="77777777" w:rsidR="00177D76" w:rsidRPr="001605E7" w:rsidRDefault="00177D76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0x0600</w:t>
            </w:r>
          </w:p>
        </w:tc>
        <w:tc>
          <w:tcPr>
            <w:tcW w:w="1063" w:type="dxa"/>
            <w:vAlign w:val="center"/>
          </w:tcPr>
          <w:p w14:paraId="5F6DA3FB" w14:textId="77777777" w:rsidR="00177D76" w:rsidRPr="001605E7" w:rsidRDefault="00177D76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0x0700</w:t>
            </w:r>
          </w:p>
        </w:tc>
      </w:tr>
      <w:tr w:rsidR="007575FC" w:rsidRPr="00546234" w14:paraId="3F4C7AD5" w14:textId="77777777" w:rsidTr="00150279">
        <w:trPr>
          <w:jc w:val="center"/>
        </w:trPr>
        <w:tc>
          <w:tcPr>
            <w:tcW w:w="1560" w:type="dxa"/>
            <w:vAlign w:val="center"/>
          </w:tcPr>
          <w:p w14:paraId="773959AC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Sn_CR</w:t>
            </w:r>
          </w:p>
        </w:tc>
        <w:tc>
          <w:tcPr>
            <w:tcW w:w="1559" w:type="dxa"/>
            <w:vAlign w:val="center"/>
          </w:tcPr>
          <w:p w14:paraId="6E322487" w14:textId="606D9C9F" w:rsidR="00B8503D" w:rsidRPr="001605E7" w:rsidRDefault="00053E69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SOCKET</w:t>
            </w:r>
            <w:r w:rsidR="007575FC" w:rsidRPr="001605E7">
              <w:rPr>
                <w:rFonts w:eastAsiaTheme="minorHAnsi"/>
              </w:rPr>
              <w:t xml:space="preserve"> n</w:t>
            </w:r>
          </w:p>
          <w:p w14:paraId="14B0316D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Command</w:t>
            </w:r>
          </w:p>
        </w:tc>
        <w:tc>
          <w:tcPr>
            <w:tcW w:w="2126" w:type="dxa"/>
            <w:vAlign w:val="center"/>
          </w:tcPr>
          <w:p w14:paraId="4664E91B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0x0401+(0x0100xn)</w:t>
            </w:r>
          </w:p>
        </w:tc>
        <w:tc>
          <w:tcPr>
            <w:tcW w:w="992" w:type="dxa"/>
            <w:vAlign w:val="center"/>
          </w:tcPr>
          <w:p w14:paraId="284F87BA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0x0401</w:t>
            </w:r>
          </w:p>
        </w:tc>
        <w:tc>
          <w:tcPr>
            <w:tcW w:w="993" w:type="dxa"/>
            <w:vAlign w:val="center"/>
          </w:tcPr>
          <w:p w14:paraId="0E16B906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0x0501</w:t>
            </w:r>
          </w:p>
        </w:tc>
        <w:tc>
          <w:tcPr>
            <w:tcW w:w="992" w:type="dxa"/>
            <w:vAlign w:val="center"/>
          </w:tcPr>
          <w:p w14:paraId="18C4D57A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0x0601</w:t>
            </w:r>
          </w:p>
        </w:tc>
        <w:tc>
          <w:tcPr>
            <w:tcW w:w="1063" w:type="dxa"/>
            <w:vAlign w:val="center"/>
          </w:tcPr>
          <w:p w14:paraId="523E68EF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0x0701</w:t>
            </w:r>
          </w:p>
        </w:tc>
      </w:tr>
      <w:tr w:rsidR="007575FC" w:rsidRPr="00546234" w14:paraId="7F612203" w14:textId="77777777" w:rsidTr="00150279">
        <w:trPr>
          <w:jc w:val="center"/>
        </w:trPr>
        <w:tc>
          <w:tcPr>
            <w:tcW w:w="1560" w:type="dxa"/>
            <w:vAlign w:val="center"/>
          </w:tcPr>
          <w:p w14:paraId="74110755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Sn_IR</w:t>
            </w:r>
          </w:p>
        </w:tc>
        <w:tc>
          <w:tcPr>
            <w:tcW w:w="1559" w:type="dxa"/>
            <w:vAlign w:val="center"/>
          </w:tcPr>
          <w:p w14:paraId="4C532C6F" w14:textId="70F2A882" w:rsidR="00150279" w:rsidRPr="001605E7" w:rsidRDefault="00053E69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SOCKET</w:t>
            </w:r>
            <w:r w:rsidR="007575FC" w:rsidRPr="001605E7">
              <w:rPr>
                <w:rFonts w:eastAsiaTheme="minorHAnsi"/>
              </w:rPr>
              <w:t xml:space="preserve"> n </w:t>
            </w:r>
          </w:p>
          <w:p w14:paraId="2DDC6F2C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Interrupt</w:t>
            </w:r>
          </w:p>
        </w:tc>
        <w:tc>
          <w:tcPr>
            <w:tcW w:w="2126" w:type="dxa"/>
            <w:vAlign w:val="center"/>
          </w:tcPr>
          <w:p w14:paraId="7CA1C472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0x0402+(0x0100xn)</w:t>
            </w:r>
          </w:p>
        </w:tc>
        <w:tc>
          <w:tcPr>
            <w:tcW w:w="992" w:type="dxa"/>
            <w:vAlign w:val="center"/>
          </w:tcPr>
          <w:p w14:paraId="64FA44F8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0x0402</w:t>
            </w:r>
          </w:p>
        </w:tc>
        <w:tc>
          <w:tcPr>
            <w:tcW w:w="993" w:type="dxa"/>
            <w:vAlign w:val="center"/>
          </w:tcPr>
          <w:p w14:paraId="7034CC29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0x0502</w:t>
            </w:r>
          </w:p>
        </w:tc>
        <w:tc>
          <w:tcPr>
            <w:tcW w:w="992" w:type="dxa"/>
            <w:vAlign w:val="center"/>
          </w:tcPr>
          <w:p w14:paraId="34893A94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0x0602</w:t>
            </w:r>
          </w:p>
        </w:tc>
        <w:tc>
          <w:tcPr>
            <w:tcW w:w="1063" w:type="dxa"/>
            <w:vAlign w:val="center"/>
          </w:tcPr>
          <w:p w14:paraId="0F991902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0x0702</w:t>
            </w:r>
          </w:p>
        </w:tc>
      </w:tr>
      <w:tr w:rsidR="007575FC" w:rsidRPr="00546234" w14:paraId="2839D149" w14:textId="77777777" w:rsidTr="00150279">
        <w:trPr>
          <w:jc w:val="center"/>
        </w:trPr>
        <w:tc>
          <w:tcPr>
            <w:tcW w:w="1560" w:type="dxa"/>
            <w:vAlign w:val="center"/>
          </w:tcPr>
          <w:p w14:paraId="4C62C773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Sn_SR</w:t>
            </w:r>
          </w:p>
        </w:tc>
        <w:tc>
          <w:tcPr>
            <w:tcW w:w="1559" w:type="dxa"/>
            <w:vAlign w:val="center"/>
          </w:tcPr>
          <w:p w14:paraId="048A5216" w14:textId="746F2811" w:rsidR="00150279" w:rsidRPr="001605E7" w:rsidRDefault="00053E69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SOCKET</w:t>
            </w:r>
            <w:r w:rsidR="007575FC" w:rsidRPr="001605E7">
              <w:rPr>
                <w:rFonts w:eastAsiaTheme="minorHAnsi"/>
              </w:rPr>
              <w:t xml:space="preserve"> n </w:t>
            </w:r>
          </w:p>
          <w:p w14:paraId="497BB829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Status</w:t>
            </w:r>
          </w:p>
        </w:tc>
        <w:tc>
          <w:tcPr>
            <w:tcW w:w="2126" w:type="dxa"/>
            <w:vAlign w:val="center"/>
          </w:tcPr>
          <w:p w14:paraId="2A54D024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0x0403+(0x0100xn)</w:t>
            </w:r>
          </w:p>
        </w:tc>
        <w:tc>
          <w:tcPr>
            <w:tcW w:w="992" w:type="dxa"/>
            <w:vAlign w:val="center"/>
          </w:tcPr>
          <w:p w14:paraId="12C1C75A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0x0403</w:t>
            </w:r>
          </w:p>
        </w:tc>
        <w:tc>
          <w:tcPr>
            <w:tcW w:w="993" w:type="dxa"/>
            <w:vAlign w:val="center"/>
          </w:tcPr>
          <w:p w14:paraId="2F098C1B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0x0503</w:t>
            </w:r>
          </w:p>
        </w:tc>
        <w:tc>
          <w:tcPr>
            <w:tcW w:w="992" w:type="dxa"/>
            <w:vAlign w:val="center"/>
          </w:tcPr>
          <w:p w14:paraId="1C50BB6E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0x0603</w:t>
            </w:r>
          </w:p>
        </w:tc>
        <w:tc>
          <w:tcPr>
            <w:tcW w:w="1063" w:type="dxa"/>
            <w:vAlign w:val="center"/>
          </w:tcPr>
          <w:p w14:paraId="603339B5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0x0703</w:t>
            </w:r>
          </w:p>
        </w:tc>
      </w:tr>
      <w:tr w:rsidR="007575FC" w:rsidRPr="00546234" w14:paraId="55242906" w14:textId="77777777" w:rsidTr="00150279">
        <w:trPr>
          <w:jc w:val="center"/>
        </w:trPr>
        <w:tc>
          <w:tcPr>
            <w:tcW w:w="1560" w:type="dxa"/>
            <w:vMerge w:val="restart"/>
            <w:vAlign w:val="center"/>
          </w:tcPr>
          <w:p w14:paraId="4D1EB303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Sn_PORTR0</w:t>
            </w:r>
          </w:p>
          <w:p w14:paraId="2DC65D99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Sn_PORTR1</w:t>
            </w:r>
          </w:p>
        </w:tc>
        <w:tc>
          <w:tcPr>
            <w:tcW w:w="1559" w:type="dxa"/>
            <w:vMerge w:val="restart"/>
            <w:vAlign w:val="center"/>
          </w:tcPr>
          <w:p w14:paraId="2E017273" w14:textId="1221015F" w:rsidR="00B8503D" w:rsidRPr="001605E7" w:rsidRDefault="00053E69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SOCKET</w:t>
            </w:r>
            <w:r w:rsidR="007575FC" w:rsidRPr="001605E7">
              <w:rPr>
                <w:rFonts w:eastAsiaTheme="minorHAnsi"/>
              </w:rPr>
              <w:t xml:space="preserve"> n </w:t>
            </w:r>
          </w:p>
          <w:p w14:paraId="089084A4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Source Port</w:t>
            </w:r>
          </w:p>
        </w:tc>
        <w:tc>
          <w:tcPr>
            <w:tcW w:w="2126" w:type="dxa"/>
            <w:vAlign w:val="center"/>
          </w:tcPr>
          <w:p w14:paraId="2B3D3968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0x0404+(0x0100xn)</w:t>
            </w:r>
          </w:p>
        </w:tc>
        <w:tc>
          <w:tcPr>
            <w:tcW w:w="992" w:type="dxa"/>
            <w:vAlign w:val="center"/>
          </w:tcPr>
          <w:p w14:paraId="66D01C9A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0x0404</w:t>
            </w:r>
          </w:p>
        </w:tc>
        <w:tc>
          <w:tcPr>
            <w:tcW w:w="993" w:type="dxa"/>
            <w:vAlign w:val="center"/>
          </w:tcPr>
          <w:p w14:paraId="58E62745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0x0504</w:t>
            </w:r>
          </w:p>
        </w:tc>
        <w:tc>
          <w:tcPr>
            <w:tcW w:w="992" w:type="dxa"/>
            <w:vAlign w:val="center"/>
          </w:tcPr>
          <w:p w14:paraId="107D6E6A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0x0604</w:t>
            </w:r>
          </w:p>
        </w:tc>
        <w:tc>
          <w:tcPr>
            <w:tcW w:w="1063" w:type="dxa"/>
            <w:vAlign w:val="center"/>
          </w:tcPr>
          <w:p w14:paraId="3701A503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0x0704</w:t>
            </w:r>
          </w:p>
        </w:tc>
      </w:tr>
      <w:tr w:rsidR="007575FC" w:rsidRPr="00546234" w14:paraId="5E0B6DAD" w14:textId="77777777" w:rsidTr="00150279">
        <w:trPr>
          <w:jc w:val="center"/>
        </w:trPr>
        <w:tc>
          <w:tcPr>
            <w:tcW w:w="1560" w:type="dxa"/>
            <w:vMerge/>
            <w:vAlign w:val="center"/>
          </w:tcPr>
          <w:p w14:paraId="6746A936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559" w:type="dxa"/>
            <w:vMerge/>
            <w:vAlign w:val="center"/>
          </w:tcPr>
          <w:p w14:paraId="1CD67B40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2126" w:type="dxa"/>
            <w:vAlign w:val="center"/>
          </w:tcPr>
          <w:p w14:paraId="6B42F8AD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0x0405+(0x0100xn)</w:t>
            </w:r>
          </w:p>
        </w:tc>
        <w:tc>
          <w:tcPr>
            <w:tcW w:w="992" w:type="dxa"/>
            <w:vAlign w:val="center"/>
          </w:tcPr>
          <w:p w14:paraId="034AE80F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0x0405</w:t>
            </w:r>
          </w:p>
        </w:tc>
        <w:tc>
          <w:tcPr>
            <w:tcW w:w="993" w:type="dxa"/>
            <w:vAlign w:val="center"/>
          </w:tcPr>
          <w:p w14:paraId="6BB52771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0x0505</w:t>
            </w:r>
          </w:p>
        </w:tc>
        <w:tc>
          <w:tcPr>
            <w:tcW w:w="992" w:type="dxa"/>
            <w:vAlign w:val="center"/>
          </w:tcPr>
          <w:p w14:paraId="1FB70966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</w:t>
            </w:r>
            <w:r w:rsidR="006E32EC" w:rsidRPr="001605E7">
              <w:rPr>
                <w:rFonts w:eastAsiaTheme="minorHAnsi"/>
              </w:rPr>
              <w:t>0</w:t>
            </w:r>
            <w:r w:rsidRPr="001605E7">
              <w:rPr>
                <w:rFonts w:eastAsiaTheme="minorHAnsi"/>
              </w:rPr>
              <w:t>605</w:t>
            </w:r>
          </w:p>
        </w:tc>
        <w:tc>
          <w:tcPr>
            <w:tcW w:w="1063" w:type="dxa"/>
            <w:vAlign w:val="center"/>
          </w:tcPr>
          <w:p w14:paraId="4BF05576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0x0705</w:t>
            </w:r>
          </w:p>
        </w:tc>
      </w:tr>
      <w:tr w:rsidR="007575FC" w:rsidRPr="00546234" w14:paraId="2BA4601C" w14:textId="77777777" w:rsidTr="00150279">
        <w:trPr>
          <w:jc w:val="center"/>
        </w:trPr>
        <w:tc>
          <w:tcPr>
            <w:tcW w:w="1560" w:type="dxa"/>
            <w:vMerge w:val="restart"/>
            <w:vAlign w:val="center"/>
          </w:tcPr>
          <w:p w14:paraId="777B6F92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Sn_DHAR0</w:t>
            </w:r>
          </w:p>
          <w:p w14:paraId="55741931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Sn_DHAR1</w:t>
            </w:r>
          </w:p>
          <w:p w14:paraId="61F74F08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Sn_DHAR2</w:t>
            </w:r>
          </w:p>
          <w:p w14:paraId="679FC4C3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Sn_DHAR3</w:t>
            </w:r>
          </w:p>
          <w:p w14:paraId="774C6B64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Sn_DHAR4</w:t>
            </w:r>
          </w:p>
          <w:p w14:paraId="49C0D383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Sn_DHAR5</w:t>
            </w:r>
          </w:p>
        </w:tc>
        <w:tc>
          <w:tcPr>
            <w:tcW w:w="1559" w:type="dxa"/>
            <w:vMerge w:val="restart"/>
            <w:vAlign w:val="center"/>
          </w:tcPr>
          <w:p w14:paraId="057F2FEB" w14:textId="4C4775A4" w:rsidR="00150279" w:rsidRPr="001605E7" w:rsidRDefault="00053E69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SOCKET</w:t>
            </w:r>
            <w:r w:rsidR="007575FC" w:rsidRPr="001605E7">
              <w:rPr>
                <w:rFonts w:eastAsiaTheme="minorHAnsi"/>
              </w:rPr>
              <w:t xml:space="preserve"> n</w:t>
            </w:r>
          </w:p>
          <w:p w14:paraId="7B5E105A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Destination Hardware Address</w:t>
            </w:r>
          </w:p>
        </w:tc>
        <w:tc>
          <w:tcPr>
            <w:tcW w:w="2126" w:type="dxa"/>
            <w:vAlign w:val="center"/>
          </w:tcPr>
          <w:p w14:paraId="62A63F8F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0x0406+(0x0100xn)</w:t>
            </w:r>
          </w:p>
        </w:tc>
        <w:tc>
          <w:tcPr>
            <w:tcW w:w="992" w:type="dxa"/>
            <w:vAlign w:val="center"/>
          </w:tcPr>
          <w:p w14:paraId="1EE13C53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0x0406</w:t>
            </w:r>
          </w:p>
        </w:tc>
        <w:tc>
          <w:tcPr>
            <w:tcW w:w="993" w:type="dxa"/>
            <w:vAlign w:val="center"/>
          </w:tcPr>
          <w:p w14:paraId="41D3FACB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0x05</w:t>
            </w:r>
            <w:r w:rsidR="00E915FB" w:rsidRPr="001605E7">
              <w:rPr>
                <w:rFonts w:eastAsiaTheme="minorHAnsi"/>
              </w:rPr>
              <w:t>06</w:t>
            </w:r>
          </w:p>
        </w:tc>
        <w:tc>
          <w:tcPr>
            <w:tcW w:w="992" w:type="dxa"/>
            <w:vAlign w:val="center"/>
          </w:tcPr>
          <w:p w14:paraId="7C4911E3" w14:textId="77777777" w:rsidR="007575FC" w:rsidRPr="001605E7" w:rsidRDefault="006E32E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0x0606</w:t>
            </w:r>
          </w:p>
        </w:tc>
        <w:tc>
          <w:tcPr>
            <w:tcW w:w="1063" w:type="dxa"/>
            <w:vAlign w:val="center"/>
          </w:tcPr>
          <w:p w14:paraId="1A4030FF" w14:textId="77777777" w:rsidR="007575FC" w:rsidRPr="001605E7" w:rsidRDefault="006E32E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0x0706</w:t>
            </w:r>
          </w:p>
        </w:tc>
      </w:tr>
      <w:tr w:rsidR="007575FC" w:rsidRPr="00546234" w14:paraId="5D198C45" w14:textId="77777777" w:rsidTr="00150279">
        <w:trPr>
          <w:jc w:val="center"/>
        </w:trPr>
        <w:tc>
          <w:tcPr>
            <w:tcW w:w="1560" w:type="dxa"/>
            <w:vMerge/>
            <w:vAlign w:val="center"/>
          </w:tcPr>
          <w:p w14:paraId="5C07D1DC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559" w:type="dxa"/>
            <w:vMerge/>
            <w:vAlign w:val="center"/>
          </w:tcPr>
          <w:p w14:paraId="330ACDE6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2126" w:type="dxa"/>
            <w:vAlign w:val="center"/>
          </w:tcPr>
          <w:p w14:paraId="4089B663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0x0407+(0x0100xn)</w:t>
            </w:r>
          </w:p>
        </w:tc>
        <w:tc>
          <w:tcPr>
            <w:tcW w:w="992" w:type="dxa"/>
            <w:vAlign w:val="center"/>
          </w:tcPr>
          <w:p w14:paraId="7E26D8E4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0x0407</w:t>
            </w:r>
          </w:p>
        </w:tc>
        <w:tc>
          <w:tcPr>
            <w:tcW w:w="993" w:type="dxa"/>
            <w:vAlign w:val="center"/>
          </w:tcPr>
          <w:p w14:paraId="335B965E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0x05</w:t>
            </w:r>
            <w:r w:rsidR="00E915FB" w:rsidRPr="001605E7">
              <w:rPr>
                <w:rFonts w:eastAsiaTheme="minorHAnsi"/>
              </w:rPr>
              <w:t>07</w:t>
            </w:r>
          </w:p>
        </w:tc>
        <w:tc>
          <w:tcPr>
            <w:tcW w:w="992" w:type="dxa"/>
            <w:vAlign w:val="center"/>
          </w:tcPr>
          <w:p w14:paraId="5BA47195" w14:textId="77777777" w:rsidR="007575FC" w:rsidRPr="001605E7" w:rsidRDefault="006E32E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0x0607</w:t>
            </w:r>
          </w:p>
        </w:tc>
        <w:tc>
          <w:tcPr>
            <w:tcW w:w="1063" w:type="dxa"/>
            <w:vAlign w:val="center"/>
          </w:tcPr>
          <w:p w14:paraId="4EA64E60" w14:textId="77777777" w:rsidR="007575FC" w:rsidRPr="001605E7" w:rsidRDefault="006E32E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0x0707</w:t>
            </w:r>
          </w:p>
        </w:tc>
      </w:tr>
      <w:tr w:rsidR="007575FC" w:rsidRPr="00546234" w14:paraId="0A543EE8" w14:textId="77777777" w:rsidTr="00150279">
        <w:trPr>
          <w:jc w:val="center"/>
        </w:trPr>
        <w:tc>
          <w:tcPr>
            <w:tcW w:w="1560" w:type="dxa"/>
            <w:vMerge/>
            <w:vAlign w:val="center"/>
          </w:tcPr>
          <w:p w14:paraId="38271346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559" w:type="dxa"/>
            <w:vMerge/>
            <w:vAlign w:val="center"/>
          </w:tcPr>
          <w:p w14:paraId="4E1B46F6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2126" w:type="dxa"/>
            <w:vAlign w:val="center"/>
          </w:tcPr>
          <w:p w14:paraId="077E1FBD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0x0408+(0x0100xn)</w:t>
            </w:r>
          </w:p>
        </w:tc>
        <w:tc>
          <w:tcPr>
            <w:tcW w:w="992" w:type="dxa"/>
            <w:vAlign w:val="center"/>
          </w:tcPr>
          <w:p w14:paraId="0C945D5F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0x0408</w:t>
            </w:r>
          </w:p>
        </w:tc>
        <w:tc>
          <w:tcPr>
            <w:tcW w:w="993" w:type="dxa"/>
            <w:vAlign w:val="center"/>
          </w:tcPr>
          <w:p w14:paraId="32CEB278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0x05</w:t>
            </w:r>
            <w:r w:rsidR="00E915FB" w:rsidRPr="001605E7">
              <w:rPr>
                <w:rFonts w:eastAsiaTheme="minorHAnsi"/>
              </w:rPr>
              <w:t>08</w:t>
            </w:r>
          </w:p>
        </w:tc>
        <w:tc>
          <w:tcPr>
            <w:tcW w:w="992" w:type="dxa"/>
            <w:vAlign w:val="center"/>
          </w:tcPr>
          <w:p w14:paraId="3EA17ED5" w14:textId="77777777" w:rsidR="007575FC" w:rsidRPr="001605E7" w:rsidRDefault="006E32E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0x0608</w:t>
            </w:r>
          </w:p>
        </w:tc>
        <w:tc>
          <w:tcPr>
            <w:tcW w:w="1063" w:type="dxa"/>
            <w:vAlign w:val="center"/>
          </w:tcPr>
          <w:p w14:paraId="548B9808" w14:textId="77777777" w:rsidR="007575FC" w:rsidRPr="001605E7" w:rsidRDefault="006E32E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0x0708</w:t>
            </w:r>
          </w:p>
        </w:tc>
      </w:tr>
      <w:tr w:rsidR="007575FC" w:rsidRPr="00546234" w14:paraId="25707485" w14:textId="77777777" w:rsidTr="00150279">
        <w:trPr>
          <w:trHeight w:val="293"/>
          <w:jc w:val="center"/>
        </w:trPr>
        <w:tc>
          <w:tcPr>
            <w:tcW w:w="1560" w:type="dxa"/>
            <w:vMerge/>
            <w:vAlign w:val="center"/>
          </w:tcPr>
          <w:p w14:paraId="5CFDEF25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559" w:type="dxa"/>
            <w:vMerge/>
            <w:vAlign w:val="center"/>
          </w:tcPr>
          <w:p w14:paraId="14CC465F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2126" w:type="dxa"/>
            <w:vAlign w:val="center"/>
          </w:tcPr>
          <w:p w14:paraId="7BB45B83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0x0409+(0x0100xn)</w:t>
            </w:r>
          </w:p>
        </w:tc>
        <w:tc>
          <w:tcPr>
            <w:tcW w:w="992" w:type="dxa"/>
            <w:vAlign w:val="center"/>
          </w:tcPr>
          <w:p w14:paraId="5127A8D9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0x0409</w:t>
            </w:r>
          </w:p>
        </w:tc>
        <w:tc>
          <w:tcPr>
            <w:tcW w:w="993" w:type="dxa"/>
            <w:vAlign w:val="center"/>
          </w:tcPr>
          <w:p w14:paraId="79857B33" w14:textId="77777777" w:rsidR="007575FC" w:rsidRPr="001605E7" w:rsidRDefault="006E32E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0x0509</w:t>
            </w:r>
          </w:p>
        </w:tc>
        <w:tc>
          <w:tcPr>
            <w:tcW w:w="992" w:type="dxa"/>
            <w:vAlign w:val="center"/>
          </w:tcPr>
          <w:p w14:paraId="10D442B9" w14:textId="77777777" w:rsidR="007575FC" w:rsidRPr="001605E7" w:rsidRDefault="006E32E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0x0609</w:t>
            </w:r>
          </w:p>
        </w:tc>
        <w:tc>
          <w:tcPr>
            <w:tcW w:w="1063" w:type="dxa"/>
            <w:vAlign w:val="center"/>
          </w:tcPr>
          <w:p w14:paraId="3A107BF7" w14:textId="77777777" w:rsidR="007575FC" w:rsidRPr="001605E7" w:rsidRDefault="006E32E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0x0709</w:t>
            </w:r>
          </w:p>
        </w:tc>
      </w:tr>
      <w:tr w:rsidR="007575FC" w:rsidRPr="00546234" w14:paraId="70B44E24" w14:textId="77777777" w:rsidTr="00150279">
        <w:trPr>
          <w:trHeight w:val="292"/>
          <w:jc w:val="center"/>
        </w:trPr>
        <w:tc>
          <w:tcPr>
            <w:tcW w:w="1560" w:type="dxa"/>
            <w:vMerge/>
            <w:vAlign w:val="center"/>
          </w:tcPr>
          <w:p w14:paraId="6632D839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559" w:type="dxa"/>
            <w:vMerge/>
            <w:vAlign w:val="center"/>
          </w:tcPr>
          <w:p w14:paraId="479DEE9B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2126" w:type="dxa"/>
            <w:vAlign w:val="center"/>
          </w:tcPr>
          <w:p w14:paraId="10D7795E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0x040A+(0x0100xn)</w:t>
            </w:r>
          </w:p>
        </w:tc>
        <w:tc>
          <w:tcPr>
            <w:tcW w:w="992" w:type="dxa"/>
            <w:vAlign w:val="center"/>
          </w:tcPr>
          <w:p w14:paraId="3557C272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0x040A</w:t>
            </w:r>
          </w:p>
        </w:tc>
        <w:tc>
          <w:tcPr>
            <w:tcW w:w="993" w:type="dxa"/>
            <w:vAlign w:val="center"/>
          </w:tcPr>
          <w:p w14:paraId="02CB6B35" w14:textId="77777777" w:rsidR="007575FC" w:rsidRPr="001605E7" w:rsidRDefault="006E32E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0x050A</w:t>
            </w:r>
          </w:p>
        </w:tc>
        <w:tc>
          <w:tcPr>
            <w:tcW w:w="992" w:type="dxa"/>
            <w:vAlign w:val="center"/>
          </w:tcPr>
          <w:p w14:paraId="50DC70EC" w14:textId="77777777" w:rsidR="007575FC" w:rsidRPr="001605E7" w:rsidRDefault="006E32E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0x060A</w:t>
            </w:r>
          </w:p>
        </w:tc>
        <w:tc>
          <w:tcPr>
            <w:tcW w:w="1063" w:type="dxa"/>
            <w:vAlign w:val="center"/>
          </w:tcPr>
          <w:p w14:paraId="33E4EF12" w14:textId="77777777" w:rsidR="007575FC" w:rsidRPr="001605E7" w:rsidRDefault="006E32E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0x070A</w:t>
            </w:r>
          </w:p>
        </w:tc>
      </w:tr>
      <w:tr w:rsidR="007575FC" w:rsidRPr="00546234" w14:paraId="6E05A572" w14:textId="77777777" w:rsidTr="00150279">
        <w:trPr>
          <w:trHeight w:val="292"/>
          <w:jc w:val="center"/>
        </w:trPr>
        <w:tc>
          <w:tcPr>
            <w:tcW w:w="1560" w:type="dxa"/>
            <w:vMerge/>
            <w:vAlign w:val="center"/>
          </w:tcPr>
          <w:p w14:paraId="5026BBA8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559" w:type="dxa"/>
            <w:vMerge/>
            <w:vAlign w:val="center"/>
          </w:tcPr>
          <w:p w14:paraId="78F9EA2E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2126" w:type="dxa"/>
            <w:vAlign w:val="center"/>
          </w:tcPr>
          <w:p w14:paraId="2699D1DC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0x040B+(0x0100xn)</w:t>
            </w:r>
          </w:p>
        </w:tc>
        <w:tc>
          <w:tcPr>
            <w:tcW w:w="992" w:type="dxa"/>
            <w:vAlign w:val="center"/>
          </w:tcPr>
          <w:p w14:paraId="7614B52B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0x040B</w:t>
            </w:r>
          </w:p>
        </w:tc>
        <w:tc>
          <w:tcPr>
            <w:tcW w:w="993" w:type="dxa"/>
            <w:vAlign w:val="center"/>
          </w:tcPr>
          <w:p w14:paraId="13772112" w14:textId="77777777" w:rsidR="007575FC" w:rsidRPr="001605E7" w:rsidRDefault="006E32E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0x050B</w:t>
            </w:r>
          </w:p>
        </w:tc>
        <w:tc>
          <w:tcPr>
            <w:tcW w:w="992" w:type="dxa"/>
            <w:vAlign w:val="center"/>
          </w:tcPr>
          <w:p w14:paraId="5C3C591F" w14:textId="77777777" w:rsidR="007575FC" w:rsidRPr="001605E7" w:rsidRDefault="006E32E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0x060B</w:t>
            </w:r>
          </w:p>
        </w:tc>
        <w:tc>
          <w:tcPr>
            <w:tcW w:w="1063" w:type="dxa"/>
            <w:vAlign w:val="center"/>
          </w:tcPr>
          <w:p w14:paraId="1233F333" w14:textId="77777777" w:rsidR="007575FC" w:rsidRPr="001605E7" w:rsidRDefault="006E32E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0x070B</w:t>
            </w:r>
          </w:p>
        </w:tc>
      </w:tr>
      <w:tr w:rsidR="007575FC" w:rsidRPr="00546234" w14:paraId="23B3E534" w14:textId="77777777" w:rsidTr="00150279">
        <w:trPr>
          <w:jc w:val="center"/>
        </w:trPr>
        <w:tc>
          <w:tcPr>
            <w:tcW w:w="1560" w:type="dxa"/>
            <w:vMerge w:val="restart"/>
            <w:vAlign w:val="center"/>
          </w:tcPr>
          <w:p w14:paraId="69A8EFE9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Sn_DIPR0</w:t>
            </w:r>
          </w:p>
          <w:p w14:paraId="1108B442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Sn_DIPR1</w:t>
            </w:r>
          </w:p>
          <w:p w14:paraId="15F8100F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Sn_DIPR2</w:t>
            </w:r>
          </w:p>
          <w:p w14:paraId="688CDF3F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Sn_DIPR3</w:t>
            </w:r>
          </w:p>
        </w:tc>
        <w:tc>
          <w:tcPr>
            <w:tcW w:w="1559" w:type="dxa"/>
            <w:vMerge w:val="restart"/>
            <w:vAlign w:val="center"/>
          </w:tcPr>
          <w:p w14:paraId="7F5D5EE1" w14:textId="788A1794" w:rsidR="00B8503D" w:rsidRPr="001605E7" w:rsidRDefault="00053E69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SOCKET</w:t>
            </w:r>
            <w:r w:rsidR="007575FC" w:rsidRPr="001605E7">
              <w:rPr>
                <w:rFonts w:eastAsiaTheme="minorHAnsi"/>
              </w:rPr>
              <w:t xml:space="preserve"> n</w:t>
            </w:r>
          </w:p>
          <w:p w14:paraId="3C0DECA1" w14:textId="77777777" w:rsidR="00B8503D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Destination IP</w:t>
            </w:r>
          </w:p>
          <w:p w14:paraId="7D3B9EF2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Address</w:t>
            </w:r>
          </w:p>
        </w:tc>
        <w:tc>
          <w:tcPr>
            <w:tcW w:w="2126" w:type="dxa"/>
            <w:vAlign w:val="center"/>
          </w:tcPr>
          <w:p w14:paraId="734DAE89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0x040C+(0x0100xn)</w:t>
            </w:r>
          </w:p>
        </w:tc>
        <w:tc>
          <w:tcPr>
            <w:tcW w:w="992" w:type="dxa"/>
            <w:vAlign w:val="center"/>
          </w:tcPr>
          <w:p w14:paraId="062DAB18" w14:textId="77777777" w:rsidR="007575FC" w:rsidRPr="001605E7" w:rsidRDefault="00E915FB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0x040C</w:t>
            </w:r>
          </w:p>
        </w:tc>
        <w:tc>
          <w:tcPr>
            <w:tcW w:w="993" w:type="dxa"/>
            <w:vAlign w:val="center"/>
          </w:tcPr>
          <w:p w14:paraId="21096BCC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0x05</w:t>
            </w:r>
            <w:r w:rsidR="006E32EC" w:rsidRPr="001605E7">
              <w:rPr>
                <w:rFonts w:eastAsiaTheme="minorHAnsi"/>
              </w:rPr>
              <w:t>0C</w:t>
            </w:r>
          </w:p>
        </w:tc>
        <w:tc>
          <w:tcPr>
            <w:tcW w:w="992" w:type="dxa"/>
            <w:vAlign w:val="center"/>
          </w:tcPr>
          <w:p w14:paraId="01792DCE" w14:textId="77777777" w:rsidR="007575FC" w:rsidRPr="001605E7" w:rsidRDefault="006E32E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0x060C</w:t>
            </w:r>
          </w:p>
        </w:tc>
        <w:tc>
          <w:tcPr>
            <w:tcW w:w="1063" w:type="dxa"/>
            <w:vAlign w:val="center"/>
          </w:tcPr>
          <w:p w14:paraId="20DEF042" w14:textId="77777777" w:rsidR="007575FC" w:rsidRPr="001605E7" w:rsidRDefault="006E32E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0x070C</w:t>
            </w:r>
          </w:p>
        </w:tc>
      </w:tr>
      <w:tr w:rsidR="007575FC" w:rsidRPr="00546234" w14:paraId="5B7F603A" w14:textId="77777777" w:rsidTr="00150279">
        <w:trPr>
          <w:jc w:val="center"/>
        </w:trPr>
        <w:tc>
          <w:tcPr>
            <w:tcW w:w="1560" w:type="dxa"/>
            <w:vMerge/>
            <w:vAlign w:val="center"/>
          </w:tcPr>
          <w:p w14:paraId="476CB6F9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559" w:type="dxa"/>
            <w:vMerge/>
            <w:vAlign w:val="center"/>
          </w:tcPr>
          <w:p w14:paraId="30B43DB2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2126" w:type="dxa"/>
            <w:vAlign w:val="center"/>
          </w:tcPr>
          <w:p w14:paraId="0DAF9F8C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0x040D+(0x0100xn)</w:t>
            </w:r>
          </w:p>
        </w:tc>
        <w:tc>
          <w:tcPr>
            <w:tcW w:w="992" w:type="dxa"/>
            <w:vAlign w:val="center"/>
          </w:tcPr>
          <w:p w14:paraId="25887515" w14:textId="77777777" w:rsidR="007575FC" w:rsidRPr="001605E7" w:rsidRDefault="00E915FB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0x040D</w:t>
            </w:r>
          </w:p>
        </w:tc>
        <w:tc>
          <w:tcPr>
            <w:tcW w:w="993" w:type="dxa"/>
            <w:vAlign w:val="center"/>
          </w:tcPr>
          <w:p w14:paraId="7F007B72" w14:textId="77777777" w:rsidR="007575FC" w:rsidRPr="001605E7" w:rsidRDefault="006E32E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0x050D</w:t>
            </w:r>
          </w:p>
        </w:tc>
        <w:tc>
          <w:tcPr>
            <w:tcW w:w="992" w:type="dxa"/>
            <w:vAlign w:val="center"/>
          </w:tcPr>
          <w:p w14:paraId="508CB5EE" w14:textId="77777777" w:rsidR="007575FC" w:rsidRPr="001605E7" w:rsidRDefault="006E32E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0x060D</w:t>
            </w:r>
          </w:p>
        </w:tc>
        <w:tc>
          <w:tcPr>
            <w:tcW w:w="1063" w:type="dxa"/>
            <w:vAlign w:val="center"/>
          </w:tcPr>
          <w:p w14:paraId="412C4C7E" w14:textId="77777777" w:rsidR="007575FC" w:rsidRPr="001605E7" w:rsidRDefault="006E32E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0x070D</w:t>
            </w:r>
          </w:p>
        </w:tc>
      </w:tr>
      <w:tr w:rsidR="007575FC" w:rsidRPr="00546234" w14:paraId="555D90FD" w14:textId="77777777" w:rsidTr="00150279">
        <w:trPr>
          <w:jc w:val="center"/>
        </w:trPr>
        <w:tc>
          <w:tcPr>
            <w:tcW w:w="1560" w:type="dxa"/>
            <w:vMerge/>
            <w:vAlign w:val="center"/>
          </w:tcPr>
          <w:p w14:paraId="409B84D6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559" w:type="dxa"/>
            <w:vMerge/>
            <w:vAlign w:val="center"/>
          </w:tcPr>
          <w:p w14:paraId="2943D192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2126" w:type="dxa"/>
            <w:vAlign w:val="center"/>
          </w:tcPr>
          <w:p w14:paraId="29CBA0FD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0x040E+(0x0100xn)</w:t>
            </w:r>
          </w:p>
        </w:tc>
        <w:tc>
          <w:tcPr>
            <w:tcW w:w="992" w:type="dxa"/>
            <w:vAlign w:val="center"/>
          </w:tcPr>
          <w:p w14:paraId="03EBC050" w14:textId="77777777" w:rsidR="007575FC" w:rsidRPr="001605E7" w:rsidRDefault="00E915FB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0x040E</w:t>
            </w:r>
          </w:p>
        </w:tc>
        <w:tc>
          <w:tcPr>
            <w:tcW w:w="993" w:type="dxa"/>
            <w:vAlign w:val="center"/>
          </w:tcPr>
          <w:p w14:paraId="063D6B99" w14:textId="77777777" w:rsidR="007575FC" w:rsidRPr="001605E7" w:rsidRDefault="006E32E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0x050E</w:t>
            </w:r>
          </w:p>
        </w:tc>
        <w:tc>
          <w:tcPr>
            <w:tcW w:w="992" w:type="dxa"/>
            <w:vAlign w:val="center"/>
          </w:tcPr>
          <w:p w14:paraId="7D557856" w14:textId="77777777" w:rsidR="007575FC" w:rsidRPr="001605E7" w:rsidRDefault="006E32E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0x060E</w:t>
            </w:r>
          </w:p>
        </w:tc>
        <w:tc>
          <w:tcPr>
            <w:tcW w:w="1063" w:type="dxa"/>
            <w:vAlign w:val="center"/>
          </w:tcPr>
          <w:p w14:paraId="52F67E71" w14:textId="77777777" w:rsidR="007575FC" w:rsidRPr="001605E7" w:rsidRDefault="006E32E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0x070E</w:t>
            </w:r>
          </w:p>
        </w:tc>
      </w:tr>
      <w:tr w:rsidR="007575FC" w:rsidRPr="00546234" w14:paraId="4042BF99" w14:textId="77777777" w:rsidTr="00150279">
        <w:trPr>
          <w:jc w:val="center"/>
        </w:trPr>
        <w:tc>
          <w:tcPr>
            <w:tcW w:w="1560" w:type="dxa"/>
            <w:vMerge/>
            <w:vAlign w:val="center"/>
          </w:tcPr>
          <w:p w14:paraId="01900EE2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559" w:type="dxa"/>
            <w:vMerge/>
            <w:vAlign w:val="center"/>
          </w:tcPr>
          <w:p w14:paraId="0E97A6D5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2126" w:type="dxa"/>
            <w:vAlign w:val="center"/>
          </w:tcPr>
          <w:p w14:paraId="6AE7EBBB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0x040F+(0x0100xn)</w:t>
            </w:r>
          </w:p>
        </w:tc>
        <w:tc>
          <w:tcPr>
            <w:tcW w:w="992" w:type="dxa"/>
            <w:vAlign w:val="center"/>
          </w:tcPr>
          <w:p w14:paraId="5E4B4CAC" w14:textId="77777777" w:rsidR="007575FC" w:rsidRPr="001605E7" w:rsidRDefault="00E915FB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0x040F</w:t>
            </w:r>
          </w:p>
        </w:tc>
        <w:tc>
          <w:tcPr>
            <w:tcW w:w="993" w:type="dxa"/>
            <w:vAlign w:val="center"/>
          </w:tcPr>
          <w:p w14:paraId="09C93BBA" w14:textId="77777777" w:rsidR="007575FC" w:rsidRPr="001605E7" w:rsidRDefault="006E32E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0x050F</w:t>
            </w:r>
          </w:p>
        </w:tc>
        <w:tc>
          <w:tcPr>
            <w:tcW w:w="992" w:type="dxa"/>
            <w:vAlign w:val="center"/>
          </w:tcPr>
          <w:p w14:paraId="08050EDD" w14:textId="77777777" w:rsidR="007575FC" w:rsidRPr="001605E7" w:rsidRDefault="006E32E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0x060F</w:t>
            </w:r>
          </w:p>
        </w:tc>
        <w:tc>
          <w:tcPr>
            <w:tcW w:w="1063" w:type="dxa"/>
            <w:vAlign w:val="center"/>
          </w:tcPr>
          <w:p w14:paraId="4517E1EB" w14:textId="77777777" w:rsidR="007575FC" w:rsidRPr="001605E7" w:rsidRDefault="006E32E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0x070F</w:t>
            </w:r>
          </w:p>
        </w:tc>
      </w:tr>
      <w:tr w:rsidR="007575FC" w:rsidRPr="00546234" w14:paraId="4FBA54C9" w14:textId="77777777" w:rsidTr="00150279">
        <w:trPr>
          <w:jc w:val="center"/>
        </w:trPr>
        <w:tc>
          <w:tcPr>
            <w:tcW w:w="1560" w:type="dxa"/>
            <w:vMerge w:val="restart"/>
            <w:vAlign w:val="center"/>
          </w:tcPr>
          <w:p w14:paraId="5BBD3882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Sn_DPORTR0</w:t>
            </w:r>
          </w:p>
          <w:p w14:paraId="052DAA99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Sn_DPORTR0</w:t>
            </w:r>
          </w:p>
        </w:tc>
        <w:tc>
          <w:tcPr>
            <w:tcW w:w="1559" w:type="dxa"/>
            <w:vMerge w:val="restart"/>
            <w:vAlign w:val="center"/>
          </w:tcPr>
          <w:p w14:paraId="43F65B1E" w14:textId="7189D2C4" w:rsidR="00150279" w:rsidRPr="001605E7" w:rsidRDefault="00053E69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SOCKET</w:t>
            </w:r>
            <w:r w:rsidR="007575FC" w:rsidRPr="001605E7">
              <w:rPr>
                <w:rFonts w:eastAsiaTheme="minorHAnsi"/>
              </w:rPr>
              <w:t xml:space="preserve"> n </w:t>
            </w:r>
          </w:p>
          <w:p w14:paraId="5D1255D4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Destination Port</w:t>
            </w:r>
          </w:p>
        </w:tc>
        <w:tc>
          <w:tcPr>
            <w:tcW w:w="2126" w:type="dxa"/>
            <w:vAlign w:val="center"/>
          </w:tcPr>
          <w:p w14:paraId="23738E3E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0x0410+(0x0100xn)</w:t>
            </w:r>
          </w:p>
        </w:tc>
        <w:tc>
          <w:tcPr>
            <w:tcW w:w="992" w:type="dxa"/>
            <w:vAlign w:val="center"/>
          </w:tcPr>
          <w:p w14:paraId="2324AD67" w14:textId="77777777" w:rsidR="007575FC" w:rsidRPr="001605E7" w:rsidRDefault="0036269B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0x0410</w:t>
            </w:r>
          </w:p>
        </w:tc>
        <w:tc>
          <w:tcPr>
            <w:tcW w:w="993" w:type="dxa"/>
            <w:vAlign w:val="center"/>
          </w:tcPr>
          <w:p w14:paraId="511D09D4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992" w:type="dxa"/>
            <w:vAlign w:val="center"/>
          </w:tcPr>
          <w:p w14:paraId="620EF9CF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063" w:type="dxa"/>
            <w:vAlign w:val="center"/>
          </w:tcPr>
          <w:p w14:paraId="73925456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</w:tr>
      <w:tr w:rsidR="007575FC" w:rsidRPr="00546234" w14:paraId="01F9990D" w14:textId="77777777" w:rsidTr="00150279">
        <w:trPr>
          <w:jc w:val="center"/>
        </w:trPr>
        <w:tc>
          <w:tcPr>
            <w:tcW w:w="1560" w:type="dxa"/>
            <w:vMerge/>
            <w:vAlign w:val="center"/>
          </w:tcPr>
          <w:p w14:paraId="3A539270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559" w:type="dxa"/>
            <w:vMerge/>
            <w:vAlign w:val="center"/>
          </w:tcPr>
          <w:p w14:paraId="3325B059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2126" w:type="dxa"/>
            <w:vAlign w:val="center"/>
          </w:tcPr>
          <w:p w14:paraId="47EB221E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0x0411+(0x0100xn)</w:t>
            </w:r>
          </w:p>
        </w:tc>
        <w:tc>
          <w:tcPr>
            <w:tcW w:w="992" w:type="dxa"/>
            <w:vAlign w:val="center"/>
          </w:tcPr>
          <w:p w14:paraId="2288C64C" w14:textId="77777777" w:rsidR="007575FC" w:rsidRPr="001605E7" w:rsidRDefault="0036269B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0x0411</w:t>
            </w:r>
          </w:p>
        </w:tc>
        <w:tc>
          <w:tcPr>
            <w:tcW w:w="993" w:type="dxa"/>
            <w:vAlign w:val="center"/>
          </w:tcPr>
          <w:p w14:paraId="742C0C93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992" w:type="dxa"/>
            <w:vAlign w:val="center"/>
          </w:tcPr>
          <w:p w14:paraId="58EB61BB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063" w:type="dxa"/>
            <w:vAlign w:val="center"/>
          </w:tcPr>
          <w:p w14:paraId="5911265D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</w:tr>
      <w:tr w:rsidR="007575FC" w:rsidRPr="00546234" w14:paraId="6CB74445" w14:textId="77777777" w:rsidTr="00150279">
        <w:trPr>
          <w:jc w:val="center"/>
        </w:trPr>
        <w:tc>
          <w:tcPr>
            <w:tcW w:w="1560" w:type="dxa"/>
            <w:vMerge w:val="restart"/>
            <w:vAlign w:val="center"/>
          </w:tcPr>
          <w:p w14:paraId="5F714457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Sn_MSSR0</w:t>
            </w:r>
          </w:p>
          <w:p w14:paraId="1757956D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Sn_MSSR1</w:t>
            </w:r>
          </w:p>
        </w:tc>
        <w:tc>
          <w:tcPr>
            <w:tcW w:w="1559" w:type="dxa"/>
            <w:vMerge w:val="restart"/>
            <w:vAlign w:val="center"/>
          </w:tcPr>
          <w:p w14:paraId="160C3C95" w14:textId="56CC6D40" w:rsidR="00B8503D" w:rsidRPr="001605E7" w:rsidRDefault="00053E69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SOCKET</w:t>
            </w:r>
            <w:r w:rsidR="007575FC" w:rsidRPr="001605E7">
              <w:rPr>
                <w:rFonts w:eastAsiaTheme="minorHAnsi"/>
              </w:rPr>
              <w:t xml:space="preserve"> n </w:t>
            </w:r>
          </w:p>
          <w:p w14:paraId="6E7CECA1" w14:textId="77777777" w:rsidR="00B8503D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TCP Maximum</w:t>
            </w:r>
          </w:p>
          <w:p w14:paraId="498EC7C9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Segment Size</w:t>
            </w:r>
          </w:p>
        </w:tc>
        <w:tc>
          <w:tcPr>
            <w:tcW w:w="2126" w:type="dxa"/>
            <w:vAlign w:val="center"/>
          </w:tcPr>
          <w:p w14:paraId="0593480F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0x0412+(0x0100xn)</w:t>
            </w:r>
          </w:p>
        </w:tc>
        <w:tc>
          <w:tcPr>
            <w:tcW w:w="992" w:type="dxa"/>
            <w:vAlign w:val="center"/>
          </w:tcPr>
          <w:p w14:paraId="7E401959" w14:textId="77777777" w:rsidR="007575FC" w:rsidRPr="001605E7" w:rsidRDefault="0036269B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0x0412</w:t>
            </w:r>
          </w:p>
        </w:tc>
        <w:tc>
          <w:tcPr>
            <w:tcW w:w="993" w:type="dxa"/>
            <w:vAlign w:val="center"/>
          </w:tcPr>
          <w:p w14:paraId="7C196A7B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992" w:type="dxa"/>
            <w:vAlign w:val="center"/>
          </w:tcPr>
          <w:p w14:paraId="7616FA53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063" w:type="dxa"/>
            <w:vAlign w:val="center"/>
          </w:tcPr>
          <w:p w14:paraId="6A8E35EA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</w:tr>
      <w:tr w:rsidR="007575FC" w:rsidRPr="00546234" w14:paraId="65FA11FD" w14:textId="77777777" w:rsidTr="00150279">
        <w:trPr>
          <w:jc w:val="center"/>
        </w:trPr>
        <w:tc>
          <w:tcPr>
            <w:tcW w:w="1560" w:type="dxa"/>
            <w:vMerge/>
            <w:vAlign w:val="center"/>
          </w:tcPr>
          <w:p w14:paraId="4DC30B58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559" w:type="dxa"/>
            <w:vMerge/>
            <w:vAlign w:val="center"/>
          </w:tcPr>
          <w:p w14:paraId="4E97079C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2126" w:type="dxa"/>
            <w:vAlign w:val="center"/>
          </w:tcPr>
          <w:p w14:paraId="130BC0F1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0x0413+(0x0100xn)</w:t>
            </w:r>
          </w:p>
        </w:tc>
        <w:tc>
          <w:tcPr>
            <w:tcW w:w="992" w:type="dxa"/>
            <w:vAlign w:val="center"/>
          </w:tcPr>
          <w:p w14:paraId="44F5AC27" w14:textId="77777777" w:rsidR="007575FC" w:rsidRPr="001605E7" w:rsidRDefault="0036269B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0x0413</w:t>
            </w:r>
          </w:p>
        </w:tc>
        <w:tc>
          <w:tcPr>
            <w:tcW w:w="993" w:type="dxa"/>
            <w:vAlign w:val="center"/>
          </w:tcPr>
          <w:p w14:paraId="1FDA1C67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992" w:type="dxa"/>
            <w:vAlign w:val="center"/>
          </w:tcPr>
          <w:p w14:paraId="0D8052CB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063" w:type="dxa"/>
            <w:vAlign w:val="center"/>
          </w:tcPr>
          <w:p w14:paraId="0EF4F224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</w:tr>
      <w:tr w:rsidR="007575FC" w:rsidRPr="00546234" w14:paraId="464CA29A" w14:textId="77777777" w:rsidTr="00150279">
        <w:trPr>
          <w:jc w:val="center"/>
        </w:trPr>
        <w:tc>
          <w:tcPr>
            <w:tcW w:w="1560" w:type="dxa"/>
            <w:vAlign w:val="center"/>
          </w:tcPr>
          <w:p w14:paraId="4590F89E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Sn_PROTOR</w:t>
            </w:r>
          </w:p>
        </w:tc>
        <w:tc>
          <w:tcPr>
            <w:tcW w:w="1559" w:type="dxa"/>
            <w:vAlign w:val="center"/>
          </w:tcPr>
          <w:p w14:paraId="659E99D7" w14:textId="2C540D67" w:rsidR="00150279" w:rsidRPr="001605E7" w:rsidRDefault="00053E69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SOCKET</w:t>
            </w:r>
            <w:r w:rsidR="007575FC" w:rsidRPr="001605E7">
              <w:rPr>
                <w:rFonts w:eastAsiaTheme="minorHAnsi"/>
              </w:rPr>
              <w:t xml:space="preserve"> n </w:t>
            </w:r>
          </w:p>
          <w:p w14:paraId="1080C226" w14:textId="77777777" w:rsidR="00150279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Protocol </w:t>
            </w:r>
          </w:p>
          <w:p w14:paraId="36A4D4A4" w14:textId="77777777" w:rsidR="00150279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in IPRAW </w:t>
            </w:r>
          </w:p>
          <w:p w14:paraId="6C7E7131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mode</w:t>
            </w:r>
          </w:p>
        </w:tc>
        <w:tc>
          <w:tcPr>
            <w:tcW w:w="2126" w:type="dxa"/>
            <w:vAlign w:val="center"/>
          </w:tcPr>
          <w:p w14:paraId="49C947EE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0x0414+(0x0100xn)</w:t>
            </w:r>
          </w:p>
        </w:tc>
        <w:tc>
          <w:tcPr>
            <w:tcW w:w="992" w:type="dxa"/>
            <w:vAlign w:val="center"/>
          </w:tcPr>
          <w:p w14:paraId="49D95B4A" w14:textId="77777777" w:rsidR="007575FC" w:rsidRPr="001605E7" w:rsidRDefault="0036269B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0x0414</w:t>
            </w:r>
          </w:p>
        </w:tc>
        <w:tc>
          <w:tcPr>
            <w:tcW w:w="993" w:type="dxa"/>
            <w:vAlign w:val="center"/>
          </w:tcPr>
          <w:p w14:paraId="328FF9F4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992" w:type="dxa"/>
            <w:vAlign w:val="center"/>
          </w:tcPr>
          <w:p w14:paraId="5874D7D6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063" w:type="dxa"/>
            <w:vAlign w:val="center"/>
          </w:tcPr>
          <w:p w14:paraId="1589108D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</w:tr>
      <w:tr w:rsidR="007575FC" w:rsidRPr="00546234" w14:paraId="0C3BAAC5" w14:textId="77777777" w:rsidTr="00150279">
        <w:trPr>
          <w:jc w:val="center"/>
        </w:trPr>
        <w:tc>
          <w:tcPr>
            <w:tcW w:w="1560" w:type="dxa"/>
            <w:vAlign w:val="center"/>
          </w:tcPr>
          <w:p w14:paraId="0506BC53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Sn_TOS</w:t>
            </w:r>
          </w:p>
        </w:tc>
        <w:tc>
          <w:tcPr>
            <w:tcW w:w="1559" w:type="dxa"/>
            <w:vAlign w:val="center"/>
          </w:tcPr>
          <w:p w14:paraId="6E736F7A" w14:textId="30B16A5D" w:rsidR="00150279" w:rsidRPr="001605E7" w:rsidRDefault="00053E69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SOCKET</w:t>
            </w:r>
            <w:r w:rsidR="007575FC" w:rsidRPr="001605E7">
              <w:rPr>
                <w:rFonts w:eastAsiaTheme="minorHAnsi"/>
              </w:rPr>
              <w:t xml:space="preserve"> n TOS </w:t>
            </w:r>
          </w:p>
          <w:p w14:paraId="5D88856B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in IP Header</w:t>
            </w:r>
          </w:p>
        </w:tc>
        <w:tc>
          <w:tcPr>
            <w:tcW w:w="2126" w:type="dxa"/>
            <w:vAlign w:val="center"/>
          </w:tcPr>
          <w:p w14:paraId="59733B80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0x0415+(0x0100xn)</w:t>
            </w:r>
          </w:p>
        </w:tc>
        <w:tc>
          <w:tcPr>
            <w:tcW w:w="992" w:type="dxa"/>
            <w:vAlign w:val="center"/>
          </w:tcPr>
          <w:p w14:paraId="34BE9157" w14:textId="77777777" w:rsidR="007575FC" w:rsidRPr="001605E7" w:rsidRDefault="0036269B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0x0415</w:t>
            </w:r>
          </w:p>
        </w:tc>
        <w:tc>
          <w:tcPr>
            <w:tcW w:w="993" w:type="dxa"/>
            <w:vAlign w:val="center"/>
          </w:tcPr>
          <w:p w14:paraId="0DDA8968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992" w:type="dxa"/>
            <w:vAlign w:val="center"/>
          </w:tcPr>
          <w:p w14:paraId="13D6033F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063" w:type="dxa"/>
            <w:vAlign w:val="center"/>
          </w:tcPr>
          <w:p w14:paraId="14473EAA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</w:tr>
      <w:tr w:rsidR="007575FC" w:rsidRPr="00546234" w14:paraId="4242171F" w14:textId="77777777" w:rsidTr="00150279">
        <w:trPr>
          <w:jc w:val="center"/>
        </w:trPr>
        <w:tc>
          <w:tcPr>
            <w:tcW w:w="1560" w:type="dxa"/>
            <w:vAlign w:val="center"/>
          </w:tcPr>
          <w:p w14:paraId="68130515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Sn_TTL</w:t>
            </w:r>
          </w:p>
        </w:tc>
        <w:tc>
          <w:tcPr>
            <w:tcW w:w="1559" w:type="dxa"/>
            <w:vAlign w:val="center"/>
          </w:tcPr>
          <w:p w14:paraId="3CB6D557" w14:textId="38DF9AD6" w:rsidR="00150279" w:rsidRPr="001605E7" w:rsidRDefault="00053E69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SOCKET</w:t>
            </w:r>
            <w:r w:rsidR="007575FC" w:rsidRPr="001605E7">
              <w:rPr>
                <w:rFonts w:eastAsiaTheme="minorHAnsi"/>
              </w:rPr>
              <w:t xml:space="preserve"> n TTL </w:t>
            </w:r>
          </w:p>
          <w:p w14:paraId="4D2334DC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in IP Header</w:t>
            </w:r>
          </w:p>
        </w:tc>
        <w:tc>
          <w:tcPr>
            <w:tcW w:w="2126" w:type="dxa"/>
            <w:vAlign w:val="center"/>
          </w:tcPr>
          <w:p w14:paraId="5AAFB5FC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0x0416+(0x0100xn)</w:t>
            </w:r>
          </w:p>
        </w:tc>
        <w:tc>
          <w:tcPr>
            <w:tcW w:w="992" w:type="dxa"/>
            <w:vAlign w:val="center"/>
          </w:tcPr>
          <w:p w14:paraId="21E56B20" w14:textId="77777777" w:rsidR="007575FC" w:rsidRPr="001605E7" w:rsidRDefault="0036269B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0x0416</w:t>
            </w:r>
          </w:p>
        </w:tc>
        <w:tc>
          <w:tcPr>
            <w:tcW w:w="993" w:type="dxa"/>
            <w:vAlign w:val="center"/>
          </w:tcPr>
          <w:p w14:paraId="794B77A6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992" w:type="dxa"/>
            <w:vAlign w:val="center"/>
          </w:tcPr>
          <w:p w14:paraId="5F3A1104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063" w:type="dxa"/>
            <w:vAlign w:val="center"/>
          </w:tcPr>
          <w:p w14:paraId="51ABAE14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</w:tr>
      <w:tr w:rsidR="007575FC" w:rsidRPr="00546234" w14:paraId="0A8C18C7" w14:textId="77777777" w:rsidTr="00150279">
        <w:trPr>
          <w:jc w:val="center"/>
        </w:trPr>
        <w:tc>
          <w:tcPr>
            <w:tcW w:w="1560" w:type="dxa"/>
            <w:vAlign w:val="center"/>
          </w:tcPr>
          <w:p w14:paraId="7C7DE2A4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Reserved</w:t>
            </w:r>
          </w:p>
        </w:tc>
        <w:tc>
          <w:tcPr>
            <w:tcW w:w="1559" w:type="dxa"/>
            <w:vAlign w:val="center"/>
          </w:tcPr>
          <w:p w14:paraId="046C9A61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Reserved</w:t>
            </w:r>
          </w:p>
        </w:tc>
        <w:tc>
          <w:tcPr>
            <w:tcW w:w="2126" w:type="dxa"/>
            <w:vAlign w:val="center"/>
          </w:tcPr>
          <w:p w14:paraId="556B24D3" w14:textId="77777777" w:rsidR="0036269B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0x0417+(0x0100xn)</w:t>
            </w:r>
          </w:p>
        </w:tc>
        <w:tc>
          <w:tcPr>
            <w:tcW w:w="992" w:type="dxa"/>
            <w:vAlign w:val="center"/>
          </w:tcPr>
          <w:p w14:paraId="0A70853A" w14:textId="77777777" w:rsidR="007575FC" w:rsidRPr="001605E7" w:rsidRDefault="0036269B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0x0417</w:t>
            </w:r>
          </w:p>
        </w:tc>
        <w:tc>
          <w:tcPr>
            <w:tcW w:w="993" w:type="dxa"/>
            <w:vAlign w:val="center"/>
          </w:tcPr>
          <w:p w14:paraId="19B3BBFE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992" w:type="dxa"/>
            <w:vAlign w:val="center"/>
          </w:tcPr>
          <w:p w14:paraId="1F3FC269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063" w:type="dxa"/>
            <w:vAlign w:val="center"/>
          </w:tcPr>
          <w:p w14:paraId="6C120664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</w:tr>
      <w:tr w:rsidR="007575FC" w:rsidRPr="00546234" w14:paraId="1D7ADFB8" w14:textId="77777777" w:rsidTr="00150279">
        <w:trPr>
          <w:jc w:val="center"/>
        </w:trPr>
        <w:tc>
          <w:tcPr>
            <w:tcW w:w="1560" w:type="dxa"/>
            <w:vAlign w:val="center"/>
          </w:tcPr>
          <w:p w14:paraId="3B9F33E1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Reserved</w:t>
            </w:r>
          </w:p>
        </w:tc>
        <w:tc>
          <w:tcPr>
            <w:tcW w:w="1559" w:type="dxa"/>
            <w:vAlign w:val="center"/>
          </w:tcPr>
          <w:p w14:paraId="6596114F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Reserved</w:t>
            </w:r>
          </w:p>
        </w:tc>
        <w:tc>
          <w:tcPr>
            <w:tcW w:w="2126" w:type="dxa"/>
            <w:vAlign w:val="center"/>
          </w:tcPr>
          <w:p w14:paraId="4922E3FB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0x041D+(0x0100xn)</w:t>
            </w:r>
          </w:p>
        </w:tc>
        <w:tc>
          <w:tcPr>
            <w:tcW w:w="992" w:type="dxa"/>
            <w:vAlign w:val="center"/>
          </w:tcPr>
          <w:p w14:paraId="5A90FDAE" w14:textId="77777777" w:rsidR="007575FC" w:rsidRPr="001605E7" w:rsidRDefault="0036269B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0x041D</w:t>
            </w:r>
          </w:p>
        </w:tc>
        <w:tc>
          <w:tcPr>
            <w:tcW w:w="993" w:type="dxa"/>
            <w:vAlign w:val="center"/>
          </w:tcPr>
          <w:p w14:paraId="0760F2D4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992" w:type="dxa"/>
            <w:vAlign w:val="center"/>
          </w:tcPr>
          <w:p w14:paraId="2D5050BC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063" w:type="dxa"/>
            <w:vAlign w:val="center"/>
          </w:tcPr>
          <w:p w14:paraId="7D360C18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</w:tr>
      <w:tr w:rsidR="007575FC" w:rsidRPr="00546234" w14:paraId="74EA5EE5" w14:textId="77777777" w:rsidTr="00150279">
        <w:trPr>
          <w:jc w:val="center"/>
        </w:trPr>
        <w:tc>
          <w:tcPr>
            <w:tcW w:w="1560" w:type="dxa"/>
            <w:vAlign w:val="center"/>
          </w:tcPr>
          <w:p w14:paraId="0DE55802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Sn_RX_SIZE</w:t>
            </w:r>
          </w:p>
        </w:tc>
        <w:tc>
          <w:tcPr>
            <w:tcW w:w="1559" w:type="dxa"/>
            <w:vAlign w:val="center"/>
          </w:tcPr>
          <w:p w14:paraId="326E071D" w14:textId="439EDC95" w:rsidR="00150279" w:rsidRPr="001605E7" w:rsidRDefault="00053E69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SOCKET</w:t>
            </w:r>
            <w:r w:rsidR="007575FC" w:rsidRPr="001605E7">
              <w:rPr>
                <w:rFonts w:eastAsiaTheme="minorHAnsi"/>
              </w:rPr>
              <w:t xml:space="preserve"> n </w:t>
            </w:r>
          </w:p>
          <w:p w14:paraId="4213BAD4" w14:textId="77777777" w:rsidR="00150279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Receive </w:t>
            </w:r>
          </w:p>
          <w:p w14:paraId="09F321F3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Buffer Size</w:t>
            </w:r>
          </w:p>
        </w:tc>
        <w:tc>
          <w:tcPr>
            <w:tcW w:w="2126" w:type="dxa"/>
            <w:vAlign w:val="center"/>
          </w:tcPr>
          <w:p w14:paraId="4F6A0CF7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0x041E+(0x0100xn)</w:t>
            </w:r>
          </w:p>
        </w:tc>
        <w:tc>
          <w:tcPr>
            <w:tcW w:w="992" w:type="dxa"/>
            <w:vAlign w:val="center"/>
          </w:tcPr>
          <w:p w14:paraId="32804795" w14:textId="77777777" w:rsidR="007575FC" w:rsidRPr="001605E7" w:rsidRDefault="0036269B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0x041E</w:t>
            </w:r>
          </w:p>
        </w:tc>
        <w:tc>
          <w:tcPr>
            <w:tcW w:w="993" w:type="dxa"/>
            <w:vAlign w:val="center"/>
          </w:tcPr>
          <w:p w14:paraId="7E46EF86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992" w:type="dxa"/>
            <w:vAlign w:val="center"/>
          </w:tcPr>
          <w:p w14:paraId="025FE411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063" w:type="dxa"/>
            <w:vAlign w:val="center"/>
          </w:tcPr>
          <w:p w14:paraId="33BD015F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</w:tr>
      <w:tr w:rsidR="007575FC" w:rsidRPr="00546234" w14:paraId="58BBB434" w14:textId="77777777" w:rsidTr="00150279">
        <w:trPr>
          <w:jc w:val="center"/>
        </w:trPr>
        <w:tc>
          <w:tcPr>
            <w:tcW w:w="1560" w:type="dxa"/>
            <w:vAlign w:val="center"/>
          </w:tcPr>
          <w:p w14:paraId="5E476FAD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Sn_TX_SIZE</w:t>
            </w:r>
          </w:p>
        </w:tc>
        <w:tc>
          <w:tcPr>
            <w:tcW w:w="1559" w:type="dxa"/>
            <w:vAlign w:val="center"/>
          </w:tcPr>
          <w:p w14:paraId="75941CAE" w14:textId="33E50FBB" w:rsidR="00150279" w:rsidRPr="001605E7" w:rsidRDefault="00053E69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SOCKET</w:t>
            </w:r>
            <w:r w:rsidR="007575FC" w:rsidRPr="001605E7">
              <w:rPr>
                <w:rFonts w:eastAsiaTheme="minorHAnsi"/>
              </w:rPr>
              <w:t xml:space="preserve"> n </w:t>
            </w:r>
          </w:p>
          <w:p w14:paraId="4E1D4170" w14:textId="77777777" w:rsidR="00150279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Transmit</w:t>
            </w:r>
          </w:p>
          <w:p w14:paraId="536433D6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Buffer Size</w:t>
            </w:r>
          </w:p>
        </w:tc>
        <w:tc>
          <w:tcPr>
            <w:tcW w:w="2126" w:type="dxa"/>
            <w:vAlign w:val="center"/>
          </w:tcPr>
          <w:p w14:paraId="462583E4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0x041F+(0x0100xn)</w:t>
            </w:r>
          </w:p>
        </w:tc>
        <w:tc>
          <w:tcPr>
            <w:tcW w:w="992" w:type="dxa"/>
            <w:vAlign w:val="center"/>
          </w:tcPr>
          <w:p w14:paraId="284191EE" w14:textId="77777777" w:rsidR="007575FC" w:rsidRPr="001605E7" w:rsidRDefault="0036269B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0x041F</w:t>
            </w:r>
          </w:p>
        </w:tc>
        <w:tc>
          <w:tcPr>
            <w:tcW w:w="993" w:type="dxa"/>
            <w:vAlign w:val="center"/>
          </w:tcPr>
          <w:p w14:paraId="7688119A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992" w:type="dxa"/>
            <w:vAlign w:val="center"/>
          </w:tcPr>
          <w:p w14:paraId="5D183F59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063" w:type="dxa"/>
            <w:vAlign w:val="center"/>
          </w:tcPr>
          <w:p w14:paraId="064323A9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</w:tr>
      <w:tr w:rsidR="007575FC" w:rsidRPr="00546234" w14:paraId="5B66FE82" w14:textId="77777777" w:rsidTr="00150279">
        <w:trPr>
          <w:jc w:val="center"/>
        </w:trPr>
        <w:tc>
          <w:tcPr>
            <w:tcW w:w="1560" w:type="dxa"/>
            <w:vMerge w:val="restart"/>
            <w:vAlign w:val="center"/>
          </w:tcPr>
          <w:p w14:paraId="33FD165E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Sn_TX_FSR0</w:t>
            </w:r>
          </w:p>
          <w:p w14:paraId="0F4FE812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Sn_TX_FSR1</w:t>
            </w:r>
          </w:p>
        </w:tc>
        <w:tc>
          <w:tcPr>
            <w:tcW w:w="1559" w:type="dxa"/>
            <w:vMerge w:val="restart"/>
            <w:vAlign w:val="center"/>
          </w:tcPr>
          <w:p w14:paraId="0786BECD" w14:textId="16C6FF12" w:rsidR="00150279" w:rsidRPr="001605E7" w:rsidRDefault="00053E69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SOCKET</w:t>
            </w:r>
            <w:r w:rsidR="007575FC" w:rsidRPr="001605E7">
              <w:rPr>
                <w:rFonts w:eastAsiaTheme="minorHAnsi"/>
              </w:rPr>
              <w:t xml:space="preserve"> n </w:t>
            </w:r>
          </w:p>
          <w:p w14:paraId="57528428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TX Free Size</w:t>
            </w:r>
          </w:p>
        </w:tc>
        <w:tc>
          <w:tcPr>
            <w:tcW w:w="2126" w:type="dxa"/>
            <w:vAlign w:val="center"/>
          </w:tcPr>
          <w:p w14:paraId="13A4C987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0x0420+(0x0100xn)</w:t>
            </w:r>
          </w:p>
        </w:tc>
        <w:tc>
          <w:tcPr>
            <w:tcW w:w="992" w:type="dxa"/>
            <w:vAlign w:val="center"/>
          </w:tcPr>
          <w:p w14:paraId="33D3EF19" w14:textId="77777777" w:rsidR="007575FC" w:rsidRPr="001605E7" w:rsidRDefault="0036269B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0x0420</w:t>
            </w:r>
          </w:p>
        </w:tc>
        <w:tc>
          <w:tcPr>
            <w:tcW w:w="993" w:type="dxa"/>
            <w:vAlign w:val="center"/>
          </w:tcPr>
          <w:p w14:paraId="64886E9E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992" w:type="dxa"/>
            <w:vAlign w:val="center"/>
          </w:tcPr>
          <w:p w14:paraId="610889C0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063" w:type="dxa"/>
            <w:vAlign w:val="center"/>
          </w:tcPr>
          <w:p w14:paraId="1F99693D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</w:tr>
      <w:tr w:rsidR="007575FC" w:rsidRPr="00546234" w14:paraId="4529182E" w14:textId="77777777" w:rsidTr="00150279">
        <w:trPr>
          <w:jc w:val="center"/>
        </w:trPr>
        <w:tc>
          <w:tcPr>
            <w:tcW w:w="1560" w:type="dxa"/>
            <w:vMerge/>
            <w:vAlign w:val="center"/>
          </w:tcPr>
          <w:p w14:paraId="193EA7A8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559" w:type="dxa"/>
            <w:vMerge/>
            <w:vAlign w:val="center"/>
          </w:tcPr>
          <w:p w14:paraId="13B29720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2126" w:type="dxa"/>
            <w:vAlign w:val="center"/>
          </w:tcPr>
          <w:p w14:paraId="455C57DA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0x0421+(0x0100xn)</w:t>
            </w:r>
          </w:p>
        </w:tc>
        <w:tc>
          <w:tcPr>
            <w:tcW w:w="992" w:type="dxa"/>
            <w:vAlign w:val="center"/>
          </w:tcPr>
          <w:p w14:paraId="02A32D00" w14:textId="77777777" w:rsidR="007575FC" w:rsidRPr="001605E7" w:rsidRDefault="0036269B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0x0421</w:t>
            </w:r>
          </w:p>
        </w:tc>
        <w:tc>
          <w:tcPr>
            <w:tcW w:w="993" w:type="dxa"/>
            <w:vAlign w:val="center"/>
          </w:tcPr>
          <w:p w14:paraId="49021491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992" w:type="dxa"/>
            <w:vAlign w:val="center"/>
          </w:tcPr>
          <w:p w14:paraId="6FDBE806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063" w:type="dxa"/>
            <w:vAlign w:val="center"/>
          </w:tcPr>
          <w:p w14:paraId="62612DDB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</w:tr>
      <w:tr w:rsidR="007575FC" w:rsidRPr="00546234" w14:paraId="70DF83ED" w14:textId="77777777" w:rsidTr="00150279">
        <w:trPr>
          <w:jc w:val="center"/>
        </w:trPr>
        <w:tc>
          <w:tcPr>
            <w:tcW w:w="1560" w:type="dxa"/>
            <w:vMerge w:val="restart"/>
            <w:vAlign w:val="center"/>
          </w:tcPr>
          <w:p w14:paraId="54916C95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Sn_TX_RD0</w:t>
            </w:r>
          </w:p>
          <w:p w14:paraId="69FF8218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Sn_TX_RD1</w:t>
            </w:r>
          </w:p>
        </w:tc>
        <w:tc>
          <w:tcPr>
            <w:tcW w:w="1559" w:type="dxa"/>
            <w:vMerge w:val="restart"/>
            <w:vAlign w:val="center"/>
          </w:tcPr>
          <w:p w14:paraId="0A2EB720" w14:textId="45B536DA" w:rsidR="00150279" w:rsidRPr="001605E7" w:rsidRDefault="00053E69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SOCKET</w:t>
            </w:r>
            <w:r w:rsidR="007575FC" w:rsidRPr="001605E7">
              <w:rPr>
                <w:rFonts w:eastAsiaTheme="minorHAnsi"/>
              </w:rPr>
              <w:t xml:space="preserve"> n </w:t>
            </w:r>
          </w:p>
          <w:p w14:paraId="3D340963" w14:textId="77777777" w:rsidR="00150279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TX Read </w:t>
            </w:r>
          </w:p>
          <w:p w14:paraId="1058EEBD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Pinter</w:t>
            </w:r>
          </w:p>
        </w:tc>
        <w:tc>
          <w:tcPr>
            <w:tcW w:w="2126" w:type="dxa"/>
            <w:vAlign w:val="center"/>
          </w:tcPr>
          <w:p w14:paraId="3ECB7EFC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0x0422+(0x0100xn)</w:t>
            </w:r>
          </w:p>
        </w:tc>
        <w:tc>
          <w:tcPr>
            <w:tcW w:w="992" w:type="dxa"/>
            <w:vAlign w:val="center"/>
          </w:tcPr>
          <w:p w14:paraId="1FD35779" w14:textId="77777777" w:rsidR="007575FC" w:rsidRPr="001605E7" w:rsidRDefault="0036269B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0x0422</w:t>
            </w:r>
          </w:p>
        </w:tc>
        <w:tc>
          <w:tcPr>
            <w:tcW w:w="993" w:type="dxa"/>
            <w:vAlign w:val="center"/>
          </w:tcPr>
          <w:p w14:paraId="09CF9334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992" w:type="dxa"/>
            <w:vAlign w:val="center"/>
          </w:tcPr>
          <w:p w14:paraId="7B4EE7FC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063" w:type="dxa"/>
            <w:vAlign w:val="center"/>
          </w:tcPr>
          <w:p w14:paraId="1D26B44C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</w:tr>
      <w:tr w:rsidR="007575FC" w:rsidRPr="00546234" w14:paraId="29E9A98E" w14:textId="77777777" w:rsidTr="00150279">
        <w:trPr>
          <w:jc w:val="center"/>
        </w:trPr>
        <w:tc>
          <w:tcPr>
            <w:tcW w:w="1560" w:type="dxa"/>
            <w:vMerge/>
            <w:vAlign w:val="center"/>
          </w:tcPr>
          <w:p w14:paraId="49D4FD67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559" w:type="dxa"/>
            <w:vMerge/>
            <w:vAlign w:val="center"/>
          </w:tcPr>
          <w:p w14:paraId="0B0A3E40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2126" w:type="dxa"/>
            <w:vAlign w:val="center"/>
          </w:tcPr>
          <w:p w14:paraId="2302CAF5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0x0423+(0x0100xn)</w:t>
            </w:r>
          </w:p>
        </w:tc>
        <w:tc>
          <w:tcPr>
            <w:tcW w:w="992" w:type="dxa"/>
            <w:vAlign w:val="center"/>
          </w:tcPr>
          <w:p w14:paraId="3D30EB33" w14:textId="77777777" w:rsidR="007575FC" w:rsidRPr="001605E7" w:rsidRDefault="0036269B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0x0423</w:t>
            </w:r>
          </w:p>
        </w:tc>
        <w:tc>
          <w:tcPr>
            <w:tcW w:w="993" w:type="dxa"/>
            <w:vAlign w:val="center"/>
          </w:tcPr>
          <w:p w14:paraId="18BBE756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992" w:type="dxa"/>
            <w:vAlign w:val="center"/>
          </w:tcPr>
          <w:p w14:paraId="7BA67F9E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063" w:type="dxa"/>
            <w:vAlign w:val="center"/>
          </w:tcPr>
          <w:p w14:paraId="3D7AC523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</w:tr>
      <w:tr w:rsidR="007575FC" w:rsidRPr="00546234" w14:paraId="43F8FEF3" w14:textId="77777777" w:rsidTr="00150279">
        <w:trPr>
          <w:jc w:val="center"/>
        </w:trPr>
        <w:tc>
          <w:tcPr>
            <w:tcW w:w="1560" w:type="dxa"/>
            <w:vMerge w:val="restart"/>
            <w:vAlign w:val="center"/>
          </w:tcPr>
          <w:p w14:paraId="041A7E43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Sn_TX_WR0</w:t>
            </w:r>
          </w:p>
          <w:p w14:paraId="076A835F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Sn_TX_WR1</w:t>
            </w:r>
          </w:p>
        </w:tc>
        <w:tc>
          <w:tcPr>
            <w:tcW w:w="1559" w:type="dxa"/>
            <w:vMerge w:val="restart"/>
            <w:vAlign w:val="center"/>
          </w:tcPr>
          <w:p w14:paraId="1C3E7B60" w14:textId="080DFDE1" w:rsidR="00150279" w:rsidRPr="001605E7" w:rsidRDefault="00053E69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SOCKET</w:t>
            </w:r>
            <w:r w:rsidR="007575FC" w:rsidRPr="001605E7">
              <w:rPr>
                <w:rFonts w:eastAsiaTheme="minorHAnsi"/>
              </w:rPr>
              <w:t xml:space="preserve"> n </w:t>
            </w:r>
          </w:p>
          <w:p w14:paraId="240FDDA1" w14:textId="77777777" w:rsidR="00150279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TX Write </w:t>
            </w:r>
          </w:p>
          <w:p w14:paraId="0FB63578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Pointer</w:t>
            </w:r>
          </w:p>
        </w:tc>
        <w:tc>
          <w:tcPr>
            <w:tcW w:w="2126" w:type="dxa"/>
            <w:vAlign w:val="center"/>
          </w:tcPr>
          <w:p w14:paraId="5C2DF71D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0x0424+(0x0100xn)</w:t>
            </w:r>
          </w:p>
        </w:tc>
        <w:tc>
          <w:tcPr>
            <w:tcW w:w="992" w:type="dxa"/>
            <w:vAlign w:val="center"/>
          </w:tcPr>
          <w:p w14:paraId="6A6DE80D" w14:textId="77777777" w:rsidR="007575FC" w:rsidRPr="001605E7" w:rsidRDefault="0036269B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0x0424</w:t>
            </w:r>
          </w:p>
        </w:tc>
        <w:tc>
          <w:tcPr>
            <w:tcW w:w="993" w:type="dxa"/>
            <w:vAlign w:val="center"/>
          </w:tcPr>
          <w:p w14:paraId="156C36BB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992" w:type="dxa"/>
            <w:vAlign w:val="center"/>
          </w:tcPr>
          <w:p w14:paraId="737C6F02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063" w:type="dxa"/>
            <w:vAlign w:val="center"/>
          </w:tcPr>
          <w:p w14:paraId="07BBA015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</w:tr>
      <w:tr w:rsidR="007575FC" w:rsidRPr="00546234" w14:paraId="18C0E960" w14:textId="77777777" w:rsidTr="00150279">
        <w:trPr>
          <w:jc w:val="center"/>
        </w:trPr>
        <w:tc>
          <w:tcPr>
            <w:tcW w:w="1560" w:type="dxa"/>
            <w:vMerge/>
            <w:vAlign w:val="center"/>
          </w:tcPr>
          <w:p w14:paraId="42598865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559" w:type="dxa"/>
            <w:vMerge/>
            <w:vAlign w:val="center"/>
          </w:tcPr>
          <w:p w14:paraId="7FD2558B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2126" w:type="dxa"/>
            <w:vAlign w:val="center"/>
          </w:tcPr>
          <w:p w14:paraId="4328A0F2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0x0425+(0x0100xn)</w:t>
            </w:r>
          </w:p>
        </w:tc>
        <w:tc>
          <w:tcPr>
            <w:tcW w:w="992" w:type="dxa"/>
            <w:vAlign w:val="center"/>
          </w:tcPr>
          <w:p w14:paraId="08B329AD" w14:textId="77777777" w:rsidR="007575FC" w:rsidRPr="001605E7" w:rsidRDefault="0036269B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0x0425</w:t>
            </w:r>
          </w:p>
        </w:tc>
        <w:tc>
          <w:tcPr>
            <w:tcW w:w="993" w:type="dxa"/>
            <w:vAlign w:val="center"/>
          </w:tcPr>
          <w:p w14:paraId="5C528971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992" w:type="dxa"/>
            <w:vAlign w:val="center"/>
          </w:tcPr>
          <w:p w14:paraId="656FABB6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063" w:type="dxa"/>
            <w:vAlign w:val="center"/>
          </w:tcPr>
          <w:p w14:paraId="081B4208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</w:tr>
      <w:tr w:rsidR="007575FC" w:rsidRPr="00546234" w14:paraId="6D0F754A" w14:textId="77777777" w:rsidTr="00150279">
        <w:trPr>
          <w:jc w:val="center"/>
        </w:trPr>
        <w:tc>
          <w:tcPr>
            <w:tcW w:w="1560" w:type="dxa"/>
            <w:vMerge w:val="restart"/>
            <w:vAlign w:val="center"/>
          </w:tcPr>
          <w:p w14:paraId="3BC5D1C1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Sn_RX_RSR0</w:t>
            </w:r>
          </w:p>
          <w:p w14:paraId="2F0CB6B3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Sn_RX_RSR1</w:t>
            </w:r>
          </w:p>
        </w:tc>
        <w:tc>
          <w:tcPr>
            <w:tcW w:w="1559" w:type="dxa"/>
            <w:vMerge w:val="restart"/>
            <w:vAlign w:val="center"/>
          </w:tcPr>
          <w:p w14:paraId="15C9C5D9" w14:textId="49B246FA" w:rsidR="00150279" w:rsidRPr="001605E7" w:rsidRDefault="00053E69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SOCKET</w:t>
            </w:r>
            <w:r w:rsidR="007575FC" w:rsidRPr="001605E7">
              <w:rPr>
                <w:rFonts w:eastAsiaTheme="minorHAnsi"/>
              </w:rPr>
              <w:t xml:space="preserve"> n </w:t>
            </w:r>
          </w:p>
          <w:p w14:paraId="78B7E0FB" w14:textId="77777777" w:rsidR="00150279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RX Receive </w:t>
            </w:r>
          </w:p>
          <w:p w14:paraId="413F0481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Size</w:t>
            </w:r>
          </w:p>
        </w:tc>
        <w:tc>
          <w:tcPr>
            <w:tcW w:w="2126" w:type="dxa"/>
            <w:vAlign w:val="center"/>
          </w:tcPr>
          <w:p w14:paraId="299CA481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0x0426+(0x0100xn)</w:t>
            </w:r>
          </w:p>
        </w:tc>
        <w:tc>
          <w:tcPr>
            <w:tcW w:w="992" w:type="dxa"/>
            <w:vAlign w:val="center"/>
          </w:tcPr>
          <w:p w14:paraId="795FA1F5" w14:textId="77777777" w:rsidR="007575FC" w:rsidRPr="001605E7" w:rsidRDefault="0036269B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0x0426</w:t>
            </w:r>
          </w:p>
        </w:tc>
        <w:tc>
          <w:tcPr>
            <w:tcW w:w="993" w:type="dxa"/>
            <w:vAlign w:val="center"/>
          </w:tcPr>
          <w:p w14:paraId="64D51D93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992" w:type="dxa"/>
            <w:vAlign w:val="center"/>
          </w:tcPr>
          <w:p w14:paraId="5EDC8E0E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063" w:type="dxa"/>
            <w:vAlign w:val="center"/>
          </w:tcPr>
          <w:p w14:paraId="4E42A061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</w:tr>
      <w:tr w:rsidR="007575FC" w:rsidRPr="00546234" w14:paraId="0CBD6984" w14:textId="77777777" w:rsidTr="00150279">
        <w:trPr>
          <w:jc w:val="center"/>
        </w:trPr>
        <w:tc>
          <w:tcPr>
            <w:tcW w:w="1560" w:type="dxa"/>
            <w:vMerge/>
            <w:vAlign w:val="center"/>
          </w:tcPr>
          <w:p w14:paraId="05137FBD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559" w:type="dxa"/>
            <w:vMerge/>
            <w:vAlign w:val="center"/>
          </w:tcPr>
          <w:p w14:paraId="58181FD8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2126" w:type="dxa"/>
            <w:vAlign w:val="center"/>
          </w:tcPr>
          <w:p w14:paraId="308A856D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0x0427+(0x0100xn)</w:t>
            </w:r>
          </w:p>
        </w:tc>
        <w:tc>
          <w:tcPr>
            <w:tcW w:w="992" w:type="dxa"/>
            <w:vAlign w:val="center"/>
          </w:tcPr>
          <w:p w14:paraId="4D2D65E9" w14:textId="77777777" w:rsidR="007575FC" w:rsidRPr="001605E7" w:rsidRDefault="0036269B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0x0427</w:t>
            </w:r>
          </w:p>
        </w:tc>
        <w:tc>
          <w:tcPr>
            <w:tcW w:w="993" w:type="dxa"/>
            <w:vAlign w:val="center"/>
          </w:tcPr>
          <w:p w14:paraId="61AB8824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992" w:type="dxa"/>
            <w:vAlign w:val="center"/>
          </w:tcPr>
          <w:p w14:paraId="0C92A785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063" w:type="dxa"/>
            <w:vAlign w:val="center"/>
          </w:tcPr>
          <w:p w14:paraId="71315601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</w:tr>
      <w:tr w:rsidR="007575FC" w:rsidRPr="00546234" w14:paraId="253C8C2E" w14:textId="77777777" w:rsidTr="00150279">
        <w:trPr>
          <w:jc w:val="center"/>
        </w:trPr>
        <w:tc>
          <w:tcPr>
            <w:tcW w:w="1560" w:type="dxa"/>
            <w:vMerge w:val="restart"/>
            <w:vAlign w:val="center"/>
          </w:tcPr>
          <w:p w14:paraId="598597E3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Sn_RX_RD0</w:t>
            </w:r>
          </w:p>
          <w:p w14:paraId="7520BC5F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Sn_RX_RD1</w:t>
            </w:r>
          </w:p>
        </w:tc>
        <w:tc>
          <w:tcPr>
            <w:tcW w:w="1559" w:type="dxa"/>
            <w:vMerge w:val="restart"/>
            <w:vAlign w:val="center"/>
          </w:tcPr>
          <w:p w14:paraId="03E791B6" w14:textId="2B9A8C8C" w:rsidR="00150279" w:rsidRPr="001605E7" w:rsidRDefault="00053E69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SOCKET</w:t>
            </w:r>
            <w:r w:rsidR="007575FC" w:rsidRPr="001605E7">
              <w:rPr>
                <w:rFonts w:eastAsiaTheme="minorHAnsi"/>
              </w:rPr>
              <w:t xml:space="preserve"> n </w:t>
            </w:r>
          </w:p>
          <w:p w14:paraId="65CD96B5" w14:textId="77777777" w:rsidR="00150279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RX Read </w:t>
            </w:r>
          </w:p>
          <w:p w14:paraId="1B1B824F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Pinter</w:t>
            </w:r>
          </w:p>
        </w:tc>
        <w:tc>
          <w:tcPr>
            <w:tcW w:w="2126" w:type="dxa"/>
            <w:vAlign w:val="center"/>
          </w:tcPr>
          <w:p w14:paraId="0962E167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0x0428+(0x0100xn)</w:t>
            </w:r>
          </w:p>
        </w:tc>
        <w:tc>
          <w:tcPr>
            <w:tcW w:w="992" w:type="dxa"/>
            <w:vAlign w:val="center"/>
          </w:tcPr>
          <w:p w14:paraId="316DD195" w14:textId="77777777" w:rsidR="007575FC" w:rsidRPr="001605E7" w:rsidRDefault="0036269B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0x0428</w:t>
            </w:r>
          </w:p>
        </w:tc>
        <w:tc>
          <w:tcPr>
            <w:tcW w:w="993" w:type="dxa"/>
            <w:vAlign w:val="center"/>
          </w:tcPr>
          <w:p w14:paraId="5D0E1E90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992" w:type="dxa"/>
            <w:vAlign w:val="center"/>
          </w:tcPr>
          <w:p w14:paraId="01B76790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063" w:type="dxa"/>
            <w:vAlign w:val="center"/>
          </w:tcPr>
          <w:p w14:paraId="740CAC57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</w:tr>
      <w:tr w:rsidR="007575FC" w:rsidRPr="00546234" w14:paraId="65ACECD0" w14:textId="77777777" w:rsidTr="00150279">
        <w:trPr>
          <w:jc w:val="center"/>
        </w:trPr>
        <w:tc>
          <w:tcPr>
            <w:tcW w:w="1560" w:type="dxa"/>
            <w:vMerge/>
            <w:vAlign w:val="center"/>
          </w:tcPr>
          <w:p w14:paraId="1EDA93F5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559" w:type="dxa"/>
            <w:vMerge/>
            <w:vAlign w:val="center"/>
          </w:tcPr>
          <w:p w14:paraId="426AF046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2126" w:type="dxa"/>
            <w:vAlign w:val="center"/>
          </w:tcPr>
          <w:p w14:paraId="1B909834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0x0429+(0x0100xn)</w:t>
            </w:r>
          </w:p>
        </w:tc>
        <w:tc>
          <w:tcPr>
            <w:tcW w:w="992" w:type="dxa"/>
            <w:vAlign w:val="center"/>
          </w:tcPr>
          <w:p w14:paraId="152BD683" w14:textId="77777777" w:rsidR="007575FC" w:rsidRPr="001605E7" w:rsidRDefault="0036269B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0x0429</w:t>
            </w:r>
          </w:p>
        </w:tc>
        <w:tc>
          <w:tcPr>
            <w:tcW w:w="993" w:type="dxa"/>
            <w:vAlign w:val="center"/>
          </w:tcPr>
          <w:p w14:paraId="4DD12E57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992" w:type="dxa"/>
            <w:vAlign w:val="center"/>
          </w:tcPr>
          <w:p w14:paraId="6CEB95C5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063" w:type="dxa"/>
            <w:vAlign w:val="center"/>
          </w:tcPr>
          <w:p w14:paraId="24DDA26D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</w:tr>
      <w:tr w:rsidR="007575FC" w:rsidRPr="00546234" w14:paraId="55DAA96A" w14:textId="77777777" w:rsidTr="00150279">
        <w:trPr>
          <w:jc w:val="center"/>
        </w:trPr>
        <w:tc>
          <w:tcPr>
            <w:tcW w:w="1560" w:type="dxa"/>
            <w:vMerge w:val="restart"/>
            <w:vAlign w:val="center"/>
          </w:tcPr>
          <w:p w14:paraId="3605D0C3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Sn_RX_WR0</w:t>
            </w:r>
          </w:p>
          <w:p w14:paraId="1826A395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Sn_RX_WR1</w:t>
            </w:r>
          </w:p>
        </w:tc>
        <w:tc>
          <w:tcPr>
            <w:tcW w:w="1559" w:type="dxa"/>
            <w:vMerge w:val="restart"/>
            <w:vAlign w:val="center"/>
          </w:tcPr>
          <w:p w14:paraId="1D5E3D55" w14:textId="4386ECC1" w:rsidR="00150279" w:rsidRPr="001605E7" w:rsidRDefault="00053E69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SOCKET</w:t>
            </w:r>
            <w:r w:rsidR="007575FC" w:rsidRPr="001605E7">
              <w:rPr>
                <w:rFonts w:eastAsiaTheme="minorHAnsi"/>
              </w:rPr>
              <w:t xml:space="preserve"> n </w:t>
            </w:r>
          </w:p>
          <w:p w14:paraId="4363B42E" w14:textId="77777777" w:rsidR="00150279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RX Write </w:t>
            </w:r>
          </w:p>
          <w:p w14:paraId="63041B6E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Pointer</w:t>
            </w:r>
          </w:p>
        </w:tc>
        <w:tc>
          <w:tcPr>
            <w:tcW w:w="2126" w:type="dxa"/>
            <w:vAlign w:val="center"/>
          </w:tcPr>
          <w:p w14:paraId="2F9D392F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0x042A+(0x0100xn)</w:t>
            </w:r>
          </w:p>
        </w:tc>
        <w:tc>
          <w:tcPr>
            <w:tcW w:w="992" w:type="dxa"/>
            <w:vAlign w:val="center"/>
          </w:tcPr>
          <w:p w14:paraId="3DA77AF8" w14:textId="77777777" w:rsidR="007575FC" w:rsidRPr="001605E7" w:rsidRDefault="0036269B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0x042A</w:t>
            </w:r>
          </w:p>
        </w:tc>
        <w:tc>
          <w:tcPr>
            <w:tcW w:w="993" w:type="dxa"/>
            <w:vAlign w:val="center"/>
          </w:tcPr>
          <w:p w14:paraId="5D254D17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992" w:type="dxa"/>
            <w:vAlign w:val="center"/>
          </w:tcPr>
          <w:p w14:paraId="7B0B52C1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063" w:type="dxa"/>
            <w:vAlign w:val="center"/>
          </w:tcPr>
          <w:p w14:paraId="7C72A96D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</w:tr>
      <w:tr w:rsidR="007575FC" w:rsidRPr="00546234" w14:paraId="755BA340" w14:textId="77777777" w:rsidTr="00150279">
        <w:trPr>
          <w:jc w:val="center"/>
        </w:trPr>
        <w:tc>
          <w:tcPr>
            <w:tcW w:w="1560" w:type="dxa"/>
            <w:vMerge/>
            <w:vAlign w:val="center"/>
          </w:tcPr>
          <w:p w14:paraId="40A23A39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559" w:type="dxa"/>
            <w:vMerge/>
            <w:vAlign w:val="center"/>
          </w:tcPr>
          <w:p w14:paraId="2AA07A12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2126" w:type="dxa"/>
            <w:vAlign w:val="center"/>
          </w:tcPr>
          <w:p w14:paraId="6977C473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0x042B+(0x0100xn)</w:t>
            </w:r>
          </w:p>
        </w:tc>
        <w:tc>
          <w:tcPr>
            <w:tcW w:w="992" w:type="dxa"/>
            <w:vAlign w:val="center"/>
          </w:tcPr>
          <w:p w14:paraId="32B86DA8" w14:textId="77777777" w:rsidR="007575FC" w:rsidRPr="001605E7" w:rsidRDefault="0036269B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0x042B</w:t>
            </w:r>
          </w:p>
        </w:tc>
        <w:tc>
          <w:tcPr>
            <w:tcW w:w="993" w:type="dxa"/>
            <w:vAlign w:val="center"/>
          </w:tcPr>
          <w:p w14:paraId="6853A5DD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992" w:type="dxa"/>
            <w:vAlign w:val="center"/>
          </w:tcPr>
          <w:p w14:paraId="6C0EF556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063" w:type="dxa"/>
            <w:vAlign w:val="center"/>
          </w:tcPr>
          <w:p w14:paraId="14E6CD38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</w:tr>
      <w:tr w:rsidR="007575FC" w:rsidRPr="00546234" w14:paraId="678D382A" w14:textId="77777777" w:rsidTr="00150279">
        <w:trPr>
          <w:jc w:val="center"/>
        </w:trPr>
        <w:tc>
          <w:tcPr>
            <w:tcW w:w="1560" w:type="dxa"/>
            <w:vAlign w:val="center"/>
          </w:tcPr>
          <w:p w14:paraId="5792BA25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Sn_IMR</w:t>
            </w:r>
          </w:p>
        </w:tc>
        <w:tc>
          <w:tcPr>
            <w:tcW w:w="1559" w:type="dxa"/>
            <w:vAlign w:val="center"/>
          </w:tcPr>
          <w:p w14:paraId="32FC0CDC" w14:textId="61994161" w:rsidR="00150279" w:rsidRPr="001605E7" w:rsidRDefault="00053E69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SOCKET</w:t>
            </w:r>
            <w:r w:rsidR="007575FC" w:rsidRPr="001605E7">
              <w:rPr>
                <w:rFonts w:eastAsiaTheme="minorHAnsi"/>
              </w:rPr>
              <w:t xml:space="preserve"> n </w:t>
            </w:r>
          </w:p>
          <w:p w14:paraId="0A863196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Interrupt Mask</w:t>
            </w:r>
          </w:p>
        </w:tc>
        <w:tc>
          <w:tcPr>
            <w:tcW w:w="2126" w:type="dxa"/>
            <w:vAlign w:val="center"/>
          </w:tcPr>
          <w:p w14:paraId="5928FCEA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0x042C+(0x0100xn)</w:t>
            </w:r>
          </w:p>
        </w:tc>
        <w:tc>
          <w:tcPr>
            <w:tcW w:w="992" w:type="dxa"/>
            <w:vAlign w:val="center"/>
          </w:tcPr>
          <w:p w14:paraId="147B8A68" w14:textId="77777777" w:rsidR="007575FC" w:rsidRPr="001605E7" w:rsidRDefault="0036269B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0x042C</w:t>
            </w:r>
          </w:p>
        </w:tc>
        <w:tc>
          <w:tcPr>
            <w:tcW w:w="993" w:type="dxa"/>
            <w:vAlign w:val="center"/>
          </w:tcPr>
          <w:p w14:paraId="627972BF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992" w:type="dxa"/>
            <w:vAlign w:val="center"/>
          </w:tcPr>
          <w:p w14:paraId="683407B7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063" w:type="dxa"/>
            <w:vAlign w:val="center"/>
          </w:tcPr>
          <w:p w14:paraId="2F18DAC3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</w:tr>
      <w:tr w:rsidR="007575FC" w:rsidRPr="00546234" w14:paraId="0AB98499" w14:textId="77777777" w:rsidTr="00150279">
        <w:trPr>
          <w:jc w:val="center"/>
        </w:trPr>
        <w:tc>
          <w:tcPr>
            <w:tcW w:w="1560" w:type="dxa"/>
            <w:vMerge w:val="restart"/>
            <w:vAlign w:val="center"/>
          </w:tcPr>
          <w:p w14:paraId="2FB08E7B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Sn_FRAGR0</w:t>
            </w:r>
          </w:p>
          <w:p w14:paraId="2356DBC1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Sn_FRAGR1</w:t>
            </w:r>
          </w:p>
        </w:tc>
        <w:tc>
          <w:tcPr>
            <w:tcW w:w="1559" w:type="dxa"/>
            <w:vMerge w:val="restart"/>
            <w:vAlign w:val="center"/>
          </w:tcPr>
          <w:p w14:paraId="56393123" w14:textId="4E16621F" w:rsidR="00150279" w:rsidRPr="001605E7" w:rsidRDefault="00053E69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SOCKET</w:t>
            </w:r>
            <w:r w:rsidR="007575FC" w:rsidRPr="001605E7">
              <w:rPr>
                <w:rFonts w:eastAsiaTheme="minorHAnsi"/>
              </w:rPr>
              <w:t xml:space="preserve"> n </w:t>
            </w:r>
          </w:p>
          <w:p w14:paraId="6B1EE421" w14:textId="77777777" w:rsidR="00150279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Fragment </w:t>
            </w:r>
          </w:p>
          <w:p w14:paraId="1B22ACB8" w14:textId="77777777" w:rsidR="00150279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Offset </w:t>
            </w:r>
          </w:p>
          <w:p w14:paraId="1C48C385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in IP Header</w:t>
            </w:r>
          </w:p>
        </w:tc>
        <w:tc>
          <w:tcPr>
            <w:tcW w:w="2126" w:type="dxa"/>
            <w:vAlign w:val="center"/>
          </w:tcPr>
          <w:p w14:paraId="2E819365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0x042D+(0x0100xn)</w:t>
            </w:r>
          </w:p>
        </w:tc>
        <w:tc>
          <w:tcPr>
            <w:tcW w:w="992" w:type="dxa"/>
            <w:vAlign w:val="center"/>
          </w:tcPr>
          <w:p w14:paraId="3C004782" w14:textId="77777777" w:rsidR="007575FC" w:rsidRPr="001605E7" w:rsidRDefault="0036269B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0x042D</w:t>
            </w:r>
          </w:p>
        </w:tc>
        <w:tc>
          <w:tcPr>
            <w:tcW w:w="993" w:type="dxa"/>
            <w:vAlign w:val="center"/>
          </w:tcPr>
          <w:p w14:paraId="71C41A71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992" w:type="dxa"/>
            <w:vAlign w:val="center"/>
          </w:tcPr>
          <w:p w14:paraId="0B37678D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063" w:type="dxa"/>
            <w:vAlign w:val="center"/>
          </w:tcPr>
          <w:p w14:paraId="678C417F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</w:tr>
      <w:tr w:rsidR="007575FC" w:rsidRPr="00546234" w14:paraId="3DF7F97E" w14:textId="77777777" w:rsidTr="00150279">
        <w:trPr>
          <w:jc w:val="center"/>
        </w:trPr>
        <w:tc>
          <w:tcPr>
            <w:tcW w:w="1560" w:type="dxa"/>
            <w:vMerge/>
            <w:vAlign w:val="center"/>
          </w:tcPr>
          <w:p w14:paraId="0A20A4CC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559" w:type="dxa"/>
            <w:vMerge/>
            <w:vAlign w:val="center"/>
          </w:tcPr>
          <w:p w14:paraId="215ED6F7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2126" w:type="dxa"/>
            <w:vAlign w:val="center"/>
          </w:tcPr>
          <w:p w14:paraId="4E6985B1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0x042E+(0x0100xn)</w:t>
            </w:r>
          </w:p>
        </w:tc>
        <w:tc>
          <w:tcPr>
            <w:tcW w:w="992" w:type="dxa"/>
            <w:vAlign w:val="center"/>
          </w:tcPr>
          <w:p w14:paraId="413AA779" w14:textId="77777777" w:rsidR="007575FC" w:rsidRPr="001605E7" w:rsidRDefault="0036269B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0x042E</w:t>
            </w:r>
          </w:p>
        </w:tc>
        <w:tc>
          <w:tcPr>
            <w:tcW w:w="993" w:type="dxa"/>
            <w:vAlign w:val="center"/>
          </w:tcPr>
          <w:p w14:paraId="0237B470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992" w:type="dxa"/>
            <w:vAlign w:val="center"/>
          </w:tcPr>
          <w:p w14:paraId="2E11DA3F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063" w:type="dxa"/>
            <w:vAlign w:val="center"/>
          </w:tcPr>
          <w:p w14:paraId="7DEE6725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</w:tr>
      <w:tr w:rsidR="007575FC" w:rsidRPr="00546234" w14:paraId="6777FB1B" w14:textId="77777777" w:rsidTr="00150279">
        <w:trPr>
          <w:jc w:val="center"/>
        </w:trPr>
        <w:tc>
          <w:tcPr>
            <w:tcW w:w="1560" w:type="dxa"/>
            <w:vAlign w:val="center"/>
          </w:tcPr>
          <w:p w14:paraId="6D2B24C5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Sn_MR2</w:t>
            </w:r>
          </w:p>
        </w:tc>
        <w:tc>
          <w:tcPr>
            <w:tcW w:w="1559" w:type="dxa"/>
            <w:vAlign w:val="center"/>
          </w:tcPr>
          <w:p w14:paraId="2B2E9D24" w14:textId="7DC84564" w:rsidR="00150279" w:rsidRPr="001605E7" w:rsidRDefault="00053E69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SOCKET</w:t>
            </w:r>
            <w:r w:rsidR="007575FC" w:rsidRPr="001605E7">
              <w:rPr>
                <w:rFonts w:eastAsiaTheme="minorHAnsi"/>
              </w:rPr>
              <w:t xml:space="preserve"> n </w:t>
            </w:r>
          </w:p>
          <w:p w14:paraId="364F466B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Mode 2</w:t>
            </w:r>
          </w:p>
        </w:tc>
        <w:tc>
          <w:tcPr>
            <w:tcW w:w="2126" w:type="dxa"/>
            <w:vAlign w:val="center"/>
          </w:tcPr>
          <w:p w14:paraId="1A4D56A2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0x042F+(0x0100xn)</w:t>
            </w:r>
          </w:p>
        </w:tc>
        <w:tc>
          <w:tcPr>
            <w:tcW w:w="992" w:type="dxa"/>
            <w:vAlign w:val="center"/>
          </w:tcPr>
          <w:p w14:paraId="24013D93" w14:textId="77777777" w:rsidR="007575FC" w:rsidRPr="001605E7" w:rsidRDefault="0036269B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0x042F</w:t>
            </w:r>
          </w:p>
        </w:tc>
        <w:tc>
          <w:tcPr>
            <w:tcW w:w="993" w:type="dxa"/>
            <w:vAlign w:val="center"/>
          </w:tcPr>
          <w:p w14:paraId="5EA3F722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992" w:type="dxa"/>
            <w:vAlign w:val="center"/>
          </w:tcPr>
          <w:p w14:paraId="534CBF2C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063" w:type="dxa"/>
            <w:vAlign w:val="center"/>
          </w:tcPr>
          <w:p w14:paraId="424EE36F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</w:tr>
      <w:tr w:rsidR="007575FC" w:rsidRPr="00546234" w14:paraId="5E033466" w14:textId="77777777" w:rsidTr="00150279">
        <w:trPr>
          <w:jc w:val="center"/>
        </w:trPr>
        <w:tc>
          <w:tcPr>
            <w:tcW w:w="1560" w:type="dxa"/>
            <w:vAlign w:val="center"/>
          </w:tcPr>
          <w:p w14:paraId="00E9163A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Sn_KPALVTR</w:t>
            </w:r>
          </w:p>
        </w:tc>
        <w:tc>
          <w:tcPr>
            <w:tcW w:w="1559" w:type="dxa"/>
            <w:vAlign w:val="center"/>
          </w:tcPr>
          <w:p w14:paraId="09065344" w14:textId="307353BA" w:rsidR="00150279" w:rsidRPr="001605E7" w:rsidRDefault="00053E69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SOCKET</w:t>
            </w:r>
            <w:r w:rsidR="007575FC" w:rsidRPr="001605E7">
              <w:rPr>
                <w:rFonts w:eastAsiaTheme="minorHAnsi"/>
              </w:rPr>
              <w:t xml:space="preserve"> n </w:t>
            </w:r>
          </w:p>
          <w:p w14:paraId="52B500EA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Keep-alive Timer</w:t>
            </w:r>
          </w:p>
        </w:tc>
        <w:tc>
          <w:tcPr>
            <w:tcW w:w="2126" w:type="dxa"/>
            <w:vAlign w:val="center"/>
          </w:tcPr>
          <w:p w14:paraId="04F0F29B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0x0430+(0x0100xn)</w:t>
            </w:r>
          </w:p>
        </w:tc>
        <w:tc>
          <w:tcPr>
            <w:tcW w:w="992" w:type="dxa"/>
            <w:vAlign w:val="center"/>
          </w:tcPr>
          <w:p w14:paraId="2A97DB28" w14:textId="77777777" w:rsidR="007575FC" w:rsidRPr="001605E7" w:rsidRDefault="0036269B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0x0430</w:t>
            </w:r>
          </w:p>
        </w:tc>
        <w:tc>
          <w:tcPr>
            <w:tcW w:w="993" w:type="dxa"/>
            <w:vAlign w:val="center"/>
          </w:tcPr>
          <w:p w14:paraId="1EBF65E0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992" w:type="dxa"/>
            <w:vAlign w:val="center"/>
          </w:tcPr>
          <w:p w14:paraId="2FB3FBC5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063" w:type="dxa"/>
            <w:vAlign w:val="center"/>
          </w:tcPr>
          <w:p w14:paraId="26CE93A7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</w:tr>
      <w:tr w:rsidR="007575FC" w:rsidRPr="00546234" w14:paraId="799F121F" w14:textId="77777777" w:rsidTr="00150279">
        <w:trPr>
          <w:jc w:val="center"/>
        </w:trPr>
        <w:tc>
          <w:tcPr>
            <w:tcW w:w="1560" w:type="dxa"/>
            <w:vAlign w:val="center"/>
          </w:tcPr>
          <w:p w14:paraId="3BFE18E1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Sn_TSR</w:t>
            </w:r>
          </w:p>
        </w:tc>
        <w:tc>
          <w:tcPr>
            <w:tcW w:w="1559" w:type="dxa"/>
            <w:vAlign w:val="center"/>
          </w:tcPr>
          <w:p w14:paraId="1E0D31D4" w14:textId="206D4B1A" w:rsidR="00150279" w:rsidRPr="001605E7" w:rsidRDefault="00053E69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SOCKET</w:t>
            </w:r>
            <w:r w:rsidR="007575FC" w:rsidRPr="001605E7">
              <w:rPr>
                <w:rFonts w:eastAsiaTheme="minorHAnsi"/>
              </w:rPr>
              <w:t xml:space="preserve"> n </w:t>
            </w:r>
          </w:p>
          <w:p w14:paraId="7B3D4D6E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Timer Status</w:t>
            </w:r>
          </w:p>
        </w:tc>
        <w:tc>
          <w:tcPr>
            <w:tcW w:w="2126" w:type="dxa"/>
            <w:vAlign w:val="center"/>
          </w:tcPr>
          <w:p w14:paraId="79D076BC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0x0431+(0x0100xn)</w:t>
            </w:r>
          </w:p>
        </w:tc>
        <w:tc>
          <w:tcPr>
            <w:tcW w:w="992" w:type="dxa"/>
            <w:vAlign w:val="center"/>
          </w:tcPr>
          <w:p w14:paraId="4D67FB37" w14:textId="77777777" w:rsidR="007575FC" w:rsidRPr="001605E7" w:rsidRDefault="0036269B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0x0431</w:t>
            </w:r>
          </w:p>
        </w:tc>
        <w:tc>
          <w:tcPr>
            <w:tcW w:w="993" w:type="dxa"/>
            <w:vAlign w:val="center"/>
          </w:tcPr>
          <w:p w14:paraId="291D3CA2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992" w:type="dxa"/>
            <w:vAlign w:val="center"/>
          </w:tcPr>
          <w:p w14:paraId="61ABC98C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063" w:type="dxa"/>
            <w:vAlign w:val="center"/>
          </w:tcPr>
          <w:p w14:paraId="165FF0A1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</w:tr>
      <w:tr w:rsidR="007575FC" w:rsidRPr="00546234" w14:paraId="65CFBA68" w14:textId="77777777" w:rsidTr="00150279">
        <w:trPr>
          <w:jc w:val="center"/>
        </w:trPr>
        <w:tc>
          <w:tcPr>
            <w:tcW w:w="1560" w:type="dxa"/>
            <w:vMerge w:val="restart"/>
            <w:vAlign w:val="center"/>
          </w:tcPr>
          <w:p w14:paraId="668733F5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Sn_RTR0</w:t>
            </w:r>
          </w:p>
          <w:p w14:paraId="6BE13237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Sn_RTR1</w:t>
            </w:r>
          </w:p>
        </w:tc>
        <w:tc>
          <w:tcPr>
            <w:tcW w:w="1559" w:type="dxa"/>
            <w:vMerge w:val="restart"/>
            <w:vAlign w:val="center"/>
          </w:tcPr>
          <w:p w14:paraId="39505D9E" w14:textId="062C39EA" w:rsidR="00150279" w:rsidRPr="001605E7" w:rsidRDefault="00053E69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SOCKET</w:t>
            </w:r>
            <w:r w:rsidR="007575FC" w:rsidRPr="001605E7">
              <w:rPr>
                <w:rFonts w:eastAsiaTheme="minorHAnsi"/>
              </w:rPr>
              <w:t xml:space="preserve"> n </w:t>
            </w:r>
          </w:p>
          <w:p w14:paraId="5B245721" w14:textId="77777777" w:rsidR="00150279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Retry Time </w:t>
            </w:r>
          </w:p>
          <w:p w14:paraId="1C2F79F0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value</w:t>
            </w:r>
          </w:p>
        </w:tc>
        <w:tc>
          <w:tcPr>
            <w:tcW w:w="2126" w:type="dxa"/>
            <w:vAlign w:val="center"/>
          </w:tcPr>
          <w:p w14:paraId="6465A3B5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0x0432+(0x0100xn)</w:t>
            </w:r>
          </w:p>
        </w:tc>
        <w:tc>
          <w:tcPr>
            <w:tcW w:w="992" w:type="dxa"/>
            <w:vAlign w:val="center"/>
          </w:tcPr>
          <w:p w14:paraId="2A464773" w14:textId="77777777" w:rsidR="007575FC" w:rsidRPr="001605E7" w:rsidRDefault="0036269B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0x0432</w:t>
            </w:r>
          </w:p>
        </w:tc>
        <w:tc>
          <w:tcPr>
            <w:tcW w:w="993" w:type="dxa"/>
            <w:vAlign w:val="center"/>
          </w:tcPr>
          <w:p w14:paraId="652FC172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992" w:type="dxa"/>
            <w:vAlign w:val="center"/>
          </w:tcPr>
          <w:p w14:paraId="741D14DE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063" w:type="dxa"/>
            <w:vAlign w:val="center"/>
          </w:tcPr>
          <w:p w14:paraId="1AB67C6A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</w:tr>
      <w:tr w:rsidR="007575FC" w:rsidRPr="00546234" w14:paraId="499B28E8" w14:textId="77777777" w:rsidTr="00150279">
        <w:trPr>
          <w:jc w:val="center"/>
        </w:trPr>
        <w:tc>
          <w:tcPr>
            <w:tcW w:w="1560" w:type="dxa"/>
            <w:vMerge/>
            <w:vAlign w:val="center"/>
          </w:tcPr>
          <w:p w14:paraId="6D2F280E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559" w:type="dxa"/>
            <w:vMerge/>
            <w:vAlign w:val="center"/>
          </w:tcPr>
          <w:p w14:paraId="4520A017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2126" w:type="dxa"/>
            <w:vAlign w:val="center"/>
          </w:tcPr>
          <w:p w14:paraId="0FAA67B4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0x0433+(0x0100xn)</w:t>
            </w:r>
          </w:p>
        </w:tc>
        <w:tc>
          <w:tcPr>
            <w:tcW w:w="992" w:type="dxa"/>
            <w:vAlign w:val="center"/>
          </w:tcPr>
          <w:p w14:paraId="17591399" w14:textId="77777777" w:rsidR="007575FC" w:rsidRPr="001605E7" w:rsidRDefault="0036269B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0x0433</w:t>
            </w:r>
          </w:p>
        </w:tc>
        <w:tc>
          <w:tcPr>
            <w:tcW w:w="993" w:type="dxa"/>
            <w:vAlign w:val="center"/>
          </w:tcPr>
          <w:p w14:paraId="4F5198B1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992" w:type="dxa"/>
            <w:vAlign w:val="center"/>
          </w:tcPr>
          <w:p w14:paraId="085B9C6A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063" w:type="dxa"/>
            <w:vAlign w:val="center"/>
          </w:tcPr>
          <w:p w14:paraId="3D8C4761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</w:tr>
      <w:tr w:rsidR="007575FC" w:rsidRPr="00546234" w14:paraId="710F2F9D" w14:textId="77777777" w:rsidTr="00150279">
        <w:trPr>
          <w:jc w:val="center"/>
        </w:trPr>
        <w:tc>
          <w:tcPr>
            <w:tcW w:w="1560" w:type="dxa"/>
            <w:vAlign w:val="center"/>
          </w:tcPr>
          <w:p w14:paraId="607D2FDC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Sn_RCR</w:t>
            </w:r>
          </w:p>
        </w:tc>
        <w:tc>
          <w:tcPr>
            <w:tcW w:w="1559" w:type="dxa"/>
            <w:vAlign w:val="center"/>
          </w:tcPr>
          <w:p w14:paraId="3DA1F41F" w14:textId="16AD4F40" w:rsidR="00150279" w:rsidRPr="001605E7" w:rsidRDefault="00053E69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SOCKET</w:t>
            </w:r>
            <w:r w:rsidR="007575FC" w:rsidRPr="001605E7">
              <w:rPr>
                <w:rFonts w:eastAsiaTheme="minorHAnsi"/>
              </w:rPr>
              <w:t xml:space="preserve"> n </w:t>
            </w:r>
          </w:p>
          <w:p w14:paraId="091F2401" w14:textId="77777777" w:rsidR="00150279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Retry Count </w:t>
            </w:r>
          </w:p>
          <w:p w14:paraId="0AB4EC92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value</w:t>
            </w:r>
          </w:p>
        </w:tc>
        <w:tc>
          <w:tcPr>
            <w:tcW w:w="2126" w:type="dxa"/>
            <w:vAlign w:val="center"/>
          </w:tcPr>
          <w:p w14:paraId="59E444F9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0x0434+(0x0100xn)</w:t>
            </w:r>
          </w:p>
        </w:tc>
        <w:tc>
          <w:tcPr>
            <w:tcW w:w="992" w:type="dxa"/>
            <w:vAlign w:val="center"/>
          </w:tcPr>
          <w:p w14:paraId="2536FD8B" w14:textId="77777777" w:rsidR="007575FC" w:rsidRPr="001605E7" w:rsidRDefault="0036269B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0x0434</w:t>
            </w:r>
          </w:p>
        </w:tc>
        <w:tc>
          <w:tcPr>
            <w:tcW w:w="993" w:type="dxa"/>
            <w:vAlign w:val="center"/>
          </w:tcPr>
          <w:p w14:paraId="49A9855A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992" w:type="dxa"/>
            <w:vAlign w:val="center"/>
          </w:tcPr>
          <w:p w14:paraId="076DAEF5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063" w:type="dxa"/>
            <w:vAlign w:val="center"/>
          </w:tcPr>
          <w:p w14:paraId="15DD97A4" w14:textId="77777777" w:rsidR="007575FC" w:rsidRPr="001605E7" w:rsidRDefault="007575FC" w:rsidP="00155A42">
            <w:pPr>
              <w:pStyle w:val="11"/>
              <w:rPr>
                <w:rFonts w:eastAsiaTheme="minorHAnsi"/>
              </w:rPr>
            </w:pPr>
          </w:p>
        </w:tc>
      </w:tr>
    </w:tbl>
    <w:p w14:paraId="6EA28D59" w14:textId="77777777" w:rsidR="0036269B" w:rsidRPr="001605E7" w:rsidRDefault="0036269B" w:rsidP="00155A42">
      <w:pPr>
        <w:pStyle w:val="11"/>
        <w:rPr>
          <w:rFonts w:eastAsiaTheme="minorHAnsi"/>
        </w:rPr>
      </w:pPr>
    </w:p>
    <w:p w14:paraId="6D157E26" w14:textId="77777777" w:rsidR="0036269B" w:rsidRPr="001605E7" w:rsidRDefault="0036269B">
      <w:pPr>
        <w:rPr>
          <w:rFonts w:ascii="Trebuchet MS" w:eastAsiaTheme="minorHAnsi" w:hAnsi="Trebuchet MS" w:cs="굴림"/>
        </w:rPr>
      </w:pPr>
      <w:r w:rsidRPr="001605E7">
        <w:rPr>
          <w:rFonts w:ascii="Trebuchet MS" w:eastAsiaTheme="minorHAnsi" w:hAnsi="Trebuchet MS"/>
        </w:rPr>
        <w:br w:type="page"/>
      </w:r>
    </w:p>
    <w:p w14:paraId="6C956A84" w14:textId="77777777" w:rsidR="00FD1C98" w:rsidRPr="001605E7" w:rsidRDefault="00ED469D" w:rsidP="00E21DFF">
      <w:pPr>
        <w:pStyle w:val="1"/>
        <w:rPr>
          <w:rFonts w:eastAsiaTheme="minorHAnsi"/>
        </w:rPr>
      </w:pPr>
      <w:bookmarkStart w:id="369" w:name="_Toc483830021"/>
      <w:r w:rsidRPr="001605E7">
        <w:rPr>
          <w:rFonts w:eastAsiaTheme="minorHAnsi"/>
        </w:rPr>
        <w:t>Register Descriptions</w:t>
      </w:r>
      <w:bookmarkEnd w:id="369"/>
    </w:p>
    <w:p w14:paraId="78EE3E99" w14:textId="77777777" w:rsidR="00F627B0" w:rsidRPr="001605E7" w:rsidRDefault="00F627B0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Register Notation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495"/>
      </w:tblGrid>
      <w:tr w:rsidR="00F627B0" w:rsidRPr="00546234" w14:paraId="53EC8A7A" w14:textId="77777777" w:rsidTr="00F627B0">
        <w:tc>
          <w:tcPr>
            <w:tcW w:w="8495" w:type="dxa"/>
          </w:tcPr>
          <w:p w14:paraId="66E474E8" w14:textId="77777777" w:rsidR="00F627B0" w:rsidRPr="001605E7" w:rsidRDefault="00F627B0" w:rsidP="00F627B0">
            <w:pPr>
              <w:rPr>
                <w:rFonts w:ascii="Trebuchet MS" w:eastAsiaTheme="minorHAnsi" w:hAnsi="Trebuchet MS"/>
                <w:sz w:val="24"/>
              </w:rPr>
            </w:pPr>
            <w:r w:rsidRPr="001605E7">
              <w:rPr>
                <w:rFonts w:ascii="Trebuchet MS" w:eastAsiaTheme="minorHAnsi" w:hAnsi="Trebuchet MS"/>
                <w:sz w:val="24"/>
              </w:rPr>
              <w:t>* Register Symbol (Register full Name)</w:t>
            </w:r>
          </w:p>
          <w:p w14:paraId="6565D5E6" w14:textId="77777777" w:rsidR="00F627B0" w:rsidRPr="001605E7" w:rsidRDefault="00F627B0" w:rsidP="00F627B0">
            <w:pPr>
              <w:ind w:firstLineChars="100" w:firstLine="200"/>
              <w:rPr>
                <w:rFonts w:ascii="Trebuchet MS" w:eastAsiaTheme="minorHAnsi" w:hAnsi="Trebuchet MS"/>
                <w:b/>
              </w:rPr>
            </w:pPr>
            <w:r w:rsidRPr="001605E7">
              <w:rPr>
                <w:rFonts w:ascii="Trebuchet MS" w:eastAsiaTheme="minorHAnsi" w:hAnsi="Trebuchet MS"/>
                <w:b/>
              </w:rPr>
              <w:t>- [Register Type][Address Offset][Reset Value]</w:t>
            </w:r>
          </w:p>
          <w:p w14:paraId="0ECBCECB" w14:textId="77777777" w:rsidR="00F627B0" w:rsidRPr="001605E7" w:rsidRDefault="00F627B0" w:rsidP="00F627B0">
            <w:pPr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 xml:space="preserve"> Register Description….</w:t>
            </w:r>
          </w:p>
          <w:tbl>
            <w:tblPr>
              <w:tblStyle w:val="af3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034"/>
              <w:gridCol w:w="1037"/>
              <w:gridCol w:w="1034"/>
              <w:gridCol w:w="1033"/>
              <w:gridCol w:w="1040"/>
              <w:gridCol w:w="1034"/>
              <w:gridCol w:w="1032"/>
              <w:gridCol w:w="1035"/>
            </w:tblGrid>
            <w:tr w:rsidR="00F627B0" w:rsidRPr="00546234" w14:paraId="664B7BFD" w14:textId="77777777" w:rsidTr="00F627B0">
              <w:trPr>
                <w:jc w:val="center"/>
              </w:trPr>
              <w:tc>
                <w:tcPr>
                  <w:tcW w:w="1049" w:type="dxa"/>
                  <w:tcBorders>
                    <w:top w:val="nil"/>
                    <w:left w:val="nil"/>
                    <w:right w:val="nil"/>
                  </w:tcBorders>
                </w:tcPr>
                <w:p w14:paraId="3BC90D59" w14:textId="77777777" w:rsidR="00F627B0" w:rsidRPr="001605E7" w:rsidRDefault="00F627B0" w:rsidP="001605E7">
                  <w:pPr>
                    <w:pStyle w:val="11"/>
                    <w:jc w:val="center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7</w:t>
                  </w:r>
                </w:p>
              </w:tc>
              <w:tc>
                <w:tcPr>
                  <w:tcW w:w="1052" w:type="dxa"/>
                  <w:tcBorders>
                    <w:top w:val="nil"/>
                    <w:left w:val="nil"/>
                    <w:right w:val="nil"/>
                  </w:tcBorders>
                </w:tcPr>
                <w:p w14:paraId="2B11F3BD" w14:textId="77777777" w:rsidR="00F627B0" w:rsidRPr="001605E7" w:rsidRDefault="00F627B0" w:rsidP="001605E7">
                  <w:pPr>
                    <w:pStyle w:val="11"/>
                    <w:jc w:val="center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6</w:t>
                  </w:r>
                </w:p>
              </w:tc>
              <w:tc>
                <w:tcPr>
                  <w:tcW w:w="1050" w:type="dxa"/>
                  <w:tcBorders>
                    <w:top w:val="nil"/>
                    <w:left w:val="nil"/>
                    <w:right w:val="nil"/>
                  </w:tcBorders>
                </w:tcPr>
                <w:p w14:paraId="6AC05C6B" w14:textId="77777777" w:rsidR="00F627B0" w:rsidRPr="001605E7" w:rsidRDefault="00F627B0" w:rsidP="001605E7">
                  <w:pPr>
                    <w:pStyle w:val="11"/>
                    <w:jc w:val="center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5</w:t>
                  </w:r>
                </w:p>
              </w:tc>
              <w:tc>
                <w:tcPr>
                  <w:tcW w:w="1049" w:type="dxa"/>
                  <w:tcBorders>
                    <w:top w:val="nil"/>
                    <w:left w:val="nil"/>
                    <w:right w:val="nil"/>
                  </w:tcBorders>
                </w:tcPr>
                <w:p w14:paraId="70A66F00" w14:textId="77777777" w:rsidR="00F627B0" w:rsidRPr="001605E7" w:rsidRDefault="00F627B0" w:rsidP="001605E7">
                  <w:pPr>
                    <w:pStyle w:val="11"/>
                    <w:jc w:val="center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4</w:t>
                  </w:r>
                </w:p>
              </w:tc>
              <w:tc>
                <w:tcPr>
                  <w:tcW w:w="1056" w:type="dxa"/>
                  <w:tcBorders>
                    <w:top w:val="nil"/>
                    <w:left w:val="nil"/>
                    <w:right w:val="nil"/>
                  </w:tcBorders>
                </w:tcPr>
                <w:p w14:paraId="3BFD560D" w14:textId="77777777" w:rsidR="00F627B0" w:rsidRPr="001605E7" w:rsidRDefault="00F627B0" w:rsidP="001605E7">
                  <w:pPr>
                    <w:pStyle w:val="11"/>
                    <w:jc w:val="center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3</w:t>
                  </w:r>
                </w:p>
              </w:tc>
              <w:tc>
                <w:tcPr>
                  <w:tcW w:w="1050" w:type="dxa"/>
                  <w:tcBorders>
                    <w:top w:val="nil"/>
                    <w:left w:val="nil"/>
                    <w:right w:val="nil"/>
                  </w:tcBorders>
                </w:tcPr>
                <w:p w14:paraId="00DAFEBA" w14:textId="77777777" w:rsidR="00F627B0" w:rsidRPr="001605E7" w:rsidRDefault="00F627B0" w:rsidP="001605E7">
                  <w:pPr>
                    <w:pStyle w:val="11"/>
                    <w:jc w:val="center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2</w:t>
                  </w:r>
                </w:p>
              </w:tc>
              <w:tc>
                <w:tcPr>
                  <w:tcW w:w="1048" w:type="dxa"/>
                  <w:tcBorders>
                    <w:top w:val="nil"/>
                    <w:left w:val="nil"/>
                    <w:right w:val="nil"/>
                  </w:tcBorders>
                </w:tcPr>
                <w:p w14:paraId="6C6ADC6A" w14:textId="77777777" w:rsidR="00F627B0" w:rsidRPr="001605E7" w:rsidRDefault="00F627B0" w:rsidP="001605E7">
                  <w:pPr>
                    <w:pStyle w:val="11"/>
                    <w:jc w:val="center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1</w:t>
                  </w:r>
                </w:p>
              </w:tc>
              <w:tc>
                <w:tcPr>
                  <w:tcW w:w="1051" w:type="dxa"/>
                  <w:tcBorders>
                    <w:top w:val="nil"/>
                    <w:left w:val="nil"/>
                    <w:right w:val="nil"/>
                  </w:tcBorders>
                </w:tcPr>
                <w:p w14:paraId="5A96CD36" w14:textId="77777777" w:rsidR="00F627B0" w:rsidRPr="001605E7" w:rsidRDefault="00F627B0" w:rsidP="001605E7">
                  <w:pPr>
                    <w:pStyle w:val="11"/>
                    <w:jc w:val="center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0</w:t>
                  </w:r>
                </w:p>
              </w:tc>
            </w:tr>
            <w:tr w:rsidR="00F627B0" w:rsidRPr="00546234" w14:paraId="2F2FFDE4" w14:textId="77777777" w:rsidTr="00F627B0">
              <w:trPr>
                <w:jc w:val="center"/>
              </w:trPr>
              <w:tc>
                <w:tcPr>
                  <w:tcW w:w="1049" w:type="dxa"/>
                  <w:shd w:val="clear" w:color="auto" w:fill="auto"/>
                </w:tcPr>
                <w:p w14:paraId="78E07DE9" w14:textId="77777777" w:rsidR="00F627B0" w:rsidRPr="001605E7" w:rsidRDefault="00F627B0" w:rsidP="001605E7">
                  <w:pPr>
                    <w:pStyle w:val="11"/>
                    <w:jc w:val="center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Bit7</w:t>
                  </w:r>
                </w:p>
              </w:tc>
              <w:tc>
                <w:tcPr>
                  <w:tcW w:w="1052" w:type="dxa"/>
                  <w:shd w:val="clear" w:color="auto" w:fill="auto"/>
                </w:tcPr>
                <w:p w14:paraId="574B4E27" w14:textId="77777777" w:rsidR="00F627B0" w:rsidRPr="001605E7" w:rsidRDefault="00F627B0" w:rsidP="001605E7">
                  <w:pPr>
                    <w:pStyle w:val="11"/>
                    <w:jc w:val="center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Bit6</w:t>
                  </w:r>
                </w:p>
              </w:tc>
              <w:tc>
                <w:tcPr>
                  <w:tcW w:w="1050" w:type="dxa"/>
                  <w:shd w:val="clear" w:color="auto" w:fill="auto"/>
                </w:tcPr>
                <w:p w14:paraId="7F020767" w14:textId="77777777" w:rsidR="00F627B0" w:rsidRPr="001605E7" w:rsidRDefault="00F627B0" w:rsidP="001605E7">
                  <w:pPr>
                    <w:pStyle w:val="11"/>
                    <w:jc w:val="center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Bit5</w:t>
                  </w:r>
                </w:p>
              </w:tc>
              <w:tc>
                <w:tcPr>
                  <w:tcW w:w="1049" w:type="dxa"/>
                  <w:shd w:val="clear" w:color="auto" w:fill="auto"/>
                </w:tcPr>
                <w:p w14:paraId="0BE30770" w14:textId="77777777" w:rsidR="00F627B0" w:rsidRPr="001605E7" w:rsidRDefault="00F627B0" w:rsidP="001605E7">
                  <w:pPr>
                    <w:pStyle w:val="11"/>
                    <w:jc w:val="center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Bit4</w:t>
                  </w:r>
                </w:p>
              </w:tc>
              <w:tc>
                <w:tcPr>
                  <w:tcW w:w="1056" w:type="dxa"/>
                  <w:shd w:val="clear" w:color="auto" w:fill="auto"/>
                </w:tcPr>
                <w:p w14:paraId="1FA10179" w14:textId="77777777" w:rsidR="00F627B0" w:rsidRPr="001605E7" w:rsidRDefault="00F627B0" w:rsidP="001605E7">
                  <w:pPr>
                    <w:pStyle w:val="11"/>
                    <w:jc w:val="center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Bit3</w:t>
                  </w:r>
                </w:p>
              </w:tc>
              <w:tc>
                <w:tcPr>
                  <w:tcW w:w="1050" w:type="dxa"/>
                  <w:shd w:val="clear" w:color="auto" w:fill="auto"/>
                </w:tcPr>
                <w:p w14:paraId="7EC231C1" w14:textId="77777777" w:rsidR="00F627B0" w:rsidRPr="001605E7" w:rsidRDefault="00F627B0" w:rsidP="001605E7">
                  <w:pPr>
                    <w:pStyle w:val="11"/>
                    <w:jc w:val="center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Bit2</w:t>
                  </w:r>
                </w:p>
              </w:tc>
              <w:tc>
                <w:tcPr>
                  <w:tcW w:w="1048" w:type="dxa"/>
                  <w:shd w:val="clear" w:color="auto" w:fill="auto"/>
                </w:tcPr>
                <w:p w14:paraId="7AFBBF28" w14:textId="77777777" w:rsidR="00F627B0" w:rsidRPr="001605E7" w:rsidRDefault="00F627B0" w:rsidP="001605E7">
                  <w:pPr>
                    <w:pStyle w:val="11"/>
                    <w:jc w:val="center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Bit1</w:t>
                  </w:r>
                </w:p>
              </w:tc>
              <w:tc>
                <w:tcPr>
                  <w:tcW w:w="1051" w:type="dxa"/>
                  <w:shd w:val="clear" w:color="auto" w:fill="auto"/>
                </w:tcPr>
                <w:p w14:paraId="26E16016" w14:textId="77777777" w:rsidR="00F627B0" w:rsidRPr="001605E7" w:rsidRDefault="00F627B0" w:rsidP="001605E7">
                  <w:pPr>
                    <w:pStyle w:val="11"/>
                    <w:jc w:val="center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Bit0</w:t>
                  </w:r>
                </w:p>
              </w:tc>
            </w:tr>
            <w:tr w:rsidR="00F627B0" w:rsidRPr="00546234" w14:paraId="6FEBFB5C" w14:textId="77777777" w:rsidTr="00F627B0">
              <w:trPr>
                <w:jc w:val="center"/>
              </w:trPr>
              <w:tc>
                <w:tcPr>
                  <w:tcW w:w="1049" w:type="dxa"/>
                  <w:shd w:val="clear" w:color="auto" w:fill="auto"/>
                </w:tcPr>
                <w:p w14:paraId="5F2BDBC2" w14:textId="77777777" w:rsidR="00F627B0" w:rsidRPr="001605E7" w:rsidRDefault="00F627B0" w:rsidP="001605E7">
                  <w:pPr>
                    <w:pStyle w:val="11"/>
                    <w:jc w:val="center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Bit Type</w:t>
                  </w:r>
                </w:p>
              </w:tc>
              <w:tc>
                <w:tcPr>
                  <w:tcW w:w="1052" w:type="dxa"/>
                  <w:shd w:val="clear" w:color="auto" w:fill="auto"/>
                </w:tcPr>
                <w:p w14:paraId="309A89B4" w14:textId="77777777" w:rsidR="00F627B0" w:rsidRPr="001605E7" w:rsidRDefault="00F627B0" w:rsidP="001605E7">
                  <w:pPr>
                    <w:pStyle w:val="11"/>
                    <w:jc w:val="center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Bit Type</w:t>
                  </w:r>
                </w:p>
              </w:tc>
              <w:tc>
                <w:tcPr>
                  <w:tcW w:w="1050" w:type="dxa"/>
                  <w:shd w:val="clear" w:color="auto" w:fill="auto"/>
                </w:tcPr>
                <w:p w14:paraId="33A18B45" w14:textId="77777777" w:rsidR="00F627B0" w:rsidRPr="001605E7" w:rsidRDefault="00F627B0" w:rsidP="001605E7">
                  <w:pPr>
                    <w:pStyle w:val="11"/>
                    <w:jc w:val="center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Bit Type</w:t>
                  </w:r>
                </w:p>
              </w:tc>
              <w:tc>
                <w:tcPr>
                  <w:tcW w:w="1049" w:type="dxa"/>
                  <w:shd w:val="clear" w:color="auto" w:fill="auto"/>
                </w:tcPr>
                <w:p w14:paraId="5768977A" w14:textId="77777777" w:rsidR="00F627B0" w:rsidRPr="001605E7" w:rsidRDefault="00F627B0" w:rsidP="001605E7">
                  <w:pPr>
                    <w:pStyle w:val="11"/>
                    <w:jc w:val="center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Bit Type</w:t>
                  </w:r>
                </w:p>
              </w:tc>
              <w:tc>
                <w:tcPr>
                  <w:tcW w:w="1056" w:type="dxa"/>
                  <w:shd w:val="clear" w:color="auto" w:fill="auto"/>
                </w:tcPr>
                <w:p w14:paraId="6288131D" w14:textId="77777777" w:rsidR="00F627B0" w:rsidRPr="001605E7" w:rsidRDefault="00F627B0" w:rsidP="001605E7">
                  <w:pPr>
                    <w:pStyle w:val="11"/>
                    <w:jc w:val="center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Bit Type</w:t>
                  </w:r>
                </w:p>
              </w:tc>
              <w:tc>
                <w:tcPr>
                  <w:tcW w:w="1050" w:type="dxa"/>
                  <w:shd w:val="clear" w:color="auto" w:fill="auto"/>
                </w:tcPr>
                <w:p w14:paraId="195219AD" w14:textId="77777777" w:rsidR="00F627B0" w:rsidRPr="001605E7" w:rsidRDefault="00F627B0" w:rsidP="001605E7">
                  <w:pPr>
                    <w:pStyle w:val="11"/>
                    <w:jc w:val="center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Bit Type</w:t>
                  </w:r>
                </w:p>
              </w:tc>
              <w:tc>
                <w:tcPr>
                  <w:tcW w:w="1048" w:type="dxa"/>
                  <w:shd w:val="clear" w:color="auto" w:fill="auto"/>
                </w:tcPr>
                <w:p w14:paraId="7DAFC907" w14:textId="77777777" w:rsidR="00F627B0" w:rsidRPr="001605E7" w:rsidRDefault="00F627B0" w:rsidP="001605E7">
                  <w:pPr>
                    <w:pStyle w:val="11"/>
                    <w:jc w:val="center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Bit Type</w:t>
                  </w:r>
                </w:p>
              </w:tc>
              <w:tc>
                <w:tcPr>
                  <w:tcW w:w="1051" w:type="dxa"/>
                  <w:shd w:val="clear" w:color="auto" w:fill="auto"/>
                </w:tcPr>
                <w:p w14:paraId="5BC000CF" w14:textId="77777777" w:rsidR="00F627B0" w:rsidRPr="001605E7" w:rsidRDefault="00F627B0" w:rsidP="001605E7">
                  <w:pPr>
                    <w:pStyle w:val="11"/>
                    <w:jc w:val="center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Bit Type</w:t>
                  </w:r>
                </w:p>
              </w:tc>
            </w:tr>
          </w:tbl>
          <w:p w14:paraId="4B16E36B" w14:textId="77777777" w:rsidR="00F627B0" w:rsidRPr="001605E7" w:rsidRDefault="00F627B0" w:rsidP="00F627B0">
            <w:pPr>
              <w:rPr>
                <w:rFonts w:ascii="Trebuchet MS" w:eastAsiaTheme="minorHAnsi" w:hAnsi="Trebuchet MS"/>
              </w:rPr>
            </w:pPr>
          </w:p>
          <w:p w14:paraId="481F6865" w14:textId="77777777" w:rsidR="00F627B0" w:rsidRPr="001605E7" w:rsidRDefault="00F627B0" w:rsidP="00F627B0">
            <w:pPr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Sn_IR[3:0]</w:t>
            </w:r>
            <w:r w:rsidRPr="001605E7">
              <w:rPr>
                <w:rFonts w:ascii="Trebuchet MS" w:eastAsiaTheme="minorHAnsi" w:hAnsi="Trebuchet MS" w:hint="eastAsia"/>
              </w:rPr>
              <w:t>은</w:t>
            </w:r>
            <w:r w:rsidRPr="001605E7">
              <w:rPr>
                <w:rFonts w:ascii="Trebuchet MS" w:eastAsiaTheme="minorHAnsi" w:hAnsi="Trebuchet MS"/>
              </w:rPr>
              <w:t xml:space="preserve"> Register Symbol[Upper Bit:Lower Bit]</w:t>
            </w:r>
            <w:r w:rsidRPr="001605E7">
              <w:rPr>
                <w:rFonts w:ascii="Trebuchet MS" w:eastAsiaTheme="minorHAnsi" w:hAnsi="Trebuchet MS" w:hint="eastAsia"/>
              </w:rPr>
              <w:t>을</w:t>
            </w:r>
            <w:r w:rsidRPr="001605E7">
              <w:rPr>
                <w:rFonts w:ascii="Trebuchet MS" w:eastAsiaTheme="minorHAnsi" w:hAnsi="Trebuchet MS"/>
              </w:rPr>
              <w:t xml:space="preserve"> </w:t>
            </w:r>
            <w:r w:rsidRPr="001605E7">
              <w:rPr>
                <w:rFonts w:ascii="Trebuchet MS" w:eastAsiaTheme="minorHAnsi" w:hAnsi="Trebuchet MS" w:hint="eastAsia"/>
              </w:rPr>
              <w:t>나타낸다</w:t>
            </w:r>
            <w:r w:rsidRPr="001605E7">
              <w:rPr>
                <w:rFonts w:ascii="Trebuchet MS" w:eastAsiaTheme="minorHAnsi" w:hAnsi="Trebuchet MS"/>
              </w:rPr>
              <w:t>.</w:t>
            </w:r>
          </w:p>
          <w:p w14:paraId="3C4F93F9" w14:textId="60176F97" w:rsidR="00F627B0" w:rsidRPr="001605E7" w:rsidRDefault="00F627B0" w:rsidP="001605E7">
            <w:pPr>
              <w:ind w:left="4500" w:hangingChars="2250" w:hanging="4500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Sn_IR[3:0] = ‘0001’</w:t>
            </w:r>
            <w:r w:rsidRPr="001605E7">
              <w:rPr>
                <w:rFonts w:ascii="Trebuchet MS" w:eastAsiaTheme="minorHAnsi" w:hAnsi="Trebuchet MS" w:hint="eastAsia"/>
              </w:rPr>
              <w:t>은</w:t>
            </w:r>
            <w:r w:rsidRPr="001605E7">
              <w:rPr>
                <w:rFonts w:ascii="Trebuchet MS" w:eastAsiaTheme="minorHAnsi" w:hAnsi="Trebuchet MS"/>
              </w:rPr>
              <w:t xml:space="preserve"> </w:t>
            </w:r>
            <w:r w:rsidR="00653011" w:rsidRPr="001605E7">
              <w:rPr>
                <w:rFonts w:ascii="Trebuchet MS" w:eastAsiaTheme="minorHAnsi" w:hAnsi="Trebuchet MS"/>
              </w:rPr>
              <w:t>Sn_IR[3]=’0’, Sn_IR[2]=’0’, Sn_IR[1]=’0’, Sn_IR[0]=’1’</w:t>
            </w:r>
            <w:r w:rsidR="00653011" w:rsidRPr="001605E7">
              <w:rPr>
                <w:rFonts w:ascii="Trebuchet MS" w:eastAsiaTheme="minorHAnsi" w:hAnsi="Trebuchet MS" w:hint="eastAsia"/>
              </w:rPr>
              <w:t>을</w:t>
            </w:r>
            <w:r w:rsidR="00653011" w:rsidRPr="001605E7">
              <w:rPr>
                <w:rFonts w:ascii="Trebuchet MS" w:eastAsiaTheme="minorHAnsi" w:hAnsi="Trebuchet MS"/>
              </w:rPr>
              <w:t xml:space="preserve"> </w:t>
            </w:r>
            <w:r w:rsidR="00653011" w:rsidRPr="001605E7">
              <w:rPr>
                <w:rFonts w:ascii="Trebuchet MS" w:eastAsiaTheme="minorHAnsi" w:hAnsi="Trebuchet MS" w:hint="eastAsia"/>
              </w:rPr>
              <w:t>나타낸다</w:t>
            </w:r>
            <w:r w:rsidR="00653011" w:rsidRPr="001605E7">
              <w:rPr>
                <w:rFonts w:ascii="Trebuchet MS" w:eastAsiaTheme="minorHAnsi" w:hAnsi="Trebuchet MS"/>
              </w:rPr>
              <w:t>.</w:t>
            </w:r>
          </w:p>
        </w:tc>
      </w:tr>
    </w:tbl>
    <w:p w14:paraId="34894E0D" w14:textId="77777777" w:rsidR="00F627B0" w:rsidRPr="001605E7" w:rsidRDefault="00F627B0" w:rsidP="00F627B0">
      <w:pPr>
        <w:rPr>
          <w:rFonts w:ascii="Trebuchet MS" w:eastAsiaTheme="minorHAnsi" w:hAnsi="Trebuchet MS"/>
        </w:rPr>
      </w:pPr>
    </w:p>
    <w:p w14:paraId="12841980" w14:textId="63F8C352" w:rsidR="00F627B0" w:rsidRPr="001605E7" w:rsidRDefault="00F627B0" w:rsidP="00350C3B">
      <w:pPr>
        <w:rPr>
          <w:rFonts w:ascii="Trebuchet MS" w:eastAsiaTheme="minorHAnsi" w:hAnsi="Trebuchet MS"/>
        </w:rPr>
      </w:pPr>
      <w:r w:rsidRPr="001605E7">
        <w:rPr>
          <w:rFonts w:ascii="Trebuchet MS" w:eastAsiaTheme="minorHAnsi" w:hAnsi="Trebuchet MS"/>
          <w:b/>
        </w:rPr>
        <w:t>[Register Type]: Register</w:t>
      </w:r>
      <w:r w:rsidRPr="001605E7">
        <w:rPr>
          <w:rFonts w:ascii="Trebuchet MS" w:eastAsiaTheme="minorHAnsi" w:hAnsi="Trebuchet MS" w:hint="eastAsia"/>
          <w:b/>
        </w:rPr>
        <w:t>의</w:t>
      </w:r>
      <w:r w:rsidRPr="001605E7">
        <w:rPr>
          <w:rFonts w:ascii="Trebuchet MS" w:eastAsiaTheme="minorHAnsi" w:hAnsi="Trebuchet MS"/>
          <w:b/>
        </w:rPr>
        <w:t xml:space="preserve"> Type</w:t>
      </w:r>
      <w:r w:rsidRPr="001605E7">
        <w:rPr>
          <w:rFonts w:ascii="Trebuchet MS" w:eastAsiaTheme="minorHAnsi" w:hAnsi="Trebuchet MS" w:hint="eastAsia"/>
          <w:b/>
        </w:rPr>
        <w:t>을</w:t>
      </w:r>
      <w:r w:rsidRPr="001605E7">
        <w:rPr>
          <w:rFonts w:ascii="Trebuchet MS" w:eastAsiaTheme="minorHAnsi" w:hAnsi="Trebuchet MS"/>
          <w:b/>
        </w:rPr>
        <w:t xml:space="preserve"> </w:t>
      </w:r>
      <w:r w:rsidRPr="001605E7">
        <w:rPr>
          <w:rFonts w:ascii="Trebuchet MS" w:eastAsiaTheme="minorHAnsi" w:hAnsi="Trebuchet MS" w:hint="eastAsia"/>
          <w:b/>
        </w:rPr>
        <w:t>나타낸다</w:t>
      </w:r>
      <w:r w:rsidRPr="001605E7">
        <w:rPr>
          <w:rFonts w:ascii="Trebuchet MS" w:eastAsiaTheme="minorHAnsi" w:hAnsi="Trebuchet MS"/>
          <w:b/>
        </w:rPr>
        <w:t xml:space="preserve">. </w:t>
      </w:r>
    </w:p>
    <w:p w14:paraId="00F188DE" w14:textId="1573F49D" w:rsidR="00F627B0" w:rsidRPr="001605E7" w:rsidRDefault="00F627B0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 xml:space="preserve">[RW] </w:t>
      </w:r>
      <w:r w:rsidR="00CB7790" w:rsidRPr="001605E7">
        <w:rPr>
          <w:rFonts w:eastAsiaTheme="minorHAnsi"/>
        </w:rPr>
        <w:t>: Read</w:t>
      </w:r>
      <w:r w:rsidR="00CB7790" w:rsidRPr="001605E7">
        <w:rPr>
          <w:rFonts w:eastAsiaTheme="minorHAnsi" w:hint="eastAsia"/>
        </w:rPr>
        <w:t>와</w:t>
      </w:r>
      <w:r w:rsidR="00CB7790" w:rsidRPr="001605E7">
        <w:rPr>
          <w:rFonts w:eastAsiaTheme="minorHAnsi"/>
        </w:rPr>
        <w:t xml:space="preserve"> </w:t>
      </w:r>
      <w:r w:rsidRPr="001605E7">
        <w:rPr>
          <w:rFonts w:eastAsiaTheme="minorHAnsi"/>
        </w:rPr>
        <w:t>Write</w:t>
      </w:r>
      <w:r w:rsidR="00CB7790" w:rsidRPr="001605E7">
        <w:rPr>
          <w:rFonts w:eastAsiaTheme="minorHAnsi"/>
        </w:rPr>
        <w:t xml:space="preserve"> </w:t>
      </w:r>
      <w:r w:rsidR="00CB7790" w:rsidRPr="001605E7">
        <w:rPr>
          <w:rFonts w:eastAsiaTheme="minorHAnsi" w:hint="eastAsia"/>
        </w:rPr>
        <w:t>모두</w:t>
      </w:r>
      <w:r w:rsidR="00CB7790" w:rsidRPr="001605E7">
        <w:rPr>
          <w:rFonts w:eastAsiaTheme="minorHAnsi"/>
        </w:rPr>
        <w:t xml:space="preserve"> </w:t>
      </w:r>
      <w:r w:rsidR="00CB7790" w:rsidRPr="001605E7">
        <w:rPr>
          <w:rFonts w:eastAsiaTheme="minorHAnsi" w:hint="eastAsia"/>
        </w:rPr>
        <w:t>가능한</w:t>
      </w:r>
      <w:r w:rsidRPr="001605E7">
        <w:rPr>
          <w:rFonts w:eastAsiaTheme="minorHAnsi"/>
        </w:rPr>
        <w:t xml:space="preserve"> </w:t>
      </w:r>
      <w:r w:rsidR="00E51E00" w:rsidRPr="001605E7">
        <w:rPr>
          <w:rFonts w:eastAsiaTheme="minorHAnsi"/>
        </w:rPr>
        <w:t>Register</w:t>
      </w:r>
    </w:p>
    <w:p w14:paraId="70B40EFC" w14:textId="42D71C9F" w:rsidR="00B75079" w:rsidRPr="001605E7" w:rsidRDefault="00B7507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[R=W] : Write</w:t>
      </w:r>
      <w:r w:rsidRPr="001605E7">
        <w:rPr>
          <w:rFonts w:eastAsiaTheme="minorHAnsi" w:hint="eastAsia"/>
        </w:rPr>
        <w:t>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값과</w:t>
      </w:r>
      <w:r w:rsidRPr="001605E7">
        <w:rPr>
          <w:rFonts w:eastAsiaTheme="minorHAnsi"/>
        </w:rPr>
        <w:t xml:space="preserve"> Read</w:t>
      </w:r>
      <w:r w:rsidRPr="001605E7">
        <w:rPr>
          <w:rFonts w:eastAsiaTheme="minorHAnsi" w:hint="eastAsia"/>
        </w:rPr>
        <w:t>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값이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같은</w:t>
      </w:r>
      <w:r w:rsidRPr="001605E7">
        <w:rPr>
          <w:rFonts w:eastAsiaTheme="minorHAnsi"/>
        </w:rPr>
        <w:t xml:space="preserve"> </w:t>
      </w:r>
      <w:r w:rsidR="00E51E00" w:rsidRPr="001605E7">
        <w:rPr>
          <w:rFonts w:eastAsiaTheme="minorHAnsi"/>
        </w:rPr>
        <w:t>Register</w:t>
      </w:r>
    </w:p>
    <w:p w14:paraId="1B607FE1" w14:textId="4E82E35B" w:rsidR="00F627B0" w:rsidRPr="001605E7" w:rsidRDefault="00F627B0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[RO] : Read Only</w:t>
      </w:r>
      <w:r w:rsidR="00E51E00" w:rsidRPr="001605E7">
        <w:rPr>
          <w:rFonts w:eastAsiaTheme="minorHAnsi"/>
        </w:rPr>
        <w:t xml:space="preserve"> Register</w:t>
      </w:r>
    </w:p>
    <w:p w14:paraId="6016AA9C" w14:textId="454E0607" w:rsidR="00F627B0" w:rsidRPr="001605E7" w:rsidRDefault="00F627B0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[WO] : Write Only</w:t>
      </w:r>
      <w:r w:rsidR="00CB7790" w:rsidRPr="001605E7" w:rsidDel="008112C0">
        <w:rPr>
          <w:rFonts w:eastAsiaTheme="minorHAnsi"/>
        </w:rPr>
        <w:t xml:space="preserve"> </w:t>
      </w:r>
      <w:r w:rsidR="00E51E00" w:rsidRPr="001605E7">
        <w:rPr>
          <w:rFonts w:eastAsiaTheme="minorHAnsi"/>
        </w:rPr>
        <w:t>Register</w:t>
      </w:r>
    </w:p>
    <w:p w14:paraId="609C14A3" w14:textId="77777777" w:rsidR="00F627B0" w:rsidRPr="001605E7" w:rsidRDefault="00F627B0" w:rsidP="00F627B0">
      <w:pPr>
        <w:rPr>
          <w:rFonts w:ascii="Trebuchet MS" w:eastAsiaTheme="minorHAnsi" w:hAnsi="Trebuchet MS"/>
        </w:rPr>
      </w:pPr>
      <w:r w:rsidRPr="001605E7">
        <w:rPr>
          <w:rFonts w:ascii="Trebuchet MS" w:eastAsiaTheme="minorHAnsi" w:hAnsi="Trebuchet MS"/>
          <w:b/>
        </w:rPr>
        <w:t xml:space="preserve">[Address Offset]: </w:t>
      </w:r>
      <w:r w:rsidRPr="001605E7">
        <w:rPr>
          <w:rFonts w:ascii="Trebuchet MS" w:eastAsiaTheme="minorHAnsi" w:hAnsi="Trebuchet MS" w:hint="eastAsia"/>
          <w:b/>
        </w:rPr>
        <w:t>레지스터의</w:t>
      </w:r>
      <w:r w:rsidRPr="001605E7">
        <w:rPr>
          <w:rFonts w:ascii="Trebuchet MS" w:eastAsiaTheme="minorHAnsi" w:hAnsi="Trebuchet MS"/>
          <w:b/>
        </w:rPr>
        <w:t xml:space="preserve"> Address Offset</w:t>
      </w:r>
      <w:r w:rsidRPr="001605E7">
        <w:rPr>
          <w:rFonts w:ascii="Trebuchet MS" w:eastAsiaTheme="minorHAnsi" w:hAnsi="Trebuchet MS" w:hint="eastAsia"/>
          <w:b/>
        </w:rPr>
        <w:t>을</w:t>
      </w:r>
      <w:r w:rsidRPr="001605E7">
        <w:rPr>
          <w:rFonts w:ascii="Trebuchet MS" w:eastAsiaTheme="minorHAnsi" w:hAnsi="Trebuchet MS"/>
          <w:b/>
        </w:rPr>
        <w:t xml:space="preserve"> </w:t>
      </w:r>
      <w:r w:rsidRPr="001605E7">
        <w:rPr>
          <w:rFonts w:ascii="Trebuchet MS" w:eastAsiaTheme="minorHAnsi" w:hAnsi="Trebuchet MS" w:hint="eastAsia"/>
          <w:b/>
        </w:rPr>
        <w:t>나타낸다</w:t>
      </w:r>
      <w:r w:rsidRPr="001605E7">
        <w:rPr>
          <w:rFonts w:ascii="Trebuchet MS" w:eastAsiaTheme="minorHAnsi" w:hAnsi="Trebuchet MS"/>
          <w:b/>
        </w:rPr>
        <w:t xml:space="preserve">. </w:t>
      </w:r>
    </w:p>
    <w:p w14:paraId="5ED0959E" w14:textId="77777777" w:rsidR="00F627B0" w:rsidRPr="001605E7" w:rsidRDefault="00F627B0" w:rsidP="00F627B0">
      <w:pPr>
        <w:rPr>
          <w:rFonts w:ascii="Trebuchet MS" w:eastAsiaTheme="minorHAnsi" w:hAnsi="Trebuchet MS"/>
          <w:b/>
        </w:rPr>
      </w:pPr>
      <w:r w:rsidRPr="001605E7">
        <w:rPr>
          <w:rFonts w:ascii="Trebuchet MS" w:eastAsiaTheme="minorHAnsi" w:hAnsi="Trebuchet MS"/>
          <w:b/>
        </w:rPr>
        <w:t xml:space="preserve">[Reset Value]: </w:t>
      </w:r>
      <w:r w:rsidRPr="001605E7">
        <w:rPr>
          <w:rFonts w:ascii="Trebuchet MS" w:eastAsiaTheme="minorHAnsi" w:hAnsi="Trebuchet MS" w:hint="eastAsia"/>
          <w:b/>
        </w:rPr>
        <w:t>레지스터에</w:t>
      </w:r>
      <w:r w:rsidRPr="001605E7">
        <w:rPr>
          <w:rFonts w:ascii="Trebuchet MS" w:eastAsiaTheme="minorHAnsi" w:hAnsi="Trebuchet MS"/>
          <w:b/>
        </w:rPr>
        <w:t xml:space="preserve"> Reset </w:t>
      </w:r>
      <w:r w:rsidRPr="001605E7">
        <w:rPr>
          <w:rFonts w:ascii="Trebuchet MS" w:eastAsiaTheme="minorHAnsi" w:hAnsi="Trebuchet MS" w:hint="eastAsia"/>
          <w:b/>
        </w:rPr>
        <w:t>신호가</w:t>
      </w:r>
      <w:r w:rsidRPr="001605E7">
        <w:rPr>
          <w:rFonts w:ascii="Trebuchet MS" w:eastAsiaTheme="minorHAnsi" w:hAnsi="Trebuchet MS"/>
          <w:b/>
        </w:rPr>
        <w:t xml:space="preserve"> </w:t>
      </w:r>
      <w:r w:rsidRPr="001605E7">
        <w:rPr>
          <w:rFonts w:ascii="Trebuchet MS" w:eastAsiaTheme="minorHAnsi" w:hAnsi="Trebuchet MS" w:hint="eastAsia"/>
          <w:b/>
        </w:rPr>
        <w:t>들어왔을</w:t>
      </w:r>
      <w:r w:rsidRPr="001605E7">
        <w:rPr>
          <w:rFonts w:ascii="Trebuchet MS" w:eastAsiaTheme="minorHAnsi" w:hAnsi="Trebuchet MS"/>
          <w:b/>
        </w:rPr>
        <w:t xml:space="preserve"> </w:t>
      </w:r>
      <w:r w:rsidRPr="001605E7">
        <w:rPr>
          <w:rFonts w:ascii="Trebuchet MS" w:eastAsiaTheme="minorHAnsi" w:hAnsi="Trebuchet MS" w:hint="eastAsia"/>
          <w:b/>
        </w:rPr>
        <w:t>때</w:t>
      </w:r>
      <w:r w:rsidRPr="001605E7">
        <w:rPr>
          <w:rFonts w:ascii="Trebuchet MS" w:eastAsiaTheme="minorHAnsi" w:hAnsi="Trebuchet MS"/>
          <w:b/>
        </w:rPr>
        <w:t xml:space="preserve"> </w:t>
      </w:r>
      <w:r w:rsidRPr="001605E7">
        <w:rPr>
          <w:rFonts w:ascii="Trebuchet MS" w:eastAsiaTheme="minorHAnsi" w:hAnsi="Trebuchet MS" w:hint="eastAsia"/>
          <w:b/>
        </w:rPr>
        <w:t>설정되는</w:t>
      </w:r>
      <w:r w:rsidRPr="001605E7">
        <w:rPr>
          <w:rFonts w:ascii="Trebuchet MS" w:eastAsiaTheme="minorHAnsi" w:hAnsi="Trebuchet MS"/>
          <w:b/>
        </w:rPr>
        <w:t xml:space="preserve"> </w:t>
      </w:r>
      <w:r w:rsidRPr="001605E7">
        <w:rPr>
          <w:rFonts w:ascii="Trebuchet MS" w:eastAsiaTheme="minorHAnsi" w:hAnsi="Trebuchet MS" w:hint="eastAsia"/>
          <w:b/>
        </w:rPr>
        <w:t>값을</w:t>
      </w:r>
      <w:r w:rsidRPr="001605E7">
        <w:rPr>
          <w:rFonts w:ascii="Trebuchet MS" w:eastAsiaTheme="minorHAnsi" w:hAnsi="Trebuchet MS"/>
          <w:b/>
        </w:rPr>
        <w:t xml:space="preserve"> </w:t>
      </w:r>
      <w:r w:rsidRPr="001605E7">
        <w:rPr>
          <w:rFonts w:ascii="Trebuchet MS" w:eastAsiaTheme="minorHAnsi" w:hAnsi="Trebuchet MS" w:hint="eastAsia"/>
          <w:b/>
        </w:rPr>
        <w:t>의미한다</w:t>
      </w:r>
      <w:r w:rsidRPr="001605E7">
        <w:rPr>
          <w:rFonts w:ascii="Trebuchet MS" w:eastAsiaTheme="minorHAnsi" w:hAnsi="Trebuchet MS"/>
          <w:b/>
        </w:rPr>
        <w:t xml:space="preserve">. </w:t>
      </w:r>
    </w:p>
    <w:p w14:paraId="0308B787" w14:textId="77777777" w:rsidR="00F627B0" w:rsidRPr="001605E7" w:rsidRDefault="00F627B0" w:rsidP="00F627B0">
      <w:pPr>
        <w:rPr>
          <w:rFonts w:ascii="Trebuchet MS" w:eastAsiaTheme="minorHAnsi" w:hAnsi="Trebuchet MS"/>
          <w:b/>
        </w:rPr>
      </w:pPr>
      <w:r w:rsidRPr="001605E7">
        <w:rPr>
          <w:rFonts w:ascii="Trebuchet MS" w:eastAsiaTheme="minorHAnsi" w:hAnsi="Trebuchet MS"/>
          <w:b/>
        </w:rPr>
        <w:t>[Bit Type]: Bit</w:t>
      </w:r>
      <w:r w:rsidRPr="001605E7">
        <w:rPr>
          <w:rFonts w:ascii="Trebuchet MS" w:eastAsiaTheme="minorHAnsi" w:hAnsi="Trebuchet MS" w:hint="eastAsia"/>
          <w:b/>
        </w:rPr>
        <w:t>의</w:t>
      </w:r>
      <w:r w:rsidRPr="001605E7">
        <w:rPr>
          <w:rFonts w:ascii="Trebuchet MS" w:eastAsiaTheme="minorHAnsi" w:hAnsi="Trebuchet MS"/>
          <w:b/>
        </w:rPr>
        <w:t xml:space="preserve"> Type</w:t>
      </w:r>
      <w:r w:rsidRPr="001605E7">
        <w:rPr>
          <w:rFonts w:ascii="Trebuchet MS" w:eastAsiaTheme="minorHAnsi" w:hAnsi="Trebuchet MS" w:hint="eastAsia"/>
          <w:b/>
        </w:rPr>
        <w:t>을</w:t>
      </w:r>
      <w:r w:rsidRPr="001605E7">
        <w:rPr>
          <w:rFonts w:ascii="Trebuchet MS" w:eastAsiaTheme="minorHAnsi" w:hAnsi="Trebuchet MS"/>
          <w:b/>
        </w:rPr>
        <w:t xml:space="preserve"> </w:t>
      </w:r>
      <w:r w:rsidRPr="001605E7">
        <w:rPr>
          <w:rFonts w:ascii="Trebuchet MS" w:eastAsiaTheme="minorHAnsi" w:hAnsi="Trebuchet MS" w:hint="eastAsia"/>
          <w:b/>
        </w:rPr>
        <w:t>나타낸다</w:t>
      </w:r>
      <w:r w:rsidRPr="001605E7">
        <w:rPr>
          <w:rFonts w:ascii="Trebuchet MS" w:eastAsiaTheme="minorHAnsi" w:hAnsi="Trebuchet MS"/>
          <w:b/>
        </w:rPr>
        <w:t>.</w:t>
      </w:r>
    </w:p>
    <w:p w14:paraId="1C7BF4C4" w14:textId="63FC8B7B" w:rsidR="00E51E00" w:rsidRPr="001605E7" w:rsidRDefault="00E51E00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[RW] : Read</w:t>
      </w:r>
      <w:r w:rsidRPr="001605E7">
        <w:rPr>
          <w:rFonts w:eastAsiaTheme="minorHAnsi" w:hint="eastAsia"/>
        </w:rPr>
        <w:t>와</w:t>
      </w:r>
      <w:r w:rsidRPr="001605E7">
        <w:rPr>
          <w:rFonts w:eastAsiaTheme="minorHAnsi"/>
        </w:rPr>
        <w:t xml:space="preserve"> Write </w:t>
      </w:r>
      <w:r w:rsidRPr="001605E7">
        <w:rPr>
          <w:rFonts w:eastAsiaTheme="minorHAnsi" w:hint="eastAsia"/>
        </w:rPr>
        <w:t>모두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가능한</w:t>
      </w:r>
      <w:r w:rsidRPr="001605E7">
        <w:rPr>
          <w:rFonts w:eastAsiaTheme="minorHAnsi"/>
        </w:rPr>
        <w:t xml:space="preserve"> Bit</w:t>
      </w:r>
    </w:p>
    <w:p w14:paraId="7A6CE1EF" w14:textId="6B96EF97" w:rsidR="00CB7790" w:rsidRPr="001605E7" w:rsidRDefault="00CB7790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[R=W] : Write</w:t>
      </w:r>
      <w:r w:rsidR="00E51E00" w:rsidRPr="001605E7">
        <w:rPr>
          <w:rFonts w:eastAsiaTheme="minorHAnsi" w:hint="eastAsia"/>
        </w:rPr>
        <w:t>하면</w:t>
      </w:r>
      <w:r w:rsidRPr="001605E7">
        <w:rPr>
          <w:rFonts w:eastAsiaTheme="minorHAnsi"/>
        </w:rPr>
        <w:t xml:space="preserve"> </w:t>
      </w:r>
      <w:r w:rsidR="00E51E00" w:rsidRPr="001605E7">
        <w:rPr>
          <w:rFonts w:eastAsiaTheme="minorHAnsi" w:hint="eastAsia"/>
        </w:rPr>
        <w:t>그</w:t>
      </w:r>
      <w:r w:rsidR="00E51E00" w:rsidRPr="001605E7">
        <w:rPr>
          <w:rFonts w:eastAsiaTheme="minorHAnsi"/>
        </w:rPr>
        <w:t xml:space="preserve"> </w:t>
      </w:r>
      <w:r w:rsidR="00E51E00" w:rsidRPr="001605E7">
        <w:rPr>
          <w:rFonts w:eastAsiaTheme="minorHAnsi" w:hint="eastAsia"/>
        </w:rPr>
        <w:t>값이</w:t>
      </w:r>
      <w:r w:rsidR="00E51E00" w:rsidRPr="001605E7">
        <w:rPr>
          <w:rFonts w:eastAsiaTheme="minorHAnsi"/>
        </w:rPr>
        <w:t xml:space="preserve"> </w:t>
      </w:r>
      <w:r w:rsidR="00E51E00" w:rsidRPr="001605E7">
        <w:rPr>
          <w:rFonts w:eastAsiaTheme="minorHAnsi" w:hint="eastAsia"/>
        </w:rPr>
        <w:t>그대로</w:t>
      </w:r>
      <w:r w:rsidR="00E51E00" w:rsidRPr="001605E7">
        <w:rPr>
          <w:rFonts w:eastAsiaTheme="minorHAnsi"/>
        </w:rPr>
        <w:t xml:space="preserve"> </w:t>
      </w:r>
      <w:r w:rsidRPr="001605E7">
        <w:rPr>
          <w:rFonts w:eastAsiaTheme="minorHAnsi"/>
        </w:rPr>
        <w:t>Read</w:t>
      </w:r>
      <w:r w:rsidR="00E51E00" w:rsidRPr="001605E7">
        <w:rPr>
          <w:rFonts w:eastAsiaTheme="minorHAnsi" w:hint="eastAsia"/>
        </w:rPr>
        <w:t>되는</w:t>
      </w:r>
      <w:r w:rsidRPr="001605E7">
        <w:rPr>
          <w:rFonts w:eastAsiaTheme="minorHAnsi"/>
        </w:rPr>
        <w:t xml:space="preserve"> </w:t>
      </w:r>
      <w:r w:rsidR="00E51E00" w:rsidRPr="001605E7">
        <w:rPr>
          <w:rFonts w:eastAsiaTheme="minorHAnsi"/>
        </w:rPr>
        <w:t>Bit</w:t>
      </w:r>
    </w:p>
    <w:p w14:paraId="6A7FCA5E" w14:textId="34964A06" w:rsidR="00E51E00" w:rsidRPr="001605E7" w:rsidRDefault="00E51E00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[R] : Read</w:t>
      </w:r>
      <w:r w:rsidRPr="001605E7">
        <w:rPr>
          <w:rFonts w:eastAsiaTheme="minorHAnsi" w:hint="eastAsia"/>
        </w:rPr>
        <w:t>만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가능한</w:t>
      </w:r>
      <w:r w:rsidRPr="001605E7">
        <w:rPr>
          <w:rFonts w:eastAsiaTheme="minorHAnsi"/>
        </w:rPr>
        <w:t xml:space="preserve"> Bit</w:t>
      </w:r>
    </w:p>
    <w:p w14:paraId="007C1DF7" w14:textId="452BB449" w:rsidR="00E51E00" w:rsidRPr="001605E7" w:rsidRDefault="00E51E00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[W] : Write</w:t>
      </w:r>
      <w:r w:rsidRPr="001605E7">
        <w:rPr>
          <w:rFonts w:eastAsiaTheme="minorHAnsi" w:hint="eastAsia"/>
        </w:rPr>
        <w:t>만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가능한</w:t>
      </w:r>
      <w:r w:rsidRPr="001605E7">
        <w:rPr>
          <w:rFonts w:eastAsiaTheme="minorHAnsi"/>
        </w:rPr>
        <w:t xml:space="preserve"> Bit</w:t>
      </w:r>
    </w:p>
    <w:p w14:paraId="4FDF2D27" w14:textId="56808228" w:rsidR="00F627B0" w:rsidRPr="001605E7" w:rsidRDefault="00F627B0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[WC] : Write ‘1’</w:t>
      </w:r>
      <w:r w:rsidR="00E51E00" w:rsidRPr="001605E7">
        <w:rPr>
          <w:rFonts w:eastAsiaTheme="minorHAnsi" w:hint="eastAsia"/>
        </w:rPr>
        <w:t>을</w:t>
      </w:r>
      <w:r w:rsidR="00E51E00" w:rsidRPr="001605E7">
        <w:rPr>
          <w:rFonts w:eastAsiaTheme="minorHAnsi"/>
        </w:rPr>
        <w:t xml:space="preserve"> </w:t>
      </w:r>
      <w:r w:rsidR="00E51E00" w:rsidRPr="001605E7">
        <w:rPr>
          <w:rFonts w:eastAsiaTheme="minorHAnsi" w:hint="eastAsia"/>
        </w:rPr>
        <w:t>해야</w:t>
      </w:r>
      <w:r w:rsidRPr="001605E7">
        <w:rPr>
          <w:rFonts w:eastAsiaTheme="minorHAnsi"/>
        </w:rPr>
        <w:t xml:space="preserve"> Clear</w:t>
      </w:r>
      <w:r w:rsidRPr="001605E7">
        <w:rPr>
          <w:rFonts w:eastAsiaTheme="minorHAnsi" w:hint="eastAsia"/>
        </w:rPr>
        <w:t>되는</w:t>
      </w:r>
      <w:r w:rsidRPr="001605E7">
        <w:rPr>
          <w:rFonts w:eastAsiaTheme="minorHAnsi"/>
        </w:rPr>
        <w:t xml:space="preserve"> </w:t>
      </w:r>
      <w:r w:rsidR="00E51E00" w:rsidRPr="001605E7">
        <w:rPr>
          <w:rFonts w:eastAsiaTheme="minorHAnsi"/>
        </w:rPr>
        <w:t>Bit</w:t>
      </w:r>
    </w:p>
    <w:p w14:paraId="0049A155" w14:textId="4F945957" w:rsidR="00F627B0" w:rsidRPr="001605E7" w:rsidRDefault="00F627B0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[AC] : Auto Clear</w:t>
      </w:r>
      <w:r w:rsidR="00E51E00" w:rsidRPr="001605E7">
        <w:rPr>
          <w:rFonts w:eastAsiaTheme="minorHAnsi" w:hint="eastAsia"/>
        </w:rPr>
        <w:t>되는</w:t>
      </w:r>
      <w:r w:rsidR="00E51E00" w:rsidRPr="001605E7">
        <w:rPr>
          <w:rFonts w:eastAsiaTheme="minorHAnsi"/>
        </w:rPr>
        <w:t xml:space="preserve"> Bit</w:t>
      </w:r>
    </w:p>
    <w:p w14:paraId="23BEDE5F" w14:textId="77777777" w:rsidR="00F627B0" w:rsidRPr="001605E7" w:rsidRDefault="00F627B0" w:rsidP="00F627B0">
      <w:pPr>
        <w:rPr>
          <w:rFonts w:ascii="Trebuchet MS" w:eastAsiaTheme="minorHAnsi" w:hAnsi="Trebuchet MS"/>
        </w:rPr>
      </w:pPr>
    </w:p>
    <w:p w14:paraId="6C65A798" w14:textId="77777777" w:rsidR="00F627B0" w:rsidRPr="001605E7" w:rsidRDefault="00F627B0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 xml:space="preserve">Ex) </w:t>
      </w:r>
    </w:p>
    <w:p w14:paraId="12DB6C94" w14:textId="77777777" w:rsidR="00F627B0" w:rsidRPr="001605E7" w:rsidRDefault="00F627B0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4.1.1 MR ( Mode Register)</w:t>
      </w:r>
    </w:p>
    <w:p w14:paraId="06E13513" w14:textId="77777777" w:rsidR="00F627B0" w:rsidRPr="001605E7" w:rsidRDefault="00F627B0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 xml:space="preserve">  - [RW][0x0000][0x03]</w:t>
      </w:r>
    </w:p>
    <w:p w14:paraId="08BDBC13" w14:textId="5441CF15" w:rsidR="00F627B0" w:rsidRPr="001605E7" w:rsidRDefault="00F627B0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MR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Full Name</w:t>
      </w:r>
      <w:r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Mode Register</w:t>
      </w:r>
      <w:r w:rsidRPr="001605E7">
        <w:rPr>
          <w:rFonts w:eastAsiaTheme="minorHAnsi" w:hint="eastAsia"/>
        </w:rPr>
        <w:t>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의미하며</w:t>
      </w:r>
      <w:r w:rsidRPr="001605E7">
        <w:rPr>
          <w:rFonts w:eastAsiaTheme="minorHAnsi"/>
        </w:rPr>
        <w:t>, Read</w:t>
      </w:r>
      <w:r w:rsidRPr="001605E7">
        <w:rPr>
          <w:rFonts w:eastAsiaTheme="minorHAnsi" w:hint="eastAsia"/>
        </w:rPr>
        <w:t>와</w:t>
      </w:r>
      <w:r w:rsidRPr="001605E7">
        <w:rPr>
          <w:rFonts w:eastAsiaTheme="minorHAnsi"/>
        </w:rPr>
        <w:t xml:space="preserve"> Write</w:t>
      </w:r>
      <w:r w:rsidRPr="001605E7">
        <w:rPr>
          <w:rFonts w:eastAsiaTheme="minorHAnsi" w:hint="eastAsia"/>
        </w:rPr>
        <w:t>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모두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가능하고</w:t>
      </w:r>
      <w:r w:rsidRPr="001605E7">
        <w:rPr>
          <w:rFonts w:eastAsiaTheme="minorHAnsi"/>
        </w:rPr>
        <w:t>, Address Offset</w:t>
      </w:r>
      <w:r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0x0000</w:t>
      </w:r>
      <w:r w:rsidRPr="001605E7">
        <w:rPr>
          <w:rFonts w:eastAsiaTheme="minorHAnsi" w:hint="eastAsia"/>
        </w:rPr>
        <w:t>이며</w:t>
      </w:r>
      <w:r w:rsidRPr="001605E7">
        <w:rPr>
          <w:rFonts w:eastAsiaTheme="minorHAnsi"/>
        </w:rPr>
        <w:t xml:space="preserve">, Reset </w:t>
      </w:r>
      <w:r w:rsidRPr="001605E7">
        <w:rPr>
          <w:rFonts w:eastAsiaTheme="minorHAnsi" w:hint="eastAsia"/>
        </w:rPr>
        <w:t>신호가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들어왔을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때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설정되는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값은</w:t>
      </w:r>
      <w:r w:rsidRPr="001605E7">
        <w:rPr>
          <w:rFonts w:eastAsiaTheme="minorHAnsi"/>
        </w:rPr>
        <w:t xml:space="preserve"> 0x03</w:t>
      </w:r>
      <w:r w:rsidR="00653011" w:rsidRPr="001605E7">
        <w:rPr>
          <w:rFonts w:eastAsiaTheme="minorHAnsi" w:hint="eastAsia"/>
        </w:rPr>
        <w:t>이다</w:t>
      </w:r>
      <w:r w:rsidR="00653011" w:rsidRPr="001605E7">
        <w:rPr>
          <w:rFonts w:eastAsiaTheme="minorHAnsi"/>
        </w:rPr>
        <w:t>.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1049"/>
        <w:gridCol w:w="1052"/>
        <w:gridCol w:w="1050"/>
        <w:gridCol w:w="1049"/>
        <w:gridCol w:w="1056"/>
        <w:gridCol w:w="1050"/>
        <w:gridCol w:w="1048"/>
        <w:gridCol w:w="1051"/>
      </w:tblGrid>
      <w:tr w:rsidR="00F627B0" w:rsidRPr="00546234" w14:paraId="7CE2766E" w14:textId="77777777" w:rsidTr="00F627B0">
        <w:trPr>
          <w:jc w:val="center"/>
        </w:trPr>
        <w:tc>
          <w:tcPr>
            <w:tcW w:w="1049" w:type="dxa"/>
            <w:tcBorders>
              <w:top w:val="nil"/>
              <w:left w:val="nil"/>
              <w:right w:val="nil"/>
            </w:tcBorders>
          </w:tcPr>
          <w:p w14:paraId="71E4D1C8" w14:textId="77777777" w:rsidR="00F627B0" w:rsidRPr="001605E7" w:rsidRDefault="00F627B0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7</w:t>
            </w:r>
          </w:p>
        </w:tc>
        <w:tc>
          <w:tcPr>
            <w:tcW w:w="1052" w:type="dxa"/>
            <w:tcBorders>
              <w:top w:val="nil"/>
              <w:left w:val="nil"/>
              <w:right w:val="nil"/>
            </w:tcBorders>
          </w:tcPr>
          <w:p w14:paraId="7250DE4A" w14:textId="77777777" w:rsidR="00F627B0" w:rsidRPr="001605E7" w:rsidRDefault="00F627B0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6</w:t>
            </w:r>
          </w:p>
        </w:tc>
        <w:tc>
          <w:tcPr>
            <w:tcW w:w="1050" w:type="dxa"/>
            <w:tcBorders>
              <w:top w:val="nil"/>
              <w:left w:val="nil"/>
              <w:right w:val="nil"/>
            </w:tcBorders>
          </w:tcPr>
          <w:p w14:paraId="236CA7CF" w14:textId="77777777" w:rsidR="00F627B0" w:rsidRPr="001605E7" w:rsidRDefault="00F627B0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5</w:t>
            </w:r>
          </w:p>
        </w:tc>
        <w:tc>
          <w:tcPr>
            <w:tcW w:w="1049" w:type="dxa"/>
            <w:tcBorders>
              <w:top w:val="nil"/>
              <w:left w:val="nil"/>
              <w:right w:val="nil"/>
            </w:tcBorders>
          </w:tcPr>
          <w:p w14:paraId="1A6E6B78" w14:textId="77777777" w:rsidR="00F627B0" w:rsidRPr="001605E7" w:rsidRDefault="00F627B0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4</w:t>
            </w:r>
          </w:p>
        </w:tc>
        <w:tc>
          <w:tcPr>
            <w:tcW w:w="1056" w:type="dxa"/>
            <w:tcBorders>
              <w:top w:val="nil"/>
              <w:left w:val="nil"/>
              <w:right w:val="nil"/>
            </w:tcBorders>
          </w:tcPr>
          <w:p w14:paraId="191DA813" w14:textId="77777777" w:rsidR="00F627B0" w:rsidRPr="001605E7" w:rsidRDefault="00F627B0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3</w:t>
            </w:r>
          </w:p>
        </w:tc>
        <w:tc>
          <w:tcPr>
            <w:tcW w:w="1050" w:type="dxa"/>
            <w:tcBorders>
              <w:top w:val="nil"/>
              <w:left w:val="nil"/>
              <w:right w:val="nil"/>
            </w:tcBorders>
          </w:tcPr>
          <w:p w14:paraId="21C58D56" w14:textId="77777777" w:rsidR="00F627B0" w:rsidRPr="001605E7" w:rsidRDefault="00F627B0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2</w:t>
            </w:r>
          </w:p>
        </w:tc>
        <w:tc>
          <w:tcPr>
            <w:tcW w:w="1048" w:type="dxa"/>
            <w:tcBorders>
              <w:top w:val="nil"/>
              <w:left w:val="nil"/>
              <w:right w:val="nil"/>
            </w:tcBorders>
          </w:tcPr>
          <w:p w14:paraId="32CBEB11" w14:textId="77777777" w:rsidR="00F627B0" w:rsidRPr="001605E7" w:rsidRDefault="00F627B0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</w:t>
            </w:r>
          </w:p>
        </w:tc>
        <w:tc>
          <w:tcPr>
            <w:tcW w:w="1051" w:type="dxa"/>
            <w:tcBorders>
              <w:top w:val="nil"/>
              <w:left w:val="nil"/>
              <w:right w:val="nil"/>
            </w:tcBorders>
          </w:tcPr>
          <w:p w14:paraId="5405C850" w14:textId="77777777" w:rsidR="00F627B0" w:rsidRPr="001605E7" w:rsidRDefault="00F627B0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</w:t>
            </w:r>
          </w:p>
        </w:tc>
      </w:tr>
      <w:tr w:rsidR="00F627B0" w:rsidRPr="00546234" w14:paraId="2B46DEAC" w14:textId="77777777" w:rsidTr="00F627B0">
        <w:trPr>
          <w:jc w:val="center"/>
        </w:trPr>
        <w:tc>
          <w:tcPr>
            <w:tcW w:w="1049" w:type="dxa"/>
            <w:shd w:val="clear" w:color="auto" w:fill="auto"/>
          </w:tcPr>
          <w:p w14:paraId="16E66435" w14:textId="77777777" w:rsidR="00F627B0" w:rsidRPr="001605E7" w:rsidRDefault="00F627B0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RST</w:t>
            </w:r>
          </w:p>
        </w:tc>
        <w:tc>
          <w:tcPr>
            <w:tcW w:w="1052" w:type="dxa"/>
            <w:shd w:val="clear" w:color="auto" w:fill="D9D9D9" w:themeFill="background1" w:themeFillShade="D9"/>
          </w:tcPr>
          <w:p w14:paraId="1F9EFDAD" w14:textId="796DC7D6" w:rsidR="00F627B0" w:rsidRPr="001605E7" w:rsidRDefault="0055345F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50" w:type="dxa"/>
            <w:shd w:val="clear" w:color="auto" w:fill="D9D9D9" w:themeFill="background1" w:themeFillShade="D9"/>
          </w:tcPr>
          <w:p w14:paraId="3176A712" w14:textId="04E81C0C" w:rsidR="00F627B0" w:rsidRPr="001605E7" w:rsidRDefault="0055345F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49" w:type="dxa"/>
            <w:shd w:val="clear" w:color="auto" w:fill="auto"/>
          </w:tcPr>
          <w:p w14:paraId="2FF4337C" w14:textId="77777777" w:rsidR="00F627B0" w:rsidRPr="001605E7" w:rsidRDefault="00F627B0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PB</w:t>
            </w:r>
          </w:p>
        </w:tc>
        <w:tc>
          <w:tcPr>
            <w:tcW w:w="1056" w:type="dxa"/>
            <w:shd w:val="clear" w:color="auto" w:fill="auto"/>
          </w:tcPr>
          <w:p w14:paraId="4667DCA3" w14:textId="77777777" w:rsidR="00F627B0" w:rsidRPr="001605E7" w:rsidRDefault="00F627B0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PPPoE</w:t>
            </w:r>
          </w:p>
        </w:tc>
        <w:tc>
          <w:tcPr>
            <w:tcW w:w="1050" w:type="dxa"/>
            <w:shd w:val="clear" w:color="auto" w:fill="D9D9D9" w:themeFill="background1" w:themeFillShade="D9"/>
          </w:tcPr>
          <w:p w14:paraId="198822B9" w14:textId="31B09CDB" w:rsidR="00F627B0" w:rsidRPr="001605E7" w:rsidRDefault="0055345F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48" w:type="dxa"/>
            <w:shd w:val="clear" w:color="auto" w:fill="D9D9D9" w:themeFill="background1" w:themeFillShade="D9"/>
          </w:tcPr>
          <w:p w14:paraId="16A8CDF4" w14:textId="094B3F81" w:rsidR="00F627B0" w:rsidRPr="001605E7" w:rsidRDefault="0055345F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51" w:type="dxa"/>
            <w:shd w:val="clear" w:color="auto" w:fill="D9D9D9" w:themeFill="background1" w:themeFillShade="D9"/>
          </w:tcPr>
          <w:p w14:paraId="64F1CCB3" w14:textId="3E73F6C9" w:rsidR="00F627B0" w:rsidRPr="001605E7" w:rsidRDefault="0055345F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</w:tr>
      <w:tr w:rsidR="00F627B0" w:rsidRPr="00546234" w14:paraId="4FD5A76B" w14:textId="77777777" w:rsidTr="00F627B0">
        <w:trPr>
          <w:jc w:val="center"/>
        </w:trPr>
        <w:tc>
          <w:tcPr>
            <w:tcW w:w="1049" w:type="dxa"/>
            <w:shd w:val="clear" w:color="auto" w:fill="auto"/>
          </w:tcPr>
          <w:p w14:paraId="58D938AF" w14:textId="0AFBFF52" w:rsidR="00F627B0" w:rsidRPr="001605E7" w:rsidRDefault="0055345F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W</w:t>
            </w:r>
          </w:p>
        </w:tc>
        <w:tc>
          <w:tcPr>
            <w:tcW w:w="1052" w:type="dxa"/>
            <w:shd w:val="clear" w:color="auto" w:fill="D9D9D9" w:themeFill="background1" w:themeFillShade="D9"/>
          </w:tcPr>
          <w:p w14:paraId="2060875D" w14:textId="77777777" w:rsidR="00F627B0" w:rsidRPr="001605E7" w:rsidRDefault="00F627B0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50" w:type="dxa"/>
            <w:shd w:val="clear" w:color="auto" w:fill="D9D9D9" w:themeFill="background1" w:themeFillShade="D9"/>
          </w:tcPr>
          <w:p w14:paraId="3235C2F1" w14:textId="77777777" w:rsidR="00F627B0" w:rsidRPr="001605E7" w:rsidRDefault="00F627B0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49" w:type="dxa"/>
            <w:shd w:val="clear" w:color="auto" w:fill="auto"/>
          </w:tcPr>
          <w:p w14:paraId="53846E51" w14:textId="77777777" w:rsidR="00F627B0" w:rsidRPr="001605E7" w:rsidRDefault="00F627B0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R=W</w:t>
            </w:r>
          </w:p>
        </w:tc>
        <w:tc>
          <w:tcPr>
            <w:tcW w:w="1056" w:type="dxa"/>
            <w:shd w:val="clear" w:color="auto" w:fill="auto"/>
          </w:tcPr>
          <w:p w14:paraId="1A89004E" w14:textId="77777777" w:rsidR="00F627B0" w:rsidRPr="001605E7" w:rsidRDefault="00F627B0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R=W</w:t>
            </w:r>
          </w:p>
        </w:tc>
        <w:tc>
          <w:tcPr>
            <w:tcW w:w="1050" w:type="dxa"/>
            <w:shd w:val="clear" w:color="auto" w:fill="D9D9D9" w:themeFill="background1" w:themeFillShade="D9"/>
          </w:tcPr>
          <w:p w14:paraId="14DD72E0" w14:textId="77777777" w:rsidR="00F627B0" w:rsidRPr="001605E7" w:rsidRDefault="00F627B0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48" w:type="dxa"/>
            <w:shd w:val="clear" w:color="auto" w:fill="D9D9D9" w:themeFill="background1" w:themeFillShade="D9"/>
          </w:tcPr>
          <w:p w14:paraId="0E8CBA3E" w14:textId="77777777" w:rsidR="00F627B0" w:rsidRPr="001605E7" w:rsidRDefault="00F627B0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51" w:type="dxa"/>
            <w:shd w:val="clear" w:color="auto" w:fill="D9D9D9" w:themeFill="background1" w:themeFillShade="D9"/>
          </w:tcPr>
          <w:p w14:paraId="47D19F36" w14:textId="77777777" w:rsidR="00F627B0" w:rsidRPr="001605E7" w:rsidRDefault="00F627B0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</w:tr>
    </w:tbl>
    <w:p w14:paraId="1920668A" w14:textId="595D513D" w:rsidR="00E45240" w:rsidRPr="001605E7" w:rsidRDefault="00E45240" w:rsidP="00763614">
      <w:pPr>
        <w:rPr>
          <w:rFonts w:ascii="Trebuchet MS" w:eastAsiaTheme="minorHAnsi" w:hAnsi="Trebuchet MS"/>
        </w:rPr>
      </w:pPr>
    </w:p>
    <w:p w14:paraId="4B9E709D" w14:textId="1EDAE5A8" w:rsidR="0070372E" w:rsidRPr="00606136" w:rsidRDefault="00ED469D" w:rsidP="00BF5B95">
      <w:pPr>
        <w:pStyle w:val="21"/>
      </w:pPr>
      <w:bookmarkStart w:id="370" w:name="_Toc483830022"/>
      <w:r w:rsidRPr="00BF5B95">
        <w:t>Common Registers</w:t>
      </w:r>
      <w:bookmarkEnd w:id="370"/>
    </w:p>
    <w:p w14:paraId="7CF71796" w14:textId="77777777" w:rsidR="00E01E81" w:rsidRDefault="00E01E81" w:rsidP="001605E7">
      <w:pPr>
        <w:pStyle w:val="11"/>
      </w:pPr>
      <w:bookmarkStart w:id="371" w:name="_Toc483830023"/>
    </w:p>
    <w:p w14:paraId="18530749" w14:textId="17032502" w:rsidR="00B8503D" w:rsidRPr="008C14F1" w:rsidRDefault="00ED469D" w:rsidP="00E54C87">
      <w:pPr>
        <w:pStyle w:val="31"/>
      </w:pPr>
      <w:r w:rsidRPr="008C14F1">
        <w:t>MR (Mode Register)</w:t>
      </w:r>
      <w:bookmarkEnd w:id="371"/>
    </w:p>
    <w:p w14:paraId="444B439A" w14:textId="655AC647" w:rsidR="00FD1C98" w:rsidRPr="001605E7" w:rsidRDefault="00FB13DA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[RW]</w:t>
      </w:r>
      <w:r w:rsidR="00ED469D" w:rsidRPr="001605E7">
        <w:rPr>
          <w:rFonts w:eastAsiaTheme="minorHAnsi"/>
        </w:rPr>
        <w:t xml:space="preserve">[0x0000] </w:t>
      </w:r>
      <w:commentRangeStart w:id="372"/>
      <w:r w:rsidR="00ED469D" w:rsidRPr="001605E7">
        <w:rPr>
          <w:rFonts w:eastAsiaTheme="minorHAnsi"/>
        </w:rPr>
        <w:t>[0x0</w:t>
      </w:r>
      <w:r w:rsidR="00763614" w:rsidRPr="001605E7">
        <w:rPr>
          <w:rFonts w:eastAsiaTheme="minorHAnsi"/>
        </w:rPr>
        <w:t>3</w:t>
      </w:r>
      <w:r w:rsidR="00ED469D" w:rsidRPr="001605E7">
        <w:rPr>
          <w:rFonts w:eastAsiaTheme="minorHAnsi"/>
        </w:rPr>
        <w:t>]</w:t>
      </w:r>
      <w:commentRangeEnd w:id="372"/>
      <w:r w:rsidR="00763614" w:rsidRPr="001605E7">
        <w:rPr>
          <w:rStyle w:val="aff7"/>
          <w:rFonts w:eastAsiaTheme="minorHAnsi" w:cs="Times New Roman"/>
        </w:rPr>
        <w:commentReference w:id="372"/>
      </w:r>
    </w:p>
    <w:p w14:paraId="166D3ABF" w14:textId="09246433" w:rsidR="00FD1C98" w:rsidRPr="001605E7" w:rsidRDefault="00ED469D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M</w:t>
      </w:r>
      <w:r w:rsidR="00D802F0" w:rsidRPr="001605E7">
        <w:rPr>
          <w:rFonts w:eastAsiaTheme="minorHAnsi"/>
        </w:rPr>
        <w:t>R</w:t>
      </w:r>
      <w:r w:rsidR="00D802F0"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Reset, </w:t>
      </w:r>
      <w:r w:rsidR="004B2EBD" w:rsidRPr="001605E7">
        <w:rPr>
          <w:rFonts w:eastAsiaTheme="minorHAnsi"/>
        </w:rPr>
        <w:t>PING Block, PPPoE Mode Enable</w:t>
      </w:r>
      <w:r w:rsidR="00257242" w:rsidRPr="001605E7">
        <w:rPr>
          <w:rFonts w:eastAsiaTheme="minorHAnsi" w:hint="eastAsia"/>
        </w:rPr>
        <w:t>을</w:t>
      </w:r>
      <w:r w:rsidR="004B2EBD" w:rsidRPr="001605E7">
        <w:rPr>
          <w:rFonts w:eastAsiaTheme="minorHAnsi"/>
        </w:rPr>
        <w:t xml:space="preserve"> </w:t>
      </w:r>
      <w:r w:rsidR="00257242" w:rsidRPr="001605E7">
        <w:rPr>
          <w:rFonts w:eastAsiaTheme="minorHAnsi" w:hint="eastAsia"/>
        </w:rPr>
        <w:t>설정</w:t>
      </w:r>
      <w:r w:rsidR="004B2EBD" w:rsidRPr="001605E7">
        <w:rPr>
          <w:rFonts w:eastAsiaTheme="minorHAnsi" w:hint="eastAsia"/>
        </w:rPr>
        <w:t>한다</w:t>
      </w:r>
      <w:r w:rsidR="004B2EBD" w:rsidRPr="001605E7">
        <w:rPr>
          <w:rFonts w:eastAsiaTheme="minorHAnsi"/>
        </w:rPr>
        <w:t>.</w:t>
      </w:r>
    </w:p>
    <w:p w14:paraId="77737605" w14:textId="77777777" w:rsidR="004B2EBD" w:rsidRPr="001605E7" w:rsidRDefault="004B2EBD" w:rsidP="00155A42">
      <w:pPr>
        <w:pStyle w:val="11"/>
        <w:rPr>
          <w:rFonts w:eastAsiaTheme="minorHAnsi"/>
        </w:rPr>
      </w:pP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1050"/>
        <w:gridCol w:w="1051"/>
        <w:gridCol w:w="1050"/>
        <w:gridCol w:w="1051"/>
        <w:gridCol w:w="1051"/>
        <w:gridCol w:w="1050"/>
        <w:gridCol w:w="1051"/>
        <w:gridCol w:w="1051"/>
      </w:tblGrid>
      <w:tr w:rsidR="004B2EBD" w:rsidRPr="00546234" w14:paraId="14466262" w14:textId="77777777" w:rsidTr="004F4CB8">
        <w:trPr>
          <w:jc w:val="center"/>
        </w:trPr>
        <w:tc>
          <w:tcPr>
            <w:tcW w:w="1050" w:type="dxa"/>
            <w:tcBorders>
              <w:top w:val="nil"/>
              <w:left w:val="nil"/>
              <w:right w:val="nil"/>
            </w:tcBorders>
            <w:vAlign w:val="center"/>
          </w:tcPr>
          <w:p w14:paraId="23838658" w14:textId="77777777" w:rsidR="004B2EBD" w:rsidRPr="001605E7" w:rsidRDefault="004B2EBD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7</w:t>
            </w:r>
          </w:p>
        </w:tc>
        <w:tc>
          <w:tcPr>
            <w:tcW w:w="1051" w:type="dxa"/>
            <w:tcBorders>
              <w:top w:val="nil"/>
              <w:left w:val="nil"/>
              <w:right w:val="nil"/>
            </w:tcBorders>
            <w:vAlign w:val="center"/>
          </w:tcPr>
          <w:p w14:paraId="07C5A06F" w14:textId="77777777" w:rsidR="004B2EBD" w:rsidRPr="001605E7" w:rsidRDefault="004B2EBD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6</w:t>
            </w:r>
          </w:p>
        </w:tc>
        <w:tc>
          <w:tcPr>
            <w:tcW w:w="1050" w:type="dxa"/>
            <w:tcBorders>
              <w:top w:val="nil"/>
              <w:left w:val="nil"/>
              <w:right w:val="nil"/>
            </w:tcBorders>
            <w:vAlign w:val="center"/>
          </w:tcPr>
          <w:p w14:paraId="43A87A39" w14:textId="77777777" w:rsidR="004B2EBD" w:rsidRPr="001605E7" w:rsidRDefault="004B2EBD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5</w:t>
            </w:r>
          </w:p>
        </w:tc>
        <w:tc>
          <w:tcPr>
            <w:tcW w:w="1051" w:type="dxa"/>
            <w:tcBorders>
              <w:top w:val="nil"/>
              <w:left w:val="nil"/>
              <w:right w:val="nil"/>
            </w:tcBorders>
            <w:vAlign w:val="center"/>
          </w:tcPr>
          <w:p w14:paraId="3165A384" w14:textId="77777777" w:rsidR="004B2EBD" w:rsidRPr="001605E7" w:rsidRDefault="004B2EBD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4</w:t>
            </w:r>
          </w:p>
        </w:tc>
        <w:tc>
          <w:tcPr>
            <w:tcW w:w="1051" w:type="dxa"/>
            <w:tcBorders>
              <w:top w:val="nil"/>
              <w:left w:val="nil"/>
              <w:right w:val="nil"/>
            </w:tcBorders>
            <w:vAlign w:val="center"/>
          </w:tcPr>
          <w:p w14:paraId="233ECB62" w14:textId="77777777" w:rsidR="004B2EBD" w:rsidRPr="001605E7" w:rsidRDefault="004B2EBD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3</w:t>
            </w:r>
          </w:p>
        </w:tc>
        <w:tc>
          <w:tcPr>
            <w:tcW w:w="1050" w:type="dxa"/>
            <w:tcBorders>
              <w:top w:val="nil"/>
              <w:left w:val="nil"/>
              <w:right w:val="nil"/>
            </w:tcBorders>
            <w:vAlign w:val="center"/>
          </w:tcPr>
          <w:p w14:paraId="3B0D2C91" w14:textId="77777777" w:rsidR="004B2EBD" w:rsidRPr="001605E7" w:rsidRDefault="004B2EBD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2</w:t>
            </w:r>
          </w:p>
        </w:tc>
        <w:tc>
          <w:tcPr>
            <w:tcW w:w="1051" w:type="dxa"/>
            <w:tcBorders>
              <w:top w:val="nil"/>
              <w:left w:val="nil"/>
              <w:right w:val="nil"/>
            </w:tcBorders>
            <w:vAlign w:val="center"/>
          </w:tcPr>
          <w:p w14:paraId="037398D6" w14:textId="77777777" w:rsidR="004B2EBD" w:rsidRPr="001605E7" w:rsidRDefault="004B2EBD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</w:t>
            </w:r>
          </w:p>
        </w:tc>
        <w:tc>
          <w:tcPr>
            <w:tcW w:w="1051" w:type="dxa"/>
            <w:tcBorders>
              <w:top w:val="nil"/>
              <w:left w:val="nil"/>
              <w:right w:val="nil"/>
            </w:tcBorders>
            <w:vAlign w:val="center"/>
          </w:tcPr>
          <w:p w14:paraId="04BAFB46" w14:textId="77777777" w:rsidR="004B2EBD" w:rsidRPr="001605E7" w:rsidRDefault="004B2EBD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</w:t>
            </w:r>
          </w:p>
        </w:tc>
      </w:tr>
      <w:tr w:rsidR="004B2EBD" w:rsidRPr="00546234" w14:paraId="1ACBCAFB" w14:textId="77777777" w:rsidTr="004F4CB8">
        <w:trPr>
          <w:jc w:val="center"/>
        </w:trPr>
        <w:tc>
          <w:tcPr>
            <w:tcW w:w="1050" w:type="dxa"/>
            <w:vAlign w:val="center"/>
          </w:tcPr>
          <w:p w14:paraId="6B38F4AF" w14:textId="77777777" w:rsidR="004B2EBD" w:rsidRPr="001605E7" w:rsidRDefault="004B2EBD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RST</w:t>
            </w:r>
          </w:p>
        </w:tc>
        <w:tc>
          <w:tcPr>
            <w:tcW w:w="1051" w:type="dxa"/>
            <w:shd w:val="clear" w:color="auto" w:fill="D9D9D9" w:themeFill="background1" w:themeFillShade="D9"/>
            <w:vAlign w:val="center"/>
          </w:tcPr>
          <w:p w14:paraId="030FC86D" w14:textId="6D8CBCD0" w:rsidR="004B2EBD" w:rsidRPr="001605E7" w:rsidRDefault="00FB13DA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50" w:type="dxa"/>
            <w:shd w:val="clear" w:color="auto" w:fill="D9D9D9" w:themeFill="background1" w:themeFillShade="D9"/>
            <w:vAlign w:val="center"/>
          </w:tcPr>
          <w:p w14:paraId="0F88B1FA" w14:textId="1D88984E" w:rsidR="004B2EBD" w:rsidRPr="001605E7" w:rsidRDefault="0055345F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51" w:type="dxa"/>
            <w:vAlign w:val="center"/>
          </w:tcPr>
          <w:p w14:paraId="0A207607" w14:textId="77777777" w:rsidR="004B2EBD" w:rsidRPr="001605E7" w:rsidRDefault="004B2EBD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PB</w:t>
            </w:r>
          </w:p>
        </w:tc>
        <w:tc>
          <w:tcPr>
            <w:tcW w:w="1051" w:type="dxa"/>
            <w:vAlign w:val="center"/>
          </w:tcPr>
          <w:p w14:paraId="1A5CA97C" w14:textId="77777777" w:rsidR="004B2EBD" w:rsidRPr="001605E7" w:rsidRDefault="004B2EBD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PPPoE</w:t>
            </w:r>
          </w:p>
        </w:tc>
        <w:tc>
          <w:tcPr>
            <w:tcW w:w="1050" w:type="dxa"/>
            <w:shd w:val="clear" w:color="auto" w:fill="D9D9D9" w:themeFill="background1" w:themeFillShade="D9"/>
            <w:vAlign w:val="center"/>
          </w:tcPr>
          <w:p w14:paraId="6FDEC3B3" w14:textId="054208EF" w:rsidR="004B2EBD" w:rsidRPr="001605E7" w:rsidRDefault="0055345F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51" w:type="dxa"/>
            <w:shd w:val="clear" w:color="auto" w:fill="D9D9D9" w:themeFill="background1" w:themeFillShade="D9"/>
            <w:vAlign w:val="center"/>
          </w:tcPr>
          <w:p w14:paraId="50069912" w14:textId="171057C5" w:rsidR="004B2EBD" w:rsidRPr="001605E7" w:rsidRDefault="00657749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51" w:type="dxa"/>
            <w:shd w:val="clear" w:color="auto" w:fill="D9D9D9" w:themeFill="background1" w:themeFillShade="D9"/>
            <w:vAlign w:val="center"/>
          </w:tcPr>
          <w:p w14:paraId="282B28DF" w14:textId="78671F24" w:rsidR="004B2EBD" w:rsidRPr="001605E7" w:rsidRDefault="00657749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</w:tr>
      <w:tr w:rsidR="00763614" w:rsidRPr="00546234" w14:paraId="3FA9E19F" w14:textId="77777777" w:rsidTr="004F4CB8">
        <w:trPr>
          <w:jc w:val="center"/>
        </w:trPr>
        <w:tc>
          <w:tcPr>
            <w:tcW w:w="1050" w:type="dxa"/>
            <w:vAlign w:val="center"/>
          </w:tcPr>
          <w:p w14:paraId="1736BC1A" w14:textId="061F4E06" w:rsidR="00763614" w:rsidRPr="001605E7" w:rsidRDefault="00E86C06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W</w:t>
            </w:r>
          </w:p>
        </w:tc>
        <w:tc>
          <w:tcPr>
            <w:tcW w:w="1051" w:type="dxa"/>
            <w:shd w:val="clear" w:color="auto" w:fill="D9D9D9" w:themeFill="background1" w:themeFillShade="D9"/>
            <w:vAlign w:val="center"/>
          </w:tcPr>
          <w:p w14:paraId="29DAFEC6" w14:textId="4B34760B" w:rsidR="00763614" w:rsidRPr="001605E7" w:rsidRDefault="00FB13DA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50" w:type="dxa"/>
            <w:shd w:val="clear" w:color="auto" w:fill="D9D9D9" w:themeFill="background1" w:themeFillShade="D9"/>
            <w:vAlign w:val="center"/>
          </w:tcPr>
          <w:p w14:paraId="516CB6CA" w14:textId="361FB94B" w:rsidR="00763614" w:rsidRPr="001605E7" w:rsidRDefault="00F627B0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51" w:type="dxa"/>
            <w:vAlign w:val="center"/>
          </w:tcPr>
          <w:p w14:paraId="52AD3A73" w14:textId="67FFA0F3" w:rsidR="00763614" w:rsidRPr="001605E7" w:rsidRDefault="00F627B0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R=W</w:t>
            </w:r>
          </w:p>
        </w:tc>
        <w:tc>
          <w:tcPr>
            <w:tcW w:w="1051" w:type="dxa"/>
            <w:vAlign w:val="center"/>
          </w:tcPr>
          <w:p w14:paraId="5AA82A2A" w14:textId="54CE7DAA" w:rsidR="00763614" w:rsidRPr="001605E7" w:rsidRDefault="00F627B0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R=W</w:t>
            </w:r>
          </w:p>
        </w:tc>
        <w:tc>
          <w:tcPr>
            <w:tcW w:w="1050" w:type="dxa"/>
            <w:shd w:val="clear" w:color="auto" w:fill="D9D9D9" w:themeFill="background1" w:themeFillShade="D9"/>
            <w:vAlign w:val="center"/>
          </w:tcPr>
          <w:p w14:paraId="006665AD" w14:textId="7A143D65" w:rsidR="00763614" w:rsidRPr="001605E7" w:rsidRDefault="00F627B0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51" w:type="dxa"/>
            <w:shd w:val="clear" w:color="auto" w:fill="D9D9D9" w:themeFill="background1" w:themeFillShade="D9"/>
            <w:vAlign w:val="center"/>
          </w:tcPr>
          <w:p w14:paraId="73575E35" w14:textId="6903E56C" w:rsidR="00763614" w:rsidRPr="001605E7" w:rsidRDefault="00657749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51" w:type="dxa"/>
            <w:shd w:val="clear" w:color="auto" w:fill="D9D9D9" w:themeFill="background1" w:themeFillShade="D9"/>
            <w:vAlign w:val="center"/>
          </w:tcPr>
          <w:p w14:paraId="79C61894" w14:textId="55855DAA" w:rsidR="00763614" w:rsidRPr="001605E7" w:rsidRDefault="00657749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</w:tr>
    </w:tbl>
    <w:p w14:paraId="73417457" w14:textId="77777777" w:rsidR="004B2EBD" w:rsidRPr="001605E7" w:rsidRDefault="004B2EBD" w:rsidP="00155A42">
      <w:pPr>
        <w:pStyle w:val="11"/>
        <w:rPr>
          <w:rFonts w:eastAsiaTheme="minorHAnsi"/>
        </w:rPr>
      </w:pPr>
    </w:p>
    <w:tbl>
      <w:tblPr>
        <w:tblStyle w:val="af3"/>
        <w:tblW w:w="0" w:type="auto"/>
        <w:jc w:val="center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80"/>
        <w:gridCol w:w="1247"/>
        <w:gridCol w:w="6521"/>
      </w:tblGrid>
      <w:tr w:rsidR="004B2EBD" w:rsidRPr="00546234" w14:paraId="788DAA64" w14:textId="77777777" w:rsidTr="001605E7">
        <w:trPr>
          <w:jc w:val="center"/>
        </w:trPr>
        <w:tc>
          <w:tcPr>
            <w:tcW w:w="680" w:type="dxa"/>
            <w:shd w:val="clear" w:color="auto" w:fill="EAE8DA"/>
          </w:tcPr>
          <w:p w14:paraId="311916CE" w14:textId="77777777" w:rsidR="004B2EBD" w:rsidRPr="001605E7" w:rsidRDefault="004B2EB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Bit</w:t>
            </w:r>
          </w:p>
        </w:tc>
        <w:tc>
          <w:tcPr>
            <w:tcW w:w="1247" w:type="dxa"/>
            <w:shd w:val="clear" w:color="auto" w:fill="EAE8DA"/>
          </w:tcPr>
          <w:p w14:paraId="2A8CB793" w14:textId="77777777" w:rsidR="004B2EBD" w:rsidRPr="001605E7" w:rsidRDefault="004B2EB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Symbol</w:t>
            </w:r>
          </w:p>
        </w:tc>
        <w:tc>
          <w:tcPr>
            <w:tcW w:w="6521" w:type="dxa"/>
            <w:shd w:val="clear" w:color="auto" w:fill="EAE8DA"/>
          </w:tcPr>
          <w:p w14:paraId="736B5AF7" w14:textId="77777777" w:rsidR="004B2EBD" w:rsidRPr="001605E7" w:rsidRDefault="004B2EBD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Description</w:t>
            </w:r>
          </w:p>
        </w:tc>
      </w:tr>
      <w:tr w:rsidR="004B2EBD" w:rsidRPr="00546234" w14:paraId="5B9BEB65" w14:textId="77777777" w:rsidTr="001605E7">
        <w:trPr>
          <w:jc w:val="center"/>
        </w:trPr>
        <w:tc>
          <w:tcPr>
            <w:tcW w:w="680" w:type="dxa"/>
            <w:vAlign w:val="center"/>
          </w:tcPr>
          <w:p w14:paraId="6DCEB77C" w14:textId="77777777" w:rsidR="004B2EBD" w:rsidRPr="001605E7" w:rsidRDefault="004B2EB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7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2E620550" w14:textId="77777777" w:rsidR="004B2EBD" w:rsidRPr="001605E7" w:rsidRDefault="004B2EB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RST</w:t>
            </w:r>
          </w:p>
        </w:tc>
        <w:tc>
          <w:tcPr>
            <w:tcW w:w="6521" w:type="dxa"/>
          </w:tcPr>
          <w:p w14:paraId="01728BE2" w14:textId="7A00DF3E" w:rsidR="004B2EBD" w:rsidRPr="001605E7" w:rsidRDefault="00856EB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Reset</w:t>
            </w:r>
          </w:p>
          <w:p w14:paraId="226D0AF6" w14:textId="3FDB67A9" w:rsidR="00856EB4" w:rsidRPr="001605E7" w:rsidRDefault="00BC5C69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W5100S</w:t>
            </w:r>
            <w:r w:rsidRPr="001605E7">
              <w:rPr>
                <w:rFonts w:eastAsiaTheme="minorHAnsi" w:hint="eastAsia"/>
              </w:rPr>
              <w:t>를</w:t>
            </w:r>
            <w:r w:rsidR="00856EB4" w:rsidRPr="001605E7">
              <w:rPr>
                <w:rFonts w:eastAsiaTheme="minorHAnsi"/>
              </w:rPr>
              <w:t xml:space="preserve"> </w:t>
            </w:r>
            <w:r w:rsidR="00C76549" w:rsidRPr="001605E7">
              <w:rPr>
                <w:rFonts w:eastAsiaTheme="minorHAnsi" w:hint="eastAsia"/>
              </w:rPr>
              <w:t>초기화</w:t>
            </w:r>
            <w:r w:rsidRPr="001605E7">
              <w:rPr>
                <w:rFonts w:eastAsiaTheme="minorHAnsi" w:hint="eastAsia"/>
              </w:rPr>
              <w:t>한</w:t>
            </w:r>
            <w:r w:rsidR="00C76549" w:rsidRPr="001605E7">
              <w:rPr>
                <w:rFonts w:eastAsiaTheme="minorHAnsi" w:hint="eastAsia"/>
              </w:rPr>
              <w:t>다</w:t>
            </w:r>
            <w:r w:rsidR="00856EB4" w:rsidRPr="001605E7">
              <w:rPr>
                <w:rFonts w:eastAsiaTheme="minorHAnsi"/>
              </w:rPr>
              <w:t>.</w:t>
            </w:r>
          </w:p>
          <w:p w14:paraId="3898F4F5" w14:textId="7E9A80A3" w:rsidR="00F75656" w:rsidRPr="001605E7" w:rsidRDefault="00F75656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Reset </w:t>
            </w:r>
            <w:r w:rsidRPr="001605E7">
              <w:rPr>
                <w:rFonts w:eastAsiaTheme="minorHAnsi" w:hint="eastAsia"/>
              </w:rPr>
              <w:t>후에</w:t>
            </w:r>
            <w:r w:rsidRPr="001605E7">
              <w:rPr>
                <w:rFonts w:eastAsiaTheme="minorHAnsi"/>
              </w:rPr>
              <w:t xml:space="preserve"> Host</w:t>
            </w:r>
            <w:r w:rsidRPr="001605E7">
              <w:rPr>
                <w:rFonts w:eastAsiaTheme="minorHAnsi" w:hint="eastAsia"/>
              </w:rPr>
              <w:t>는</w:t>
            </w:r>
            <w:r w:rsidRPr="001605E7">
              <w:rPr>
                <w:rFonts w:eastAsiaTheme="minorHAnsi"/>
              </w:rPr>
              <w:t xml:space="preserve"> </w:t>
            </w:r>
            <w:r w:rsidR="0041458D">
              <w:rPr>
                <w:rFonts w:eastAsiaTheme="minorHAnsi"/>
              </w:rPr>
              <w:t>60.2ms</w:t>
            </w:r>
            <w:r w:rsidRPr="001605E7">
              <w:rPr>
                <w:rFonts w:eastAsiaTheme="minorHAnsi" w:hint="eastAsia"/>
              </w:rPr>
              <w:t>이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후</w:t>
            </w:r>
            <w:r w:rsidRPr="001605E7">
              <w:rPr>
                <w:rFonts w:eastAsiaTheme="minorHAnsi"/>
              </w:rPr>
              <w:t xml:space="preserve"> W5100S</w:t>
            </w:r>
            <w:r w:rsidRPr="001605E7">
              <w:rPr>
                <w:rFonts w:eastAsiaTheme="minorHAnsi" w:hint="eastAsia"/>
              </w:rPr>
              <w:t>를</w:t>
            </w:r>
            <w:r w:rsidRPr="001605E7">
              <w:rPr>
                <w:rFonts w:eastAsiaTheme="minorHAnsi"/>
              </w:rPr>
              <w:t xml:space="preserve"> Control </w:t>
            </w:r>
            <w:r w:rsidRPr="001605E7">
              <w:rPr>
                <w:rFonts w:eastAsiaTheme="minorHAnsi" w:hint="eastAsia"/>
              </w:rPr>
              <w:t>할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수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있다</w:t>
            </w:r>
            <w:r w:rsidRPr="001605E7">
              <w:rPr>
                <w:rFonts w:eastAsiaTheme="minorHAnsi"/>
              </w:rPr>
              <w:t>.</w:t>
            </w:r>
          </w:p>
          <w:p w14:paraId="3417E393" w14:textId="1A4183DA" w:rsidR="00E86C06" w:rsidRPr="001605E7" w:rsidRDefault="00E86C06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Write </w:t>
            </w:r>
            <w:r w:rsidR="00C76549" w:rsidRPr="001605E7">
              <w:rPr>
                <w:rFonts w:eastAsiaTheme="minorHAnsi"/>
              </w:rPr>
              <w:t>1 : Reset</w:t>
            </w:r>
          </w:p>
          <w:p w14:paraId="567EDAC7" w14:textId="72004601" w:rsidR="00C76549" w:rsidRPr="001605E7" w:rsidRDefault="00E86C06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Write 0 : -</w:t>
            </w:r>
          </w:p>
        </w:tc>
      </w:tr>
      <w:tr w:rsidR="004B2EBD" w:rsidRPr="00546234" w14:paraId="10817A59" w14:textId="77777777" w:rsidTr="001605E7">
        <w:trPr>
          <w:jc w:val="center"/>
        </w:trPr>
        <w:tc>
          <w:tcPr>
            <w:tcW w:w="680" w:type="dxa"/>
            <w:vAlign w:val="center"/>
          </w:tcPr>
          <w:p w14:paraId="452BE164" w14:textId="5F15345E" w:rsidR="004B2EBD" w:rsidRPr="001605E7" w:rsidRDefault="00C853A9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[6:</w:t>
            </w:r>
            <w:r w:rsidR="004B2EBD" w:rsidRPr="001605E7">
              <w:rPr>
                <w:rFonts w:eastAsiaTheme="minorHAnsi"/>
              </w:rPr>
              <w:t>5</w:t>
            </w:r>
            <w:r w:rsidRPr="001605E7">
              <w:rPr>
                <w:rFonts w:eastAsiaTheme="minorHAnsi"/>
              </w:rPr>
              <w:t>]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3F729E55" w14:textId="0F8A8A4E" w:rsidR="004B2EBD" w:rsidRPr="001605E7" w:rsidRDefault="00F74E42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6521" w:type="dxa"/>
          </w:tcPr>
          <w:p w14:paraId="2B30F706" w14:textId="77777777" w:rsidR="004B2EBD" w:rsidRPr="001605E7" w:rsidRDefault="00C76549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</w:t>
            </w:r>
            <w:r w:rsidR="00856EB4" w:rsidRPr="001605E7">
              <w:rPr>
                <w:rFonts w:eastAsiaTheme="minorHAnsi"/>
              </w:rPr>
              <w:t>eserved</w:t>
            </w:r>
          </w:p>
        </w:tc>
      </w:tr>
      <w:tr w:rsidR="004B2EBD" w:rsidRPr="00546234" w14:paraId="5578BB82" w14:textId="77777777" w:rsidTr="001605E7">
        <w:trPr>
          <w:jc w:val="center"/>
        </w:trPr>
        <w:tc>
          <w:tcPr>
            <w:tcW w:w="680" w:type="dxa"/>
            <w:vAlign w:val="center"/>
          </w:tcPr>
          <w:p w14:paraId="523F61A7" w14:textId="77777777" w:rsidR="004B2EBD" w:rsidRPr="001605E7" w:rsidRDefault="004B2EB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4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64921BC8" w14:textId="77777777" w:rsidR="004B2EBD" w:rsidRPr="001605E7" w:rsidRDefault="004B2EB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PB</w:t>
            </w:r>
          </w:p>
        </w:tc>
        <w:tc>
          <w:tcPr>
            <w:tcW w:w="6521" w:type="dxa"/>
          </w:tcPr>
          <w:p w14:paraId="5440B8DF" w14:textId="77777777" w:rsidR="004B2EBD" w:rsidRPr="001605E7" w:rsidRDefault="00856EB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Ping Block</w:t>
            </w:r>
          </w:p>
          <w:p w14:paraId="52012E75" w14:textId="1FD7F2CE" w:rsidR="00856EB4" w:rsidRPr="001605E7" w:rsidRDefault="00856EB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Ping Request</w:t>
            </w:r>
            <w:r w:rsidR="00C76549" w:rsidRPr="001605E7">
              <w:rPr>
                <w:rFonts w:eastAsiaTheme="minorHAnsi"/>
              </w:rPr>
              <w:t xml:space="preserve"> </w:t>
            </w:r>
            <w:r w:rsidR="008F781E" w:rsidRPr="001605E7">
              <w:rPr>
                <w:rFonts w:eastAsiaTheme="minorHAnsi"/>
              </w:rPr>
              <w:t>Packet</w:t>
            </w:r>
            <w:r w:rsidR="00C76549" w:rsidRPr="001605E7">
              <w:rPr>
                <w:rFonts w:eastAsiaTheme="minorHAnsi" w:hint="eastAsia"/>
              </w:rPr>
              <w:t>을</w:t>
            </w:r>
            <w:r w:rsidRPr="001605E7">
              <w:rPr>
                <w:rFonts w:eastAsiaTheme="minorHAnsi"/>
              </w:rPr>
              <w:t xml:space="preserve"> Block</w:t>
            </w:r>
            <w:r w:rsidRPr="001605E7">
              <w:rPr>
                <w:rFonts w:eastAsiaTheme="minorHAnsi" w:hint="eastAsia"/>
              </w:rPr>
              <w:t>한다</w:t>
            </w:r>
            <w:r w:rsidRPr="001605E7">
              <w:rPr>
                <w:rFonts w:eastAsiaTheme="minorHAnsi"/>
              </w:rPr>
              <w:t>.</w:t>
            </w:r>
          </w:p>
          <w:p w14:paraId="12602A7B" w14:textId="77777777" w:rsidR="00C76549" w:rsidRPr="001605E7" w:rsidRDefault="00C76549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 : Enable Ping request Block</w:t>
            </w:r>
          </w:p>
          <w:p w14:paraId="0E4A5A59" w14:textId="77777777" w:rsidR="00C76549" w:rsidRPr="001605E7" w:rsidRDefault="00C76549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 : Disable Ping request Block</w:t>
            </w:r>
          </w:p>
        </w:tc>
      </w:tr>
      <w:tr w:rsidR="004B2EBD" w:rsidRPr="00546234" w14:paraId="010DC2B3" w14:textId="77777777" w:rsidTr="001605E7">
        <w:trPr>
          <w:jc w:val="center"/>
        </w:trPr>
        <w:tc>
          <w:tcPr>
            <w:tcW w:w="680" w:type="dxa"/>
            <w:vAlign w:val="center"/>
          </w:tcPr>
          <w:p w14:paraId="13BE4664" w14:textId="77777777" w:rsidR="004B2EBD" w:rsidRPr="001605E7" w:rsidRDefault="004B2EB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3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059F2DD8" w14:textId="77777777" w:rsidR="004B2EBD" w:rsidRPr="001605E7" w:rsidRDefault="004B2EB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PPPoE</w:t>
            </w:r>
          </w:p>
        </w:tc>
        <w:tc>
          <w:tcPr>
            <w:tcW w:w="6521" w:type="dxa"/>
          </w:tcPr>
          <w:p w14:paraId="46AE5DD5" w14:textId="77777777" w:rsidR="004B2EBD" w:rsidRPr="001605E7" w:rsidRDefault="00856EB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PPPoE Mode Enable</w:t>
            </w:r>
          </w:p>
          <w:p w14:paraId="2A528E38" w14:textId="1E8E3CB5" w:rsidR="00856EB4" w:rsidRPr="001605E7" w:rsidRDefault="00856EB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PPPoE Mode</w:t>
            </w:r>
            <w:r w:rsidRPr="001605E7">
              <w:rPr>
                <w:rFonts w:eastAsiaTheme="minorHAnsi" w:hint="eastAsia"/>
              </w:rPr>
              <w:t>를</w:t>
            </w:r>
            <w:r w:rsidRPr="001605E7">
              <w:rPr>
                <w:rFonts w:eastAsiaTheme="minorHAnsi"/>
              </w:rPr>
              <w:t xml:space="preserve"> Enable</w:t>
            </w:r>
            <w:r w:rsidR="00257242" w:rsidRPr="001605E7">
              <w:rPr>
                <w:rFonts w:eastAsiaTheme="minorHAnsi" w:hint="eastAsia"/>
              </w:rPr>
              <w:t>한다</w:t>
            </w:r>
            <w:r w:rsidR="00257242" w:rsidRPr="001605E7">
              <w:rPr>
                <w:rFonts w:eastAsiaTheme="minorHAnsi"/>
              </w:rPr>
              <w:t>.</w:t>
            </w:r>
          </w:p>
          <w:p w14:paraId="3C26CC04" w14:textId="77777777" w:rsidR="00856EB4" w:rsidRPr="001605E7" w:rsidRDefault="00856EB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1 : Enable PPPoE Mode</w:t>
            </w:r>
          </w:p>
          <w:p w14:paraId="376D8ED8" w14:textId="77777777" w:rsidR="00856EB4" w:rsidRPr="001605E7" w:rsidRDefault="00856EB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0 : Disable PPPoE Mode</w:t>
            </w:r>
          </w:p>
        </w:tc>
      </w:tr>
      <w:tr w:rsidR="004B2EBD" w:rsidRPr="00546234" w14:paraId="62525C25" w14:textId="77777777" w:rsidTr="001605E7">
        <w:trPr>
          <w:jc w:val="center"/>
        </w:trPr>
        <w:tc>
          <w:tcPr>
            <w:tcW w:w="680" w:type="dxa"/>
            <w:vAlign w:val="center"/>
          </w:tcPr>
          <w:p w14:paraId="07F2F26C" w14:textId="00EB2253" w:rsidR="004B2EBD" w:rsidRPr="001605E7" w:rsidRDefault="00C853A9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[</w:t>
            </w:r>
            <w:r w:rsidR="004B2EBD" w:rsidRPr="001605E7">
              <w:rPr>
                <w:rFonts w:eastAsiaTheme="minorHAnsi"/>
              </w:rPr>
              <w:t>2</w:t>
            </w:r>
            <w:r w:rsidRPr="001605E7">
              <w:rPr>
                <w:rFonts w:eastAsiaTheme="minorHAnsi"/>
              </w:rPr>
              <w:t>:0]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0E4ABEDA" w14:textId="51BB9F4E" w:rsidR="004B2EBD" w:rsidRPr="001605E7" w:rsidRDefault="00F74E42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6521" w:type="dxa"/>
          </w:tcPr>
          <w:p w14:paraId="64887737" w14:textId="25DB4BFA" w:rsidR="004B2EBD" w:rsidRPr="001605E7" w:rsidRDefault="00BC5C69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</w:t>
            </w:r>
            <w:r w:rsidR="00856EB4" w:rsidRPr="001605E7">
              <w:rPr>
                <w:rFonts w:eastAsiaTheme="minorHAnsi"/>
              </w:rPr>
              <w:t>eserved</w:t>
            </w:r>
          </w:p>
        </w:tc>
      </w:tr>
    </w:tbl>
    <w:p w14:paraId="4484C133" w14:textId="77777777" w:rsidR="00FD1C98" w:rsidRPr="001605E7" w:rsidRDefault="00FD1C98" w:rsidP="00155A42">
      <w:pPr>
        <w:pStyle w:val="11"/>
        <w:rPr>
          <w:rFonts w:eastAsiaTheme="minorHAnsi"/>
        </w:rPr>
      </w:pPr>
    </w:p>
    <w:p w14:paraId="33F49A05" w14:textId="63A00526" w:rsidR="00B8503D" w:rsidRPr="001605E7" w:rsidRDefault="00F0687A" w:rsidP="00E54C87">
      <w:pPr>
        <w:pStyle w:val="31"/>
        <w:rPr>
          <w:rFonts w:cs="굴림"/>
          <w:sz w:val="20"/>
          <w:szCs w:val="24"/>
          <w:shd w:val="pct15" w:color="auto" w:fill="FFFFFF"/>
        </w:rPr>
      </w:pPr>
      <w:bookmarkStart w:id="373" w:name="_Toc483830024"/>
      <w:r w:rsidRPr="008C14F1">
        <w:t>GWR (Gateway IP Address Register)</w:t>
      </w:r>
      <w:bookmarkEnd w:id="373"/>
      <w:r w:rsidR="002A2BAF" w:rsidRPr="008C14F1">
        <w:t xml:space="preserve"> </w:t>
      </w:r>
    </w:p>
    <w:p w14:paraId="49C57926" w14:textId="68FE8B16" w:rsidR="00FD1C98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F0687A" w:rsidRPr="001605E7">
        <w:rPr>
          <w:rFonts w:eastAsiaTheme="minorHAnsi"/>
        </w:rPr>
        <w:t>R</w:t>
      </w:r>
      <w:r w:rsidR="00B75079" w:rsidRPr="001605E7">
        <w:rPr>
          <w:rFonts w:eastAsiaTheme="minorHAnsi"/>
        </w:rPr>
        <w:t>=</w:t>
      </w:r>
      <w:r w:rsidR="00F0687A" w:rsidRPr="001605E7">
        <w:rPr>
          <w:rFonts w:eastAsiaTheme="minorHAnsi"/>
        </w:rPr>
        <w:t>W]</w:t>
      </w:r>
      <w:r w:rsidR="002A2BAF" w:rsidRPr="001605E7">
        <w:rPr>
          <w:rFonts w:eastAsiaTheme="minorHAnsi"/>
        </w:rPr>
        <w:t xml:space="preserve"> </w:t>
      </w:r>
      <w:r w:rsidR="00F0687A" w:rsidRPr="001605E7">
        <w:rPr>
          <w:rFonts w:eastAsiaTheme="minorHAnsi"/>
        </w:rPr>
        <w:t>[0x0001-0x0004] [0x00]</w:t>
      </w:r>
    </w:p>
    <w:p w14:paraId="37C57DA6" w14:textId="60C05C1A" w:rsidR="00FD1C98" w:rsidRPr="001605E7" w:rsidRDefault="0098585B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GWR</w:t>
      </w:r>
      <w:r w:rsidRPr="001605E7">
        <w:rPr>
          <w:rFonts w:eastAsiaTheme="minorHAnsi" w:hint="eastAsia"/>
        </w:rPr>
        <w:t>은</w:t>
      </w:r>
      <w:r w:rsidR="00257242" w:rsidRPr="001605E7">
        <w:rPr>
          <w:rFonts w:eastAsiaTheme="minorHAnsi"/>
        </w:rPr>
        <w:t xml:space="preserve"> </w:t>
      </w:r>
      <w:r w:rsidR="00F0687A" w:rsidRPr="001605E7">
        <w:rPr>
          <w:rFonts w:eastAsiaTheme="minorHAnsi"/>
        </w:rPr>
        <w:t>Gateway</w:t>
      </w:r>
      <w:r w:rsidR="00257242" w:rsidRPr="001605E7">
        <w:rPr>
          <w:rFonts w:eastAsiaTheme="minorHAnsi" w:hint="eastAsia"/>
        </w:rPr>
        <w:t>의</w:t>
      </w:r>
      <w:r w:rsidR="00257242" w:rsidRPr="001605E7">
        <w:rPr>
          <w:rFonts w:eastAsiaTheme="minorHAnsi"/>
        </w:rPr>
        <w:t xml:space="preserve"> IP</w:t>
      </w:r>
      <w:r w:rsidR="00F0687A" w:rsidRPr="001605E7">
        <w:rPr>
          <w:rFonts w:eastAsiaTheme="minorHAnsi"/>
        </w:rPr>
        <w:t xml:space="preserve"> Address</w:t>
      </w:r>
      <w:r w:rsidR="00F0687A" w:rsidRPr="001605E7">
        <w:rPr>
          <w:rFonts w:eastAsiaTheme="minorHAnsi" w:hint="eastAsia"/>
        </w:rPr>
        <w:t>를</w:t>
      </w:r>
      <w:r w:rsidR="00F0687A" w:rsidRPr="001605E7">
        <w:rPr>
          <w:rFonts w:eastAsiaTheme="minorHAnsi"/>
        </w:rPr>
        <w:t xml:space="preserve"> </w:t>
      </w:r>
      <w:r w:rsidR="00257242" w:rsidRPr="001605E7">
        <w:rPr>
          <w:rFonts w:eastAsiaTheme="minorHAnsi" w:hint="eastAsia"/>
        </w:rPr>
        <w:t>설정한</w:t>
      </w:r>
      <w:r w:rsidR="00F0687A" w:rsidRPr="001605E7">
        <w:rPr>
          <w:rFonts w:eastAsiaTheme="minorHAnsi" w:hint="eastAsia"/>
        </w:rPr>
        <w:t>다</w:t>
      </w:r>
      <w:r w:rsidR="00F0687A" w:rsidRPr="001605E7">
        <w:rPr>
          <w:rFonts w:eastAsiaTheme="minorHAnsi"/>
        </w:rPr>
        <w:t>.</w:t>
      </w:r>
    </w:p>
    <w:p w14:paraId="2E7210CA" w14:textId="77777777" w:rsidR="00F0687A" w:rsidRPr="001605E7" w:rsidRDefault="00F0687A" w:rsidP="00155A42">
      <w:pPr>
        <w:pStyle w:val="11"/>
        <w:rPr>
          <w:rFonts w:eastAsiaTheme="minorHAnsi"/>
        </w:rPr>
      </w:pPr>
    </w:p>
    <w:p w14:paraId="68FAD3CC" w14:textId="24682B95" w:rsidR="00F0687A" w:rsidRPr="001605E7" w:rsidRDefault="00F0687A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 xml:space="preserve">Ex) </w:t>
      </w:r>
      <w:r w:rsidR="00DE32B6" w:rsidRPr="001605E7">
        <w:rPr>
          <w:rFonts w:eastAsiaTheme="minorHAnsi"/>
        </w:rPr>
        <w:t xml:space="preserve">GWR = </w:t>
      </w:r>
      <w:r w:rsidRPr="001605E7">
        <w:rPr>
          <w:rFonts w:eastAsiaTheme="minorHAnsi"/>
        </w:rPr>
        <w:t>“192.168.0.1”</w:t>
      </w:r>
      <w:r w:rsidR="00DE32B6" w:rsidRPr="001605E7">
        <w:rPr>
          <w:rFonts w:eastAsiaTheme="minorHAnsi"/>
        </w:rPr>
        <w:t>,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1670"/>
        <w:gridCol w:w="1671"/>
        <w:gridCol w:w="1670"/>
        <w:gridCol w:w="1671"/>
      </w:tblGrid>
      <w:tr w:rsidR="00653011" w:rsidRPr="00546234" w14:paraId="7D37B65F" w14:textId="77777777" w:rsidTr="00653011">
        <w:trPr>
          <w:jc w:val="center"/>
        </w:trPr>
        <w:tc>
          <w:tcPr>
            <w:tcW w:w="1670" w:type="dxa"/>
          </w:tcPr>
          <w:p w14:paraId="755311A4" w14:textId="20E3EEEA" w:rsidR="0024191A" w:rsidRPr="001605E7" w:rsidRDefault="0024191A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GWR0(0x0001)</w:t>
            </w:r>
          </w:p>
        </w:tc>
        <w:tc>
          <w:tcPr>
            <w:tcW w:w="1671" w:type="dxa"/>
          </w:tcPr>
          <w:p w14:paraId="0ED8C594" w14:textId="3E153A88" w:rsidR="0024191A" w:rsidRPr="001605E7" w:rsidRDefault="0024191A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GWR1(0x0002)</w:t>
            </w:r>
          </w:p>
        </w:tc>
        <w:tc>
          <w:tcPr>
            <w:tcW w:w="1670" w:type="dxa"/>
          </w:tcPr>
          <w:p w14:paraId="2D208221" w14:textId="3D32811D" w:rsidR="0024191A" w:rsidRPr="001605E7" w:rsidRDefault="0024191A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GWR2(0x0003)</w:t>
            </w:r>
          </w:p>
        </w:tc>
        <w:tc>
          <w:tcPr>
            <w:tcW w:w="1671" w:type="dxa"/>
          </w:tcPr>
          <w:p w14:paraId="532CEAC7" w14:textId="0FCAC8A8" w:rsidR="0024191A" w:rsidRPr="001605E7" w:rsidRDefault="0024191A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GWR3(0x0004)</w:t>
            </w:r>
          </w:p>
        </w:tc>
      </w:tr>
      <w:tr w:rsidR="00653011" w:rsidRPr="00546234" w14:paraId="16533A8F" w14:textId="77777777" w:rsidTr="00653011">
        <w:trPr>
          <w:jc w:val="center"/>
        </w:trPr>
        <w:tc>
          <w:tcPr>
            <w:tcW w:w="1670" w:type="dxa"/>
            <w:vAlign w:val="center"/>
          </w:tcPr>
          <w:p w14:paraId="39BADF8B" w14:textId="77777777" w:rsidR="0024191A" w:rsidRPr="001605E7" w:rsidRDefault="0024191A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192 (0xC0)</w:t>
            </w:r>
          </w:p>
        </w:tc>
        <w:tc>
          <w:tcPr>
            <w:tcW w:w="1671" w:type="dxa"/>
            <w:vAlign w:val="center"/>
          </w:tcPr>
          <w:p w14:paraId="511EA891" w14:textId="77777777" w:rsidR="0024191A" w:rsidRPr="001605E7" w:rsidRDefault="0024191A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168 (0xA8)</w:t>
            </w:r>
          </w:p>
        </w:tc>
        <w:tc>
          <w:tcPr>
            <w:tcW w:w="1670" w:type="dxa"/>
            <w:vAlign w:val="center"/>
          </w:tcPr>
          <w:p w14:paraId="2035B10C" w14:textId="77777777" w:rsidR="0024191A" w:rsidRPr="001605E7" w:rsidRDefault="0024191A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 (0x00)</w:t>
            </w:r>
          </w:p>
        </w:tc>
        <w:tc>
          <w:tcPr>
            <w:tcW w:w="1671" w:type="dxa"/>
            <w:vAlign w:val="center"/>
          </w:tcPr>
          <w:p w14:paraId="46D5E231" w14:textId="77777777" w:rsidR="0024191A" w:rsidRPr="001605E7" w:rsidRDefault="0024191A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 (0x01)</w:t>
            </w:r>
          </w:p>
        </w:tc>
      </w:tr>
    </w:tbl>
    <w:p w14:paraId="11FA41BD" w14:textId="77777777" w:rsidR="00F0687A" w:rsidRPr="001605E7" w:rsidRDefault="00F0687A" w:rsidP="00155A42">
      <w:pPr>
        <w:pStyle w:val="11"/>
        <w:rPr>
          <w:rFonts w:eastAsiaTheme="minorHAnsi"/>
        </w:rPr>
      </w:pPr>
    </w:p>
    <w:p w14:paraId="48B8B591" w14:textId="574ABBA5" w:rsidR="00B8503D" w:rsidRPr="008C14F1" w:rsidRDefault="00F0687A" w:rsidP="00E54C87">
      <w:pPr>
        <w:pStyle w:val="31"/>
      </w:pPr>
      <w:bookmarkStart w:id="374" w:name="_Toc483830025"/>
      <w:r w:rsidRPr="008C14F1">
        <w:t>SUBR (Subn</w:t>
      </w:r>
      <w:r w:rsidR="002A2BAF" w:rsidRPr="008C14F1">
        <w:t>et Mask Register)</w:t>
      </w:r>
      <w:bookmarkEnd w:id="374"/>
      <w:r w:rsidR="002A2BAF" w:rsidRPr="008C14F1">
        <w:t xml:space="preserve"> </w:t>
      </w:r>
    </w:p>
    <w:p w14:paraId="711A6792" w14:textId="4E9A2CEF" w:rsidR="00FD1C98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2A2BAF" w:rsidRPr="001605E7">
        <w:rPr>
          <w:rFonts w:eastAsiaTheme="minorHAnsi"/>
        </w:rPr>
        <w:t>R</w:t>
      </w:r>
      <w:r w:rsidR="00E51E00" w:rsidRPr="001605E7">
        <w:rPr>
          <w:rFonts w:eastAsiaTheme="minorHAnsi"/>
        </w:rPr>
        <w:t>=</w:t>
      </w:r>
      <w:r w:rsidR="002A2BAF" w:rsidRPr="001605E7">
        <w:rPr>
          <w:rFonts w:eastAsiaTheme="minorHAnsi"/>
        </w:rPr>
        <w:t>W] [0x0005</w:t>
      </w:r>
      <w:r w:rsidR="00F0687A" w:rsidRPr="001605E7">
        <w:rPr>
          <w:rFonts w:eastAsiaTheme="minorHAnsi"/>
        </w:rPr>
        <w:t>–0x0008] [0x00]</w:t>
      </w:r>
    </w:p>
    <w:p w14:paraId="1D043B76" w14:textId="31B6FCEA" w:rsidR="00FD1C98" w:rsidRPr="001605E7" w:rsidRDefault="0098585B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SUBR</w:t>
      </w:r>
      <w:r w:rsidRPr="001605E7">
        <w:rPr>
          <w:rFonts w:eastAsiaTheme="minorHAnsi" w:hint="eastAsia"/>
        </w:rPr>
        <w:t>은</w:t>
      </w:r>
      <w:r w:rsidR="00257242" w:rsidRPr="001605E7">
        <w:rPr>
          <w:rFonts w:eastAsiaTheme="minorHAnsi"/>
        </w:rPr>
        <w:t xml:space="preserve"> </w:t>
      </w:r>
      <w:r w:rsidR="002A2BAF" w:rsidRPr="001605E7">
        <w:rPr>
          <w:rFonts w:eastAsiaTheme="minorHAnsi"/>
        </w:rPr>
        <w:t>Subnet</w:t>
      </w:r>
      <w:r w:rsidR="00257242" w:rsidRPr="001605E7">
        <w:rPr>
          <w:rFonts w:eastAsiaTheme="minorHAnsi"/>
        </w:rPr>
        <w:t xml:space="preserve"> Mask </w:t>
      </w:r>
      <w:r w:rsidR="00257242" w:rsidRPr="001605E7">
        <w:rPr>
          <w:rFonts w:eastAsiaTheme="minorHAnsi" w:hint="eastAsia"/>
        </w:rPr>
        <w:t>범위를</w:t>
      </w:r>
      <w:r w:rsidR="002A2BAF" w:rsidRPr="001605E7">
        <w:rPr>
          <w:rFonts w:eastAsiaTheme="minorHAnsi"/>
        </w:rPr>
        <w:t xml:space="preserve"> </w:t>
      </w:r>
      <w:r w:rsidR="00257242" w:rsidRPr="001605E7">
        <w:rPr>
          <w:rFonts w:eastAsiaTheme="minorHAnsi" w:hint="eastAsia"/>
        </w:rPr>
        <w:t>설정한</w:t>
      </w:r>
      <w:r w:rsidR="002A2BAF" w:rsidRPr="001605E7">
        <w:rPr>
          <w:rFonts w:eastAsiaTheme="minorHAnsi" w:hint="eastAsia"/>
        </w:rPr>
        <w:t>다</w:t>
      </w:r>
      <w:r w:rsidR="002A2BAF" w:rsidRPr="001605E7">
        <w:rPr>
          <w:rFonts w:eastAsiaTheme="minorHAnsi"/>
        </w:rPr>
        <w:t>.</w:t>
      </w:r>
    </w:p>
    <w:p w14:paraId="4669D53D" w14:textId="77777777" w:rsidR="00FD1C98" w:rsidRPr="001605E7" w:rsidRDefault="00FD1C98" w:rsidP="00155A42">
      <w:pPr>
        <w:pStyle w:val="11"/>
        <w:rPr>
          <w:rFonts w:eastAsiaTheme="minorHAnsi"/>
        </w:rPr>
      </w:pPr>
    </w:p>
    <w:p w14:paraId="652667EA" w14:textId="4B5CC074" w:rsidR="002A2BAF" w:rsidRPr="001605E7" w:rsidRDefault="002A2BAF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 xml:space="preserve">Ex) </w:t>
      </w:r>
      <w:r w:rsidR="00DE32B6" w:rsidRPr="001605E7">
        <w:rPr>
          <w:rFonts w:eastAsiaTheme="minorHAnsi"/>
        </w:rPr>
        <w:t xml:space="preserve">SUBR = </w:t>
      </w:r>
      <w:r w:rsidRPr="001605E7">
        <w:rPr>
          <w:rFonts w:eastAsiaTheme="minorHAnsi"/>
        </w:rPr>
        <w:t>“255.255.255.255”</w:t>
      </w:r>
      <w:r w:rsidR="00350C3B" w:rsidRPr="001605E7">
        <w:rPr>
          <w:rFonts w:eastAsiaTheme="minorHAnsi"/>
        </w:rPr>
        <w:t>,</w:t>
      </w:r>
    </w:p>
    <w:tbl>
      <w:tblPr>
        <w:tblStyle w:val="af3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699"/>
        <w:gridCol w:w="1700"/>
        <w:gridCol w:w="1700"/>
        <w:gridCol w:w="1700"/>
      </w:tblGrid>
      <w:tr w:rsidR="008C25B1" w:rsidRPr="00546234" w14:paraId="4B67A1A0" w14:textId="77777777" w:rsidTr="001605E7">
        <w:trPr>
          <w:jc w:val="center"/>
        </w:trPr>
        <w:tc>
          <w:tcPr>
            <w:tcW w:w="1699" w:type="dxa"/>
          </w:tcPr>
          <w:p w14:paraId="38D35CDD" w14:textId="57AA5DCC" w:rsidR="008C25B1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SUBR0(0x0005)</w:t>
            </w:r>
          </w:p>
        </w:tc>
        <w:tc>
          <w:tcPr>
            <w:tcW w:w="1700" w:type="dxa"/>
          </w:tcPr>
          <w:p w14:paraId="1F9E5EBB" w14:textId="6C8CA5B2" w:rsidR="008C25B1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SUBR0(0x0006)</w:t>
            </w:r>
          </w:p>
        </w:tc>
        <w:tc>
          <w:tcPr>
            <w:tcW w:w="1700" w:type="dxa"/>
          </w:tcPr>
          <w:p w14:paraId="19A4FA9C" w14:textId="02A9B583" w:rsidR="008C25B1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SUBR0(0x0007)</w:t>
            </w:r>
          </w:p>
        </w:tc>
        <w:tc>
          <w:tcPr>
            <w:tcW w:w="1700" w:type="dxa"/>
          </w:tcPr>
          <w:p w14:paraId="692F01DE" w14:textId="2F497BFB" w:rsidR="008C25B1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SUBR0(0x0008)</w:t>
            </w:r>
          </w:p>
        </w:tc>
      </w:tr>
      <w:tr w:rsidR="008C25B1" w:rsidRPr="00546234" w14:paraId="1976B613" w14:textId="77777777" w:rsidTr="001605E7">
        <w:trPr>
          <w:jc w:val="center"/>
        </w:trPr>
        <w:tc>
          <w:tcPr>
            <w:tcW w:w="1699" w:type="dxa"/>
            <w:vAlign w:val="center"/>
          </w:tcPr>
          <w:p w14:paraId="4583555E" w14:textId="77777777" w:rsidR="008C25B1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255 (0xFF)</w:t>
            </w:r>
          </w:p>
        </w:tc>
        <w:tc>
          <w:tcPr>
            <w:tcW w:w="1700" w:type="dxa"/>
            <w:vAlign w:val="center"/>
          </w:tcPr>
          <w:p w14:paraId="5A6EC440" w14:textId="77777777" w:rsidR="008C25B1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255 (0xFF)</w:t>
            </w:r>
          </w:p>
        </w:tc>
        <w:tc>
          <w:tcPr>
            <w:tcW w:w="1700" w:type="dxa"/>
            <w:vAlign w:val="center"/>
          </w:tcPr>
          <w:p w14:paraId="666BA191" w14:textId="77777777" w:rsidR="008C25B1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255 (0xFF)</w:t>
            </w:r>
          </w:p>
        </w:tc>
        <w:tc>
          <w:tcPr>
            <w:tcW w:w="1700" w:type="dxa"/>
            <w:vAlign w:val="center"/>
          </w:tcPr>
          <w:p w14:paraId="4A221B1B" w14:textId="77777777" w:rsidR="008C25B1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255 (0xFF)</w:t>
            </w:r>
          </w:p>
        </w:tc>
      </w:tr>
    </w:tbl>
    <w:p w14:paraId="7A33B384" w14:textId="77777777" w:rsidR="00FD1C98" w:rsidRPr="001605E7" w:rsidRDefault="00FD1C98" w:rsidP="00155A42">
      <w:pPr>
        <w:pStyle w:val="11"/>
        <w:rPr>
          <w:rFonts w:eastAsiaTheme="minorHAnsi"/>
        </w:rPr>
      </w:pPr>
    </w:p>
    <w:p w14:paraId="2C7ACD22" w14:textId="7D0DDE68" w:rsidR="00B8503D" w:rsidRPr="008C14F1" w:rsidRDefault="002A2BAF" w:rsidP="00E54C87">
      <w:pPr>
        <w:pStyle w:val="31"/>
      </w:pPr>
      <w:bookmarkStart w:id="375" w:name="_Toc483830026"/>
      <w:r w:rsidRPr="008C14F1">
        <w:t>SHAR (Source Hardware Address Register)</w:t>
      </w:r>
      <w:bookmarkEnd w:id="375"/>
      <w:r w:rsidRPr="008C14F1">
        <w:t xml:space="preserve"> </w:t>
      </w:r>
    </w:p>
    <w:p w14:paraId="7E1C66B1" w14:textId="54116CE1" w:rsidR="00FD1C98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2A2BAF" w:rsidRPr="001605E7">
        <w:rPr>
          <w:rFonts w:eastAsiaTheme="minorHAnsi"/>
        </w:rPr>
        <w:t>R</w:t>
      </w:r>
      <w:r w:rsidR="00E51E00" w:rsidRPr="001605E7">
        <w:rPr>
          <w:rFonts w:eastAsiaTheme="minorHAnsi"/>
        </w:rPr>
        <w:t>=</w:t>
      </w:r>
      <w:r w:rsidR="002A2BAF" w:rsidRPr="001605E7">
        <w:rPr>
          <w:rFonts w:eastAsiaTheme="minorHAnsi"/>
        </w:rPr>
        <w:t>W] [0x0009-0x000E] [0x00]</w:t>
      </w:r>
    </w:p>
    <w:p w14:paraId="229C903C" w14:textId="7ABD3A65" w:rsidR="002A2BAF" w:rsidRPr="001605E7" w:rsidRDefault="0098585B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SHAR</w:t>
      </w:r>
      <w:r w:rsidRPr="001605E7">
        <w:rPr>
          <w:rFonts w:eastAsiaTheme="minorHAnsi" w:hint="eastAsia"/>
        </w:rPr>
        <w:t>은</w:t>
      </w:r>
      <w:r w:rsidR="00257242" w:rsidRPr="001605E7">
        <w:rPr>
          <w:rFonts w:eastAsiaTheme="minorHAnsi"/>
        </w:rPr>
        <w:t xml:space="preserve"> MAC</w:t>
      </w:r>
      <w:r w:rsidR="002A2BAF" w:rsidRPr="001605E7">
        <w:rPr>
          <w:rFonts w:eastAsiaTheme="minorHAnsi"/>
        </w:rPr>
        <w:t xml:space="preserve"> Address</w:t>
      </w:r>
      <w:r w:rsidR="002A2BAF" w:rsidRPr="001605E7">
        <w:rPr>
          <w:rFonts w:eastAsiaTheme="minorHAnsi" w:hint="eastAsia"/>
        </w:rPr>
        <w:t>를</w:t>
      </w:r>
      <w:r w:rsidR="002A2BAF" w:rsidRPr="001605E7">
        <w:rPr>
          <w:rFonts w:eastAsiaTheme="minorHAnsi"/>
        </w:rPr>
        <w:t xml:space="preserve"> </w:t>
      </w:r>
      <w:r w:rsidR="00257242" w:rsidRPr="001605E7">
        <w:rPr>
          <w:rFonts w:eastAsiaTheme="minorHAnsi" w:hint="eastAsia"/>
        </w:rPr>
        <w:t>설정한</w:t>
      </w:r>
      <w:r w:rsidR="002A2BAF" w:rsidRPr="001605E7">
        <w:rPr>
          <w:rFonts w:eastAsiaTheme="minorHAnsi" w:hint="eastAsia"/>
        </w:rPr>
        <w:t>다</w:t>
      </w:r>
      <w:r w:rsidR="002A2BAF" w:rsidRPr="001605E7">
        <w:rPr>
          <w:rFonts w:eastAsiaTheme="minorHAnsi"/>
        </w:rPr>
        <w:t>.</w:t>
      </w:r>
    </w:p>
    <w:p w14:paraId="5FFF8F22" w14:textId="77777777" w:rsidR="002A2BAF" w:rsidRPr="001605E7" w:rsidRDefault="002A2BAF" w:rsidP="00155A42">
      <w:pPr>
        <w:pStyle w:val="11"/>
        <w:rPr>
          <w:rFonts w:eastAsiaTheme="minorHAnsi"/>
        </w:rPr>
      </w:pPr>
    </w:p>
    <w:p w14:paraId="6A22E27E" w14:textId="40500D5D" w:rsidR="002A2BAF" w:rsidRPr="001605E7" w:rsidRDefault="002A2BAF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 xml:space="preserve">Ex) </w:t>
      </w:r>
      <w:r w:rsidR="00DE32B6" w:rsidRPr="001605E7">
        <w:rPr>
          <w:rFonts w:eastAsiaTheme="minorHAnsi"/>
        </w:rPr>
        <w:t xml:space="preserve">SHAR = </w:t>
      </w:r>
      <w:r w:rsidRPr="001605E7">
        <w:rPr>
          <w:rFonts w:eastAsiaTheme="minorHAnsi"/>
        </w:rPr>
        <w:t>“</w:t>
      </w:r>
      <w:r w:rsidR="00350C3B" w:rsidRPr="001605E7">
        <w:rPr>
          <w:rFonts w:eastAsiaTheme="minorHAnsi"/>
        </w:rPr>
        <w:t>11:22:33:AA:BB:CC</w:t>
      </w:r>
      <w:r w:rsidRPr="001605E7">
        <w:rPr>
          <w:rFonts w:eastAsiaTheme="minorHAnsi"/>
        </w:rPr>
        <w:t>”</w:t>
      </w:r>
      <w:r w:rsidR="00350C3B" w:rsidRPr="001605E7">
        <w:rPr>
          <w:rFonts w:eastAsiaTheme="minorHAnsi"/>
        </w:rPr>
        <w:t>,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1699"/>
        <w:gridCol w:w="1699"/>
        <w:gridCol w:w="1700"/>
      </w:tblGrid>
      <w:tr w:rsidR="008C25B1" w:rsidRPr="00546234" w14:paraId="4F56EF85" w14:textId="77777777" w:rsidTr="001605E7">
        <w:trPr>
          <w:jc w:val="center"/>
        </w:trPr>
        <w:tc>
          <w:tcPr>
            <w:tcW w:w="169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117C948" w14:textId="1C64B585" w:rsidR="008C25B1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SHAR0(0x0009)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891B641" w14:textId="604D0FD1" w:rsidR="008C25B1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SHAR1(0x000A)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909D96B" w14:textId="3C1440E4" w:rsidR="008C25B1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SHAR2(0x000B)</w:t>
            </w:r>
          </w:p>
        </w:tc>
      </w:tr>
      <w:tr w:rsidR="008C25B1" w:rsidRPr="00546234" w14:paraId="6B462187" w14:textId="77777777" w:rsidTr="001605E7">
        <w:trPr>
          <w:jc w:val="center"/>
        </w:trPr>
        <w:tc>
          <w:tcPr>
            <w:tcW w:w="1699" w:type="dxa"/>
            <w:vAlign w:val="center"/>
          </w:tcPr>
          <w:p w14:paraId="1D604AB7" w14:textId="3ACD4F4B" w:rsidR="008C25B1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0x11</w:t>
            </w:r>
          </w:p>
        </w:tc>
        <w:tc>
          <w:tcPr>
            <w:tcW w:w="1699" w:type="dxa"/>
            <w:vAlign w:val="center"/>
          </w:tcPr>
          <w:p w14:paraId="121F1704" w14:textId="708A9361" w:rsidR="008C25B1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0x22</w:t>
            </w:r>
          </w:p>
        </w:tc>
        <w:tc>
          <w:tcPr>
            <w:tcW w:w="1700" w:type="dxa"/>
            <w:vAlign w:val="center"/>
          </w:tcPr>
          <w:p w14:paraId="4DC2A156" w14:textId="6D42073D" w:rsidR="008C25B1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0x33</w:t>
            </w:r>
          </w:p>
        </w:tc>
      </w:tr>
      <w:tr w:rsidR="008C25B1" w:rsidRPr="00546234" w14:paraId="69DEF9B4" w14:textId="77777777" w:rsidTr="001605E7">
        <w:trPr>
          <w:jc w:val="center"/>
        </w:trPr>
        <w:tc>
          <w:tcPr>
            <w:tcW w:w="1699" w:type="dxa"/>
          </w:tcPr>
          <w:p w14:paraId="0B16925E" w14:textId="5366B7E6" w:rsidR="008C25B1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SHAR3(0x000C)</w:t>
            </w:r>
          </w:p>
        </w:tc>
        <w:tc>
          <w:tcPr>
            <w:tcW w:w="1699" w:type="dxa"/>
          </w:tcPr>
          <w:p w14:paraId="7BF9E8E7" w14:textId="5B410E4B" w:rsidR="008C25B1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SHAR4(0x000D)</w:t>
            </w:r>
          </w:p>
        </w:tc>
        <w:tc>
          <w:tcPr>
            <w:tcW w:w="1700" w:type="dxa"/>
          </w:tcPr>
          <w:p w14:paraId="3D68CE12" w14:textId="273124D2" w:rsidR="008C25B1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SHAR5(0x000E)</w:t>
            </w:r>
          </w:p>
        </w:tc>
      </w:tr>
      <w:tr w:rsidR="008C25B1" w:rsidRPr="00546234" w14:paraId="03349978" w14:textId="77777777" w:rsidTr="001605E7">
        <w:trPr>
          <w:jc w:val="center"/>
        </w:trPr>
        <w:tc>
          <w:tcPr>
            <w:tcW w:w="1699" w:type="dxa"/>
            <w:vAlign w:val="center"/>
          </w:tcPr>
          <w:p w14:paraId="2A1E6142" w14:textId="5797C20C" w:rsidR="008C25B1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0xAA</w:t>
            </w:r>
          </w:p>
        </w:tc>
        <w:tc>
          <w:tcPr>
            <w:tcW w:w="1699" w:type="dxa"/>
          </w:tcPr>
          <w:p w14:paraId="6A85E5E9" w14:textId="73FC1927" w:rsidR="008C25B1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0xBB</w:t>
            </w:r>
          </w:p>
        </w:tc>
        <w:tc>
          <w:tcPr>
            <w:tcW w:w="1700" w:type="dxa"/>
          </w:tcPr>
          <w:p w14:paraId="2DD1F9AE" w14:textId="295DE25C" w:rsidR="008C25B1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0xCC</w:t>
            </w:r>
          </w:p>
        </w:tc>
      </w:tr>
    </w:tbl>
    <w:p w14:paraId="7C813492" w14:textId="77777777" w:rsidR="002A2BAF" w:rsidRPr="001605E7" w:rsidRDefault="002A2BAF" w:rsidP="00155A42">
      <w:pPr>
        <w:pStyle w:val="11"/>
        <w:rPr>
          <w:rFonts w:eastAsiaTheme="minorHAnsi"/>
        </w:rPr>
      </w:pPr>
    </w:p>
    <w:p w14:paraId="03CAC10D" w14:textId="3DF9BFEE" w:rsidR="00B8503D" w:rsidRPr="008C14F1" w:rsidRDefault="002A2BAF" w:rsidP="00E54C87">
      <w:pPr>
        <w:pStyle w:val="31"/>
      </w:pPr>
      <w:bookmarkStart w:id="376" w:name="_Toc483830027"/>
      <w:r w:rsidRPr="008C14F1">
        <w:t>SIPR (Source IP Address Register)</w:t>
      </w:r>
      <w:bookmarkEnd w:id="376"/>
    </w:p>
    <w:p w14:paraId="145CB484" w14:textId="487621DD" w:rsidR="00FD1C98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2A2BAF" w:rsidRPr="001605E7">
        <w:rPr>
          <w:rFonts w:eastAsiaTheme="minorHAnsi"/>
        </w:rPr>
        <w:t>R</w:t>
      </w:r>
      <w:r w:rsidR="00E51E00" w:rsidRPr="001605E7">
        <w:rPr>
          <w:rFonts w:eastAsiaTheme="minorHAnsi"/>
        </w:rPr>
        <w:t>=</w:t>
      </w:r>
      <w:r w:rsidR="002A2BAF" w:rsidRPr="001605E7">
        <w:rPr>
          <w:rFonts w:eastAsiaTheme="minorHAnsi"/>
        </w:rPr>
        <w:t>W] [0x000F-0x0012] [0x00]</w:t>
      </w:r>
    </w:p>
    <w:p w14:paraId="4385E68C" w14:textId="537C7C62" w:rsidR="00FD1C98" w:rsidRPr="001605E7" w:rsidRDefault="0098585B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SIPR</w:t>
      </w:r>
      <w:r w:rsidRPr="001605E7">
        <w:rPr>
          <w:rFonts w:eastAsiaTheme="minorHAnsi" w:hint="eastAsia"/>
        </w:rPr>
        <w:t>은</w:t>
      </w:r>
      <w:r w:rsidR="002A2BAF" w:rsidRPr="001605E7">
        <w:rPr>
          <w:rFonts w:eastAsiaTheme="minorHAnsi"/>
        </w:rPr>
        <w:t>IP Address</w:t>
      </w:r>
      <w:r w:rsidR="002A2BAF" w:rsidRPr="001605E7">
        <w:rPr>
          <w:rFonts w:eastAsiaTheme="minorHAnsi" w:hint="eastAsia"/>
        </w:rPr>
        <w:t>를</w:t>
      </w:r>
      <w:r w:rsidR="002A2BAF" w:rsidRPr="001605E7">
        <w:rPr>
          <w:rFonts w:eastAsiaTheme="minorHAnsi"/>
        </w:rPr>
        <w:t xml:space="preserve"> </w:t>
      </w:r>
      <w:r w:rsidR="00257242" w:rsidRPr="001605E7">
        <w:rPr>
          <w:rFonts w:eastAsiaTheme="minorHAnsi" w:hint="eastAsia"/>
        </w:rPr>
        <w:t>설정한</w:t>
      </w:r>
      <w:r w:rsidR="002A2BAF" w:rsidRPr="001605E7">
        <w:rPr>
          <w:rFonts w:eastAsiaTheme="minorHAnsi" w:hint="eastAsia"/>
        </w:rPr>
        <w:t>다</w:t>
      </w:r>
      <w:r w:rsidR="002A2BAF" w:rsidRPr="001605E7">
        <w:rPr>
          <w:rFonts w:eastAsiaTheme="minorHAnsi"/>
        </w:rPr>
        <w:t>.</w:t>
      </w:r>
    </w:p>
    <w:p w14:paraId="02EA645A" w14:textId="77777777" w:rsidR="002A2BAF" w:rsidRPr="001605E7" w:rsidRDefault="002A2BAF" w:rsidP="00155A42">
      <w:pPr>
        <w:pStyle w:val="11"/>
        <w:rPr>
          <w:rFonts w:eastAsiaTheme="minorHAnsi"/>
        </w:rPr>
      </w:pPr>
    </w:p>
    <w:p w14:paraId="75187BDA" w14:textId="5A1D7FDA" w:rsidR="002A2BAF" w:rsidRPr="001605E7" w:rsidRDefault="002A2BAF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 xml:space="preserve">Ex) </w:t>
      </w:r>
      <w:r w:rsidR="00DE32B6" w:rsidRPr="001605E7">
        <w:rPr>
          <w:rFonts w:eastAsiaTheme="minorHAnsi"/>
        </w:rPr>
        <w:t xml:space="preserve">SIPR = </w:t>
      </w:r>
      <w:r w:rsidRPr="001605E7">
        <w:rPr>
          <w:rFonts w:eastAsiaTheme="minorHAnsi"/>
        </w:rPr>
        <w:t>“192.168.0.100”</w:t>
      </w:r>
      <w:r w:rsidR="00350C3B" w:rsidRPr="001605E7">
        <w:rPr>
          <w:rFonts w:eastAsiaTheme="minorHAnsi"/>
        </w:rPr>
        <w:t>,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1629"/>
        <w:gridCol w:w="1629"/>
        <w:gridCol w:w="1629"/>
        <w:gridCol w:w="1629"/>
      </w:tblGrid>
      <w:tr w:rsidR="008C25B1" w:rsidRPr="00546234" w14:paraId="565AA5AE" w14:textId="77777777" w:rsidTr="001605E7">
        <w:trPr>
          <w:jc w:val="center"/>
        </w:trPr>
        <w:tc>
          <w:tcPr>
            <w:tcW w:w="1629" w:type="dxa"/>
          </w:tcPr>
          <w:p w14:paraId="07F4FC90" w14:textId="7D3EFAD5" w:rsidR="008C25B1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SIPR0(x000F)</w:t>
            </w:r>
          </w:p>
        </w:tc>
        <w:tc>
          <w:tcPr>
            <w:tcW w:w="1629" w:type="dxa"/>
          </w:tcPr>
          <w:p w14:paraId="5C89E23F" w14:textId="25BB48FE" w:rsidR="008C25B1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SIPR1(0x0010)</w:t>
            </w:r>
          </w:p>
        </w:tc>
        <w:tc>
          <w:tcPr>
            <w:tcW w:w="1629" w:type="dxa"/>
          </w:tcPr>
          <w:p w14:paraId="30B98519" w14:textId="00F9DB8F" w:rsidR="008C25B1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SIPR2(0x0011)</w:t>
            </w:r>
          </w:p>
        </w:tc>
        <w:tc>
          <w:tcPr>
            <w:tcW w:w="1629" w:type="dxa"/>
          </w:tcPr>
          <w:p w14:paraId="5833CD5F" w14:textId="7982A8AF" w:rsidR="008C25B1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SIPR3(0x0012)</w:t>
            </w:r>
          </w:p>
        </w:tc>
      </w:tr>
      <w:tr w:rsidR="008C25B1" w:rsidRPr="00546234" w14:paraId="2A5FE602" w14:textId="77777777" w:rsidTr="001605E7">
        <w:trPr>
          <w:jc w:val="center"/>
        </w:trPr>
        <w:tc>
          <w:tcPr>
            <w:tcW w:w="1629" w:type="dxa"/>
            <w:vAlign w:val="center"/>
          </w:tcPr>
          <w:p w14:paraId="12E1CFF5" w14:textId="77777777" w:rsidR="008C25B1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192 (0xC0)</w:t>
            </w:r>
          </w:p>
        </w:tc>
        <w:tc>
          <w:tcPr>
            <w:tcW w:w="1629" w:type="dxa"/>
            <w:vAlign w:val="center"/>
          </w:tcPr>
          <w:p w14:paraId="7BF3B4DB" w14:textId="77777777" w:rsidR="008C25B1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168 (0xA8)</w:t>
            </w:r>
          </w:p>
        </w:tc>
        <w:tc>
          <w:tcPr>
            <w:tcW w:w="1629" w:type="dxa"/>
            <w:vAlign w:val="center"/>
          </w:tcPr>
          <w:p w14:paraId="4F6E2101" w14:textId="77777777" w:rsidR="008C25B1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 (0x00)</w:t>
            </w:r>
          </w:p>
        </w:tc>
        <w:tc>
          <w:tcPr>
            <w:tcW w:w="1629" w:type="dxa"/>
            <w:vAlign w:val="center"/>
          </w:tcPr>
          <w:p w14:paraId="4EF50F7C" w14:textId="77777777" w:rsidR="008C25B1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100(0x64)</w:t>
            </w:r>
          </w:p>
        </w:tc>
      </w:tr>
    </w:tbl>
    <w:p w14:paraId="19963A2F" w14:textId="77777777" w:rsidR="00257242" w:rsidRPr="001605E7" w:rsidRDefault="00257242" w:rsidP="00155A42">
      <w:pPr>
        <w:pStyle w:val="11"/>
        <w:rPr>
          <w:rFonts w:eastAsiaTheme="minorHAnsi"/>
        </w:rPr>
      </w:pPr>
    </w:p>
    <w:p w14:paraId="0D5F3F18" w14:textId="3863EF4D" w:rsidR="00B8503D" w:rsidRPr="008C14F1" w:rsidRDefault="00327C90" w:rsidP="00E54C87">
      <w:pPr>
        <w:pStyle w:val="31"/>
      </w:pPr>
      <w:bookmarkStart w:id="377" w:name="_Toc483830028"/>
      <w:r w:rsidRPr="008C14F1">
        <w:t>IR (Interrupt Register)</w:t>
      </w:r>
      <w:bookmarkEnd w:id="377"/>
    </w:p>
    <w:p w14:paraId="1A043830" w14:textId="14D7BA67" w:rsidR="002A2BAF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E51E00" w:rsidRPr="001605E7">
        <w:rPr>
          <w:rFonts w:eastAsiaTheme="minorHAnsi"/>
        </w:rPr>
        <w:t>RW</w:t>
      </w:r>
      <w:r w:rsidR="002A2BAF" w:rsidRPr="001605E7">
        <w:rPr>
          <w:rFonts w:eastAsiaTheme="minorHAnsi"/>
        </w:rPr>
        <w:t>] [0x0015] [0x00]</w:t>
      </w:r>
    </w:p>
    <w:p w14:paraId="6369521B" w14:textId="7200B730" w:rsidR="00CD74FD" w:rsidRPr="001605E7" w:rsidRDefault="0098585B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IR</w:t>
      </w:r>
      <w:r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</w:t>
      </w:r>
      <w:r w:rsidR="00CD74FD" w:rsidRPr="001605E7">
        <w:rPr>
          <w:rFonts w:eastAsiaTheme="minorHAnsi"/>
        </w:rPr>
        <w:t>W5100S</w:t>
      </w:r>
      <w:r w:rsidR="00CD74FD" w:rsidRPr="001605E7">
        <w:rPr>
          <w:rFonts w:eastAsiaTheme="minorHAnsi" w:hint="eastAsia"/>
        </w:rPr>
        <w:t>의</w:t>
      </w:r>
      <w:r w:rsidR="00CD74FD" w:rsidRPr="001605E7">
        <w:rPr>
          <w:rFonts w:eastAsiaTheme="minorHAnsi"/>
        </w:rPr>
        <w:t xml:space="preserve"> Event</w:t>
      </w:r>
      <w:r w:rsidR="00CD74FD" w:rsidRPr="001605E7">
        <w:rPr>
          <w:rFonts w:eastAsiaTheme="minorHAnsi" w:hint="eastAsia"/>
        </w:rPr>
        <w:t>나</w:t>
      </w:r>
      <w:r w:rsidR="00CD74FD" w:rsidRPr="001605E7">
        <w:rPr>
          <w:rFonts w:eastAsiaTheme="minorHAnsi"/>
        </w:rPr>
        <w:t xml:space="preserve"> SOCKET n</w:t>
      </w:r>
      <w:r w:rsidR="00CD74FD" w:rsidRPr="001605E7">
        <w:rPr>
          <w:rFonts w:eastAsiaTheme="minorHAnsi" w:hint="eastAsia"/>
        </w:rPr>
        <w:t>의</w:t>
      </w:r>
      <w:r w:rsidR="00CD74FD" w:rsidRPr="001605E7">
        <w:rPr>
          <w:rFonts w:eastAsiaTheme="minorHAnsi"/>
        </w:rPr>
        <w:t xml:space="preserve"> Event</w:t>
      </w:r>
      <w:r w:rsidR="00CD74FD" w:rsidRPr="001605E7">
        <w:rPr>
          <w:rFonts w:eastAsiaTheme="minorHAnsi" w:hint="eastAsia"/>
        </w:rPr>
        <w:t>가</w:t>
      </w:r>
      <w:r w:rsidR="00CD74FD" w:rsidRPr="001605E7">
        <w:rPr>
          <w:rFonts w:eastAsiaTheme="minorHAnsi"/>
        </w:rPr>
        <w:t xml:space="preserve"> </w:t>
      </w:r>
      <w:r w:rsidR="00F20BE4" w:rsidRPr="001605E7">
        <w:rPr>
          <w:rFonts w:eastAsiaTheme="minorHAnsi" w:hint="eastAsia"/>
        </w:rPr>
        <w:t>발생했을</w:t>
      </w:r>
      <w:r w:rsidR="00F20BE4" w:rsidRPr="001605E7">
        <w:rPr>
          <w:rFonts w:eastAsiaTheme="minorHAnsi"/>
        </w:rPr>
        <w:t xml:space="preserve"> </w:t>
      </w:r>
      <w:r w:rsidR="00F20BE4" w:rsidRPr="001605E7">
        <w:rPr>
          <w:rFonts w:eastAsiaTheme="minorHAnsi" w:hint="eastAsia"/>
        </w:rPr>
        <w:t>때</w:t>
      </w:r>
      <w:r w:rsidR="00F20BE4" w:rsidRPr="001605E7">
        <w:rPr>
          <w:rFonts w:eastAsiaTheme="minorHAnsi"/>
        </w:rPr>
        <w:t xml:space="preserve"> </w:t>
      </w:r>
      <w:r w:rsidR="00257242" w:rsidRPr="001605E7">
        <w:rPr>
          <w:rFonts w:eastAsiaTheme="minorHAnsi" w:hint="eastAsia"/>
        </w:rPr>
        <w:t>해당</w:t>
      </w:r>
      <w:r w:rsidR="00305718" w:rsidRPr="001605E7">
        <w:rPr>
          <w:rFonts w:eastAsiaTheme="minorHAnsi"/>
        </w:rPr>
        <w:t xml:space="preserve"> Event</w:t>
      </w:r>
      <w:r w:rsidR="00257242" w:rsidRPr="001605E7">
        <w:rPr>
          <w:rFonts w:eastAsiaTheme="minorHAnsi"/>
        </w:rPr>
        <w:t xml:space="preserve"> </w:t>
      </w:r>
      <w:r w:rsidR="00F20BE4" w:rsidRPr="001605E7">
        <w:rPr>
          <w:rFonts w:eastAsiaTheme="minorHAnsi"/>
        </w:rPr>
        <w:t>bit</w:t>
      </w:r>
      <w:r w:rsidR="00F20BE4" w:rsidRPr="001605E7">
        <w:rPr>
          <w:rFonts w:eastAsiaTheme="minorHAnsi" w:hint="eastAsia"/>
        </w:rPr>
        <w:t>가</w:t>
      </w:r>
      <w:r w:rsidR="00F20BE4" w:rsidRPr="001605E7">
        <w:rPr>
          <w:rFonts w:eastAsiaTheme="minorHAnsi"/>
        </w:rPr>
        <w:t xml:space="preserve"> 1</w:t>
      </w:r>
      <w:r w:rsidR="00F20BE4" w:rsidRPr="001605E7">
        <w:rPr>
          <w:rFonts w:eastAsiaTheme="minorHAnsi" w:hint="eastAsia"/>
        </w:rPr>
        <w:t>로</w:t>
      </w:r>
      <w:r w:rsidR="00F20BE4" w:rsidRPr="001605E7">
        <w:rPr>
          <w:rFonts w:eastAsiaTheme="minorHAnsi"/>
        </w:rPr>
        <w:t xml:space="preserve"> </w:t>
      </w:r>
      <w:r w:rsidR="00F20BE4" w:rsidRPr="001605E7">
        <w:rPr>
          <w:rFonts w:eastAsiaTheme="minorHAnsi" w:hint="eastAsia"/>
        </w:rPr>
        <w:t>설정</w:t>
      </w:r>
      <w:r w:rsidR="00CD74FD" w:rsidRPr="001605E7">
        <w:rPr>
          <w:rFonts w:eastAsiaTheme="minorHAnsi" w:hint="eastAsia"/>
        </w:rPr>
        <w:t>된</w:t>
      </w:r>
      <w:r w:rsidR="002A2BAF" w:rsidRPr="001605E7">
        <w:rPr>
          <w:rFonts w:eastAsiaTheme="minorHAnsi" w:hint="eastAsia"/>
        </w:rPr>
        <w:t>다</w:t>
      </w:r>
      <w:r w:rsidR="002A2BAF" w:rsidRPr="001605E7">
        <w:rPr>
          <w:rFonts w:eastAsiaTheme="minorHAnsi"/>
        </w:rPr>
        <w:t>.</w:t>
      </w:r>
    </w:p>
    <w:p w14:paraId="03DE55B3" w14:textId="745AE902" w:rsidR="00B70702" w:rsidRPr="001605E7" w:rsidRDefault="001E7352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IR</w:t>
      </w:r>
      <w:r w:rsidR="002C6385" w:rsidRPr="001605E7">
        <w:rPr>
          <w:rFonts w:eastAsiaTheme="minorHAnsi" w:hint="eastAsia"/>
        </w:rPr>
        <w:t>의</w:t>
      </w:r>
      <w:r w:rsidR="002C6385" w:rsidRPr="001605E7">
        <w:rPr>
          <w:rFonts w:eastAsiaTheme="minorHAnsi"/>
        </w:rPr>
        <w:t xml:space="preserve"> </w:t>
      </w:r>
      <w:r w:rsidR="00305718" w:rsidRPr="001605E7">
        <w:rPr>
          <w:rFonts w:eastAsiaTheme="minorHAnsi"/>
        </w:rPr>
        <w:t>Event</w:t>
      </w:r>
      <w:r w:rsidR="00305718" w:rsidRPr="001605E7">
        <w:rPr>
          <w:rFonts w:eastAsiaTheme="minorHAnsi" w:hint="eastAsia"/>
        </w:rPr>
        <w:t>가</w:t>
      </w:r>
      <w:r w:rsidR="00305718" w:rsidRPr="001605E7">
        <w:rPr>
          <w:rFonts w:eastAsiaTheme="minorHAnsi"/>
        </w:rPr>
        <w:t xml:space="preserve"> </w:t>
      </w:r>
      <w:r w:rsidR="00305718" w:rsidRPr="001605E7">
        <w:rPr>
          <w:rFonts w:eastAsiaTheme="minorHAnsi" w:hint="eastAsia"/>
        </w:rPr>
        <w:t>발생</w:t>
      </w:r>
      <w:r w:rsidR="00B70702" w:rsidRPr="001605E7">
        <w:rPr>
          <w:rFonts w:eastAsiaTheme="minorHAnsi" w:hint="eastAsia"/>
        </w:rPr>
        <w:t>하고</w:t>
      </w:r>
      <w:r w:rsidR="00B70702" w:rsidRPr="001605E7">
        <w:rPr>
          <w:rFonts w:eastAsiaTheme="minorHAnsi"/>
        </w:rPr>
        <w:t xml:space="preserve"> IMR</w:t>
      </w:r>
      <w:r w:rsidR="00B70702" w:rsidRPr="001605E7">
        <w:rPr>
          <w:rFonts w:eastAsiaTheme="minorHAnsi" w:hint="eastAsia"/>
        </w:rPr>
        <w:t>의</w:t>
      </w:r>
      <w:r w:rsidR="00B70702" w:rsidRPr="001605E7">
        <w:rPr>
          <w:rFonts w:eastAsiaTheme="minorHAnsi"/>
        </w:rPr>
        <w:t xml:space="preserve"> 1:1 </w:t>
      </w:r>
      <w:r w:rsidR="00B70702" w:rsidRPr="001605E7">
        <w:rPr>
          <w:rFonts w:eastAsiaTheme="minorHAnsi" w:hint="eastAsia"/>
        </w:rPr>
        <w:t>대응되는</w:t>
      </w:r>
      <w:r w:rsidR="00B70702" w:rsidRPr="001605E7">
        <w:rPr>
          <w:rFonts w:eastAsiaTheme="minorHAnsi"/>
        </w:rPr>
        <w:t xml:space="preserve"> Bit</w:t>
      </w:r>
      <w:r w:rsidR="00B70702" w:rsidRPr="001605E7">
        <w:rPr>
          <w:rFonts w:eastAsiaTheme="minorHAnsi" w:hint="eastAsia"/>
        </w:rPr>
        <w:t>가</w:t>
      </w:r>
      <w:r w:rsidR="00B70702" w:rsidRPr="001605E7">
        <w:rPr>
          <w:rFonts w:eastAsiaTheme="minorHAnsi"/>
        </w:rPr>
        <w:t xml:space="preserve"> </w:t>
      </w:r>
      <w:r w:rsidR="00B70702" w:rsidRPr="001605E7">
        <w:rPr>
          <w:rFonts w:eastAsiaTheme="minorHAnsi" w:hint="eastAsia"/>
        </w:rPr>
        <w:t>설정되어</w:t>
      </w:r>
      <w:r w:rsidR="00B70702" w:rsidRPr="001605E7">
        <w:rPr>
          <w:rFonts w:eastAsiaTheme="minorHAnsi"/>
        </w:rPr>
        <w:t xml:space="preserve"> </w:t>
      </w:r>
      <w:r w:rsidR="00B70702" w:rsidRPr="001605E7">
        <w:rPr>
          <w:rFonts w:eastAsiaTheme="minorHAnsi" w:hint="eastAsia"/>
        </w:rPr>
        <w:t>있을</w:t>
      </w:r>
      <w:r w:rsidR="00B70702" w:rsidRPr="001605E7">
        <w:rPr>
          <w:rFonts w:eastAsiaTheme="minorHAnsi"/>
        </w:rPr>
        <w:t xml:space="preserve"> </w:t>
      </w:r>
      <w:r w:rsidR="00B70702" w:rsidRPr="001605E7">
        <w:rPr>
          <w:rFonts w:eastAsiaTheme="minorHAnsi" w:hint="eastAsia"/>
        </w:rPr>
        <w:t>경우</w:t>
      </w:r>
      <w:r w:rsidR="00B70702" w:rsidRPr="001605E7">
        <w:rPr>
          <w:rFonts w:eastAsiaTheme="minorHAnsi"/>
        </w:rPr>
        <w:t xml:space="preserve">, INTn </w:t>
      </w:r>
      <w:r w:rsidR="00B70702" w:rsidRPr="001605E7">
        <w:rPr>
          <w:rFonts w:eastAsiaTheme="minorHAnsi" w:hint="eastAsia"/>
        </w:rPr>
        <w:t>핀이</w:t>
      </w:r>
      <w:r w:rsidR="00B70702" w:rsidRPr="001605E7">
        <w:rPr>
          <w:rFonts w:eastAsiaTheme="minorHAnsi"/>
        </w:rPr>
        <w:t xml:space="preserve"> Low</w:t>
      </w:r>
      <w:r w:rsidR="00B70702" w:rsidRPr="001605E7">
        <w:rPr>
          <w:rFonts w:eastAsiaTheme="minorHAnsi" w:hint="eastAsia"/>
        </w:rPr>
        <w:t>상태가</w:t>
      </w:r>
      <w:r w:rsidR="00B70702" w:rsidRPr="001605E7">
        <w:rPr>
          <w:rFonts w:eastAsiaTheme="minorHAnsi"/>
        </w:rPr>
        <w:t xml:space="preserve"> </w:t>
      </w:r>
      <w:r w:rsidR="00B70702" w:rsidRPr="001605E7">
        <w:rPr>
          <w:rFonts w:eastAsiaTheme="minorHAnsi" w:hint="eastAsia"/>
        </w:rPr>
        <w:t>된다</w:t>
      </w:r>
      <w:r w:rsidR="00B70702" w:rsidRPr="001605E7">
        <w:rPr>
          <w:rFonts w:eastAsiaTheme="minorHAnsi"/>
        </w:rPr>
        <w:t>.</w:t>
      </w:r>
    </w:p>
    <w:p w14:paraId="2EEC5351" w14:textId="2096C05A" w:rsidR="003B17F9" w:rsidRPr="001605E7" w:rsidRDefault="003B17F9" w:rsidP="00155A42">
      <w:pPr>
        <w:pStyle w:val="11"/>
        <w:rPr>
          <w:rFonts w:eastAsiaTheme="minorHAnsi"/>
        </w:rPr>
      </w:pP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1097"/>
        <w:gridCol w:w="1066"/>
        <w:gridCol w:w="1060"/>
        <w:gridCol w:w="1014"/>
        <w:gridCol w:w="1042"/>
        <w:gridCol w:w="1042"/>
        <w:gridCol w:w="1042"/>
        <w:gridCol w:w="1042"/>
      </w:tblGrid>
      <w:tr w:rsidR="003B17F9" w:rsidRPr="00546234" w14:paraId="24E8D515" w14:textId="77777777" w:rsidTr="00B8503D">
        <w:trPr>
          <w:jc w:val="center"/>
        </w:trPr>
        <w:tc>
          <w:tcPr>
            <w:tcW w:w="1097" w:type="dxa"/>
            <w:tcBorders>
              <w:top w:val="nil"/>
              <w:left w:val="nil"/>
              <w:right w:val="nil"/>
            </w:tcBorders>
          </w:tcPr>
          <w:p w14:paraId="3B452803" w14:textId="77777777" w:rsidR="003B17F9" w:rsidRPr="001605E7" w:rsidRDefault="003B17F9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7</w:t>
            </w:r>
          </w:p>
        </w:tc>
        <w:tc>
          <w:tcPr>
            <w:tcW w:w="1066" w:type="dxa"/>
            <w:tcBorders>
              <w:top w:val="nil"/>
              <w:left w:val="nil"/>
              <w:right w:val="nil"/>
            </w:tcBorders>
          </w:tcPr>
          <w:p w14:paraId="671CCFE8" w14:textId="77777777" w:rsidR="003B17F9" w:rsidRPr="001605E7" w:rsidRDefault="003B17F9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6</w:t>
            </w:r>
          </w:p>
        </w:tc>
        <w:tc>
          <w:tcPr>
            <w:tcW w:w="1060" w:type="dxa"/>
            <w:tcBorders>
              <w:top w:val="nil"/>
              <w:left w:val="nil"/>
              <w:right w:val="nil"/>
            </w:tcBorders>
          </w:tcPr>
          <w:p w14:paraId="5760E8CC" w14:textId="77777777" w:rsidR="003B17F9" w:rsidRPr="001605E7" w:rsidRDefault="003B17F9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5</w:t>
            </w:r>
          </w:p>
        </w:tc>
        <w:tc>
          <w:tcPr>
            <w:tcW w:w="1014" w:type="dxa"/>
            <w:tcBorders>
              <w:top w:val="nil"/>
              <w:left w:val="nil"/>
              <w:right w:val="nil"/>
            </w:tcBorders>
          </w:tcPr>
          <w:p w14:paraId="3BCFBB11" w14:textId="77777777" w:rsidR="003B17F9" w:rsidRPr="001605E7" w:rsidRDefault="003B17F9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4</w:t>
            </w:r>
          </w:p>
        </w:tc>
        <w:tc>
          <w:tcPr>
            <w:tcW w:w="1042" w:type="dxa"/>
            <w:tcBorders>
              <w:top w:val="nil"/>
              <w:left w:val="nil"/>
              <w:right w:val="nil"/>
            </w:tcBorders>
          </w:tcPr>
          <w:p w14:paraId="2B4856AA" w14:textId="77777777" w:rsidR="003B17F9" w:rsidRPr="001605E7" w:rsidRDefault="003B17F9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3</w:t>
            </w:r>
          </w:p>
        </w:tc>
        <w:tc>
          <w:tcPr>
            <w:tcW w:w="1042" w:type="dxa"/>
            <w:tcBorders>
              <w:top w:val="nil"/>
              <w:left w:val="nil"/>
              <w:right w:val="nil"/>
            </w:tcBorders>
          </w:tcPr>
          <w:p w14:paraId="11318948" w14:textId="77777777" w:rsidR="003B17F9" w:rsidRPr="001605E7" w:rsidRDefault="003B17F9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2</w:t>
            </w:r>
          </w:p>
        </w:tc>
        <w:tc>
          <w:tcPr>
            <w:tcW w:w="1042" w:type="dxa"/>
            <w:tcBorders>
              <w:top w:val="nil"/>
              <w:left w:val="nil"/>
              <w:right w:val="nil"/>
            </w:tcBorders>
          </w:tcPr>
          <w:p w14:paraId="346C5A9C" w14:textId="77777777" w:rsidR="003B17F9" w:rsidRPr="001605E7" w:rsidRDefault="003B17F9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</w:t>
            </w:r>
          </w:p>
        </w:tc>
        <w:tc>
          <w:tcPr>
            <w:tcW w:w="1042" w:type="dxa"/>
            <w:tcBorders>
              <w:top w:val="nil"/>
              <w:left w:val="nil"/>
              <w:right w:val="nil"/>
            </w:tcBorders>
          </w:tcPr>
          <w:p w14:paraId="3BDCE924" w14:textId="77777777" w:rsidR="003B17F9" w:rsidRPr="001605E7" w:rsidRDefault="003B17F9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</w:t>
            </w:r>
          </w:p>
        </w:tc>
      </w:tr>
      <w:tr w:rsidR="003B17F9" w:rsidRPr="00546234" w14:paraId="4D87C008" w14:textId="77777777" w:rsidTr="00350C3B">
        <w:trPr>
          <w:jc w:val="center"/>
        </w:trPr>
        <w:tc>
          <w:tcPr>
            <w:tcW w:w="1097" w:type="dxa"/>
          </w:tcPr>
          <w:p w14:paraId="134359A7" w14:textId="77777777" w:rsidR="003B17F9" w:rsidRPr="00E01E81" w:rsidRDefault="003B17F9" w:rsidP="004F4CB8">
            <w:pPr>
              <w:pStyle w:val="11"/>
              <w:jc w:val="center"/>
              <w:rPr>
                <w:rFonts w:eastAsiaTheme="minorHAnsi"/>
              </w:rPr>
            </w:pPr>
            <w:r w:rsidRPr="00E01E81">
              <w:rPr>
                <w:rFonts w:eastAsiaTheme="minorHAnsi"/>
              </w:rPr>
              <w:t>CONFLICT</w:t>
            </w:r>
          </w:p>
        </w:tc>
        <w:tc>
          <w:tcPr>
            <w:tcW w:w="1066" w:type="dxa"/>
          </w:tcPr>
          <w:p w14:paraId="19D31909" w14:textId="77777777" w:rsidR="003B17F9" w:rsidRPr="00E01E81" w:rsidRDefault="003B17F9" w:rsidP="004F4CB8">
            <w:pPr>
              <w:pStyle w:val="11"/>
              <w:jc w:val="center"/>
              <w:rPr>
                <w:rFonts w:eastAsiaTheme="minorHAnsi"/>
              </w:rPr>
            </w:pPr>
            <w:r w:rsidRPr="00E01E81">
              <w:rPr>
                <w:rFonts w:eastAsiaTheme="minorHAnsi"/>
              </w:rPr>
              <w:t>UNREACH</w:t>
            </w:r>
          </w:p>
        </w:tc>
        <w:tc>
          <w:tcPr>
            <w:tcW w:w="1060" w:type="dxa"/>
            <w:shd w:val="clear" w:color="auto" w:fill="FFFFFF" w:themeFill="background1"/>
          </w:tcPr>
          <w:p w14:paraId="52743F0B" w14:textId="77777777" w:rsidR="003B17F9" w:rsidRPr="00E01E81" w:rsidRDefault="003B17F9" w:rsidP="004F4CB8">
            <w:pPr>
              <w:pStyle w:val="11"/>
              <w:jc w:val="center"/>
              <w:rPr>
                <w:rFonts w:eastAsiaTheme="minorHAnsi"/>
              </w:rPr>
            </w:pPr>
            <w:r w:rsidRPr="00E01E81">
              <w:rPr>
                <w:rFonts w:eastAsiaTheme="minorHAnsi"/>
                <w:color w:val="000000"/>
                <w14:textFill>
                  <w14:solidFill>
                    <w14:srgbClr w14:val="000000">
                      <w14:lumMod w14:val="50000"/>
                    </w14:srgbClr>
                  </w14:solidFill>
                </w14:textFill>
              </w:rPr>
              <w:t>P</w:t>
            </w:r>
            <w:r w:rsidRPr="00E01E81">
              <w:rPr>
                <w:rFonts w:eastAsiaTheme="minorHAnsi"/>
              </w:rPr>
              <w:t>PPTERM</w:t>
            </w:r>
          </w:p>
        </w:tc>
        <w:tc>
          <w:tcPr>
            <w:tcW w:w="1014" w:type="dxa"/>
            <w:shd w:val="clear" w:color="auto" w:fill="D9D9D9" w:themeFill="background1" w:themeFillShade="D9"/>
          </w:tcPr>
          <w:p w14:paraId="50A35B7E" w14:textId="6BA2E344" w:rsidR="003B17F9" w:rsidRPr="00E01E81" w:rsidRDefault="00CD74FD" w:rsidP="004F4CB8">
            <w:pPr>
              <w:pStyle w:val="11"/>
              <w:jc w:val="center"/>
              <w:rPr>
                <w:rFonts w:eastAsiaTheme="minorHAnsi"/>
              </w:rPr>
            </w:pPr>
            <w:r w:rsidRPr="00E01E81">
              <w:rPr>
                <w:rFonts w:eastAsiaTheme="minorHAnsi"/>
              </w:rPr>
              <w:t>-</w:t>
            </w:r>
          </w:p>
        </w:tc>
        <w:tc>
          <w:tcPr>
            <w:tcW w:w="1042" w:type="dxa"/>
          </w:tcPr>
          <w:p w14:paraId="25F9CA17" w14:textId="77777777" w:rsidR="003B17F9" w:rsidRPr="00E01E81" w:rsidRDefault="003B17F9" w:rsidP="004F4CB8">
            <w:pPr>
              <w:pStyle w:val="11"/>
              <w:jc w:val="center"/>
              <w:rPr>
                <w:rFonts w:eastAsiaTheme="minorHAnsi"/>
              </w:rPr>
            </w:pPr>
            <w:r w:rsidRPr="00E01E81">
              <w:rPr>
                <w:rFonts w:eastAsiaTheme="minorHAnsi"/>
              </w:rPr>
              <w:t>S3_INT</w:t>
            </w:r>
          </w:p>
        </w:tc>
        <w:tc>
          <w:tcPr>
            <w:tcW w:w="1042" w:type="dxa"/>
            <w:shd w:val="clear" w:color="auto" w:fill="FFFFFF" w:themeFill="background1"/>
          </w:tcPr>
          <w:p w14:paraId="7ACA9B9C" w14:textId="77777777" w:rsidR="003B17F9" w:rsidRPr="00E01E81" w:rsidRDefault="003B17F9" w:rsidP="004F4CB8">
            <w:pPr>
              <w:pStyle w:val="11"/>
              <w:jc w:val="center"/>
              <w:rPr>
                <w:rFonts w:eastAsiaTheme="minorHAnsi"/>
              </w:rPr>
            </w:pPr>
            <w:r w:rsidRPr="00E01E81">
              <w:rPr>
                <w:rFonts w:eastAsiaTheme="minorHAnsi"/>
              </w:rPr>
              <w:t>S2_INT</w:t>
            </w:r>
          </w:p>
        </w:tc>
        <w:tc>
          <w:tcPr>
            <w:tcW w:w="1042" w:type="dxa"/>
          </w:tcPr>
          <w:p w14:paraId="49C0A5E9" w14:textId="77777777" w:rsidR="003B17F9" w:rsidRPr="00E01E81" w:rsidRDefault="003B17F9" w:rsidP="004F4CB8">
            <w:pPr>
              <w:pStyle w:val="11"/>
              <w:jc w:val="center"/>
              <w:rPr>
                <w:rFonts w:eastAsiaTheme="minorHAnsi"/>
              </w:rPr>
            </w:pPr>
            <w:r w:rsidRPr="00E01E81">
              <w:rPr>
                <w:rFonts w:eastAsiaTheme="minorHAnsi"/>
              </w:rPr>
              <w:t>S1_INT</w:t>
            </w:r>
          </w:p>
        </w:tc>
        <w:tc>
          <w:tcPr>
            <w:tcW w:w="1042" w:type="dxa"/>
          </w:tcPr>
          <w:p w14:paraId="7EA9A765" w14:textId="77777777" w:rsidR="003B17F9" w:rsidRPr="00E01E81" w:rsidRDefault="003B17F9" w:rsidP="004F4CB8">
            <w:pPr>
              <w:pStyle w:val="11"/>
              <w:jc w:val="center"/>
              <w:rPr>
                <w:rFonts w:eastAsiaTheme="minorHAnsi"/>
              </w:rPr>
            </w:pPr>
            <w:r w:rsidRPr="00E01E81">
              <w:rPr>
                <w:rFonts w:eastAsiaTheme="minorHAnsi"/>
              </w:rPr>
              <w:t>S0_INT</w:t>
            </w:r>
          </w:p>
        </w:tc>
      </w:tr>
      <w:tr w:rsidR="00305718" w:rsidRPr="00546234" w14:paraId="2BF9D88A" w14:textId="77777777" w:rsidTr="00350C3B">
        <w:trPr>
          <w:jc w:val="center"/>
        </w:trPr>
        <w:tc>
          <w:tcPr>
            <w:tcW w:w="1097" w:type="dxa"/>
          </w:tcPr>
          <w:p w14:paraId="34B79CB5" w14:textId="4F247B62" w:rsidR="00305718" w:rsidRPr="00E01E81" w:rsidRDefault="00E51E00" w:rsidP="004F4CB8">
            <w:pPr>
              <w:pStyle w:val="11"/>
              <w:jc w:val="center"/>
              <w:rPr>
                <w:rFonts w:eastAsiaTheme="minorHAnsi"/>
              </w:rPr>
            </w:pPr>
            <w:r w:rsidRPr="00E01E81">
              <w:rPr>
                <w:rFonts w:eastAsiaTheme="minorHAnsi"/>
              </w:rPr>
              <w:t>WC</w:t>
            </w:r>
          </w:p>
        </w:tc>
        <w:tc>
          <w:tcPr>
            <w:tcW w:w="1066" w:type="dxa"/>
          </w:tcPr>
          <w:p w14:paraId="0303969C" w14:textId="459E4D6C" w:rsidR="00305718" w:rsidRPr="00E01E81" w:rsidRDefault="00E51E00" w:rsidP="004F4CB8">
            <w:pPr>
              <w:pStyle w:val="11"/>
              <w:jc w:val="center"/>
              <w:rPr>
                <w:rFonts w:eastAsiaTheme="minorHAnsi"/>
              </w:rPr>
            </w:pPr>
            <w:r w:rsidRPr="00E01E81">
              <w:rPr>
                <w:rFonts w:eastAsiaTheme="minorHAnsi"/>
              </w:rPr>
              <w:t>WC</w:t>
            </w:r>
          </w:p>
        </w:tc>
        <w:tc>
          <w:tcPr>
            <w:tcW w:w="1060" w:type="dxa"/>
            <w:shd w:val="clear" w:color="auto" w:fill="FFFFFF" w:themeFill="background1"/>
          </w:tcPr>
          <w:p w14:paraId="3BB5A3C2" w14:textId="650CF482" w:rsidR="00305718" w:rsidRPr="00E01E81" w:rsidRDefault="00E51E00" w:rsidP="004F4CB8">
            <w:pPr>
              <w:pStyle w:val="11"/>
              <w:jc w:val="center"/>
              <w:rPr>
                <w:rFonts w:eastAsiaTheme="minorHAnsi"/>
              </w:rPr>
            </w:pPr>
            <w:r w:rsidRPr="00E01E81">
              <w:rPr>
                <w:rFonts w:eastAsiaTheme="minorHAnsi"/>
              </w:rPr>
              <w:t>WC</w:t>
            </w:r>
          </w:p>
        </w:tc>
        <w:tc>
          <w:tcPr>
            <w:tcW w:w="1014" w:type="dxa"/>
            <w:shd w:val="clear" w:color="auto" w:fill="D9D9D9" w:themeFill="background1" w:themeFillShade="D9"/>
          </w:tcPr>
          <w:p w14:paraId="42580F16" w14:textId="4BA11603" w:rsidR="00305718" w:rsidRPr="00E01E81" w:rsidRDefault="0055345F" w:rsidP="004F4CB8">
            <w:pPr>
              <w:pStyle w:val="11"/>
              <w:jc w:val="center"/>
              <w:rPr>
                <w:rFonts w:eastAsiaTheme="minorHAnsi"/>
              </w:rPr>
            </w:pPr>
            <w:r w:rsidRPr="00E01E81">
              <w:rPr>
                <w:rFonts w:eastAsiaTheme="minorHAnsi"/>
              </w:rPr>
              <w:t>-</w:t>
            </w:r>
          </w:p>
        </w:tc>
        <w:tc>
          <w:tcPr>
            <w:tcW w:w="1042" w:type="dxa"/>
          </w:tcPr>
          <w:p w14:paraId="4747A605" w14:textId="10E515DE" w:rsidR="00305718" w:rsidRPr="00E01E81" w:rsidRDefault="0024191A" w:rsidP="004F4CB8">
            <w:pPr>
              <w:pStyle w:val="11"/>
              <w:jc w:val="center"/>
              <w:rPr>
                <w:rFonts w:eastAsiaTheme="minorHAnsi"/>
              </w:rPr>
            </w:pPr>
            <w:r w:rsidRPr="00E01E81">
              <w:rPr>
                <w:rFonts w:eastAsiaTheme="minorHAnsi"/>
              </w:rPr>
              <w:t>AC</w:t>
            </w:r>
          </w:p>
        </w:tc>
        <w:tc>
          <w:tcPr>
            <w:tcW w:w="1042" w:type="dxa"/>
            <w:shd w:val="clear" w:color="auto" w:fill="FFFFFF" w:themeFill="background1"/>
          </w:tcPr>
          <w:p w14:paraId="22B8DE4B" w14:textId="3F848F75" w:rsidR="00305718" w:rsidRPr="00E01E81" w:rsidRDefault="0024191A" w:rsidP="004F4CB8">
            <w:pPr>
              <w:pStyle w:val="11"/>
              <w:jc w:val="center"/>
              <w:rPr>
                <w:rFonts w:eastAsiaTheme="minorHAnsi"/>
              </w:rPr>
            </w:pPr>
            <w:r w:rsidRPr="00E01E81">
              <w:rPr>
                <w:rFonts w:eastAsiaTheme="minorHAnsi"/>
              </w:rPr>
              <w:t>AC</w:t>
            </w:r>
          </w:p>
        </w:tc>
        <w:tc>
          <w:tcPr>
            <w:tcW w:w="1042" w:type="dxa"/>
          </w:tcPr>
          <w:p w14:paraId="293499DF" w14:textId="5B8062FB" w:rsidR="00305718" w:rsidRPr="00E01E81" w:rsidRDefault="0024191A" w:rsidP="004F4CB8">
            <w:pPr>
              <w:pStyle w:val="11"/>
              <w:jc w:val="center"/>
              <w:rPr>
                <w:rFonts w:eastAsiaTheme="minorHAnsi"/>
              </w:rPr>
            </w:pPr>
            <w:r w:rsidRPr="00E01E81">
              <w:rPr>
                <w:rFonts w:eastAsiaTheme="minorHAnsi"/>
              </w:rPr>
              <w:t>AC</w:t>
            </w:r>
          </w:p>
        </w:tc>
        <w:tc>
          <w:tcPr>
            <w:tcW w:w="1042" w:type="dxa"/>
          </w:tcPr>
          <w:p w14:paraId="61FFC372" w14:textId="3750CF12" w:rsidR="00305718" w:rsidRPr="00E01E81" w:rsidRDefault="0024191A" w:rsidP="004F4CB8">
            <w:pPr>
              <w:pStyle w:val="11"/>
              <w:jc w:val="center"/>
              <w:rPr>
                <w:rFonts w:eastAsiaTheme="minorHAnsi"/>
              </w:rPr>
            </w:pPr>
            <w:r w:rsidRPr="00E01E81">
              <w:rPr>
                <w:rFonts w:eastAsiaTheme="minorHAnsi"/>
              </w:rPr>
              <w:t>AC</w:t>
            </w:r>
          </w:p>
        </w:tc>
      </w:tr>
    </w:tbl>
    <w:p w14:paraId="6BDED3F0" w14:textId="77777777" w:rsidR="003B17F9" w:rsidRPr="00E01E81" w:rsidRDefault="003B17F9" w:rsidP="00155A42">
      <w:pPr>
        <w:pStyle w:val="11"/>
        <w:rPr>
          <w:rFonts w:eastAsiaTheme="minorHAnsi"/>
        </w:rPr>
      </w:pPr>
    </w:p>
    <w:tbl>
      <w:tblPr>
        <w:tblStyle w:val="af3"/>
        <w:tblW w:w="0" w:type="auto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680"/>
        <w:gridCol w:w="1247"/>
        <w:gridCol w:w="6521"/>
      </w:tblGrid>
      <w:tr w:rsidR="003B17F9" w:rsidRPr="00546234" w14:paraId="0DD7E6D7" w14:textId="77777777" w:rsidTr="00E01E81">
        <w:trPr>
          <w:jc w:val="center"/>
        </w:trPr>
        <w:tc>
          <w:tcPr>
            <w:tcW w:w="680" w:type="dxa"/>
            <w:shd w:val="clear" w:color="auto" w:fill="EAE8DA"/>
          </w:tcPr>
          <w:p w14:paraId="5E7580A4" w14:textId="77777777" w:rsidR="003B17F9" w:rsidRPr="00E01E81" w:rsidRDefault="003B17F9" w:rsidP="00E01E81">
            <w:pPr>
              <w:pStyle w:val="11"/>
              <w:jc w:val="center"/>
              <w:rPr>
                <w:rFonts w:eastAsiaTheme="minorHAnsi"/>
              </w:rPr>
            </w:pPr>
            <w:r w:rsidRPr="00E01E81">
              <w:rPr>
                <w:rFonts w:eastAsiaTheme="minorHAnsi"/>
              </w:rPr>
              <w:t>Bit</w:t>
            </w:r>
          </w:p>
        </w:tc>
        <w:tc>
          <w:tcPr>
            <w:tcW w:w="1247" w:type="dxa"/>
            <w:shd w:val="clear" w:color="auto" w:fill="EAE8DA"/>
          </w:tcPr>
          <w:p w14:paraId="5CD5077E" w14:textId="77777777" w:rsidR="003B17F9" w:rsidRPr="00E01E81" w:rsidRDefault="003B17F9" w:rsidP="00E01E81">
            <w:pPr>
              <w:pStyle w:val="11"/>
              <w:jc w:val="center"/>
              <w:rPr>
                <w:rFonts w:eastAsiaTheme="minorHAnsi"/>
              </w:rPr>
            </w:pPr>
            <w:r w:rsidRPr="00E01E81">
              <w:rPr>
                <w:rFonts w:eastAsiaTheme="minorHAnsi"/>
              </w:rPr>
              <w:t>Symbol</w:t>
            </w:r>
          </w:p>
        </w:tc>
        <w:tc>
          <w:tcPr>
            <w:tcW w:w="6521" w:type="dxa"/>
            <w:shd w:val="clear" w:color="auto" w:fill="EAE8DA"/>
          </w:tcPr>
          <w:p w14:paraId="738D4689" w14:textId="77777777" w:rsidR="003B17F9" w:rsidRPr="00E01E81" w:rsidRDefault="003B17F9" w:rsidP="00155A42">
            <w:pPr>
              <w:pStyle w:val="11"/>
              <w:rPr>
                <w:rFonts w:eastAsiaTheme="minorHAnsi"/>
              </w:rPr>
            </w:pPr>
            <w:r w:rsidRPr="00E01E81">
              <w:rPr>
                <w:rFonts w:eastAsiaTheme="minorHAnsi"/>
              </w:rPr>
              <w:t>Description</w:t>
            </w:r>
          </w:p>
        </w:tc>
      </w:tr>
      <w:tr w:rsidR="003B17F9" w:rsidRPr="00546234" w14:paraId="151BABCC" w14:textId="77777777" w:rsidTr="00E01E81">
        <w:trPr>
          <w:jc w:val="center"/>
        </w:trPr>
        <w:tc>
          <w:tcPr>
            <w:tcW w:w="680" w:type="dxa"/>
            <w:vAlign w:val="center"/>
          </w:tcPr>
          <w:p w14:paraId="2EBF7D54" w14:textId="77777777" w:rsidR="003B17F9" w:rsidRPr="001605E7" w:rsidRDefault="003B17F9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7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0337D457" w14:textId="77777777" w:rsidR="003B17F9" w:rsidRPr="001605E7" w:rsidRDefault="003B17F9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CONFLICT</w:t>
            </w:r>
          </w:p>
        </w:tc>
        <w:tc>
          <w:tcPr>
            <w:tcW w:w="6521" w:type="dxa"/>
          </w:tcPr>
          <w:p w14:paraId="0FD9B266" w14:textId="77777777" w:rsidR="003B17F9" w:rsidRPr="001605E7" w:rsidRDefault="003B17F9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IP Conflict</w:t>
            </w:r>
            <w:r w:rsidR="00AF6EE1" w:rsidRPr="001605E7">
              <w:rPr>
                <w:rFonts w:eastAsiaTheme="minorHAnsi"/>
              </w:rPr>
              <w:t xml:space="preserve"> Interrupt</w:t>
            </w:r>
          </w:p>
          <w:p w14:paraId="2B057575" w14:textId="77777777" w:rsidR="00743223" w:rsidRPr="00E01E81" w:rsidRDefault="00743223" w:rsidP="00155A42">
            <w:pPr>
              <w:pStyle w:val="11"/>
              <w:rPr>
                <w:rFonts w:eastAsiaTheme="minorHAnsi"/>
              </w:rPr>
            </w:pPr>
            <w:r w:rsidRPr="00E01E81">
              <w:rPr>
                <w:rFonts w:eastAsiaTheme="minorHAnsi"/>
              </w:rPr>
              <w:t xml:space="preserve">Read 1 : </w:t>
            </w:r>
            <w:r w:rsidR="00FF3CAA" w:rsidRPr="00E01E81">
              <w:rPr>
                <w:rFonts w:eastAsiaTheme="minorHAnsi"/>
              </w:rPr>
              <w:t xml:space="preserve">IP Conflict </w:t>
            </w:r>
            <w:r w:rsidR="00FF3CAA" w:rsidRPr="00E01E81">
              <w:rPr>
                <w:rFonts w:eastAsiaTheme="minorHAnsi"/>
              </w:rPr>
              <w:t>감지</w:t>
            </w:r>
          </w:p>
          <w:p w14:paraId="2D9DADA7" w14:textId="11711EE1" w:rsidR="00C36815" w:rsidRPr="00E01E81" w:rsidRDefault="00743223" w:rsidP="00155A42">
            <w:pPr>
              <w:pStyle w:val="11"/>
              <w:rPr>
                <w:rFonts w:eastAsiaTheme="minorHAnsi"/>
              </w:rPr>
            </w:pPr>
            <w:r w:rsidRPr="00E01E81">
              <w:rPr>
                <w:rFonts w:eastAsiaTheme="minorHAnsi"/>
              </w:rPr>
              <w:t>Read 0 : -</w:t>
            </w:r>
          </w:p>
        </w:tc>
      </w:tr>
      <w:tr w:rsidR="003B17F9" w:rsidRPr="00546234" w14:paraId="118D3659" w14:textId="77777777" w:rsidTr="00E01E81">
        <w:trPr>
          <w:jc w:val="center"/>
        </w:trPr>
        <w:tc>
          <w:tcPr>
            <w:tcW w:w="680" w:type="dxa"/>
            <w:vAlign w:val="center"/>
          </w:tcPr>
          <w:p w14:paraId="619A7990" w14:textId="77777777" w:rsidR="003B17F9" w:rsidRPr="00E01E81" w:rsidRDefault="003B17F9" w:rsidP="00E01E81">
            <w:pPr>
              <w:pStyle w:val="11"/>
              <w:jc w:val="center"/>
              <w:rPr>
                <w:rFonts w:eastAsiaTheme="minorHAnsi"/>
              </w:rPr>
            </w:pPr>
            <w:r w:rsidRPr="00E01E81">
              <w:rPr>
                <w:rFonts w:eastAsiaTheme="minorHAnsi"/>
              </w:rPr>
              <w:t>6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7E367BF3" w14:textId="77777777" w:rsidR="003B17F9" w:rsidRPr="00E01E81" w:rsidRDefault="003B17F9" w:rsidP="00E01E81">
            <w:pPr>
              <w:pStyle w:val="11"/>
              <w:jc w:val="center"/>
              <w:rPr>
                <w:rFonts w:eastAsiaTheme="minorHAnsi"/>
              </w:rPr>
            </w:pPr>
            <w:r w:rsidRPr="00E01E81">
              <w:rPr>
                <w:rFonts w:eastAsiaTheme="minorHAnsi"/>
              </w:rPr>
              <w:t>UNREACH</w:t>
            </w:r>
          </w:p>
        </w:tc>
        <w:tc>
          <w:tcPr>
            <w:tcW w:w="6521" w:type="dxa"/>
          </w:tcPr>
          <w:p w14:paraId="0B3E1609" w14:textId="77777777" w:rsidR="003B17F9" w:rsidRPr="00E01E81" w:rsidRDefault="00C36815" w:rsidP="00155A42">
            <w:pPr>
              <w:pStyle w:val="11"/>
              <w:rPr>
                <w:rFonts w:eastAsiaTheme="minorHAnsi"/>
              </w:rPr>
            </w:pPr>
            <w:r w:rsidRPr="00E01E81">
              <w:rPr>
                <w:rFonts w:eastAsiaTheme="minorHAnsi"/>
              </w:rPr>
              <w:t xml:space="preserve">Destination </w:t>
            </w:r>
            <w:r w:rsidR="00284417" w:rsidRPr="00E01E81">
              <w:rPr>
                <w:rFonts w:eastAsiaTheme="minorHAnsi"/>
              </w:rPr>
              <w:t xml:space="preserve">Port </w:t>
            </w:r>
            <w:r w:rsidRPr="00E01E81">
              <w:rPr>
                <w:rFonts w:eastAsiaTheme="minorHAnsi"/>
              </w:rPr>
              <w:t>Unreachable</w:t>
            </w:r>
            <w:r w:rsidR="00AF6EE1" w:rsidRPr="00E01E81">
              <w:rPr>
                <w:rFonts w:eastAsiaTheme="minorHAnsi"/>
              </w:rPr>
              <w:t xml:space="preserve"> Interrupt</w:t>
            </w:r>
          </w:p>
          <w:p w14:paraId="0E20E8F4" w14:textId="46B61378" w:rsidR="00C853A9" w:rsidRPr="00E01E81" w:rsidRDefault="00C853A9" w:rsidP="00155A42">
            <w:pPr>
              <w:pStyle w:val="11"/>
              <w:rPr>
                <w:rFonts w:eastAsiaTheme="minorHAnsi"/>
              </w:rPr>
            </w:pPr>
            <w:r w:rsidRPr="00E01E81">
              <w:rPr>
                <w:rFonts w:eastAsiaTheme="minorHAnsi"/>
              </w:rPr>
              <w:t>수신한</w:t>
            </w:r>
            <w:r w:rsidRPr="00E01E81">
              <w:rPr>
                <w:rFonts w:eastAsiaTheme="minorHAnsi"/>
              </w:rPr>
              <w:t xml:space="preserve"> Unreachable Packer</w:t>
            </w:r>
            <w:r w:rsidRPr="00E01E81">
              <w:rPr>
                <w:rFonts w:eastAsiaTheme="minorHAnsi"/>
              </w:rPr>
              <w:t>의</w:t>
            </w:r>
            <w:r w:rsidRPr="00E01E81">
              <w:rPr>
                <w:rFonts w:eastAsiaTheme="minorHAnsi"/>
              </w:rPr>
              <w:t xml:space="preserve"> Unreachable IP Address</w:t>
            </w:r>
            <w:r w:rsidRPr="00E01E81">
              <w:rPr>
                <w:rFonts w:eastAsiaTheme="minorHAnsi"/>
              </w:rPr>
              <w:t>와</w:t>
            </w:r>
            <w:r w:rsidRPr="00E01E81">
              <w:rPr>
                <w:rFonts w:eastAsiaTheme="minorHAnsi"/>
              </w:rPr>
              <w:t xml:space="preserve"> Port Number</w:t>
            </w:r>
            <w:r w:rsidRPr="00E01E81">
              <w:rPr>
                <w:rFonts w:eastAsiaTheme="minorHAnsi"/>
              </w:rPr>
              <w:t>는</w:t>
            </w:r>
            <w:r w:rsidRPr="00E01E81">
              <w:rPr>
                <w:rFonts w:eastAsiaTheme="minorHAnsi"/>
              </w:rPr>
              <w:t xml:space="preserve"> </w:t>
            </w:r>
            <w:r w:rsidRPr="00E01E81">
              <w:rPr>
                <w:rFonts w:eastAsiaTheme="minorHAnsi"/>
              </w:rPr>
              <w:t>각각</w:t>
            </w:r>
            <w:r w:rsidRPr="00E01E81">
              <w:rPr>
                <w:rFonts w:eastAsiaTheme="minorHAnsi"/>
              </w:rPr>
              <w:t xml:space="preserve"> UIPR (Unreachable IP Register) </w:t>
            </w:r>
            <w:r w:rsidRPr="00E01E81">
              <w:rPr>
                <w:rFonts w:eastAsiaTheme="minorHAnsi"/>
              </w:rPr>
              <w:t>과</w:t>
            </w:r>
            <w:r w:rsidRPr="00E01E81">
              <w:rPr>
                <w:rFonts w:eastAsiaTheme="minorHAnsi"/>
              </w:rPr>
              <w:t xml:space="preserve"> UPORTR (Unreachable Port Register)</w:t>
            </w:r>
            <w:r w:rsidRPr="00E01E81">
              <w:rPr>
                <w:rFonts w:eastAsiaTheme="minorHAnsi"/>
              </w:rPr>
              <w:t>에</w:t>
            </w:r>
            <w:r w:rsidRPr="00E01E81">
              <w:rPr>
                <w:rFonts w:eastAsiaTheme="minorHAnsi"/>
              </w:rPr>
              <w:t xml:space="preserve"> </w:t>
            </w:r>
            <w:r w:rsidRPr="00E01E81">
              <w:rPr>
                <w:rFonts w:eastAsiaTheme="minorHAnsi"/>
              </w:rPr>
              <w:t>저장된다</w:t>
            </w:r>
            <w:r w:rsidRPr="00E01E81">
              <w:rPr>
                <w:rFonts w:eastAsiaTheme="minorHAnsi"/>
              </w:rPr>
              <w:t>.</w:t>
            </w:r>
          </w:p>
          <w:p w14:paraId="4321CB28" w14:textId="2CDBFA5F" w:rsidR="00E86C06" w:rsidRPr="00E01E81" w:rsidRDefault="00E86C06" w:rsidP="00155A42">
            <w:pPr>
              <w:pStyle w:val="11"/>
              <w:rPr>
                <w:rFonts w:eastAsiaTheme="minorHAnsi"/>
              </w:rPr>
            </w:pPr>
            <w:r w:rsidRPr="00E01E81">
              <w:rPr>
                <w:rFonts w:eastAsiaTheme="minorHAnsi"/>
              </w:rPr>
              <w:t xml:space="preserve">Read 1 : Unreachable Packet </w:t>
            </w:r>
            <w:r w:rsidRPr="00E01E81">
              <w:rPr>
                <w:rFonts w:eastAsiaTheme="minorHAnsi"/>
              </w:rPr>
              <w:t>수신</w:t>
            </w:r>
          </w:p>
          <w:p w14:paraId="2D3CD391" w14:textId="58B1ACFF" w:rsidR="00E86C06" w:rsidRPr="00E01E81" w:rsidRDefault="00E86C06" w:rsidP="00155A42">
            <w:pPr>
              <w:pStyle w:val="11"/>
              <w:rPr>
                <w:rFonts w:eastAsiaTheme="minorHAnsi"/>
              </w:rPr>
            </w:pPr>
            <w:r w:rsidRPr="00E01E81">
              <w:rPr>
                <w:rFonts w:eastAsiaTheme="minorHAnsi"/>
              </w:rPr>
              <w:t>Read 0 : -</w:t>
            </w:r>
          </w:p>
        </w:tc>
      </w:tr>
      <w:tr w:rsidR="003B17F9" w:rsidRPr="00546234" w14:paraId="48F8F5AA" w14:textId="77777777" w:rsidTr="00E01E81">
        <w:trPr>
          <w:jc w:val="center"/>
        </w:trPr>
        <w:tc>
          <w:tcPr>
            <w:tcW w:w="680" w:type="dxa"/>
            <w:vAlign w:val="center"/>
          </w:tcPr>
          <w:p w14:paraId="716AB18C" w14:textId="77777777" w:rsidR="003B17F9" w:rsidRPr="00E01E81" w:rsidRDefault="003B17F9" w:rsidP="00E01E81">
            <w:pPr>
              <w:pStyle w:val="11"/>
              <w:jc w:val="center"/>
              <w:rPr>
                <w:rFonts w:eastAsiaTheme="minorHAnsi"/>
              </w:rPr>
            </w:pPr>
            <w:r w:rsidRPr="00E01E81">
              <w:rPr>
                <w:rFonts w:eastAsiaTheme="minorHAnsi"/>
              </w:rPr>
              <w:t>5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252A3110" w14:textId="77777777" w:rsidR="003B17F9" w:rsidRPr="00E01E81" w:rsidRDefault="003B17F9" w:rsidP="00E01E81">
            <w:pPr>
              <w:pStyle w:val="11"/>
              <w:jc w:val="center"/>
              <w:rPr>
                <w:rFonts w:eastAsiaTheme="minorHAnsi"/>
              </w:rPr>
            </w:pPr>
            <w:r w:rsidRPr="00E01E81">
              <w:rPr>
                <w:rFonts w:eastAsiaTheme="minorHAnsi"/>
              </w:rPr>
              <w:t>PPPTERM</w:t>
            </w:r>
          </w:p>
        </w:tc>
        <w:tc>
          <w:tcPr>
            <w:tcW w:w="6521" w:type="dxa"/>
          </w:tcPr>
          <w:p w14:paraId="5EA8E730" w14:textId="77777777" w:rsidR="003B17F9" w:rsidRPr="00E01E81" w:rsidRDefault="00AF6EE1" w:rsidP="00155A42">
            <w:pPr>
              <w:pStyle w:val="11"/>
              <w:rPr>
                <w:rFonts w:eastAsiaTheme="minorHAnsi"/>
              </w:rPr>
            </w:pPr>
            <w:r w:rsidRPr="00E01E81">
              <w:rPr>
                <w:rFonts w:eastAsiaTheme="minorHAnsi"/>
              </w:rPr>
              <w:t>PADT/LCPT Interrupt</w:t>
            </w:r>
          </w:p>
          <w:p w14:paraId="7353C850" w14:textId="370E648C" w:rsidR="00AF6EE1" w:rsidRPr="001605E7" w:rsidRDefault="00743223" w:rsidP="00155A42">
            <w:pPr>
              <w:pStyle w:val="11"/>
              <w:rPr>
                <w:rFonts w:eastAsiaTheme="minorHAnsi"/>
              </w:rPr>
            </w:pPr>
            <w:r w:rsidRPr="00E01E81">
              <w:rPr>
                <w:rFonts w:eastAsiaTheme="minorHAnsi"/>
              </w:rPr>
              <w:t xml:space="preserve">Read 1 : </w:t>
            </w:r>
            <w:r w:rsidR="003E42A7" w:rsidRPr="00E01E81">
              <w:rPr>
                <w:rFonts w:eastAsiaTheme="minorHAnsi"/>
              </w:rPr>
              <w:t>PPP</w:t>
            </w:r>
            <w:r w:rsidR="00AF6EE1" w:rsidRPr="00E01E81">
              <w:rPr>
                <w:rFonts w:eastAsiaTheme="minorHAnsi"/>
              </w:rPr>
              <w:t xml:space="preserve">T </w:t>
            </w:r>
            <w:r w:rsidR="00AF6EE1" w:rsidRPr="001605E7">
              <w:rPr>
                <w:rFonts w:eastAsiaTheme="minorHAnsi" w:hint="eastAsia"/>
              </w:rPr>
              <w:t>또는</w:t>
            </w:r>
            <w:r w:rsidR="00AF6EE1" w:rsidRPr="001605E7">
              <w:rPr>
                <w:rFonts w:eastAsiaTheme="minorHAnsi"/>
              </w:rPr>
              <w:t xml:space="preserve"> </w:t>
            </w:r>
            <w:r w:rsidR="003E42A7" w:rsidRPr="001605E7">
              <w:rPr>
                <w:rFonts w:eastAsiaTheme="minorHAnsi"/>
              </w:rPr>
              <w:t>LCP</w:t>
            </w:r>
            <w:r w:rsidR="00AF6EE1" w:rsidRPr="001605E7">
              <w:rPr>
                <w:rFonts w:eastAsiaTheme="minorHAnsi"/>
              </w:rPr>
              <w:t xml:space="preserve">T </w:t>
            </w:r>
            <w:r w:rsidR="008F781E" w:rsidRPr="001605E7">
              <w:rPr>
                <w:rFonts w:eastAsiaTheme="minorHAnsi"/>
              </w:rPr>
              <w:t>Packet</w:t>
            </w:r>
            <w:r w:rsidR="00AF6EE1" w:rsidRPr="001605E7">
              <w:rPr>
                <w:rFonts w:eastAsiaTheme="minorHAnsi"/>
              </w:rPr>
              <w:t xml:space="preserve"> </w:t>
            </w:r>
            <w:r w:rsidR="00AF6EE1" w:rsidRPr="001605E7">
              <w:rPr>
                <w:rFonts w:eastAsiaTheme="minorHAnsi" w:hint="eastAsia"/>
              </w:rPr>
              <w:t>수신</w:t>
            </w:r>
          </w:p>
          <w:p w14:paraId="10B9F502" w14:textId="462C2A6A" w:rsidR="00743223" w:rsidRPr="00E01E81" w:rsidRDefault="00743223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Read 0 : -</w:t>
            </w:r>
          </w:p>
        </w:tc>
      </w:tr>
      <w:tr w:rsidR="003B17F9" w:rsidRPr="00546234" w14:paraId="06D8A754" w14:textId="77777777" w:rsidTr="00E01E81">
        <w:trPr>
          <w:jc w:val="center"/>
        </w:trPr>
        <w:tc>
          <w:tcPr>
            <w:tcW w:w="680" w:type="dxa"/>
            <w:vAlign w:val="center"/>
          </w:tcPr>
          <w:p w14:paraId="11F54D7B" w14:textId="77777777" w:rsidR="003B17F9" w:rsidRPr="00E01E81" w:rsidRDefault="003B17F9" w:rsidP="00E01E81">
            <w:pPr>
              <w:pStyle w:val="11"/>
              <w:jc w:val="center"/>
              <w:rPr>
                <w:rFonts w:eastAsiaTheme="minorHAnsi"/>
              </w:rPr>
            </w:pPr>
            <w:r w:rsidRPr="00E01E81">
              <w:rPr>
                <w:rFonts w:eastAsiaTheme="minorHAnsi"/>
              </w:rPr>
              <w:t>4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0AAA2F8B" w14:textId="011290D4" w:rsidR="003B17F9" w:rsidRPr="00E01E81" w:rsidRDefault="00CD74FD" w:rsidP="00E01E81">
            <w:pPr>
              <w:pStyle w:val="11"/>
              <w:jc w:val="center"/>
              <w:rPr>
                <w:rFonts w:eastAsiaTheme="minorHAnsi"/>
              </w:rPr>
            </w:pPr>
            <w:r w:rsidRPr="00E01E81">
              <w:rPr>
                <w:rFonts w:eastAsiaTheme="minorHAnsi"/>
              </w:rPr>
              <w:t>-</w:t>
            </w:r>
          </w:p>
        </w:tc>
        <w:tc>
          <w:tcPr>
            <w:tcW w:w="6521" w:type="dxa"/>
          </w:tcPr>
          <w:p w14:paraId="3DEEA264" w14:textId="77777777" w:rsidR="003B17F9" w:rsidRPr="00E01E81" w:rsidRDefault="00AF6EE1" w:rsidP="00155A42">
            <w:pPr>
              <w:pStyle w:val="11"/>
              <w:rPr>
                <w:rFonts w:eastAsiaTheme="minorHAnsi"/>
              </w:rPr>
            </w:pPr>
            <w:r w:rsidRPr="00E01E81">
              <w:rPr>
                <w:rFonts w:eastAsiaTheme="minorHAnsi"/>
              </w:rPr>
              <w:t>Reserved</w:t>
            </w:r>
          </w:p>
        </w:tc>
      </w:tr>
      <w:tr w:rsidR="003B17F9" w:rsidRPr="00546234" w14:paraId="1E6DC9EE" w14:textId="77777777" w:rsidTr="00E01E81">
        <w:trPr>
          <w:jc w:val="center"/>
        </w:trPr>
        <w:tc>
          <w:tcPr>
            <w:tcW w:w="680" w:type="dxa"/>
            <w:vAlign w:val="center"/>
          </w:tcPr>
          <w:p w14:paraId="4098028E" w14:textId="77777777" w:rsidR="003B17F9" w:rsidRPr="001605E7" w:rsidRDefault="003E42A7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[</w:t>
            </w:r>
            <w:r w:rsidR="003B17F9" w:rsidRPr="001605E7">
              <w:rPr>
                <w:rFonts w:eastAsiaTheme="minorHAnsi"/>
              </w:rPr>
              <w:t>3</w:t>
            </w:r>
            <w:r w:rsidRPr="001605E7">
              <w:rPr>
                <w:rFonts w:eastAsiaTheme="minorHAnsi"/>
              </w:rPr>
              <w:t>:0]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22A6CE8A" w14:textId="77777777" w:rsidR="003B17F9" w:rsidRPr="001605E7" w:rsidRDefault="003B17F9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</w:t>
            </w:r>
            <w:r w:rsidR="003E42A7" w:rsidRPr="001605E7">
              <w:rPr>
                <w:rFonts w:eastAsiaTheme="minorHAnsi"/>
              </w:rPr>
              <w:t>n</w:t>
            </w:r>
            <w:r w:rsidRPr="001605E7">
              <w:rPr>
                <w:rFonts w:eastAsiaTheme="minorHAnsi"/>
              </w:rPr>
              <w:t>_INT</w:t>
            </w:r>
          </w:p>
        </w:tc>
        <w:tc>
          <w:tcPr>
            <w:tcW w:w="6521" w:type="dxa"/>
          </w:tcPr>
          <w:p w14:paraId="744E4C83" w14:textId="74D72C67" w:rsidR="00AF6EE1" w:rsidRPr="001605E7" w:rsidRDefault="00053E69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SOCKET</w:t>
            </w:r>
            <w:r w:rsidR="00AF6EE1" w:rsidRPr="001605E7">
              <w:rPr>
                <w:rFonts w:eastAsiaTheme="minorHAnsi"/>
              </w:rPr>
              <w:t xml:space="preserve"> </w:t>
            </w:r>
            <w:r w:rsidR="003E42A7" w:rsidRPr="001605E7">
              <w:rPr>
                <w:rFonts w:eastAsiaTheme="minorHAnsi"/>
              </w:rPr>
              <w:t>n</w:t>
            </w:r>
            <w:r w:rsidR="00AF6EE1" w:rsidRPr="001605E7">
              <w:rPr>
                <w:rFonts w:eastAsiaTheme="minorHAnsi"/>
              </w:rPr>
              <w:t xml:space="preserve"> Interrupt</w:t>
            </w:r>
            <w:r w:rsidR="003E42A7" w:rsidRPr="001605E7">
              <w:rPr>
                <w:rFonts w:eastAsiaTheme="minorHAnsi"/>
              </w:rPr>
              <w:t xml:space="preserve"> (n : 3 ~ 0)</w:t>
            </w:r>
          </w:p>
          <w:p w14:paraId="5B8DDDA4" w14:textId="2CE8CCC9" w:rsidR="00743223" w:rsidRPr="001605E7" w:rsidRDefault="00743223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Read 1 : </w:t>
            </w:r>
            <w:r w:rsidR="003E42A7" w:rsidRPr="001605E7">
              <w:rPr>
                <w:rFonts w:eastAsiaTheme="minorHAnsi"/>
              </w:rPr>
              <w:t>Sn_IR(</w:t>
            </w:r>
            <w:r w:rsidR="00053E69" w:rsidRPr="001605E7">
              <w:rPr>
                <w:rFonts w:eastAsiaTheme="minorHAnsi"/>
              </w:rPr>
              <w:t>SOCKET</w:t>
            </w:r>
            <w:r w:rsidR="003E42A7" w:rsidRPr="001605E7">
              <w:rPr>
                <w:rFonts w:eastAsiaTheme="minorHAnsi"/>
              </w:rPr>
              <w:t xml:space="preserve"> n </w:t>
            </w:r>
            <w:r w:rsidR="00AF6EE1" w:rsidRPr="001605E7">
              <w:rPr>
                <w:rFonts w:eastAsiaTheme="minorHAnsi"/>
              </w:rPr>
              <w:t>Interrupt Register</w:t>
            </w:r>
            <w:r w:rsidR="003E42A7" w:rsidRPr="001605E7">
              <w:rPr>
                <w:rFonts w:eastAsiaTheme="minorHAnsi"/>
              </w:rPr>
              <w:t>)</w:t>
            </w:r>
            <w:r w:rsidR="003E42A7" w:rsidRPr="001605E7">
              <w:rPr>
                <w:rFonts w:eastAsiaTheme="minorHAnsi" w:hint="eastAsia"/>
              </w:rPr>
              <w:t>가</w:t>
            </w:r>
            <w:r w:rsidR="003E42A7" w:rsidRPr="001605E7">
              <w:rPr>
                <w:rFonts w:eastAsiaTheme="minorHAnsi"/>
              </w:rPr>
              <w:t xml:space="preserve"> 0</w:t>
            </w:r>
            <w:r w:rsidR="003E42A7" w:rsidRPr="001605E7">
              <w:rPr>
                <w:rFonts w:eastAsiaTheme="minorHAnsi" w:hint="eastAsia"/>
              </w:rPr>
              <w:t>이</w:t>
            </w:r>
            <w:r w:rsidR="003E42A7" w:rsidRPr="001605E7">
              <w:rPr>
                <w:rFonts w:eastAsiaTheme="minorHAnsi"/>
              </w:rPr>
              <w:t xml:space="preserve"> </w:t>
            </w:r>
            <w:r w:rsidR="003E42A7" w:rsidRPr="001605E7">
              <w:rPr>
                <w:rFonts w:eastAsiaTheme="minorHAnsi" w:hint="eastAsia"/>
              </w:rPr>
              <w:t>아닌</w:t>
            </w:r>
            <w:r w:rsidR="003E42A7" w:rsidRPr="001605E7">
              <w:rPr>
                <w:rFonts w:eastAsiaTheme="minorHAnsi"/>
              </w:rPr>
              <w:t xml:space="preserve"> </w:t>
            </w:r>
            <w:r w:rsidR="003E42A7" w:rsidRPr="001605E7">
              <w:rPr>
                <w:rFonts w:eastAsiaTheme="minorHAnsi" w:hint="eastAsia"/>
              </w:rPr>
              <w:t>경우</w:t>
            </w:r>
          </w:p>
          <w:p w14:paraId="7ADA2942" w14:textId="3B3DB3AF" w:rsidR="00AF6EE1" w:rsidRPr="001605E7" w:rsidRDefault="00743223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Read 0 : -</w:t>
            </w:r>
          </w:p>
        </w:tc>
      </w:tr>
    </w:tbl>
    <w:p w14:paraId="74E87A29" w14:textId="77777777" w:rsidR="003B17F9" w:rsidRPr="001605E7" w:rsidRDefault="003B17F9" w:rsidP="00155A42">
      <w:pPr>
        <w:pStyle w:val="11"/>
        <w:rPr>
          <w:rFonts w:eastAsiaTheme="minorHAnsi"/>
        </w:rPr>
      </w:pPr>
    </w:p>
    <w:p w14:paraId="15A37AC5" w14:textId="2813865A" w:rsidR="00B8503D" w:rsidRPr="008C14F1" w:rsidRDefault="00B15C0F" w:rsidP="00E54C87">
      <w:pPr>
        <w:pStyle w:val="31"/>
      </w:pPr>
      <w:bookmarkStart w:id="378" w:name="_Toc483830029"/>
      <w:r w:rsidRPr="008C14F1">
        <w:t>IMR (Interrupt Mask Register)</w:t>
      </w:r>
      <w:bookmarkEnd w:id="378"/>
    </w:p>
    <w:p w14:paraId="3BA9A56B" w14:textId="49230476" w:rsidR="002A2BAF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B15C0F" w:rsidRPr="001605E7">
        <w:rPr>
          <w:rFonts w:eastAsiaTheme="minorHAnsi"/>
        </w:rPr>
        <w:t>R</w:t>
      </w:r>
      <w:r w:rsidR="00E51E00" w:rsidRPr="001605E7">
        <w:rPr>
          <w:rFonts w:eastAsiaTheme="minorHAnsi"/>
        </w:rPr>
        <w:t>=</w:t>
      </w:r>
      <w:r w:rsidR="00B15C0F" w:rsidRPr="001605E7">
        <w:rPr>
          <w:rFonts w:eastAsiaTheme="minorHAnsi"/>
        </w:rPr>
        <w:t>W] [0x0016] [0x00]</w:t>
      </w:r>
    </w:p>
    <w:p w14:paraId="6EA07105" w14:textId="1A847D9F" w:rsidR="00B15C0F" w:rsidRPr="001605E7" w:rsidRDefault="00664E7A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IMR</w:t>
      </w:r>
      <w:r w:rsidRPr="001605E7">
        <w:rPr>
          <w:rFonts w:eastAsiaTheme="minorHAnsi" w:hint="eastAsia"/>
        </w:rPr>
        <w:t>은</w:t>
      </w:r>
      <w:r w:rsidRPr="001605E7">
        <w:rPr>
          <w:rFonts w:eastAsiaTheme="minorHAnsi"/>
          <w:b/>
        </w:rPr>
        <w:t xml:space="preserve"> IR</w:t>
      </w:r>
      <w:r w:rsidRPr="001605E7">
        <w:rPr>
          <w:rFonts w:eastAsiaTheme="minorHAnsi" w:hint="eastAsia"/>
        </w:rPr>
        <w:t>에</w:t>
      </w:r>
      <w:r w:rsidRPr="001605E7">
        <w:rPr>
          <w:rFonts w:eastAsiaTheme="minorHAnsi"/>
        </w:rPr>
        <w:t xml:space="preserve"> </w:t>
      </w:r>
      <w:r w:rsidR="002F1011" w:rsidRPr="001605E7">
        <w:rPr>
          <w:rFonts w:eastAsiaTheme="minorHAnsi"/>
        </w:rPr>
        <w:t xml:space="preserve">1:1 </w:t>
      </w:r>
      <w:r w:rsidRPr="001605E7">
        <w:rPr>
          <w:rFonts w:eastAsiaTheme="minorHAnsi" w:hint="eastAsia"/>
        </w:rPr>
        <w:t>대응되는</w:t>
      </w:r>
      <w:r w:rsidRPr="001605E7">
        <w:rPr>
          <w:rFonts w:eastAsiaTheme="minorHAnsi"/>
        </w:rPr>
        <w:t xml:space="preserve"> Event </w:t>
      </w:r>
      <w:r w:rsidRPr="001605E7">
        <w:rPr>
          <w:rFonts w:eastAsiaTheme="minorHAnsi" w:hint="eastAsia"/>
        </w:rPr>
        <w:t>발생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시</w:t>
      </w:r>
      <w:r w:rsidRPr="001605E7">
        <w:rPr>
          <w:rFonts w:eastAsiaTheme="minorHAnsi"/>
        </w:rPr>
        <w:t xml:space="preserve"> INTn </w:t>
      </w:r>
      <w:r w:rsidRPr="001605E7">
        <w:rPr>
          <w:rFonts w:eastAsiaTheme="minorHAnsi" w:hint="eastAsia"/>
        </w:rPr>
        <w:t>핀이</w:t>
      </w:r>
      <w:r w:rsidRPr="001605E7">
        <w:rPr>
          <w:rFonts w:eastAsiaTheme="minorHAnsi"/>
        </w:rPr>
        <w:t xml:space="preserve"> Low</w:t>
      </w:r>
      <w:r w:rsidRPr="001605E7">
        <w:rPr>
          <w:rFonts w:eastAsiaTheme="minorHAnsi" w:hint="eastAsia"/>
        </w:rPr>
        <w:t>상태가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되도록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설정한다</w:t>
      </w:r>
      <w:r w:rsidRPr="001605E7">
        <w:rPr>
          <w:rFonts w:eastAsiaTheme="minorHAnsi"/>
        </w:rPr>
        <w:t>.</w:t>
      </w:r>
    </w:p>
    <w:tbl>
      <w:tblPr>
        <w:tblStyle w:val="af3"/>
        <w:tblW w:w="8506" w:type="dxa"/>
        <w:jc w:val="center"/>
        <w:tblLayout w:type="fixed"/>
        <w:tblLook w:val="04A0" w:firstRow="1" w:lastRow="0" w:firstColumn="1" w:lastColumn="0" w:noHBand="0" w:noVBand="1"/>
      </w:tblPr>
      <w:tblGrid>
        <w:gridCol w:w="1063"/>
        <w:gridCol w:w="1088"/>
        <w:gridCol w:w="1134"/>
        <w:gridCol w:w="851"/>
        <w:gridCol w:w="1092"/>
        <w:gridCol w:w="88"/>
        <w:gridCol w:w="1005"/>
        <w:gridCol w:w="58"/>
        <w:gridCol w:w="1034"/>
        <w:gridCol w:w="29"/>
        <w:gridCol w:w="1064"/>
      </w:tblGrid>
      <w:tr w:rsidR="00B15C0F" w:rsidRPr="00546234" w14:paraId="45F5CF7D" w14:textId="77777777" w:rsidTr="001605E7">
        <w:trPr>
          <w:jc w:val="center"/>
        </w:trPr>
        <w:tc>
          <w:tcPr>
            <w:tcW w:w="1063" w:type="dxa"/>
            <w:tcBorders>
              <w:top w:val="nil"/>
              <w:left w:val="nil"/>
              <w:right w:val="nil"/>
            </w:tcBorders>
          </w:tcPr>
          <w:p w14:paraId="1C1CD244" w14:textId="77777777" w:rsidR="00B15C0F" w:rsidRPr="001605E7" w:rsidRDefault="00B15C0F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7</w:t>
            </w:r>
          </w:p>
        </w:tc>
        <w:tc>
          <w:tcPr>
            <w:tcW w:w="1088" w:type="dxa"/>
            <w:tcBorders>
              <w:top w:val="nil"/>
              <w:left w:val="nil"/>
              <w:right w:val="nil"/>
            </w:tcBorders>
          </w:tcPr>
          <w:p w14:paraId="18BB4183" w14:textId="77777777" w:rsidR="00B15C0F" w:rsidRPr="001605E7" w:rsidRDefault="00B15C0F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6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14:paraId="62CD0B04" w14:textId="77777777" w:rsidR="00B15C0F" w:rsidRPr="001605E7" w:rsidRDefault="00B15C0F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</w:tcPr>
          <w:p w14:paraId="6F2C7CC8" w14:textId="77777777" w:rsidR="00B15C0F" w:rsidRPr="001605E7" w:rsidRDefault="00B15C0F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4</w:t>
            </w:r>
          </w:p>
        </w:tc>
        <w:tc>
          <w:tcPr>
            <w:tcW w:w="1180" w:type="dxa"/>
            <w:gridSpan w:val="2"/>
            <w:tcBorders>
              <w:top w:val="nil"/>
              <w:left w:val="nil"/>
              <w:right w:val="nil"/>
            </w:tcBorders>
          </w:tcPr>
          <w:p w14:paraId="18BBE6D1" w14:textId="77777777" w:rsidR="00B15C0F" w:rsidRPr="001605E7" w:rsidRDefault="00B15C0F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3</w:t>
            </w:r>
          </w:p>
        </w:tc>
        <w:tc>
          <w:tcPr>
            <w:tcW w:w="1063" w:type="dxa"/>
            <w:gridSpan w:val="2"/>
            <w:tcBorders>
              <w:top w:val="nil"/>
              <w:left w:val="nil"/>
              <w:right w:val="nil"/>
            </w:tcBorders>
          </w:tcPr>
          <w:p w14:paraId="7B92919A" w14:textId="77777777" w:rsidR="00B15C0F" w:rsidRPr="001605E7" w:rsidRDefault="00B15C0F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2</w:t>
            </w:r>
          </w:p>
        </w:tc>
        <w:tc>
          <w:tcPr>
            <w:tcW w:w="1063" w:type="dxa"/>
            <w:gridSpan w:val="2"/>
            <w:tcBorders>
              <w:top w:val="nil"/>
              <w:left w:val="nil"/>
              <w:right w:val="nil"/>
            </w:tcBorders>
          </w:tcPr>
          <w:p w14:paraId="40E8AB32" w14:textId="77777777" w:rsidR="00B15C0F" w:rsidRPr="001605E7" w:rsidRDefault="00B15C0F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right w:val="nil"/>
            </w:tcBorders>
          </w:tcPr>
          <w:p w14:paraId="38FC6685" w14:textId="77777777" w:rsidR="00B15C0F" w:rsidRPr="001605E7" w:rsidRDefault="00B15C0F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</w:t>
            </w:r>
          </w:p>
        </w:tc>
      </w:tr>
      <w:tr w:rsidR="00664E7A" w:rsidRPr="00546234" w14:paraId="5F280B66" w14:textId="77777777" w:rsidTr="001605E7">
        <w:trPr>
          <w:jc w:val="center"/>
        </w:trPr>
        <w:tc>
          <w:tcPr>
            <w:tcW w:w="1063" w:type="dxa"/>
          </w:tcPr>
          <w:p w14:paraId="0225B9B8" w14:textId="1BD3950F" w:rsidR="00664E7A" w:rsidRPr="001605E7" w:rsidRDefault="004F4CB8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CNF</w:t>
            </w:r>
            <w:r w:rsidR="00664E7A" w:rsidRPr="001605E7">
              <w:rPr>
                <w:rFonts w:eastAsiaTheme="minorHAnsi"/>
              </w:rPr>
              <w:t>T</w:t>
            </w:r>
          </w:p>
        </w:tc>
        <w:tc>
          <w:tcPr>
            <w:tcW w:w="1088" w:type="dxa"/>
          </w:tcPr>
          <w:p w14:paraId="7C526A02" w14:textId="4B2C8961" w:rsidR="00664E7A" w:rsidRPr="001605E7" w:rsidRDefault="00664E7A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UNREACH</w:t>
            </w:r>
          </w:p>
        </w:tc>
        <w:tc>
          <w:tcPr>
            <w:tcW w:w="1134" w:type="dxa"/>
            <w:shd w:val="clear" w:color="auto" w:fill="FFFFFF" w:themeFill="background1"/>
          </w:tcPr>
          <w:p w14:paraId="00B9C857" w14:textId="069F35B8" w:rsidR="00664E7A" w:rsidRPr="001605E7" w:rsidRDefault="00664E7A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  <w:color w:val="000000"/>
                <w14:textFill>
                  <w14:solidFill>
                    <w14:srgbClr w14:val="000000">
                      <w14:lumMod w14:val="50000"/>
                    </w14:srgbClr>
                  </w14:solidFill>
                </w14:textFill>
              </w:rPr>
              <w:t>P</w:t>
            </w:r>
            <w:r w:rsidRPr="001605E7">
              <w:rPr>
                <w:rFonts w:eastAsiaTheme="minorHAnsi"/>
              </w:rPr>
              <w:t>PPTERM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72477484" w14:textId="3A5D10AE" w:rsidR="00664E7A" w:rsidRPr="001605E7" w:rsidRDefault="00664E7A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92" w:type="dxa"/>
          </w:tcPr>
          <w:p w14:paraId="3A4DCDA9" w14:textId="1F55A8E6" w:rsidR="00664E7A" w:rsidRPr="001605E7" w:rsidRDefault="00664E7A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S3_INT</w:t>
            </w:r>
          </w:p>
        </w:tc>
        <w:tc>
          <w:tcPr>
            <w:tcW w:w="1093" w:type="dxa"/>
            <w:gridSpan w:val="2"/>
            <w:shd w:val="clear" w:color="auto" w:fill="FFFFFF" w:themeFill="background1"/>
          </w:tcPr>
          <w:p w14:paraId="55D7AC60" w14:textId="343D302F" w:rsidR="00664E7A" w:rsidRPr="001605E7" w:rsidRDefault="00664E7A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S2_INT</w:t>
            </w:r>
          </w:p>
        </w:tc>
        <w:tc>
          <w:tcPr>
            <w:tcW w:w="1092" w:type="dxa"/>
            <w:gridSpan w:val="2"/>
          </w:tcPr>
          <w:p w14:paraId="4DFCD2DD" w14:textId="2A6E507E" w:rsidR="00664E7A" w:rsidRPr="001605E7" w:rsidRDefault="00664E7A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S1_INT</w:t>
            </w:r>
          </w:p>
        </w:tc>
        <w:tc>
          <w:tcPr>
            <w:tcW w:w="1093" w:type="dxa"/>
            <w:gridSpan w:val="2"/>
          </w:tcPr>
          <w:p w14:paraId="77324904" w14:textId="6512CE4F" w:rsidR="00664E7A" w:rsidRPr="001605E7" w:rsidRDefault="00664E7A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S0_INT</w:t>
            </w:r>
          </w:p>
        </w:tc>
      </w:tr>
      <w:tr w:rsidR="00664E7A" w:rsidRPr="00546234" w14:paraId="4ED4E439" w14:textId="77777777" w:rsidTr="001605E7">
        <w:trPr>
          <w:jc w:val="center"/>
        </w:trPr>
        <w:tc>
          <w:tcPr>
            <w:tcW w:w="1063" w:type="dxa"/>
          </w:tcPr>
          <w:p w14:paraId="71D863ED" w14:textId="4DFAD025" w:rsidR="00664E7A" w:rsidRPr="001605E7" w:rsidRDefault="00E51E00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R=W</w:t>
            </w:r>
          </w:p>
        </w:tc>
        <w:tc>
          <w:tcPr>
            <w:tcW w:w="1088" w:type="dxa"/>
          </w:tcPr>
          <w:p w14:paraId="157E5FE1" w14:textId="40E5A0F7" w:rsidR="00664E7A" w:rsidRPr="001605E7" w:rsidRDefault="00E51E00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R=W</w:t>
            </w:r>
          </w:p>
        </w:tc>
        <w:tc>
          <w:tcPr>
            <w:tcW w:w="1134" w:type="dxa"/>
            <w:shd w:val="clear" w:color="auto" w:fill="FFFFFF" w:themeFill="background1"/>
          </w:tcPr>
          <w:p w14:paraId="2C30FA0E" w14:textId="445D0DE7" w:rsidR="00664E7A" w:rsidRPr="001605E7" w:rsidRDefault="00E51E00" w:rsidP="004F4CB8">
            <w:pPr>
              <w:pStyle w:val="11"/>
              <w:jc w:val="center"/>
              <w:rPr>
                <w:rFonts w:eastAsiaTheme="minorHAnsi"/>
                <w:color w:val="000000"/>
                <w14:textFill>
                  <w14:solidFill>
                    <w14:srgbClr w14:val="000000">
                      <w14:lumMod w14:val="50000"/>
                    </w14:srgbClr>
                  </w14:solidFill>
                </w14:textFill>
              </w:rPr>
            </w:pPr>
            <w:r w:rsidRPr="001605E7">
              <w:rPr>
                <w:rFonts w:eastAsiaTheme="minorHAnsi"/>
              </w:rPr>
              <w:t>R=W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6DF5B137" w14:textId="77777777" w:rsidR="00664E7A" w:rsidRPr="001605E7" w:rsidRDefault="00664E7A" w:rsidP="004F4CB8">
            <w:pPr>
              <w:pStyle w:val="11"/>
              <w:jc w:val="center"/>
              <w:rPr>
                <w:rFonts w:eastAsiaTheme="minorHAnsi"/>
              </w:rPr>
            </w:pPr>
          </w:p>
        </w:tc>
        <w:tc>
          <w:tcPr>
            <w:tcW w:w="1092" w:type="dxa"/>
          </w:tcPr>
          <w:p w14:paraId="059C8BC9" w14:textId="40EB3F85" w:rsidR="00664E7A" w:rsidRPr="001605E7" w:rsidRDefault="00E51E00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R=W</w:t>
            </w:r>
          </w:p>
        </w:tc>
        <w:tc>
          <w:tcPr>
            <w:tcW w:w="1093" w:type="dxa"/>
            <w:gridSpan w:val="2"/>
            <w:shd w:val="clear" w:color="auto" w:fill="FFFFFF" w:themeFill="background1"/>
          </w:tcPr>
          <w:p w14:paraId="61AB5AC9" w14:textId="1BF09AAC" w:rsidR="00664E7A" w:rsidRPr="001605E7" w:rsidRDefault="00E51E00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R=W</w:t>
            </w:r>
          </w:p>
        </w:tc>
        <w:tc>
          <w:tcPr>
            <w:tcW w:w="1092" w:type="dxa"/>
            <w:gridSpan w:val="2"/>
          </w:tcPr>
          <w:p w14:paraId="05C6B6C7" w14:textId="786A8BA7" w:rsidR="00664E7A" w:rsidRPr="001605E7" w:rsidRDefault="00E51E00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R=W</w:t>
            </w:r>
          </w:p>
        </w:tc>
        <w:tc>
          <w:tcPr>
            <w:tcW w:w="1093" w:type="dxa"/>
            <w:gridSpan w:val="2"/>
          </w:tcPr>
          <w:p w14:paraId="335E9708" w14:textId="2A7C7756" w:rsidR="00664E7A" w:rsidRPr="001605E7" w:rsidRDefault="00E51E00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R=W</w:t>
            </w:r>
          </w:p>
        </w:tc>
      </w:tr>
    </w:tbl>
    <w:p w14:paraId="1E4A2618" w14:textId="77777777" w:rsidR="00B15C0F" w:rsidRPr="001605E7" w:rsidRDefault="00B15C0F" w:rsidP="00155A42">
      <w:pPr>
        <w:pStyle w:val="11"/>
        <w:rPr>
          <w:rFonts w:eastAsiaTheme="minorHAnsi"/>
        </w:rPr>
      </w:pPr>
    </w:p>
    <w:tbl>
      <w:tblPr>
        <w:tblStyle w:val="af3"/>
        <w:tblW w:w="0" w:type="auto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680"/>
        <w:gridCol w:w="1247"/>
        <w:gridCol w:w="6521"/>
      </w:tblGrid>
      <w:tr w:rsidR="00B15C0F" w:rsidRPr="00546234" w14:paraId="48CC3A52" w14:textId="77777777" w:rsidTr="001605E7">
        <w:trPr>
          <w:jc w:val="center"/>
        </w:trPr>
        <w:tc>
          <w:tcPr>
            <w:tcW w:w="680" w:type="dxa"/>
            <w:shd w:val="clear" w:color="auto" w:fill="EAE8DA"/>
          </w:tcPr>
          <w:p w14:paraId="1DA418A0" w14:textId="77777777" w:rsidR="00B15C0F" w:rsidRPr="001605E7" w:rsidRDefault="00B15C0F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Bit</w:t>
            </w:r>
          </w:p>
        </w:tc>
        <w:tc>
          <w:tcPr>
            <w:tcW w:w="1247" w:type="dxa"/>
            <w:shd w:val="clear" w:color="auto" w:fill="EAE8DA"/>
          </w:tcPr>
          <w:p w14:paraId="3B51648D" w14:textId="77777777" w:rsidR="00B15C0F" w:rsidRPr="001605E7" w:rsidRDefault="00B15C0F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Symbol</w:t>
            </w:r>
          </w:p>
        </w:tc>
        <w:tc>
          <w:tcPr>
            <w:tcW w:w="6521" w:type="dxa"/>
            <w:shd w:val="clear" w:color="auto" w:fill="EAE8DA"/>
          </w:tcPr>
          <w:p w14:paraId="3C8B586E" w14:textId="77777777" w:rsidR="00B15C0F" w:rsidRPr="001605E7" w:rsidRDefault="00B15C0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Description</w:t>
            </w:r>
          </w:p>
        </w:tc>
      </w:tr>
      <w:tr w:rsidR="001668B2" w:rsidRPr="00546234" w14:paraId="0D6B091C" w14:textId="77777777" w:rsidTr="001605E7">
        <w:trPr>
          <w:jc w:val="center"/>
        </w:trPr>
        <w:tc>
          <w:tcPr>
            <w:tcW w:w="680" w:type="dxa"/>
            <w:vAlign w:val="center"/>
          </w:tcPr>
          <w:p w14:paraId="5DE624C5" w14:textId="77777777" w:rsidR="001668B2" w:rsidRPr="001605E7" w:rsidRDefault="001668B2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7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611D7042" w14:textId="6372ACC2" w:rsidR="00FC3F54" w:rsidRPr="001605E7" w:rsidRDefault="004F4CB8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IM_IR7</w:t>
            </w:r>
          </w:p>
        </w:tc>
        <w:tc>
          <w:tcPr>
            <w:tcW w:w="6521" w:type="dxa"/>
          </w:tcPr>
          <w:p w14:paraId="416873E3" w14:textId="77777777" w:rsidR="001668B2" w:rsidRPr="001605E7" w:rsidRDefault="001668B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IP Conflict Interrupt Mask</w:t>
            </w:r>
          </w:p>
          <w:p w14:paraId="5F32921F" w14:textId="77777777" w:rsidR="001668B2" w:rsidRPr="001605E7" w:rsidRDefault="001668B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 : Enable IP Conflict Interrupt</w:t>
            </w:r>
          </w:p>
          <w:p w14:paraId="321C941E" w14:textId="77777777" w:rsidR="001668B2" w:rsidRPr="001605E7" w:rsidRDefault="001668B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 : Disable IP Conflict Interrupt</w:t>
            </w:r>
          </w:p>
        </w:tc>
      </w:tr>
      <w:tr w:rsidR="001668B2" w:rsidRPr="00546234" w14:paraId="15999E1C" w14:textId="77777777" w:rsidTr="001605E7">
        <w:trPr>
          <w:jc w:val="center"/>
        </w:trPr>
        <w:tc>
          <w:tcPr>
            <w:tcW w:w="680" w:type="dxa"/>
            <w:vAlign w:val="center"/>
          </w:tcPr>
          <w:p w14:paraId="5E493237" w14:textId="77777777" w:rsidR="001668B2" w:rsidRPr="001605E7" w:rsidRDefault="001668B2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6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391846EA" w14:textId="77777777" w:rsidR="001668B2" w:rsidRPr="001605E7" w:rsidRDefault="00FC3F54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IM_IR6</w:t>
            </w:r>
          </w:p>
        </w:tc>
        <w:tc>
          <w:tcPr>
            <w:tcW w:w="6521" w:type="dxa"/>
          </w:tcPr>
          <w:p w14:paraId="73655E2A" w14:textId="77777777" w:rsidR="001668B2" w:rsidRPr="001605E7" w:rsidRDefault="001668B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Destination Port Unreachable Interrupt Mask</w:t>
            </w:r>
          </w:p>
          <w:p w14:paraId="12DA6553" w14:textId="77777777" w:rsidR="001668B2" w:rsidRPr="001605E7" w:rsidRDefault="001668B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 : Enable Destination Port Unreachable Interrupt</w:t>
            </w:r>
          </w:p>
          <w:p w14:paraId="5F6DE290" w14:textId="77777777" w:rsidR="001668B2" w:rsidRPr="001605E7" w:rsidRDefault="001668B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 : Disable Destination Port Unreachable Interrupt</w:t>
            </w:r>
          </w:p>
        </w:tc>
      </w:tr>
      <w:tr w:rsidR="001668B2" w:rsidRPr="00546234" w14:paraId="3573F150" w14:textId="77777777" w:rsidTr="001605E7">
        <w:trPr>
          <w:jc w:val="center"/>
        </w:trPr>
        <w:tc>
          <w:tcPr>
            <w:tcW w:w="680" w:type="dxa"/>
            <w:vAlign w:val="center"/>
          </w:tcPr>
          <w:p w14:paraId="41534BF3" w14:textId="77777777" w:rsidR="001668B2" w:rsidRPr="001605E7" w:rsidRDefault="001668B2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5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33957076" w14:textId="77777777" w:rsidR="001668B2" w:rsidRPr="001605E7" w:rsidRDefault="00FC3F54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IM_IR5</w:t>
            </w:r>
          </w:p>
        </w:tc>
        <w:tc>
          <w:tcPr>
            <w:tcW w:w="6521" w:type="dxa"/>
          </w:tcPr>
          <w:p w14:paraId="070827C7" w14:textId="77777777" w:rsidR="001668B2" w:rsidRPr="001605E7" w:rsidRDefault="001668B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PADT/LCPT Interrupt Mask</w:t>
            </w:r>
          </w:p>
          <w:p w14:paraId="5EEAA6A7" w14:textId="77777777" w:rsidR="001668B2" w:rsidRPr="001605E7" w:rsidRDefault="001668B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 : Enable PADT/LCPT Interrupt</w:t>
            </w:r>
          </w:p>
          <w:p w14:paraId="6B0838B2" w14:textId="77777777" w:rsidR="001668B2" w:rsidRPr="001605E7" w:rsidRDefault="001668B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 : Disable PADT/LCPT Interrupt</w:t>
            </w:r>
          </w:p>
        </w:tc>
      </w:tr>
      <w:tr w:rsidR="001668B2" w:rsidRPr="00546234" w14:paraId="115EA71E" w14:textId="77777777" w:rsidTr="001605E7">
        <w:trPr>
          <w:jc w:val="center"/>
        </w:trPr>
        <w:tc>
          <w:tcPr>
            <w:tcW w:w="680" w:type="dxa"/>
            <w:vAlign w:val="center"/>
          </w:tcPr>
          <w:p w14:paraId="3BFD4C3A" w14:textId="77777777" w:rsidR="001668B2" w:rsidRPr="00E01E81" w:rsidRDefault="001668B2" w:rsidP="00E01E81">
            <w:pPr>
              <w:pStyle w:val="11"/>
              <w:jc w:val="center"/>
              <w:rPr>
                <w:rFonts w:eastAsiaTheme="minorHAnsi"/>
              </w:rPr>
            </w:pPr>
            <w:r w:rsidRPr="00E01E81">
              <w:rPr>
                <w:rFonts w:eastAsiaTheme="minorHAnsi"/>
              </w:rPr>
              <w:t>4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7F620F74" w14:textId="0EF33836" w:rsidR="001668B2" w:rsidRPr="00E01E81" w:rsidRDefault="00F74E42" w:rsidP="00E01E81">
            <w:pPr>
              <w:pStyle w:val="11"/>
              <w:jc w:val="center"/>
              <w:rPr>
                <w:rFonts w:eastAsiaTheme="minorHAnsi"/>
              </w:rPr>
            </w:pPr>
            <w:r w:rsidRPr="00E01E81">
              <w:rPr>
                <w:rFonts w:eastAsiaTheme="minorHAnsi"/>
              </w:rPr>
              <w:t>-</w:t>
            </w:r>
          </w:p>
        </w:tc>
        <w:tc>
          <w:tcPr>
            <w:tcW w:w="6521" w:type="dxa"/>
          </w:tcPr>
          <w:p w14:paraId="6FF7D2CB" w14:textId="77777777" w:rsidR="001668B2" w:rsidRPr="00E01E81" w:rsidRDefault="001668B2" w:rsidP="00155A42">
            <w:pPr>
              <w:pStyle w:val="11"/>
              <w:rPr>
                <w:rFonts w:eastAsiaTheme="minorHAnsi"/>
              </w:rPr>
            </w:pPr>
            <w:r w:rsidRPr="00E01E81">
              <w:rPr>
                <w:rFonts w:eastAsiaTheme="minorHAnsi"/>
              </w:rPr>
              <w:t>Reserved</w:t>
            </w:r>
          </w:p>
        </w:tc>
      </w:tr>
      <w:tr w:rsidR="001668B2" w:rsidRPr="00546234" w14:paraId="1380E14E" w14:textId="77777777" w:rsidTr="001605E7">
        <w:trPr>
          <w:jc w:val="center"/>
        </w:trPr>
        <w:tc>
          <w:tcPr>
            <w:tcW w:w="680" w:type="dxa"/>
            <w:vAlign w:val="center"/>
          </w:tcPr>
          <w:p w14:paraId="773DD6A1" w14:textId="77777777" w:rsidR="001668B2" w:rsidRPr="00E01E81" w:rsidRDefault="001668B2" w:rsidP="00E01E81">
            <w:pPr>
              <w:pStyle w:val="11"/>
              <w:jc w:val="center"/>
              <w:rPr>
                <w:rFonts w:eastAsiaTheme="minorHAnsi"/>
              </w:rPr>
            </w:pPr>
            <w:r w:rsidRPr="00E01E81">
              <w:rPr>
                <w:rFonts w:eastAsiaTheme="minorHAnsi"/>
              </w:rPr>
              <w:t>3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1A5FC930" w14:textId="77777777" w:rsidR="001668B2" w:rsidRPr="00E01E81" w:rsidRDefault="00FC3F54" w:rsidP="00E01E81">
            <w:pPr>
              <w:pStyle w:val="11"/>
              <w:jc w:val="center"/>
              <w:rPr>
                <w:rFonts w:eastAsiaTheme="minorHAnsi"/>
              </w:rPr>
            </w:pPr>
            <w:r w:rsidRPr="00E01E81">
              <w:rPr>
                <w:rFonts w:eastAsiaTheme="minorHAnsi"/>
              </w:rPr>
              <w:t>IM_IR3</w:t>
            </w:r>
          </w:p>
        </w:tc>
        <w:tc>
          <w:tcPr>
            <w:tcW w:w="6521" w:type="dxa"/>
          </w:tcPr>
          <w:p w14:paraId="67B60316" w14:textId="29294910" w:rsidR="001668B2" w:rsidRPr="00E01E81" w:rsidRDefault="00053E69" w:rsidP="00155A42">
            <w:pPr>
              <w:pStyle w:val="11"/>
              <w:rPr>
                <w:rFonts w:eastAsiaTheme="minorHAnsi"/>
              </w:rPr>
            </w:pPr>
            <w:r w:rsidRPr="00E01E81">
              <w:rPr>
                <w:rFonts w:eastAsiaTheme="minorHAnsi"/>
              </w:rPr>
              <w:t>SOCKET</w:t>
            </w:r>
            <w:r w:rsidR="001668B2" w:rsidRPr="00E01E81">
              <w:rPr>
                <w:rFonts w:eastAsiaTheme="minorHAnsi"/>
              </w:rPr>
              <w:t xml:space="preserve"> 3 Interrupt Mask</w:t>
            </w:r>
          </w:p>
          <w:p w14:paraId="4CA15C3A" w14:textId="7253FAA3" w:rsidR="001668B2" w:rsidRPr="00E01E81" w:rsidRDefault="001668B2" w:rsidP="00155A42">
            <w:pPr>
              <w:pStyle w:val="11"/>
              <w:rPr>
                <w:rFonts w:eastAsiaTheme="minorHAnsi"/>
              </w:rPr>
            </w:pPr>
            <w:r w:rsidRPr="00E01E81">
              <w:rPr>
                <w:rFonts w:eastAsiaTheme="minorHAnsi"/>
              </w:rPr>
              <w:t xml:space="preserve">1 : Enable </w:t>
            </w:r>
            <w:r w:rsidR="00053E69" w:rsidRPr="00E01E81">
              <w:rPr>
                <w:rFonts w:eastAsiaTheme="minorHAnsi"/>
              </w:rPr>
              <w:t>SOCKET</w:t>
            </w:r>
            <w:r w:rsidRPr="00E01E81">
              <w:rPr>
                <w:rFonts w:eastAsiaTheme="minorHAnsi"/>
              </w:rPr>
              <w:t xml:space="preserve"> 3 Interrupt</w:t>
            </w:r>
          </w:p>
          <w:p w14:paraId="655BF2DC" w14:textId="4C346259" w:rsidR="001668B2" w:rsidRPr="00E01E81" w:rsidRDefault="001668B2" w:rsidP="00155A42">
            <w:pPr>
              <w:pStyle w:val="11"/>
              <w:rPr>
                <w:rFonts w:eastAsiaTheme="minorHAnsi"/>
              </w:rPr>
            </w:pPr>
            <w:r w:rsidRPr="00E01E81">
              <w:rPr>
                <w:rFonts w:eastAsiaTheme="minorHAnsi"/>
              </w:rPr>
              <w:t xml:space="preserve">0 : Disable </w:t>
            </w:r>
            <w:r w:rsidR="00053E69" w:rsidRPr="00E01E81">
              <w:rPr>
                <w:rFonts w:eastAsiaTheme="minorHAnsi"/>
              </w:rPr>
              <w:t>SOCKET</w:t>
            </w:r>
            <w:r w:rsidRPr="00E01E81">
              <w:rPr>
                <w:rFonts w:eastAsiaTheme="minorHAnsi"/>
              </w:rPr>
              <w:t xml:space="preserve"> 3 Interrupt</w:t>
            </w:r>
          </w:p>
        </w:tc>
      </w:tr>
      <w:tr w:rsidR="001668B2" w:rsidRPr="00546234" w14:paraId="7BDEDBBE" w14:textId="77777777" w:rsidTr="001605E7">
        <w:trPr>
          <w:jc w:val="center"/>
        </w:trPr>
        <w:tc>
          <w:tcPr>
            <w:tcW w:w="680" w:type="dxa"/>
            <w:vAlign w:val="center"/>
          </w:tcPr>
          <w:p w14:paraId="525018B8" w14:textId="77777777" w:rsidR="001668B2" w:rsidRPr="00E01E81" w:rsidRDefault="001668B2" w:rsidP="00E01E81">
            <w:pPr>
              <w:pStyle w:val="11"/>
              <w:jc w:val="center"/>
              <w:rPr>
                <w:rFonts w:eastAsiaTheme="minorHAnsi"/>
              </w:rPr>
            </w:pPr>
            <w:r w:rsidRPr="00E01E81">
              <w:rPr>
                <w:rFonts w:eastAsiaTheme="minorHAnsi"/>
              </w:rPr>
              <w:t>2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65D12B33" w14:textId="77777777" w:rsidR="001668B2" w:rsidRPr="00E01E81" w:rsidRDefault="00FC3F54" w:rsidP="00E01E81">
            <w:pPr>
              <w:pStyle w:val="11"/>
              <w:jc w:val="center"/>
              <w:rPr>
                <w:rFonts w:eastAsiaTheme="minorHAnsi"/>
              </w:rPr>
            </w:pPr>
            <w:r w:rsidRPr="00E01E81">
              <w:rPr>
                <w:rFonts w:eastAsiaTheme="minorHAnsi"/>
              </w:rPr>
              <w:t>IM_IR2</w:t>
            </w:r>
          </w:p>
        </w:tc>
        <w:tc>
          <w:tcPr>
            <w:tcW w:w="6521" w:type="dxa"/>
          </w:tcPr>
          <w:p w14:paraId="247333FF" w14:textId="745780FE" w:rsidR="001668B2" w:rsidRPr="00E01E81" w:rsidRDefault="00053E69" w:rsidP="00155A42">
            <w:pPr>
              <w:pStyle w:val="11"/>
              <w:rPr>
                <w:rFonts w:eastAsiaTheme="minorHAnsi"/>
              </w:rPr>
            </w:pPr>
            <w:r w:rsidRPr="00E01E81">
              <w:rPr>
                <w:rFonts w:eastAsiaTheme="minorHAnsi"/>
              </w:rPr>
              <w:t>SOCKET</w:t>
            </w:r>
            <w:r w:rsidR="001668B2" w:rsidRPr="00E01E81">
              <w:rPr>
                <w:rFonts w:eastAsiaTheme="minorHAnsi"/>
              </w:rPr>
              <w:t xml:space="preserve"> 2 Interrupt Mask</w:t>
            </w:r>
          </w:p>
          <w:p w14:paraId="729E89C3" w14:textId="0198DD02" w:rsidR="001668B2" w:rsidRPr="00E01E81" w:rsidRDefault="001668B2" w:rsidP="00155A42">
            <w:pPr>
              <w:pStyle w:val="11"/>
              <w:rPr>
                <w:rFonts w:eastAsiaTheme="minorHAnsi"/>
              </w:rPr>
            </w:pPr>
            <w:r w:rsidRPr="00E01E81">
              <w:rPr>
                <w:rFonts w:eastAsiaTheme="minorHAnsi"/>
              </w:rPr>
              <w:t xml:space="preserve">1 : Enable </w:t>
            </w:r>
            <w:r w:rsidR="00053E69" w:rsidRPr="00E01E81">
              <w:rPr>
                <w:rFonts w:eastAsiaTheme="minorHAnsi"/>
              </w:rPr>
              <w:t>SOCKET</w:t>
            </w:r>
            <w:r w:rsidRPr="00E01E81">
              <w:rPr>
                <w:rFonts w:eastAsiaTheme="minorHAnsi"/>
              </w:rPr>
              <w:t xml:space="preserve"> 2 Interrupt</w:t>
            </w:r>
          </w:p>
          <w:p w14:paraId="4717ECA9" w14:textId="5AB7502D" w:rsidR="001668B2" w:rsidRPr="00E01E81" w:rsidRDefault="001668B2" w:rsidP="00155A42">
            <w:pPr>
              <w:pStyle w:val="11"/>
              <w:rPr>
                <w:rFonts w:eastAsiaTheme="minorHAnsi"/>
              </w:rPr>
            </w:pPr>
            <w:r w:rsidRPr="00E01E81">
              <w:rPr>
                <w:rFonts w:eastAsiaTheme="minorHAnsi"/>
              </w:rPr>
              <w:t xml:space="preserve">0 : Disable </w:t>
            </w:r>
            <w:r w:rsidR="00053E69" w:rsidRPr="00E01E81">
              <w:rPr>
                <w:rFonts w:eastAsiaTheme="minorHAnsi"/>
              </w:rPr>
              <w:t>SOCKET</w:t>
            </w:r>
            <w:r w:rsidRPr="00E01E81">
              <w:rPr>
                <w:rFonts w:eastAsiaTheme="minorHAnsi"/>
              </w:rPr>
              <w:t xml:space="preserve"> 2 Interrupt</w:t>
            </w:r>
          </w:p>
        </w:tc>
      </w:tr>
      <w:tr w:rsidR="001668B2" w:rsidRPr="00546234" w14:paraId="60EF220A" w14:textId="77777777" w:rsidTr="001605E7">
        <w:trPr>
          <w:jc w:val="center"/>
        </w:trPr>
        <w:tc>
          <w:tcPr>
            <w:tcW w:w="680" w:type="dxa"/>
            <w:vAlign w:val="center"/>
          </w:tcPr>
          <w:p w14:paraId="2FA10BC0" w14:textId="77777777" w:rsidR="001668B2" w:rsidRPr="001605E7" w:rsidRDefault="001668B2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504C84D0" w14:textId="77777777" w:rsidR="001668B2" w:rsidRPr="001605E7" w:rsidRDefault="00FC3F54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IM_IR1</w:t>
            </w:r>
          </w:p>
        </w:tc>
        <w:tc>
          <w:tcPr>
            <w:tcW w:w="6521" w:type="dxa"/>
          </w:tcPr>
          <w:p w14:paraId="22900504" w14:textId="1C32AEEB" w:rsidR="001668B2" w:rsidRPr="001605E7" w:rsidRDefault="00053E69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SOCKET</w:t>
            </w:r>
            <w:r w:rsidR="001668B2" w:rsidRPr="001605E7">
              <w:rPr>
                <w:rFonts w:eastAsiaTheme="minorHAnsi"/>
              </w:rPr>
              <w:t xml:space="preserve"> 1 Interrupt Mask</w:t>
            </w:r>
          </w:p>
          <w:p w14:paraId="0A1D420C" w14:textId="7BD950BD" w:rsidR="001668B2" w:rsidRPr="001605E7" w:rsidRDefault="001668B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1 : Enable </w:t>
            </w:r>
            <w:r w:rsidR="00053E69" w:rsidRPr="001605E7">
              <w:rPr>
                <w:rFonts w:eastAsiaTheme="minorHAnsi"/>
              </w:rPr>
              <w:t>SOCKET</w:t>
            </w:r>
            <w:r w:rsidRPr="001605E7">
              <w:rPr>
                <w:rFonts w:eastAsiaTheme="minorHAnsi"/>
              </w:rPr>
              <w:t xml:space="preserve"> 1 Interrupt</w:t>
            </w:r>
          </w:p>
          <w:p w14:paraId="1F7B86CD" w14:textId="76DEE31E" w:rsidR="001668B2" w:rsidRPr="001605E7" w:rsidRDefault="001668B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0 : Disable </w:t>
            </w:r>
            <w:r w:rsidR="00053E69" w:rsidRPr="001605E7">
              <w:rPr>
                <w:rFonts w:eastAsiaTheme="minorHAnsi"/>
              </w:rPr>
              <w:t>SOCKET</w:t>
            </w:r>
            <w:r w:rsidRPr="001605E7">
              <w:rPr>
                <w:rFonts w:eastAsiaTheme="minorHAnsi"/>
              </w:rPr>
              <w:t xml:space="preserve"> 1 Interrupt</w:t>
            </w:r>
          </w:p>
        </w:tc>
      </w:tr>
      <w:tr w:rsidR="00B15C0F" w:rsidRPr="00546234" w14:paraId="744211A8" w14:textId="77777777" w:rsidTr="001605E7">
        <w:trPr>
          <w:jc w:val="center"/>
        </w:trPr>
        <w:tc>
          <w:tcPr>
            <w:tcW w:w="680" w:type="dxa"/>
            <w:vAlign w:val="center"/>
          </w:tcPr>
          <w:p w14:paraId="50F9C2FB" w14:textId="77777777" w:rsidR="00B15C0F" w:rsidRPr="001605E7" w:rsidRDefault="00B15C0F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18B9FFDC" w14:textId="77777777" w:rsidR="00B15C0F" w:rsidRPr="001605E7" w:rsidRDefault="00FC3F54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IM_IR0</w:t>
            </w:r>
          </w:p>
        </w:tc>
        <w:tc>
          <w:tcPr>
            <w:tcW w:w="6521" w:type="dxa"/>
          </w:tcPr>
          <w:p w14:paraId="32996B3F" w14:textId="48EB7478" w:rsidR="00B15C0F" w:rsidRPr="001605E7" w:rsidRDefault="00053E69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SOCKET</w:t>
            </w:r>
            <w:r w:rsidR="00B15C0F" w:rsidRPr="001605E7">
              <w:rPr>
                <w:rFonts w:eastAsiaTheme="minorHAnsi"/>
              </w:rPr>
              <w:t xml:space="preserve"> 0 </w:t>
            </w:r>
            <w:r w:rsidR="00EB544B" w:rsidRPr="001605E7">
              <w:rPr>
                <w:rFonts w:eastAsiaTheme="minorHAnsi"/>
              </w:rPr>
              <w:t>I</w:t>
            </w:r>
            <w:r w:rsidR="00B15C0F" w:rsidRPr="001605E7">
              <w:rPr>
                <w:rFonts w:eastAsiaTheme="minorHAnsi"/>
              </w:rPr>
              <w:t xml:space="preserve">nterrupt </w:t>
            </w:r>
            <w:r w:rsidR="00EB544B" w:rsidRPr="001605E7">
              <w:rPr>
                <w:rFonts w:eastAsiaTheme="minorHAnsi"/>
              </w:rPr>
              <w:t>Mask</w:t>
            </w:r>
          </w:p>
          <w:p w14:paraId="42B41EF0" w14:textId="2D08EB20" w:rsidR="006961C3" w:rsidRPr="001605E7" w:rsidRDefault="006961C3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1 : Enable </w:t>
            </w:r>
            <w:r w:rsidR="00053E69" w:rsidRPr="001605E7">
              <w:rPr>
                <w:rFonts w:eastAsiaTheme="minorHAnsi"/>
              </w:rPr>
              <w:t>SOCKET</w:t>
            </w:r>
            <w:r w:rsidRPr="001605E7">
              <w:rPr>
                <w:rFonts w:eastAsiaTheme="minorHAnsi"/>
              </w:rPr>
              <w:t xml:space="preserve"> 0 Interrupt</w:t>
            </w:r>
          </w:p>
          <w:p w14:paraId="1313A8DE" w14:textId="50C5319B" w:rsidR="006961C3" w:rsidRPr="001605E7" w:rsidRDefault="006961C3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0 : Disable </w:t>
            </w:r>
            <w:r w:rsidR="00053E69" w:rsidRPr="001605E7">
              <w:rPr>
                <w:rFonts w:eastAsiaTheme="minorHAnsi"/>
              </w:rPr>
              <w:t>SOCKET</w:t>
            </w:r>
            <w:r w:rsidRPr="001605E7">
              <w:rPr>
                <w:rFonts w:eastAsiaTheme="minorHAnsi"/>
              </w:rPr>
              <w:t xml:space="preserve"> 0 Interrupt</w:t>
            </w:r>
          </w:p>
        </w:tc>
      </w:tr>
    </w:tbl>
    <w:p w14:paraId="25AC3F09" w14:textId="77777777" w:rsidR="00B15C0F" w:rsidRPr="001605E7" w:rsidRDefault="00B15C0F" w:rsidP="00155A42">
      <w:pPr>
        <w:pStyle w:val="11"/>
        <w:rPr>
          <w:rFonts w:eastAsiaTheme="minorHAnsi"/>
        </w:rPr>
      </w:pPr>
    </w:p>
    <w:p w14:paraId="5BFB106A" w14:textId="77777777" w:rsidR="00AB7DB8" w:rsidRPr="001605E7" w:rsidRDefault="00AB7DB8" w:rsidP="00155A42">
      <w:pPr>
        <w:pStyle w:val="11"/>
        <w:rPr>
          <w:rFonts w:eastAsiaTheme="minorHAnsi"/>
        </w:rPr>
      </w:pPr>
    </w:p>
    <w:p w14:paraId="49B18BAC" w14:textId="5DC9F3E3" w:rsidR="00B8503D" w:rsidRPr="008C14F1" w:rsidRDefault="00B15C0F" w:rsidP="00E54C87">
      <w:pPr>
        <w:pStyle w:val="31"/>
      </w:pPr>
      <w:bookmarkStart w:id="379" w:name="_Toc483830030"/>
      <w:r w:rsidRPr="008C14F1">
        <w:t>RTR (R</w:t>
      </w:r>
      <w:r w:rsidR="006945BF" w:rsidRPr="008C14F1">
        <w:t xml:space="preserve">etransmission </w:t>
      </w:r>
      <w:r w:rsidRPr="008C14F1">
        <w:t>Timer</w:t>
      </w:r>
      <w:r w:rsidR="006945BF" w:rsidRPr="008C14F1">
        <w:t xml:space="preserve"> </w:t>
      </w:r>
      <w:r w:rsidRPr="008C14F1">
        <w:t>value Register)</w:t>
      </w:r>
      <w:bookmarkEnd w:id="379"/>
    </w:p>
    <w:p w14:paraId="3B48252B" w14:textId="23C024F8" w:rsidR="00B15C0F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B15C0F" w:rsidRPr="001605E7">
        <w:rPr>
          <w:rFonts w:eastAsiaTheme="minorHAnsi"/>
        </w:rPr>
        <w:t>R</w:t>
      </w:r>
      <w:r w:rsidR="00E51E00" w:rsidRPr="001605E7">
        <w:rPr>
          <w:rFonts w:eastAsiaTheme="minorHAnsi"/>
        </w:rPr>
        <w:t>=</w:t>
      </w:r>
      <w:r w:rsidR="00B15C0F" w:rsidRPr="001605E7">
        <w:rPr>
          <w:rFonts w:eastAsiaTheme="minorHAnsi"/>
        </w:rPr>
        <w:t>W] [0x0017-0x0018] [0x07D0]</w:t>
      </w:r>
    </w:p>
    <w:p w14:paraId="1317E10C" w14:textId="03948024" w:rsidR="00664E7A" w:rsidRPr="001605E7" w:rsidRDefault="00C30479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RTR</w:t>
      </w:r>
      <w:r w:rsidRPr="001605E7">
        <w:rPr>
          <w:rFonts w:eastAsiaTheme="minorHAnsi" w:hint="eastAsia"/>
        </w:rPr>
        <w:t>은</w:t>
      </w:r>
      <w:r w:rsidR="0075330E" w:rsidRPr="001605E7">
        <w:rPr>
          <w:rFonts w:eastAsiaTheme="minorHAnsi"/>
        </w:rPr>
        <w:t xml:space="preserve"> </w:t>
      </w:r>
      <w:commentRangeStart w:id="380"/>
      <w:r w:rsidR="00B75D6B" w:rsidRPr="001605E7">
        <w:rPr>
          <w:rFonts w:eastAsiaTheme="minorHAnsi"/>
        </w:rPr>
        <w:t>Sn_RTR</w:t>
      </w:r>
      <w:r w:rsidR="006945BF" w:rsidRPr="001605E7">
        <w:rPr>
          <w:rFonts w:eastAsiaTheme="minorHAnsi"/>
        </w:rPr>
        <w:t>(</w:t>
      </w:r>
      <w:r w:rsidR="00053E69" w:rsidRPr="001605E7">
        <w:rPr>
          <w:rFonts w:eastAsiaTheme="minorHAnsi"/>
        </w:rPr>
        <w:t>SOCKET</w:t>
      </w:r>
      <w:r w:rsidR="006945BF" w:rsidRPr="001605E7">
        <w:rPr>
          <w:rFonts w:eastAsiaTheme="minorHAnsi"/>
        </w:rPr>
        <w:t xml:space="preserve"> n Retransmission Timer value Register)</w:t>
      </w:r>
      <w:r w:rsidR="00B75D6B" w:rsidRPr="001605E7">
        <w:rPr>
          <w:rFonts w:eastAsiaTheme="minorHAnsi" w:hint="eastAsia"/>
        </w:rPr>
        <w:t>의</w:t>
      </w:r>
      <w:r w:rsidR="00B75D6B" w:rsidRPr="001605E7">
        <w:rPr>
          <w:rFonts w:eastAsiaTheme="minorHAnsi"/>
        </w:rPr>
        <w:t xml:space="preserve"> </w:t>
      </w:r>
      <w:r w:rsidR="00B75D6B" w:rsidRPr="001605E7">
        <w:rPr>
          <w:rFonts w:eastAsiaTheme="minorHAnsi" w:hint="eastAsia"/>
        </w:rPr>
        <w:t>초기값을</w:t>
      </w:r>
      <w:r w:rsidR="00B75D6B" w:rsidRPr="001605E7">
        <w:rPr>
          <w:rFonts w:eastAsiaTheme="minorHAnsi"/>
        </w:rPr>
        <w:t xml:space="preserve"> </w:t>
      </w:r>
      <w:r w:rsidR="00B75D6B" w:rsidRPr="001605E7">
        <w:rPr>
          <w:rFonts w:eastAsiaTheme="minorHAnsi" w:hint="eastAsia"/>
        </w:rPr>
        <w:t>설정</w:t>
      </w:r>
      <w:r w:rsidR="00664E7A" w:rsidRPr="001605E7">
        <w:rPr>
          <w:rFonts w:eastAsiaTheme="minorHAnsi" w:hint="eastAsia"/>
        </w:rPr>
        <w:t>한</w:t>
      </w:r>
      <w:r w:rsidR="00B75D6B" w:rsidRPr="001605E7">
        <w:rPr>
          <w:rFonts w:eastAsiaTheme="minorHAnsi" w:hint="eastAsia"/>
        </w:rPr>
        <w:t>다</w:t>
      </w:r>
      <w:r w:rsidR="00B75D6B" w:rsidRPr="001605E7">
        <w:rPr>
          <w:rFonts w:eastAsiaTheme="minorHAnsi"/>
        </w:rPr>
        <w:t>.</w:t>
      </w:r>
      <w:commentRangeEnd w:id="380"/>
      <w:r w:rsidR="00B75D6B" w:rsidRPr="001605E7">
        <w:rPr>
          <w:rStyle w:val="aff7"/>
          <w:rFonts w:eastAsiaTheme="minorHAnsi" w:cs="Times New Roman"/>
        </w:rPr>
        <w:commentReference w:id="380"/>
      </w:r>
      <w:r w:rsidR="001775D2" w:rsidRPr="001605E7">
        <w:rPr>
          <w:rFonts w:eastAsiaTheme="minorHAnsi"/>
        </w:rPr>
        <w:t xml:space="preserve"> </w:t>
      </w:r>
    </w:p>
    <w:p w14:paraId="59C6BABC" w14:textId="16214C33" w:rsidR="001775D2" w:rsidRPr="001605E7" w:rsidRDefault="001775D2" w:rsidP="00155A42">
      <w:pPr>
        <w:pStyle w:val="11"/>
        <w:rPr>
          <w:rFonts w:eastAsiaTheme="minorHAnsi"/>
        </w:rPr>
      </w:pPr>
      <w:r w:rsidRPr="001605E7">
        <w:rPr>
          <w:rFonts w:eastAsiaTheme="minorHAnsi" w:hint="eastAsia"/>
        </w:rPr>
        <w:t>단위는</w:t>
      </w:r>
      <w:r w:rsidRPr="001605E7">
        <w:rPr>
          <w:rFonts w:eastAsiaTheme="minorHAnsi"/>
        </w:rPr>
        <w:t xml:space="preserve"> 100us</w:t>
      </w:r>
      <w:r w:rsidRPr="001605E7">
        <w:rPr>
          <w:rFonts w:eastAsiaTheme="minorHAnsi" w:hint="eastAsia"/>
        </w:rPr>
        <w:t>이다</w:t>
      </w:r>
      <w:r w:rsidRPr="001605E7">
        <w:rPr>
          <w:rFonts w:eastAsiaTheme="minorHAnsi"/>
        </w:rPr>
        <w:t>.</w:t>
      </w:r>
    </w:p>
    <w:p w14:paraId="37F6AF84" w14:textId="2AEDEDC0" w:rsidR="006945BF" w:rsidRPr="001605E7" w:rsidRDefault="00053E69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SOCKET</w:t>
      </w:r>
      <w:r w:rsidR="006945BF" w:rsidRPr="001605E7">
        <w:rPr>
          <w:rFonts w:eastAsiaTheme="minorHAnsi"/>
        </w:rPr>
        <w:t xml:space="preserve"> </w:t>
      </w:r>
      <w:r w:rsidR="006945BF" w:rsidRPr="001605E7">
        <w:rPr>
          <w:rFonts w:eastAsiaTheme="minorHAnsi" w:hint="eastAsia"/>
        </w:rPr>
        <w:t>재전송</w:t>
      </w:r>
      <w:r w:rsidR="006945BF" w:rsidRPr="001605E7">
        <w:rPr>
          <w:rFonts w:eastAsiaTheme="minorHAnsi"/>
        </w:rPr>
        <w:t xml:space="preserve"> </w:t>
      </w:r>
      <w:r w:rsidR="006945BF" w:rsidRPr="001605E7">
        <w:rPr>
          <w:rFonts w:eastAsiaTheme="minorHAnsi" w:hint="eastAsia"/>
        </w:rPr>
        <w:t>관련내용은</w:t>
      </w:r>
      <w:r w:rsidR="006945BF" w:rsidRPr="001605E7">
        <w:rPr>
          <w:rFonts w:eastAsiaTheme="minorHAnsi"/>
        </w:rPr>
        <w:t xml:space="preserve"> </w:t>
      </w:r>
      <w:commentRangeStart w:id="381"/>
      <w:r w:rsidR="006945BF" w:rsidRPr="001605E7">
        <w:rPr>
          <w:rFonts w:eastAsiaTheme="minorHAnsi" w:hint="eastAsia"/>
        </w:rPr>
        <w:t>여기</w:t>
      </w:r>
      <w:commentRangeEnd w:id="381"/>
      <w:r w:rsidR="00664E7A" w:rsidRPr="001605E7">
        <w:rPr>
          <w:rStyle w:val="aff7"/>
          <w:rFonts w:eastAsiaTheme="minorHAnsi" w:cs="Times New Roman"/>
        </w:rPr>
        <w:commentReference w:id="381"/>
      </w:r>
      <w:r w:rsidR="006945BF" w:rsidRPr="001605E7">
        <w:rPr>
          <w:rFonts w:eastAsiaTheme="minorHAnsi" w:hint="eastAsia"/>
        </w:rPr>
        <w:t>를</w:t>
      </w:r>
      <w:r w:rsidR="006945BF" w:rsidRPr="001605E7">
        <w:rPr>
          <w:rFonts w:eastAsiaTheme="minorHAnsi"/>
        </w:rPr>
        <w:t xml:space="preserve"> </w:t>
      </w:r>
      <w:commentRangeStart w:id="382"/>
      <w:r w:rsidR="006945BF" w:rsidRPr="001605E7">
        <w:rPr>
          <w:rFonts w:eastAsiaTheme="minorHAnsi" w:hint="eastAsia"/>
        </w:rPr>
        <w:t>참조</w:t>
      </w:r>
      <w:commentRangeEnd w:id="382"/>
      <w:r w:rsidR="00E01E81">
        <w:rPr>
          <w:rStyle w:val="aff7"/>
          <w:rFonts w:ascii="바탕" w:eastAsia="바탕" w:hAnsi="Times New Roman" w:cs="Times New Roman"/>
        </w:rPr>
        <w:commentReference w:id="382"/>
      </w:r>
      <w:r w:rsidR="006945BF" w:rsidRPr="001605E7">
        <w:rPr>
          <w:rFonts w:eastAsiaTheme="minorHAnsi" w:hint="eastAsia"/>
        </w:rPr>
        <w:t>하면</w:t>
      </w:r>
      <w:r w:rsidR="006945BF" w:rsidRPr="001605E7">
        <w:rPr>
          <w:rFonts w:eastAsiaTheme="minorHAnsi"/>
        </w:rPr>
        <w:t xml:space="preserve"> </w:t>
      </w:r>
      <w:r w:rsidR="006945BF" w:rsidRPr="001605E7">
        <w:rPr>
          <w:rFonts w:eastAsiaTheme="minorHAnsi" w:hint="eastAsia"/>
        </w:rPr>
        <w:t>된다</w:t>
      </w:r>
      <w:r w:rsidR="006945BF" w:rsidRPr="001605E7">
        <w:rPr>
          <w:rFonts w:eastAsiaTheme="minorHAnsi"/>
        </w:rPr>
        <w:t>.</w:t>
      </w:r>
    </w:p>
    <w:p w14:paraId="0DB8200A" w14:textId="77777777" w:rsidR="00B75D6B" w:rsidRPr="001605E7" w:rsidRDefault="00B75D6B" w:rsidP="00155A42">
      <w:pPr>
        <w:pStyle w:val="11"/>
        <w:rPr>
          <w:rFonts w:eastAsiaTheme="minorHAnsi"/>
        </w:rPr>
      </w:pPr>
    </w:p>
    <w:p w14:paraId="2958550D" w14:textId="70674660" w:rsidR="00350C3B" w:rsidRPr="001605E7" w:rsidRDefault="001775D2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 xml:space="preserve">Ex) </w:t>
      </w:r>
      <w:r w:rsidR="00350C3B" w:rsidRPr="001605E7">
        <w:rPr>
          <w:rFonts w:eastAsiaTheme="minorHAnsi"/>
        </w:rPr>
        <w:t>RTR = 5000</w:t>
      </w:r>
      <w:r w:rsidR="00DE32B6" w:rsidRPr="001605E7">
        <w:rPr>
          <w:rFonts w:eastAsiaTheme="minorHAnsi"/>
        </w:rPr>
        <w:t xml:space="preserve"> (0x1388</w:t>
      </w:r>
      <w:r w:rsidR="00350C3B" w:rsidRPr="001605E7">
        <w:rPr>
          <w:rFonts w:eastAsiaTheme="minorHAnsi"/>
        </w:rPr>
        <w:t>),</w:t>
      </w:r>
    </w:p>
    <w:p w14:paraId="6BB1E53D" w14:textId="54B6C70C" w:rsidR="001775D2" w:rsidRPr="001605E7" w:rsidRDefault="00350C3B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 xml:space="preserve">   5000*100us = 0.5s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1557"/>
        <w:gridCol w:w="1557"/>
      </w:tblGrid>
      <w:tr w:rsidR="008C25B1" w:rsidRPr="00546234" w14:paraId="6DFD8400" w14:textId="77777777" w:rsidTr="001605E7">
        <w:trPr>
          <w:jc w:val="center"/>
        </w:trPr>
        <w:tc>
          <w:tcPr>
            <w:tcW w:w="1557" w:type="dxa"/>
          </w:tcPr>
          <w:p w14:paraId="79C31365" w14:textId="166A2CD4" w:rsidR="008C25B1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RTR0(0x0017)</w:t>
            </w:r>
          </w:p>
        </w:tc>
        <w:tc>
          <w:tcPr>
            <w:tcW w:w="1557" w:type="dxa"/>
          </w:tcPr>
          <w:p w14:paraId="4BCC0C37" w14:textId="67A46CC4" w:rsidR="008C25B1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RTR1(0x0018)</w:t>
            </w:r>
          </w:p>
        </w:tc>
      </w:tr>
      <w:tr w:rsidR="008C25B1" w:rsidRPr="00546234" w14:paraId="6D5BE6A0" w14:textId="77777777" w:rsidTr="001605E7">
        <w:trPr>
          <w:jc w:val="center"/>
        </w:trPr>
        <w:tc>
          <w:tcPr>
            <w:tcW w:w="1557" w:type="dxa"/>
          </w:tcPr>
          <w:p w14:paraId="5F6DDF4A" w14:textId="77777777" w:rsidR="008C25B1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0x013</w:t>
            </w:r>
          </w:p>
        </w:tc>
        <w:tc>
          <w:tcPr>
            <w:tcW w:w="1557" w:type="dxa"/>
            <w:vAlign w:val="center"/>
          </w:tcPr>
          <w:p w14:paraId="151BFA3E" w14:textId="77777777" w:rsidR="008C25B1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0x88</w:t>
            </w:r>
          </w:p>
        </w:tc>
      </w:tr>
    </w:tbl>
    <w:p w14:paraId="79AB7A9D" w14:textId="77777777" w:rsidR="00AB7DB8" w:rsidRPr="001605E7" w:rsidRDefault="00AB7DB8" w:rsidP="00155A42">
      <w:pPr>
        <w:pStyle w:val="11"/>
        <w:rPr>
          <w:rFonts w:eastAsiaTheme="minorHAnsi"/>
        </w:rPr>
      </w:pPr>
    </w:p>
    <w:p w14:paraId="428BC7DB" w14:textId="77777777" w:rsidR="001668B2" w:rsidRPr="001605E7" w:rsidRDefault="001668B2" w:rsidP="00155A42">
      <w:pPr>
        <w:pStyle w:val="11"/>
        <w:rPr>
          <w:rFonts w:eastAsiaTheme="minorHAnsi"/>
        </w:rPr>
      </w:pPr>
    </w:p>
    <w:p w14:paraId="077EE8EA" w14:textId="58384420" w:rsidR="00B8503D" w:rsidRPr="008C14F1" w:rsidRDefault="008D2C55" w:rsidP="00E54C87">
      <w:pPr>
        <w:pStyle w:val="31"/>
      </w:pPr>
      <w:bookmarkStart w:id="383" w:name="_Toc483830031"/>
      <w:r w:rsidRPr="008C14F1">
        <w:t>RCR (</w:t>
      </w:r>
      <w:r w:rsidR="006945BF" w:rsidRPr="008C14F1">
        <w:t xml:space="preserve">Retransmission </w:t>
      </w:r>
      <w:r w:rsidRPr="008C14F1">
        <w:t>Count</w:t>
      </w:r>
      <w:r w:rsidR="00A179BD" w:rsidRPr="008C14F1">
        <w:t>er</w:t>
      </w:r>
      <w:r w:rsidRPr="008C14F1">
        <w:t>-value Register)</w:t>
      </w:r>
      <w:bookmarkEnd w:id="383"/>
    </w:p>
    <w:p w14:paraId="2ABA1002" w14:textId="7304A583" w:rsidR="00FD1C98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E51E00" w:rsidRPr="001605E7">
        <w:rPr>
          <w:rFonts w:eastAsiaTheme="minorHAnsi"/>
        </w:rPr>
        <w:t>R=W</w:t>
      </w:r>
      <w:r w:rsidR="008D2C55" w:rsidRPr="001605E7">
        <w:rPr>
          <w:rFonts w:eastAsiaTheme="minorHAnsi"/>
        </w:rPr>
        <w:t>] [0x0019] [0x08]</w:t>
      </w:r>
    </w:p>
    <w:p w14:paraId="3F04DCA4" w14:textId="4C123953" w:rsidR="00FD1C98" w:rsidRPr="001605E7" w:rsidRDefault="00C30479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RCR</w:t>
      </w:r>
      <w:r w:rsidRPr="001605E7">
        <w:rPr>
          <w:rFonts w:eastAsiaTheme="minorHAnsi" w:hint="eastAsia"/>
        </w:rPr>
        <w:t>은</w:t>
      </w:r>
      <w:r w:rsidR="0075330E" w:rsidRPr="001605E7">
        <w:rPr>
          <w:rFonts w:eastAsiaTheme="minorHAnsi"/>
        </w:rPr>
        <w:t xml:space="preserve"> </w:t>
      </w:r>
      <w:r w:rsidR="00B75D6B" w:rsidRPr="001605E7">
        <w:rPr>
          <w:rFonts w:eastAsiaTheme="minorHAnsi"/>
        </w:rPr>
        <w:t>S</w:t>
      </w:r>
      <w:r w:rsidR="00DF35B1" w:rsidRPr="001605E7">
        <w:rPr>
          <w:rFonts w:eastAsiaTheme="minorHAnsi"/>
        </w:rPr>
        <w:t>n_RCR(</w:t>
      </w:r>
      <w:r w:rsidR="00053E69" w:rsidRPr="001605E7">
        <w:rPr>
          <w:rFonts w:eastAsiaTheme="minorHAnsi"/>
        </w:rPr>
        <w:t>SOCKET</w:t>
      </w:r>
      <w:r w:rsidR="00DF35B1" w:rsidRPr="001605E7">
        <w:rPr>
          <w:rFonts w:eastAsiaTheme="minorHAnsi"/>
        </w:rPr>
        <w:t xml:space="preserve"> n Retransmission Counter value Register)</w:t>
      </w:r>
      <w:r w:rsidR="00B75D6B" w:rsidRPr="001605E7">
        <w:rPr>
          <w:rFonts w:eastAsiaTheme="minorHAnsi" w:hint="eastAsia"/>
        </w:rPr>
        <w:t>의</w:t>
      </w:r>
      <w:r w:rsidR="00B75D6B" w:rsidRPr="001605E7">
        <w:rPr>
          <w:rFonts w:eastAsiaTheme="minorHAnsi"/>
        </w:rPr>
        <w:t xml:space="preserve"> </w:t>
      </w:r>
      <w:r w:rsidR="00B75D6B" w:rsidRPr="001605E7">
        <w:rPr>
          <w:rFonts w:eastAsiaTheme="minorHAnsi" w:hint="eastAsia"/>
        </w:rPr>
        <w:t>초기값을</w:t>
      </w:r>
      <w:r w:rsidR="00B75D6B" w:rsidRPr="001605E7">
        <w:rPr>
          <w:rFonts w:eastAsiaTheme="minorHAnsi"/>
        </w:rPr>
        <w:t xml:space="preserve"> </w:t>
      </w:r>
      <w:r w:rsidR="00B75D6B" w:rsidRPr="001605E7">
        <w:rPr>
          <w:rFonts w:eastAsiaTheme="minorHAnsi" w:hint="eastAsia"/>
        </w:rPr>
        <w:t>설정</w:t>
      </w:r>
      <w:r w:rsidR="00664E7A" w:rsidRPr="001605E7">
        <w:rPr>
          <w:rFonts w:eastAsiaTheme="minorHAnsi" w:hint="eastAsia"/>
        </w:rPr>
        <w:t>한</w:t>
      </w:r>
      <w:r w:rsidR="00B75D6B" w:rsidRPr="001605E7">
        <w:rPr>
          <w:rFonts w:eastAsiaTheme="minorHAnsi" w:hint="eastAsia"/>
        </w:rPr>
        <w:t>다</w:t>
      </w:r>
      <w:r w:rsidR="00B75D6B" w:rsidRPr="001605E7">
        <w:rPr>
          <w:rFonts w:eastAsiaTheme="minorHAnsi"/>
        </w:rPr>
        <w:t>.</w:t>
      </w:r>
    </w:p>
    <w:p w14:paraId="38915718" w14:textId="4BE24DAF" w:rsidR="006945BF" w:rsidRPr="001605E7" w:rsidRDefault="00053E69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SOCKET</w:t>
      </w:r>
      <w:r w:rsidR="006945BF" w:rsidRPr="001605E7">
        <w:rPr>
          <w:rFonts w:eastAsiaTheme="minorHAnsi"/>
        </w:rPr>
        <w:t xml:space="preserve"> </w:t>
      </w:r>
      <w:r w:rsidR="006945BF" w:rsidRPr="001605E7">
        <w:rPr>
          <w:rFonts w:eastAsiaTheme="minorHAnsi" w:hint="eastAsia"/>
        </w:rPr>
        <w:t>재전송</w:t>
      </w:r>
      <w:r w:rsidR="006945BF" w:rsidRPr="001605E7">
        <w:rPr>
          <w:rFonts w:eastAsiaTheme="minorHAnsi"/>
        </w:rPr>
        <w:t xml:space="preserve"> </w:t>
      </w:r>
      <w:r w:rsidR="006945BF" w:rsidRPr="001605E7">
        <w:rPr>
          <w:rFonts w:eastAsiaTheme="minorHAnsi" w:hint="eastAsia"/>
        </w:rPr>
        <w:t>관련내용은</w:t>
      </w:r>
      <w:r w:rsidR="006945BF" w:rsidRPr="001605E7">
        <w:rPr>
          <w:rFonts w:eastAsiaTheme="minorHAnsi"/>
        </w:rPr>
        <w:t xml:space="preserve"> </w:t>
      </w:r>
      <w:r w:rsidR="006945BF" w:rsidRPr="001605E7">
        <w:rPr>
          <w:rFonts w:eastAsiaTheme="minorHAnsi" w:hint="eastAsia"/>
        </w:rPr>
        <w:t>여기를</w:t>
      </w:r>
      <w:r w:rsidR="006945BF" w:rsidRPr="001605E7">
        <w:rPr>
          <w:rFonts w:eastAsiaTheme="minorHAnsi"/>
        </w:rPr>
        <w:t xml:space="preserve"> </w:t>
      </w:r>
      <w:commentRangeStart w:id="384"/>
      <w:r w:rsidR="006945BF" w:rsidRPr="001605E7">
        <w:rPr>
          <w:rFonts w:eastAsiaTheme="minorHAnsi" w:hint="eastAsia"/>
        </w:rPr>
        <w:t>참조</w:t>
      </w:r>
      <w:commentRangeEnd w:id="384"/>
      <w:r w:rsidR="00E01E81">
        <w:rPr>
          <w:rStyle w:val="aff7"/>
          <w:rFonts w:ascii="바탕" w:eastAsia="바탕" w:hAnsi="Times New Roman" w:cs="Times New Roman"/>
        </w:rPr>
        <w:commentReference w:id="384"/>
      </w:r>
      <w:r w:rsidR="006945BF" w:rsidRPr="001605E7">
        <w:rPr>
          <w:rFonts w:eastAsiaTheme="minorHAnsi" w:hint="eastAsia"/>
        </w:rPr>
        <w:t>하면</w:t>
      </w:r>
      <w:r w:rsidR="006945BF" w:rsidRPr="001605E7">
        <w:rPr>
          <w:rFonts w:eastAsiaTheme="minorHAnsi"/>
        </w:rPr>
        <w:t xml:space="preserve"> </w:t>
      </w:r>
      <w:r w:rsidR="006945BF" w:rsidRPr="001605E7">
        <w:rPr>
          <w:rFonts w:eastAsiaTheme="minorHAnsi" w:hint="eastAsia"/>
        </w:rPr>
        <w:t>된다</w:t>
      </w:r>
      <w:r w:rsidR="006945BF" w:rsidRPr="001605E7">
        <w:rPr>
          <w:rFonts w:eastAsiaTheme="minorHAnsi"/>
        </w:rPr>
        <w:t>.</w:t>
      </w:r>
    </w:p>
    <w:p w14:paraId="3AC7138D" w14:textId="77777777" w:rsidR="006945BF" w:rsidRPr="001605E7" w:rsidRDefault="006945BF" w:rsidP="00155A42">
      <w:pPr>
        <w:pStyle w:val="11"/>
        <w:rPr>
          <w:rFonts w:eastAsiaTheme="minorHAnsi"/>
        </w:rPr>
      </w:pPr>
    </w:p>
    <w:p w14:paraId="0245EE47" w14:textId="74584660" w:rsidR="00FD1C98" w:rsidRPr="00E01E81" w:rsidRDefault="00811166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ARP</w:t>
      </w:r>
      <w:r w:rsidRPr="001605E7">
        <w:rPr>
          <w:rFonts w:eastAsiaTheme="minorHAnsi" w:hint="eastAsia"/>
        </w:rPr>
        <w:t>와</w:t>
      </w:r>
      <w:r w:rsidRPr="001605E7">
        <w:rPr>
          <w:rFonts w:eastAsiaTheme="minorHAnsi"/>
        </w:rPr>
        <w:t xml:space="preserve"> PING Request </w:t>
      </w:r>
      <w:r w:rsidR="008F781E" w:rsidRPr="001605E7">
        <w:rPr>
          <w:rFonts w:eastAsiaTheme="minorHAnsi"/>
        </w:rPr>
        <w:t>Packet</w:t>
      </w:r>
      <w:r w:rsidRPr="001605E7">
        <w:rPr>
          <w:rFonts w:eastAsiaTheme="minorHAnsi" w:hint="eastAsia"/>
        </w:rPr>
        <w:t>에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대한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재전송의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경우는</w:t>
      </w:r>
      <w:r w:rsidRPr="001605E7">
        <w:rPr>
          <w:rFonts w:eastAsiaTheme="minorHAnsi"/>
        </w:rPr>
        <w:t xml:space="preserve"> RTR(Retry Timer-value Register)</w:t>
      </w:r>
      <w:r w:rsidRPr="001605E7">
        <w:rPr>
          <w:rFonts w:eastAsiaTheme="minorHAnsi" w:hint="eastAsia"/>
        </w:rPr>
        <w:t>에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의해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시간마다</w:t>
      </w:r>
      <w:r w:rsidRPr="001605E7">
        <w:rPr>
          <w:rFonts w:eastAsiaTheme="minorHAnsi"/>
        </w:rPr>
        <w:t xml:space="preserve"> </w:t>
      </w:r>
      <w:r w:rsidR="00103328" w:rsidRPr="001605E7">
        <w:rPr>
          <w:rFonts w:eastAsiaTheme="minorHAnsi" w:hint="eastAsia"/>
        </w:rPr>
        <w:t>재전송</w:t>
      </w:r>
      <w:r w:rsidR="00103328" w:rsidRPr="001605E7">
        <w:rPr>
          <w:rFonts w:eastAsiaTheme="minorHAnsi"/>
        </w:rPr>
        <w:t xml:space="preserve"> </w:t>
      </w:r>
      <w:r w:rsidR="008F781E" w:rsidRPr="001605E7">
        <w:rPr>
          <w:rFonts w:eastAsiaTheme="minorHAnsi"/>
        </w:rPr>
        <w:t>Packet</w:t>
      </w:r>
      <w:r w:rsidR="00103328" w:rsidRPr="001605E7">
        <w:rPr>
          <w:rFonts w:eastAsiaTheme="minorHAnsi" w:hint="eastAsia"/>
        </w:rPr>
        <w:t>을</w:t>
      </w:r>
      <w:r w:rsidR="00103328" w:rsidRPr="001605E7">
        <w:rPr>
          <w:rFonts w:eastAsiaTheme="minorHAnsi"/>
        </w:rPr>
        <w:t xml:space="preserve"> </w:t>
      </w:r>
      <w:r w:rsidR="00103328" w:rsidRPr="001605E7">
        <w:rPr>
          <w:rFonts w:eastAsiaTheme="minorHAnsi" w:hint="eastAsia"/>
        </w:rPr>
        <w:t>전송하고</w:t>
      </w:r>
      <w:r w:rsidR="00103328" w:rsidRPr="001605E7">
        <w:rPr>
          <w:rFonts w:eastAsiaTheme="minorHAnsi"/>
        </w:rPr>
        <w:t xml:space="preserve"> </w:t>
      </w:r>
      <w:r w:rsidRPr="001605E7">
        <w:rPr>
          <w:rFonts w:eastAsiaTheme="minorHAnsi"/>
        </w:rPr>
        <w:t xml:space="preserve">RCR(Retry Count-value Register) </w:t>
      </w:r>
      <w:r w:rsidRPr="001605E7">
        <w:rPr>
          <w:rFonts w:eastAsiaTheme="minorHAnsi" w:hint="eastAsia"/>
        </w:rPr>
        <w:t>값</w:t>
      </w:r>
      <w:r w:rsidR="00103328" w:rsidRPr="001605E7">
        <w:rPr>
          <w:rFonts w:eastAsiaTheme="minorHAnsi" w:hint="eastAsia"/>
        </w:rPr>
        <w:t>을</w:t>
      </w:r>
      <w:r w:rsidR="00103328" w:rsidRPr="001605E7">
        <w:rPr>
          <w:rFonts w:eastAsiaTheme="minorHAnsi"/>
        </w:rPr>
        <w:t xml:space="preserve"> </w:t>
      </w:r>
      <w:r w:rsidR="00103328" w:rsidRPr="001605E7">
        <w:rPr>
          <w:rFonts w:eastAsiaTheme="minorHAnsi" w:hint="eastAsia"/>
        </w:rPr>
        <w:t>초과하여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재전송을</w:t>
      </w:r>
      <w:r w:rsidRPr="001605E7">
        <w:rPr>
          <w:rFonts w:eastAsiaTheme="minorHAnsi"/>
        </w:rPr>
        <w:t xml:space="preserve"> </w:t>
      </w:r>
      <w:r w:rsidR="00103328" w:rsidRPr="001605E7">
        <w:rPr>
          <w:rFonts w:eastAsiaTheme="minorHAnsi" w:hint="eastAsia"/>
        </w:rPr>
        <w:t>시도한</w:t>
      </w:r>
      <w:r w:rsidR="00103328" w:rsidRPr="001605E7">
        <w:rPr>
          <w:rFonts w:eastAsiaTheme="minorHAnsi"/>
        </w:rPr>
        <w:t xml:space="preserve"> </w:t>
      </w:r>
      <w:r w:rsidR="00103328" w:rsidRPr="001605E7">
        <w:rPr>
          <w:rFonts w:eastAsiaTheme="minorHAnsi" w:hint="eastAsia"/>
        </w:rPr>
        <w:t>경우에도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상대방의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응답이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없는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경우</w:t>
      </w:r>
      <w:r w:rsidRPr="001605E7">
        <w:rPr>
          <w:rFonts w:eastAsiaTheme="minorHAnsi"/>
        </w:rPr>
        <w:t xml:space="preserve"> </w:t>
      </w:r>
      <w:r w:rsidR="00C043AD" w:rsidRPr="001605E7">
        <w:rPr>
          <w:rFonts w:eastAsiaTheme="minorHAnsi"/>
        </w:rPr>
        <w:t>Sn_IR[TIMEOUT] = ‘1’</w:t>
      </w:r>
      <w:r w:rsidR="00C043AD" w:rsidRPr="001605E7">
        <w:rPr>
          <w:rFonts w:eastAsiaTheme="minorHAnsi" w:hint="eastAsia"/>
        </w:rPr>
        <w:t>이</w:t>
      </w:r>
      <w:r w:rsidR="00C043AD" w:rsidRPr="001605E7">
        <w:rPr>
          <w:rFonts w:eastAsiaTheme="minorHAnsi"/>
        </w:rPr>
        <w:t xml:space="preserve"> </w:t>
      </w:r>
      <w:r w:rsidR="00C043AD" w:rsidRPr="001605E7">
        <w:rPr>
          <w:rFonts w:eastAsiaTheme="minorHAnsi" w:hint="eastAsia"/>
        </w:rPr>
        <w:t>된다</w:t>
      </w:r>
      <w:r w:rsidR="00C043AD" w:rsidRPr="001605E7">
        <w:rPr>
          <w:rFonts w:eastAsiaTheme="minorHAnsi"/>
        </w:rPr>
        <w:t xml:space="preserve">. </w:t>
      </w:r>
      <w:r w:rsidR="006066E0" w:rsidRPr="001605E7">
        <w:rPr>
          <w:rFonts w:eastAsiaTheme="minorHAnsi"/>
        </w:rPr>
        <w:t>ARP</w:t>
      </w:r>
      <w:r w:rsidR="006066E0" w:rsidRPr="001605E7">
        <w:rPr>
          <w:rFonts w:eastAsiaTheme="minorHAnsi" w:hint="eastAsia"/>
        </w:rPr>
        <w:t>와</w:t>
      </w:r>
      <w:r w:rsidR="006066E0" w:rsidRPr="001605E7">
        <w:rPr>
          <w:rFonts w:eastAsiaTheme="minorHAnsi"/>
        </w:rPr>
        <w:t xml:space="preserve"> PING</w:t>
      </w:r>
      <w:r w:rsidR="006066E0" w:rsidRPr="001605E7">
        <w:rPr>
          <w:rFonts w:eastAsiaTheme="minorHAnsi" w:hint="eastAsia"/>
        </w:rPr>
        <w:t>의</w:t>
      </w:r>
      <w:r w:rsidR="006066E0" w:rsidRPr="001605E7">
        <w:rPr>
          <w:rFonts w:eastAsiaTheme="minorHAnsi"/>
        </w:rPr>
        <w:t xml:space="preserve"> </w:t>
      </w:r>
      <w:r w:rsidR="006066E0" w:rsidRPr="001605E7">
        <w:rPr>
          <w:rFonts w:eastAsiaTheme="minorHAnsi" w:hint="eastAsia"/>
        </w:rPr>
        <w:t>경우</w:t>
      </w:r>
      <w:r w:rsidR="006066E0" w:rsidRPr="001605E7">
        <w:rPr>
          <w:rFonts w:eastAsiaTheme="minorHAnsi"/>
        </w:rPr>
        <w:t xml:space="preserve"> </w:t>
      </w:r>
      <w:r w:rsidR="00C043AD" w:rsidRPr="001605E7">
        <w:rPr>
          <w:rFonts w:eastAsiaTheme="minorHAnsi"/>
        </w:rPr>
        <w:t>Sn_IR[TIMEOUT] = ‘1’</w:t>
      </w:r>
      <w:r w:rsidR="00C043AD" w:rsidRPr="001605E7">
        <w:rPr>
          <w:rFonts w:eastAsiaTheme="minorHAnsi" w:hint="eastAsia"/>
        </w:rPr>
        <w:t>이</w:t>
      </w:r>
      <w:r w:rsidR="00C043AD" w:rsidRPr="001605E7">
        <w:rPr>
          <w:rFonts w:eastAsiaTheme="minorHAnsi"/>
        </w:rPr>
        <w:t xml:space="preserve"> </w:t>
      </w:r>
      <w:r w:rsidR="00C043AD" w:rsidRPr="001605E7">
        <w:rPr>
          <w:rFonts w:eastAsiaTheme="minorHAnsi" w:hint="eastAsia"/>
        </w:rPr>
        <w:t>될</w:t>
      </w:r>
      <w:r w:rsidR="00C043AD" w:rsidRPr="001605E7">
        <w:rPr>
          <w:rFonts w:eastAsiaTheme="minorHAnsi"/>
        </w:rPr>
        <w:t xml:space="preserve"> </w:t>
      </w:r>
      <w:r w:rsidR="00C043AD" w:rsidRPr="001605E7">
        <w:rPr>
          <w:rFonts w:eastAsiaTheme="minorHAnsi" w:hint="eastAsia"/>
        </w:rPr>
        <w:t>때</w:t>
      </w:r>
      <w:r w:rsidR="006066E0" w:rsidRPr="001605E7">
        <w:rPr>
          <w:rFonts w:eastAsiaTheme="minorHAnsi" w:hint="eastAsia"/>
        </w:rPr>
        <w:t>까지의</w:t>
      </w:r>
      <w:r w:rsidR="006066E0" w:rsidRPr="001605E7">
        <w:rPr>
          <w:rFonts w:eastAsiaTheme="minorHAnsi"/>
        </w:rPr>
        <w:t xml:space="preserve"> </w:t>
      </w:r>
      <w:r w:rsidR="006066E0" w:rsidRPr="001605E7">
        <w:rPr>
          <w:rFonts w:eastAsiaTheme="minorHAnsi" w:hint="eastAsia"/>
        </w:rPr>
        <w:t>재전송의</w:t>
      </w:r>
      <w:r w:rsidR="006066E0" w:rsidRPr="001605E7">
        <w:rPr>
          <w:rFonts w:eastAsiaTheme="minorHAnsi"/>
        </w:rPr>
        <w:t xml:space="preserve"> </w:t>
      </w:r>
      <w:r w:rsidR="006066E0" w:rsidRPr="001605E7">
        <w:rPr>
          <w:rFonts w:eastAsiaTheme="minorHAnsi" w:hint="eastAsia"/>
        </w:rPr>
        <w:t>총</w:t>
      </w:r>
      <w:r w:rsidR="006066E0" w:rsidRPr="001605E7">
        <w:rPr>
          <w:rFonts w:eastAsiaTheme="minorHAnsi"/>
        </w:rPr>
        <w:t xml:space="preserve"> </w:t>
      </w:r>
      <w:r w:rsidR="006066E0" w:rsidRPr="001605E7">
        <w:rPr>
          <w:rFonts w:eastAsiaTheme="minorHAnsi" w:hint="eastAsia"/>
        </w:rPr>
        <w:t>시간</w:t>
      </w:r>
      <w:r w:rsidR="006066E0" w:rsidRPr="001605E7">
        <w:rPr>
          <w:rFonts w:eastAsiaTheme="minorHAnsi"/>
        </w:rPr>
        <w:t>(</w:t>
      </w:r>
      <m:oMath>
        <m:sSub>
          <m:sSubPr>
            <m:ctrlPr>
              <w:rPr>
                <w:rFonts w:ascii="Cambria Math" w:eastAsiaTheme="minorHAnsi" w:hAnsi="Cambria Math"/>
              </w:rPr>
            </m:ctrlPr>
          </m:sSubPr>
          <m:e>
            <m:r>
              <w:rPr>
                <w:rFonts w:ascii="Cambria Math" w:eastAsiaTheme="minorHAnsi" w:hAnsi="Cambria Math"/>
              </w:rPr>
              <m:t>ARP,PING</m:t>
            </m:r>
          </m:e>
          <m:sub>
            <m:r>
              <w:rPr>
                <w:rFonts w:ascii="Cambria Math" w:eastAsiaTheme="minorHAnsi" w:hAnsi="Cambria Math"/>
              </w:rPr>
              <m:t>TO</m:t>
            </m:r>
          </m:sub>
        </m:sSub>
      </m:oMath>
      <w:r w:rsidR="006066E0" w:rsidRPr="001605E7">
        <w:rPr>
          <w:rFonts w:eastAsiaTheme="minorHAnsi"/>
        </w:rPr>
        <w:t>)</w:t>
      </w:r>
      <w:r w:rsidR="006066E0" w:rsidRPr="00E01E81">
        <w:rPr>
          <w:rFonts w:eastAsiaTheme="minorHAnsi"/>
        </w:rPr>
        <w:t>은</w:t>
      </w:r>
      <w:r w:rsidR="006066E0" w:rsidRPr="00E01E81">
        <w:rPr>
          <w:rFonts w:eastAsiaTheme="minorHAnsi"/>
        </w:rPr>
        <w:t xml:space="preserve"> </w:t>
      </w:r>
      <w:r w:rsidR="006066E0" w:rsidRPr="00E01E81">
        <w:rPr>
          <w:rFonts w:eastAsiaTheme="minorHAnsi"/>
        </w:rPr>
        <w:t>다음과</w:t>
      </w:r>
      <w:r w:rsidR="006066E0" w:rsidRPr="00E01E81">
        <w:rPr>
          <w:rFonts w:eastAsiaTheme="minorHAnsi"/>
        </w:rPr>
        <w:t xml:space="preserve"> </w:t>
      </w:r>
      <w:r w:rsidR="006066E0" w:rsidRPr="00E01E81">
        <w:rPr>
          <w:rFonts w:eastAsiaTheme="minorHAnsi"/>
        </w:rPr>
        <w:t>같이</w:t>
      </w:r>
      <w:r w:rsidR="006066E0" w:rsidRPr="00E01E81">
        <w:rPr>
          <w:rFonts w:eastAsiaTheme="minorHAnsi"/>
        </w:rPr>
        <w:t xml:space="preserve"> </w:t>
      </w:r>
      <w:r w:rsidR="006066E0" w:rsidRPr="00E01E81">
        <w:rPr>
          <w:rFonts w:eastAsiaTheme="minorHAnsi"/>
        </w:rPr>
        <w:t>계산할</w:t>
      </w:r>
      <w:r w:rsidR="006066E0" w:rsidRPr="00E01E81">
        <w:rPr>
          <w:rFonts w:eastAsiaTheme="minorHAnsi"/>
        </w:rPr>
        <w:t xml:space="preserve"> </w:t>
      </w:r>
      <w:r w:rsidR="006066E0" w:rsidRPr="00E01E81">
        <w:rPr>
          <w:rFonts w:eastAsiaTheme="minorHAnsi"/>
        </w:rPr>
        <w:t>수</w:t>
      </w:r>
      <w:r w:rsidR="006066E0" w:rsidRPr="00E01E81">
        <w:rPr>
          <w:rFonts w:eastAsiaTheme="minorHAnsi"/>
        </w:rPr>
        <w:t xml:space="preserve"> </w:t>
      </w:r>
      <w:r w:rsidR="006066E0" w:rsidRPr="00E01E81">
        <w:rPr>
          <w:rFonts w:eastAsiaTheme="minorHAnsi"/>
        </w:rPr>
        <w:t>있다</w:t>
      </w:r>
      <w:r w:rsidR="006066E0" w:rsidRPr="00E01E81">
        <w:rPr>
          <w:rFonts w:eastAsiaTheme="minorHAnsi"/>
        </w:rPr>
        <w:t>.</w:t>
      </w:r>
    </w:p>
    <w:p w14:paraId="4FD2DC67" w14:textId="77777777" w:rsidR="00811166" w:rsidRPr="00E01E81" w:rsidRDefault="00811166" w:rsidP="00155A42">
      <w:pPr>
        <w:pStyle w:val="11"/>
        <w:rPr>
          <w:rFonts w:eastAsiaTheme="minorHAnsi"/>
        </w:rPr>
      </w:pP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6657"/>
      </w:tblGrid>
      <w:tr w:rsidR="00811166" w:rsidRPr="00546234" w14:paraId="26EE4DF8" w14:textId="77777777" w:rsidTr="003F7401">
        <w:trPr>
          <w:jc w:val="center"/>
        </w:trPr>
        <w:tc>
          <w:tcPr>
            <w:tcW w:w="6657" w:type="dxa"/>
            <w:vAlign w:val="center"/>
          </w:tcPr>
          <w:p w14:paraId="675E479D" w14:textId="77777777" w:rsidR="00811166" w:rsidRPr="00E01E81" w:rsidRDefault="000F4351" w:rsidP="00155A42">
            <w:pPr>
              <w:pStyle w:val="11"/>
              <w:rPr>
                <w:rFonts w:eastAsiaTheme="minorHAnsi"/>
              </w:rPr>
            </w:pPr>
            <m:oMath>
              <m:sSub>
                <m:sSubPr>
                  <m:ctrlPr>
                    <w:rPr>
                      <w:rFonts w:ascii="Cambria Math" w:eastAsiaTheme="minorHAnsi" w:hAnsi="Cambria Math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</w:rPr>
                    <m:t>ARP,PING</m:t>
                  </m:r>
                </m:e>
                <m:sub>
                  <m:r>
                    <w:rPr>
                      <w:rFonts w:ascii="Cambria Math" w:eastAsiaTheme="minorHAnsi" w:hAnsi="Cambria Math"/>
                    </w:rPr>
                    <m:t>TO</m:t>
                  </m:r>
                </m:sub>
              </m:sSub>
            </m:oMath>
            <w:r w:rsidR="006066E0" w:rsidRPr="00E01E81">
              <w:rPr>
                <w:rFonts w:eastAsiaTheme="minorHAnsi"/>
              </w:rPr>
              <w:t xml:space="preserve"> = (RTR x 0.1m</w:t>
            </w:r>
            <w:r w:rsidR="00811166" w:rsidRPr="00E01E81">
              <w:rPr>
                <w:rFonts w:eastAsiaTheme="minorHAnsi"/>
              </w:rPr>
              <w:t>s) x (RCR + 1)</w:t>
            </w:r>
          </w:p>
        </w:tc>
      </w:tr>
    </w:tbl>
    <w:p w14:paraId="1F31E735" w14:textId="77777777" w:rsidR="00811166" w:rsidRPr="001605E7" w:rsidRDefault="00811166" w:rsidP="00155A42">
      <w:pPr>
        <w:pStyle w:val="11"/>
        <w:rPr>
          <w:rFonts w:eastAsiaTheme="minorHAnsi"/>
        </w:rPr>
      </w:pPr>
    </w:p>
    <w:p w14:paraId="587F9400" w14:textId="4D7126F3" w:rsidR="00811166" w:rsidRPr="001605E7" w:rsidRDefault="00F22E31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TCP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경우</w:t>
      </w:r>
      <w:r w:rsidRPr="001605E7">
        <w:rPr>
          <w:rFonts w:eastAsiaTheme="minorHAnsi"/>
        </w:rPr>
        <w:t xml:space="preserve"> S</w:t>
      </w:r>
      <w:ins w:id="385" w:author="becky" w:date="2017-09-01T16:52:00Z">
        <w:r w:rsidR="008A1867">
          <w:rPr>
            <w:rFonts w:eastAsiaTheme="minorHAnsi"/>
          </w:rPr>
          <w:t>Y</w:t>
        </w:r>
      </w:ins>
      <w:del w:id="386" w:author="becky" w:date="2017-09-01T16:52:00Z">
        <w:r w:rsidRPr="001605E7" w:rsidDel="008A1867">
          <w:rPr>
            <w:rFonts w:eastAsiaTheme="minorHAnsi"/>
          </w:rPr>
          <w:delText>I</w:delText>
        </w:r>
      </w:del>
      <w:r w:rsidRPr="001605E7">
        <w:rPr>
          <w:rFonts w:eastAsiaTheme="minorHAnsi"/>
        </w:rPr>
        <w:t xml:space="preserve">N, FIN, </w:t>
      </w:r>
      <w:r w:rsidR="00103328" w:rsidRPr="001605E7">
        <w:rPr>
          <w:rFonts w:eastAsiaTheme="minorHAnsi"/>
        </w:rPr>
        <w:t xml:space="preserve">DATA </w:t>
      </w:r>
      <w:r w:rsidR="008F781E" w:rsidRPr="001605E7">
        <w:rPr>
          <w:rFonts w:eastAsiaTheme="minorHAnsi"/>
        </w:rPr>
        <w:t>Packet</w:t>
      </w:r>
      <w:r w:rsidR="00103328" w:rsidRPr="001605E7">
        <w:rPr>
          <w:rFonts w:eastAsiaTheme="minorHAnsi" w:hint="eastAsia"/>
        </w:rPr>
        <w:t>을</w:t>
      </w:r>
      <w:r w:rsidR="00103328" w:rsidRPr="001605E7">
        <w:rPr>
          <w:rFonts w:eastAsiaTheme="minorHAnsi"/>
        </w:rPr>
        <w:t xml:space="preserve"> </w:t>
      </w:r>
      <w:r w:rsidR="00103328" w:rsidRPr="001605E7">
        <w:rPr>
          <w:rFonts w:eastAsiaTheme="minorHAnsi" w:hint="eastAsia"/>
        </w:rPr>
        <w:t>전송했을</w:t>
      </w:r>
      <w:r w:rsidR="00103328" w:rsidRPr="001605E7">
        <w:rPr>
          <w:rFonts w:eastAsiaTheme="minorHAnsi"/>
        </w:rPr>
        <w:t xml:space="preserve"> </w:t>
      </w:r>
      <w:r w:rsidR="00103328" w:rsidRPr="001605E7">
        <w:rPr>
          <w:rFonts w:eastAsiaTheme="minorHAnsi" w:hint="eastAsia"/>
        </w:rPr>
        <w:t>때</w:t>
      </w:r>
      <w:r w:rsidR="00103328" w:rsidRPr="001605E7">
        <w:rPr>
          <w:rFonts w:eastAsiaTheme="minorHAnsi"/>
        </w:rPr>
        <w:t xml:space="preserve"> </w:t>
      </w:r>
      <w:r w:rsidR="00103328" w:rsidRPr="001605E7">
        <w:rPr>
          <w:rFonts w:eastAsiaTheme="minorHAnsi" w:hint="eastAsia"/>
        </w:rPr>
        <w:t>상대방의</w:t>
      </w:r>
      <w:r w:rsidR="00103328" w:rsidRPr="001605E7">
        <w:rPr>
          <w:rFonts w:eastAsiaTheme="minorHAnsi"/>
        </w:rPr>
        <w:t xml:space="preserve"> ACK</w:t>
      </w:r>
      <w:r w:rsidR="008F781E" w:rsidRPr="001605E7">
        <w:rPr>
          <w:rFonts w:eastAsiaTheme="minorHAnsi"/>
        </w:rPr>
        <w:t>Packet</w:t>
      </w:r>
      <w:r w:rsidR="00103328" w:rsidRPr="001605E7">
        <w:rPr>
          <w:rFonts w:eastAsiaTheme="minorHAnsi" w:hint="eastAsia"/>
        </w:rPr>
        <w:t>을</w:t>
      </w:r>
      <w:r w:rsidR="00103328" w:rsidRPr="001605E7">
        <w:rPr>
          <w:rFonts w:eastAsiaTheme="minorHAnsi"/>
        </w:rPr>
        <w:t xml:space="preserve"> </w:t>
      </w:r>
      <w:r w:rsidR="00103328" w:rsidRPr="001605E7">
        <w:rPr>
          <w:rFonts w:eastAsiaTheme="minorHAnsi" w:hint="eastAsia"/>
        </w:rPr>
        <w:t>받아야지만</w:t>
      </w:r>
      <w:r w:rsidR="00103328" w:rsidRPr="001605E7">
        <w:rPr>
          <w:rFonts w:eastAsiaTheme="minorHAnsi"/>
        </w:rPr>
        <w:t xml:space="preserve"> </w:t>
      </w:r>
      <w:r w:rsidR="00360E9F" w:rsidRPr="001605E7">
        <w:rPr>
          <w:rFonts w:eastAsiaTheme="minorHAnsi"/>
        </w:rPr>
        <w:t>Sn_IR</w:t>
      </w:r>
      <w:r w:rsidR="00C043AD" w:rsidRPr="001605E7">
        <w:rPr>
          <w:rFonts w:eastAsiaTheme="minorHAnsi"/>
        </w:rPr>
        <w:t>[</w:t>
      </w:r>
      <w:r w:rsidR="00360E9F" w:rsidRPr="001605E7">
        <w:rPr>
          <w:rFonts w:eastAsiaTheme="minorHAnsi"/>
        </w:rPr>
        <w:t>SENDOK</w:t>
      </w:r>
      <w:r w:rsidR="00A97606" w:rsidRPr="001605E7">
        <w:rPr>
          <w:rFonts w:eastAsiaTheme="minorHAnsi"/>
        </w:rPr>
        <w:t>]</w:t>
      </w:r>
      <w:r w:rsidR="00C043AD" w:rsidRPr="001605E7">
        <w:rPr>
          <w:rFonts w:eastAsiaTheme="minorHAnsi"/>
        </w:rPr>
        <w:t>=’1’</w:t>
      </w:r>
      <w:r w:rsidR="00C043AD" w:rsidRPr="001605E7">
        <w:rPr>
          <w:rFonts w:eastAsiaTheme="minorHAnsi" w:hint="eastAsia"/>
        </w:rPr>
        <w:t>이</w:t>
      </w:r>
      <w:r w:rsidR="00360E9F" w:rsidRPr="001605E7">
        <w:rPr>
          <w:rFonts w:eastAsiaTheme="minorHAnsi"/>
        </w:rPr>
        <w:t xml:space="preserve"> </w:t>
      </w:r>
      <w:r w:rsidR="00C043AD" w:rsidRPr="001605E7">
        <w:rPr>
          <w:rFonts w:eastAsiaTheme="minorHAnsi" w:hint="eastAsia"/>
        </w:rPr>
        <w:t>되</w:t>
      </w:r>
      <w:r w:rsidR="00360E9F" w:rsidRPr="001605E7">
        <w:rPr>
          <w:rFonts w:eastAsiaTheme="minorHAnsi" w:hint="eastAsia"/>
        </w:rPr>
        <w:t>고</w:t>
      </w:r>
      <w:r w:rsidR="00360E9F" w:rsidRPr="001605E7">
        <w:rPr>
          <w:rFonts w:eastAsiaTheme="minorHAnsi"/>
        </w:rPr>
        <w:t xml:space="preserve"> </w:t>
      </w:r>
      <w:r w:rsidR="00103328" w:rsidRPr="001605E7">
        <w:rPr>
          <w:rFonts w:eastAsiaTheme="minorHAnsi" w:hint="eastAsia"/>
        </w:rPr>
        <w:t>전송이</w:t>
      </w:r>
      <w:r w:rsidR="00103328" w:rsidRPr="001605E7">
        <w:rPr>
          <w:rFonts w:eastAsiaTheme="minorHAnsi"/>
        </w:rPr>
        <w:t xml:space="preserve"> </w:t>
      </w:r>
      <w:r w:rsidR="00103328" w:rsidRPr="001605E7">
        <w:rPr>
          <w:rFonts w:eastAsiaTheme="minorHAnsi" w:hint="eastAsia"/>
        </w:rPr>
        <w:t>완료가</w:t>
      </w:r>
      <w:r w:rsidR="00103328" w:rsidRPr="001605E7">
        <w:rPr>
          <w:rFonts w:eastAsiaTheme="minorHAnsi"/>
        </w:rPr>
        <w:t xml:space="preserve"> </w:t>
      </w:r>
      <w:r w:rsidR="00103328" w:rsidRPr="001605E7">
        <w:rPr>
          <w:rFonts w:eastAsiaTheme="minorHAnsi" w:hint="eastAsia"/>
        </w:rPr>
        <w:t>된다</w:t>
      </w:r>
      <w:r w:rsidR="00103328" w:rsidRPr="001605E7">
        <w:rPr>
          <w:rFonts w:eastAsiaTheme="minorHAnsi"/>
        </w:rPr>
        <w:t xml:space="preserve">. </w:t>
      </w:r>
      <w:r w:rsidR="00103328" w:rsidRPr="001605E7">
        <w:rPr>
          <w:rFonts w:eastAsiaTheme="minorHAnsi" w:hint="eastAsia"/>
        </w:rPr>
        <w:t>때문에</w:t>
      </w:r>
      <w:r w:rsidR="00103328" w:rsidRPr="001605E7">
        <w:rPr>
          <w:rFonts w:eastAsiaTheme="minorHAnsi"/>
        </w:rPr>
        <w:t xml:space="preserve"> </w:t>
      </w:r>
      <w:r w:rsidR="00103328" w:rsidRPr="001605E7">
        <w:rPr>
          <w:rFonts w:eastAsiaTheme="minorHAnsi" w:hint="eastAsia"/>
        </w:rPr>
        <w:t>상대방으로</w:t>
      </w:r>
      <w:r w:rsidR="00103328" w:rsidRPr="001605E7">
        <w:rPr>
          <w:rFonts w:eastAsiaTheme="minorHAnsi"/>
        </w:rPr>
        <w:t xml:space="preserve"> ACK</w:t>
      </w:r>
      <w:r w:rsidR="008F781E" w:rsidRPr="001605E7">
        <w:rPr>
          <w:rFonts w:eastAsiaTheme="minorHAnsi"/>
        </w:rPr>
        <w:t>Packet</w:t>
      </w:r>
      <w:r w:rsidR="00103328" w:rsidRPr="001605E7">
        <w:rPr>
          <w:rFonts w:eastAsiaTheme="minorHAnsi" w:hint="eastAsia"/>
        </w:rPr>
        <w:t>을</w:t>
      </w:r>
      <w:r w:rsidR="00103328" w:rsidRPr="001605E7">
        <w:rPr>
          <w:rFonts w:eastAsiaTheme="minorHAnsi"/>
        </w:rPr>
        <w:t xml:space="preserve"> </w:t>
      </w:r>
      <w:r w:rsidR="00103328" w:rsidRPr="001605E7">
        <w:rPr>
          <w:rFonts w:eastAsiaTheme="minorHAnsi" w:hint="eastAsia"/>
        </w:rPr>
        <w:t>받지</w:t>
      </w:r>
      <w:r w:rsidR="00103328" w:rsidRPr="001605E7">
        <w:rPr>
          <w:rFonts w:eastAsiaTheme="minorHAnsi"/>
        </w:rPr>
        <w:t xml:space="preserve"> </w:t>
      </w:r>
      <w:r w:rsidR="00103328" w:rsidRPr="001605E7">
        <w:rPr>
          <w:rFonts w:eastAsiaTheme="minorHAnsi" w:hint="eastAsia"/>
        </w:rPr>
        <w:t>못한</w:t>
      </w:r>
      <w:r w:rsidR="00103328" w:rsidRPr="001605E7">
        <w:rPr>
          <w:rFonts w:eastAsiaTheme="minorHAnsi"/>
        </w:rPr>
        <w:t xml:space="preserve"> </w:t>
      </w:r>
      <w:r w:rsidR="00103328" w:rsidRPr="001605E7">
        <w:rPr>
          <w:rFonts w:eastAsiaTheme="minorHAnsi" w:hint="eastAsia"/>
        </w:rPr>
        <w:t>경우</w:t>
      </w:r>
      <w:r w:rsidR="00103328" w:rsidRPr="001605E7">
        <w:rPr>
          <w:rFonts w:eastAsiaTheme="minorHAnsi"/>
        </w:rPr>
        <w:t xml:space="preserve"> </w:t>
      </w:r>
      <w:r w:rsidR="00103328" w:rsidRPr="001605E7">
        <w:rPr>
          <w:rFonts w:eastAsiaTheme="minorHAnsi" w:hint="eastAsia"/>
        </w:rPr>
        <w:t>전송을</w:t>
      </w:r>
      <w:r w:rsidR="00103328" w:rsidRPr="001605E7">
        <w:rPr>
          <w:rFonts w:eastAsiaTheme="minorHAnsi"/>
        </w:rPr>
        <w:t xml:space="preserve"> </w:t>
      </w:r>
      <w:r w:rsidR="00103328" w:rsidRPr="001605E7">
        <w:rPr>
          <w:rFonts w:eastAsiaTheme="minorHAnsi" w:hint="eastAsia"/>
        </w:rPr>
        <w:t>완료하기</w:t>
      </w:r>
      <w:r w:rsidR="00103328" w:rsidRPr="001605E7">
        <w:rPr>
          <w:rFonts w:eastAsiaTheme="minorHAnsi"/>
        </w:rPr>
        <w:t xml:space="preserve"> </w:t>
      </w:r>
      <w:r w:rsidR="00103328" w:rsidRPr="001605E7">
        <w:rPr>
          <w:rFonts w:eastAsiaTheme="minorHAnsi" w:hint="eastAsia"/>
        </w:rPr>
        <w:t>위해서</w:t>
      </w:r>
      <w:r w:rsidR="00103328" w:rsidRPr="001605E7">
        <w:rPr>
          <w:rFonts w:eastAsiaTheme="minorHAnsi"/>
        </w:rPr>
        <w:t xml:space="preserve"> </w:t>
      </w:r>
      <w:r w:rsidR="00103328" w:rsidRPr="001605E7">
        <w:rPr>
          <w:rFonts w:eastAsiaTheme="minorHAnsi" w:hint="eastAsia"/>
        </w:rPr>
        <w:t>재전송</w:t>
      </w:r>
      <w:r w:rsidR="00360E9F" w:rsidRPr="001605E7">
        <w:rPr>
          <w:rFonts w:eastAsiaTheme="minorHAnsi"/>
        </w:rPr>
        <w:t xml:space="preserve"> </w:t>
      </w:r>
      <w:r w:rsidR="00360E9F" w:rsidRPr="001605E7">
        <w:rPr>
          <w:rFonts w:eastAsiaTheme="minorHAnsi" w:hint="eastAsia"/>
        </w:rPr>
        <w:t>과정</w:t>
      </w:r>
      <w:r w:rsidR="00103328" w:rsidRPr="001605E7">
        <w:rPr>
          <w:rFonts w:eastAsiaTheme="minorHAnsi" w:hint="eastAsia"/>
        </w:rPr>
        <w:t>을</w:t>
      </w:r>
      <w:r w:rsidR="00103328" w:rsidRPr="001605E7">
        <w:rPr>
          <w:rFonts w:eastAsiaTheme="minorHAnsi"/>
        </w:rPr>
        <w:t xml:space="preserve"> </w:t>
      </w:r>
      <w:r w:rsidR="00103328" w:rsidRPr="001605E7">
        <w:rPr>
          <w:rFonts w:eastAsiaTheme="minorHAnsi" w:hint="eastAsia"/>
        </w:rPr>
        <w:t>수행하는데</w:t>
      </w:r>
      <w:r w:rsidR="00103328" w:rsidRPr="001605E7">
        <w:rPr>
          <w:rFonts w:eastAsiaTheme="minorHAnsi"/>
        </w:rPr>
        <w:t xml:space="preserve"> </w:t>
      </w:r>
      <w:r w:rsidR="00103328" w:rsidRPr="001605E7">
        <w:rPr>
          <w:rFonts w:eastAsiaTheme="minorHAnsi" w:hint="eastAsia"/>
        </w:rPr>
        <w:t>이때</w:t>
      </w:r>
      <w:r w:rsidR="00103328" w:rsidRPr="001605E7">
        <w:rPr>
          <w:rFonts w:eastAsiaTheme="minorHAnsi"/>
        </w:rPr>
        <w:t xml:space="preserve"> RTR(Retry Timer-value Register), RCR(Retry Count</w:t>
      </w:r>
      <w:r w:rsidR="00A179BD" w:rsidRPr="001605E7">
        <w:rPr>
          <w:rFonts w:eastAsiaTheme="minorHAnsi"/>
        </w:rPr>
        <w:t>er</w:t>
      </w:r>
      <w:r w:rsidR="00103328" w:rsidRPr="001605E7">
        <w:rPr>
          <w:rFonts w:eastAsiaTheme="minorHAnsi"/>
        </w:rPr>
        <w:t>-value Register)</w:t>
      </w:r>
      <w:r w:rsidR="00103328" w:rsidRPr="001605E7">
        <w:rPr>
          <w:rFonts w:eastAsiaTheme="minorHAnsi" w:hint="eastAsia"/>
        </w:rPr>
        <w:t>의</w:t>
      </w:r>
      <w:r w:rsidR="00103328" w:rsidRPr="001605E7">
        <w:rPr>
          <w:rFonts w:eastAsiaTheme="minorHAnsi"/>
        </w:rPr>
        <w:t xml:space="preserve"> </w:t>
      </w:r>
      <w:r w:rsidR="00103328" w:rsidRPr="001605E7">
        <w:rPr>
          <w:rFonts w:eastAsiaTheme="minorHAnsi" w:hint="eastAsia"/>
        </w:rPr>
        <w:t>설정에</w:t>
      </w:r>
      <w:r w:rsidR="00103328" w:rsidRPr="001605E7">
        <w:rPr>
          <w:rFonts w:eastAsiaTheme="minorHAnsi"/>
        </w:rPr>
        <w:t xml:space="preserve"> </w:t>
      </w:r>
      <w:r w:rsidR="00103328" w:rsidRPr="001605E7">
        <w:rPr>
          <w:rFonts w:eastAsiaTheme="minorHAnsi" w:hint="eastAsia"/>
        </w:rPr>
        <w:t>의해</w:t>
      </w:r>
      <w:r w:rsidR="00103328" w:rsidRPr="001605E7">
        <w:rPr>
          <w:rFonts w:eastAsiaTheme="minorHAnsi"/>
        </w:rPr>
        <w:t xml:space="preserve"> </w:t>
      </w:r>
      <w:r w:rsidR="00103328" w:rsidRPr="001605E7">
        <w:rPr>
          <w:rFonts w:eastAsiaTheme="minorHAnsi" w:hint="eastAsia"/>
        </w:rPr>
        <w:t>재전송</w:t>
      </w:r>
      <w:r w:rsidR="00103328" w:rsidRPr="001605E7">
        <w:rPr>
          <w:rFonts w:eastAsiaTheme="minorHAnsi"/>
        </w:rPr>
        <w:t xml:space="preserve"> </w:t>
      </w:r>
      <w:r w:rsidR="00103328" w:rsidRPr="001605E7">
        <w:rPr>
          <w:rFonts w:eastAsiaTheme="minorHAnsi" w:hint="eastAsia"/>
        </w:rPr>
        <w:t>시간과</w:t>
      </w:r>
      <w:r w:rsidR="00103328" w:rsidRPr="001605E7">
        <w:rPr>
          <w:rFonts w:eastAsiaTheme="minorHAnsi"/>
        </w:rPr>
        <w:t xml:space="preserve"> </w:t>
      </w:r>
      <w:r w:rsidR="00103328" w:rsidRPr="001605E7">
        <w:rPr>
          <w:rFonts w:eastAsiaTheme="minorHAnsi" w:hint="eastAsia"/>
        </w:rPr>
        <w:t>전송</w:t>
      </w:r>
      <w:r w:rsidR="00103328" w:rsidRPr="001605E7">
        <w:rPr>
          <w:rFonts w:eastAsiaTheme="minorHAnsi"/>
        </w:rPr>
        <w:t xml:space="preserve"> </w:t>
      </w:r>
      <w:r w:rsidR="00103328" w:rsidRPr="001605E7">
        <w:rPr>
          <w:rFonts w:eastAsiaTheme="minorHAnsi" w:hint="eastAsia"/>
        </w:rPr>
        <w:t>횟수가</w:t>
      </w:r>
      <w:r w:rsidR="00103328" w:rsidRPr="001605E7">
        <w:rPr>
          <w:rFonts w:eastAsiaTheme="minorHAnsi"/>
        </w:rPr>
        <w:t xml:space="preserve"> </w:t>
      </w:r>
      <w:r w:rsidR="00103328" w:rsidRPr="001605E7">
        <w:rPr>
          <w:rFonts w:eastAsiaTheme="minorHAnsi" w:hint="eastAsia"/>
        </w:rPr>
        <w:t>결정된다</w:t>
      </w:r>
      <w:r w:rsidR="00103328" w:rsidRPr="001605E7">
        <w:rPr>
          <w:rFonts w:eastAsiaTheme="minorHAnsi"/>
        </w:rPr>
        <w:t>. TCP</w:t>
      </w:r>
      <w:r w:rsidR="00103328" w:rsidRPr="001605E7">
        <w:rPr>
          <w:rFonts w:eastAsiaTheme="minorHAnsi" w:hint="eastAsia"/>
        </w:rPr>
        <w:t>의</w:t>
      </w:r>
      <w:r w:rsidR="00103328" w:rsidRPr="001605E7">
        <w:rPr>
          <w:rFonts w:eastAsiaTheme="minorHAnsi"/>
        </w:rPr>
        <w:t xml:space="preserve"> </w:t>
      </w:r>
      <w:r w:rsidR="00103328" w:rsidRPr="001605E7">
        <w:rPr>
          <w:rFonts w:eastAsiaTheme="minorHAnsi" w:hint="eastAsia"/>
        </w:rPr>
        <w:t>경우</w:t>
      </w:r>
      <w:r w:rsidR="00103328" w:rsidRPr="001605E7">
        <w:rPr>
          <w:rFonts w:eastAsiaTheme="minorHAnsi"/>
        </w:rPr>
        <w:t xml:space="preserve"> </w:t>
      </w:r>
      <w:r w:rsidR="00103328" w:rsidRPr="001605E7">
        <w:rPr>
          <w:rFonts w:eastAsiaTheme="minorHAnsi" w:hint="eastAsia"/>
        </w:rPr>
        <w:t>재전송</w:t>
      </w:r>
      <w:r w:rsidR="00103328" w:rsidRPr="001605E7">
        <w:rPr>
          <w:rFonts w:eastAsiaTheme="minorHAnsi"/>
        </w:rPr>
        <w:t xml:space="preserve"> </w:t>
      </w:r>
      <w:r w:rsidR="00103328" w:rsidRPr="001605E7">
        <w:rPr>
          <w:rFonts w:eastAsiaTheme="minorHAnsi" w:hint="eastAsia"/>
        </w:rPr>
        <w:t>횟수가</w:t>
      </w:r>
      <w:r w:rsidR="00103328" w:rsidRPr="001605E7">
        <w:rPr>
          <w:rFonts w:eastAsiaTheme="minorHAnsi"/>
        </w:rPr>
        <w:t xml:space="preserve"> </w:t>
      </w:r>
      <w:r w:rsidR="00103328" w:rsidRPr="001605E7">
        <w:rPr>
          <w:rFonts w:eastAsiaTheme="minorHAnsi" w:hint="eastAsia"/>
        </w:rPr>
        <w:t>증가할</w:t>
      </w:r>
      <w:r w:rsidR="00103328" w:rsidRPr="001605E7">
        <w:rPr>
          <w:rFonts w:eastAsiaTheme="minorHAnsi"/>
        </w:rPr>
        <w:t xml:space="preserve"> </w:t>
      </w:r>
      <w:r w:rsidR="00103328" w:rsidRPr="001605E7">
        <w:rPr>
          <w:rFonts w:eastAsiaTheme="minorHAnsi" w:hint="eastAsia"/>
        </w:rPr>
        <w:t>수록</w:t>
      </w:r>
      <w:r w:rsidR="00103328" w:rsidRPr="001605E7">
        <w:rPr>
          <w:rFonts w:eastAsiaTheme="minorHAnsi"/>
        </w:rPr>
        <w:t xml:space="preserve"> </w:t>
      </w:r>
      <w:r w:rsidR="00103328" w:rsidRPr="001605E7">
        <w:rPr>
          <w:rFonts w:eastAsiaTheme="minorHAnsi" w:hint="eastAsia"/>
        </w:rPr>
        <w:t>설정된</w:t>
      </w:r>
      <w:r w:rsidR="00103328" w:rsidRPr="001605E7">
        <w:rPr>
          <w:rFonts w:eastAsiaTheme="minorHAnsi"/>
        </w:rPr>
        <w:t xml:space="preserve"> RTR</w:t>
      </w:r>
      <w:r w:rsidR="00103328" w:rsidRPr="001605E7">
        <w:rPr>
          <w:rFonts w:eastAsiaTheme="minorHAnsi" w:hint="eastAsia"/>
        </w:rPr>
        <w:t>값은</w:t>
      </w:r>
      <w:r w:rsidR="00103328" w:rsidRPr="001605E7">
        <w:rPr>
          <w:rFonts w:eastAsiaTheme="minorHAnsi"/>
        </w:rPr>
        <w:t xml:space="preserve"> </w:t>
      </w:r>
      <w:r w:rsidR="00103328" w:rsidRPr="001605E7">
        <w:rPr>
          <w:rFonts w:eastAsiaTheme="minorHAnsi" w:hint="eastAsia"/>
        </w:rPr>
        <w:t>지수배</w:t>
      </w:r>
      <w:r w:rsidR="00103328" w:rsidRPr="001605E7">
        <w:rPr>
          <w:rFonts w:eastAsiaTheme="minorHAnsi"/>
        </w:rPr>
        <w:t xml:space="preserve"> </w:t>
      </w:r>
      <w:r w:rsidR="00103328" w:rsidRPr="001605E7">
        <w:rPr>
          <w:rFonts w:eastAsiaTheme="minorHAnsi" w:hint="eastAsia"/>
        </w:rPr>
        <w:t>증가하게</w:t>
      </w:r>
      <w:r w:rsidR="00103328" w:rsidRPr="001605E7">
        <w:rPr>
          <w:rFonts w:eastAsiaTheme="minorHAnsi"/>
        </w:rPr>
        <w:t xml:space="preserve"> </w:t>
      </w:r>
      <w:r w:rsidR="00103328" w:rsidRPr="001605E7">
        <w:rPr>
          <w:rFonts w:eastAsiaTheme="minorHAnsi" w:hint="eastAsia"/>
        </w:rPr>
        <w:t>된다</w:t>
      </w:r>
      <w:r w:rsidR="00103328" w:rsidRPr="001605E7">
        <w:rPr>
          <w:rFonts w:eastAsiaTheme="minorHAnsi"/>
        </w:rPr>
        <w:t xml:space="preserve">. </w:t>
      </w:r>
      <w:r w:rsidR="00103328" w:rsidRPr="001605E7">
        <w:rPr>
          <w:rFonts w:eastAsiaTheme="minorHAnsi" w:hint="eastAsia"/>
        </w:rPr>
        <w:t>그리고</w:t>
      </w:r>
      <w:r w:rsidR="00103328" w:rsidRPr="001605E7">
        <w:rPr>
          <w:rFonts w:eastAsiaTheme="minorHAnsi"/>
        </w:rPr>
        <w:t xml:space="preserve"> </w:t>
      </w:r>
      <w:r w:rsidR="00103328" w:rsidRPr="001605E7">
        <w:rPr>
          <w:rFonts w:eastAsiaTheme="minorHAnsi" w:hint="eastAsia"/>
        </w:rPr>
        <w:t>설정된</w:t>
      </w:r>
      <w:r w:rsidR="00103328" w:rsidRPr="001605E7">
        <w:rPr>
          <w:rFonts w:eastAsiaTheme="minorHAnsi"/>
        </w:rPr>
        <w:t xml:space="preserve"> </w:t>
      </w:r>
      <w:r w:rsidR="00103328" w:rsidRPr="001605E7">
        <w:rPr>
          <w:rFonts w:eastAsiaTheme="minorHAnsi" w:hint="eastAsia"/>
        </w:rPr>
        <w:t>재전송</w:t>
      </w:r>
      <w:r w:rsidR="00103328" w:rsidRPr="001605E7">
        <w:rPr>
          <w:rFonts w:eastAsiaTheme="minorHAnsi"/>
        </w:rPr>
        <w:t xml:space="preserve"> </w:t>
      </w:r>
      <w:r w:rsidR="00103328" w:rsidRPr="001605E7">
        <w:rPr>
          <w:rFonts w:eastAsiaTheme="minorHAnsi" w:hint="eastAsia"/>
        </w:rPr>
        <w:t>횟수를</w:t>
      </w:r>
      <w:r w:rsidR="00103328" w:rsidRPr="001605E7">
        <w:rPr>
          <w:rFonts w:eastAsiaTheme="minorHAnsi"/>
        </w:rPr>
        <w:t xml:space="preserve"> </w:t>
      </w:r>
      <w:r w:rsidR="00103328" w:rsidRPr="001605E7">
        <w:rPr>
          <w:rFonts w:eastAsiaTheme="minorHAnsi" w:hint="eastAsia"/>
        </w:rPr>
        <w:t>초과하게</w:t>
      </w:r>
      <w:r w:rsidR="00103328" w:rsidRPr="001605E7">
        <w:rPr>
          <w:rFonts w:eastAsiaTheme="minorHAnsi"/>
        </w:rPr>
        <w:t xml:space="preserve"> </w:t>
      </w:r>
      <w:r w:rsidR="00103328" w:rsidRPr="001605E7">
        <w:rPr>
          <w:rFonts w:eastAsiaTheme="minorHAnsi" w:hint="eastAsia"/>
        </w:rPr>
        <w:t>되면</w:t>
      </w:r>
      <w:r w:rsidR="00103328" w:rsidRPr="001605E7">
        <w:rPr>
          <w:rFonts w:eastAsiaTheme="minorHAnsi"/>
        </w:rPr>
        <w:t xml:space="preserve"> </w:t>
      </w:r>
      <w:r w:rsidR="00C043AD" w:rsidRPr="001605E7">
        <w:rPr>
          <w:rFonts w:eastAsiaTheme="minorHAnsi"/>
        </w:rPr>
        <w:t>Sn_IR[TIMEOUT] = ‘1’</w:t>
      </w:r>
      <w:r w:rsidR="00C043AD" w:rsidRPr="001605E7">
        <w:rPr>
          <w:rFonts w:eastAsiaTheme="minorHAnsi" w:hint="eastAsia"/>
        </w:rPr>
        <w:t>이</w:t>
      </w:r>
      <w:r w:rsidR="00C043AD" w:rsidRPr="001605E7">
        <w:rPr>
          <w:rFonts w:eastAsiaTheme="minorHAnsi"/>
        </w:rPr>
        <w:t xml:space="preserve"> </w:t>
      </w:r>
      <w:r w:rsidR="00C043AD" w:rsidRPr="001605E7">
        <w:rPr>
          <w:rFonts w:eastAsiaTheme="minorHAnsi" w:hint="eastAsia"/>
        </w:rPr>
        <w:t>된다</w:t>
      </w:r>
      <w:r w:rsidR="00C043AD" w:rsidRPr="001605E7">
        <w:rPr>
          <w:rFonts w:eastAsiaTheme="minorHAnsi"/>
        </w:rPr>
        <w:t>.</w:t>
      </w:r>
    </w:p>
    <w:p w14:paraId="315DA33C" w14:textId="268D795C" w:rsidR="00811166" w:rsidRPr="001605E7" w:rsidRDefault="006066E0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TCP</w:t>
      </w:r>
      <w:r w:rsidRPr="001605E7">
        <w:rPr>
          <w:rFonts w:eastAsiaTheme="minorHAnsi" w:hint="eastAsia"/>
        </w:rPr>
        <w:t>에서</w:t>
      </w:r>
      <w:r w:rsidRPr="001605E7">
        <w:rPr>
          <w:rFonts w:eastAsiaTheme="minorHAnsi"/>
        </w:rPr>
        <w:t xml:space="preserve"> </w:t>
      </w:r>
      <w:r w:rsidR="00C043AD" w:rsidRPr="001605E7">
        <w:rPr>
          <w:rFonts w:eastAsiaTheme="minorHAnsi"/>
        </w:rPr>
        <w:t>Sn_IR[TIMEOUT] = ‘1’</w:t>
      </w:r>
      <w:r w:rsidR="00C043AD" w:rsidRPr="001605E7">
        <w:rPr>
          <w:rFonts w:eastAsiaTheme="minorHAnsi" w:hint="eastAsia"/>
        </w:rPr>
        <w:t>이</w:t>
      </w:r>
      <w:r w:rsidR="00C043AD" w:rsidRPr="001605E7">
        <w:rPr>
          <w:rFonts w:eastAsiaTheme="minorHAnsi"/>
        </w:rPr>
        <w:t xml:space="preserve"> </w:t>
      </w:r>
      <w:r w:rsidR="00C043AD" w:rsidRPr="001605E7">
        <w:rPr>
          <w:rFonts w:eastAsiaTheme="minorHAnsi" w:hint="eastAsia"/>
        </w:rPr>
        <w:t>될</w:t>
      </w:r>
      <w:r w:rsidR="00C043AD" w:rsidRPr="001605E7">
        <w:rPr>
          <w:rFonts w:eastAsiaTheme="minorHAnsi"/>
        </w:rPr>
        <w:t xml:space="preserve"> </w:t>
      </w:r>
      <w:r w:rsidR="00C043AD" w:rsidRPr="001605E7">
        <w:rPr>
          <w:rFonts w:eastAsiaTheme="minorHAnsi" w:hint="eastAsia"/>
        </w:rPr>
        <w:t>때의</w:t>
      </w:r>
      <w:r w:rsidR="00C043AD"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최종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재전송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시간은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다음과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같이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계산할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있다</w:t>
      </w:r>
      <w:r w:rsidRPr="001605E7">
        <w:rPr>
          <w:rFonts w:eastAsiaTheme="minorHAnsi"/>
        </w:rPr>
        <w:t>.</w:t>
      </w:r>
    </w:p>
    <w:p w14:paraId="704C0977" w14:textId="77777777" w:rsidR="006066E0" w:rsidRPr="001605E7" w:rsidRDefault="006066E0" w:rsidP="00155A42">
      <w:pPr>
        <w:pStyle w:val="11"/>
        <w:rPr>
          <w:rFonts w:eastAsiaTheme="minorHAnsi"/>
        </w:rPr>
      </w:pP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7650"/>
      </w:tblGrid>
      <w:tr w:rsidR="006066E0" w:rsidRPr="00546234" w14:paraId="026414BC" w14:textId="77777777" w:rsidTr="003F7401">
        <w:trPr>
          <w:jc w:val="center"/>
        </w:trPr>
        <w:tc>
          <w:tcPr>
            <w:tcW w:w="7650" w:type="dxa"/>
            <w:vAlign w:val="center"/>
          </w:tcPr>
          <w:p w14:paraId="3013FDD0" w14:textId="77777777" w:rsidR="0041522C" w:rsidRPr="001605E7" w:rsidRDefault="0041522C" w:rsidP="00155A42">
            <w:pPr>
              <w:pStyle w:val="11"/>
              <w:rPr>
                <w:rFonts w:eastAsiaTheme="minorHAnsi"/>
              </w:rPr>
            </w:pPr>
          </w:p>
          <w:p w14:paraId="09FCD77A" w14:textId="77777777" w:rsidR="006066E0" w:rsidRPr="001605E7" w:rsidRDefault="000F4351" w:rsidP="00155A42">
            <w:pPr>
              <w:pStyle w:val="11"/>
              <w:rPr>
                <w:rFonts w:eastAsiaTheme="minorHAns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</w:rPr>
                      <m:t>TCP</m:t>
                    </m:r>
                  </m:e>
                  <m:sub>
                    <m:r>
                      <w:rPr>
                        <w:rFonts w:ascii="Cambria Math" w:eastAsiaTheme="minorHAnsi" w:hAnsi="Cambria Math"/>
                      </w:rPr>
                      <m:t>TO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HAnsi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Theme="minorHAnsi" w:hAnsi="Cambria Math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HAnsi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/>
                          </w:rPr>
                          <m:t>=0</m:t>
                        </m:r>
                      </m:sub>
                      <m:sup>
                        <m:r>
                          <w:rPr>
                            <w:rFonts w:ascii="Cambria Math" w:eastAsiaTheme="minorHAnsi" w:hAnsi="Cambria Math"/>
                          </w:rPr>
                          <m:t>M</m:t>
                        </m:r>
                      </m:sup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/>
                          </w:rPr>
                          <m:t>(</m:t>
                        </m:r>
                        <m:r>
                          <w:rPr>
                            <w:rFonts w:ascii="Cambria Math" w:eastAsiaTheme="minorHAnsi" w:hAnsi="Cambria Math"/>
                          </w:rPr>
                          <m:t>RTR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 w:hint="eastAsia"/>
                          </w:rPr>
                          <m:t>×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eastAsiaTheme="minorHAnsi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HAnsi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eastAsiaTheme="minorHAnsi" w:hAnsi="Cambria Math"/>
                              </w:rPr>
                              <m:t>N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/>
                          </w:rPr>
                          <m:t>)</m:t>
                        </m:r>
                      </m:e>
                    </m:nary>
                    <m:r>
                      <m:rPr>
                        <m:sty m:val="p"/>
                      </m:rPr>
                      <w:rPr>
                        <w:rFonts w:ascii="Cambria Math" w:eastAsiaTheme="minorHAnsi" w:hAnsi="Cambria Math"/>
                      </w:rPr>
                      <m:t xml:space="preserve"> +((</m:t>
                    </m:r>
                    <m:r>
                      <w:rPr>
                        <w:rFonts w:ascii="Cambria Math" w:eastAsiaTheme="minorHAnsi" w:hAnsi="Cambria Math"/>
                      </w:rPr>
                      <m:t>RCR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/>
                      </w:rPr>
                      <m:t>-</m:t>
                    </m:r>
                    <m:r>
                      <w:rPr>
                        <w:rFonts w:ascii="Cambria Math" w:eastAsiaTheme="minorHAnsi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/>
                      </w:rPr>
                      <m:t>)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 w:hint="eastAsia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eastAsiaTheme="minorHAnsi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</w:rPr>
                          <m:t>RTR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</w:rPr>
                          <m:t>MAX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HAnsi" w:hAnsi="Cambria Math"/>
                      </w:rPr>
                      <m:t>)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HAnsi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HAnsi" w:hAnsi="Cambria Math" w:hint="eastAsia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eastAsiaTheme="minorHAnsi" w:hAnsi="Cambria Math"/>
                  </w:rPr>
                  <m:t>0.1</m:t>
                </m:r>
                <m:r>
                  <w:rPr>
                    <w:rFonts w:ascii="Cambria Math" w:eastAsiaTheme="minorHAnsi" w:hAnsi="Cambria Math"/>
                  </w:rPr>
                  <m:t>ms</m:t>
                </m:r>
              </m:oMath>
            </m:oMathPara>
          </w:p>
          <w:p w14:paraId="43E31EAA" w14:textId="77777777" w:rsidR="0041522C" w:rsidRPr="001605E7" w:rsidRDefault="0041522C" w:rsidP="00155A42">
            <w:pPr>
              <w:pStyle w:val="11"/>
              <w:rPr>
                <w:rFonts w:eastAsiaTheme="minorHAnsi"/>
              </w:rPr>
            </w:pPr>
          </w:p>
          <w:p w14:paraId="7B1C3433" w14:textId="77777777" w:rsidR="00BA519B" w:rsidRPr="001605E7" w:rsidRDefault="00DD12E3" w:rsidP="00155A42">
            <w:pPr>
              <w:pStyle w:val="11"/>
              <w:rPr>
                <w:rFonts w:eastAsiaTheme="minorHAnsi"/>
                <w:sz w:val="16"/>
              </w:rPr>
            </w:pPr>
            <w:r w:rsidRPr="001605E7">
              <w:rPr>
                <w:rFonts w:eastAsiaTheme="minorHAnsi"/>
                <w:sz w:val="16"/>
              </w:rPr>
              <w:t>N</w:t>
            </w:r>
            <w:r w:rsidR="00BA519B" w:rsidRPr="001605E7">
              <w:rPr>
                <w:rFonts w:eastAsiaTheme="minorHAnsi"/>
                <w:sz w:val="16"/>
              </w:rPr>
              <w:t xml:space="preserve"> : </w:t>
            </w:r>
            <w:r w:rsidRPr="001605E7">
              <w:rPr>
                <w:rFonts w:eastAsiaTheme="minorHAnsi" w:hint="eastAsia"/>
              </w:rPr>
              <w:t>재전송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횟수</w:t>
            </w:r>
            <w:r w:rsidRPr="001605E7">
              <w:rPr>
                <w:rFonts w:eastAsiaTheme="minorHAnsi"/>
                <w:sz w:val="16"/>
              </w:rPr>
              <w:t xml:space="preserve">, </w:t>
            </w:r>
            <w:r w:rsidRPr="001605E7">
              <w:rPr>
                <w:rFonts w:eastAsiaTheme="minorHAnsi"/>
              </w:rPr>
              <w:t xml:space="preserve">0 </w:t>
            </w:r>
            <m:oMath>
              <m:r>
                <m:rPr>
                  <m:sty m:val="p"/>
                </m:rPr>
                <w:rPr>
                  <w:rFonts w:ascii="Cambria Math" w:eastAsiaTheme="minorHAnsi" w:hAnsi="Cambria Math" w:hint="eastAsia"/>
                </w:rPr>
                <m:t>≤</m:t>
              </m: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HAnsi" w:hAnsi="Cambria Math" w:hint="eastAsia"/>
                </w:rPr>
                <m:t>≤</m:t>
              </m: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M</m:t>
              </m:r>
            </m:oMath>
          </w:p>
          <w:p w14:paraId="040B7D92" w14:textId="77777777" w:rsidR="00BA519B" w:rsidRPr="001605E7" w:rsidRDefault="00BA519B" w:rsidP="00155A42">
            <w:pPr>
              <w:pStyle w:val="11"/>
              <w:rPr>
                <w:rFonts w:eastAsiaTheme="minorHAnsi"/>
                <w:sz w:val="16"/>
              </w:rPr>
            </w:pPr>
            <w:r w:rsidRPr="001605E7">
              <w:rPr>
                <w:rFonts w:eastAsiaTheme="minorHAnsi"/>
                <w:sz w:val="16"/>
              </w:rPr>
              <w:t xml:space="preserve">M : </w:t>
            </w:r>
            <w:r w:rsidR="00E750B5" w:rsidRPr="001605E7">
              <w:rPr>
                <w:rFonts w:eastAsiaTheme="minorHAnsi"/>
              </w:rPr>
              <w:t xml:space="preserve">RTR </w:t>
            </w:r>
            <m:oMath>
              <m:r>
                <m:rPr>
                  <m:sty m:val="p"/>
                </m:rPr>
                <w:rPr>
                  <w:rFonts w:ascii="Cambria Math" w:eastAsiaTheme="minorHAnsi" w:hAnsi="Cambria Math" w:hint="eastAsia"/>
                </w:rPr>
                <m:t>×</m:t>
              </m:r>
            </m:oMath>
            <w:r w:rsidR="00E750B5" w:rsidRPr="001605E7">
              <w:rPr>
                <w:rFonts w:eastAsiaTheme="minorHAnsi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</w:rPr>
                  </m:ctrlPr>
                </m:sSupPr>
                <m:e>
                  <m:r>
                    <w:rPr>
                      <w:rFonts w:ascii="Cambria Math" w:eastAsiaTheme="minorHAnsi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HAnsi" w:hAnsi="Cambria Math"/>
                    </w:rPr>
                    <m:t>(M+1)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&gt;</m:t>
              </m:r>
            </m:oMath>
            <w:r w:rsidR="00E750B5" w:rsidRPr="001605E7">
              <w:rPr>
                <w:rFonts w:eastAsiaTheme="minorHAnsi"/>
              </w:rPr>
              <w:t xml:space="preserve">65535 and 0 </w:t>
            </w:r>
            <m:oMath>
              <m:r>
                <m:rPr>
                  <m:sty m:val="p"/>
                </m:rPr>
                <w:rPr>
                  <w:rFonts w:ascii="Cambria Math" w:eastAsiaTheme="minorHAnsi" w:hAnsi="Cambria Math" w:hint="eastAsia"/>
                </w:rPr>
                <m:t>≤</m:t>
              </m: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eastAsiaTheme="minorHAnsi" w:hAnsi="Cambria Math" w:hint="eastAsia"/>
                </w:rPr>
                <m:t>≤</m:t>
              </m: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RCR</m:t>
              </m:r>
            </m:oMath>
            <w:r w:rsidR="00E750B5" w:rsidRPr="001605E7">
              <w:rPr>
                <w:rFonts w:eastAsiaTheme="minorHAnsi"/>
              </w:rPr>
              <w:t xml:space="preserve"> </w:t>
            </w:r>
            <w:r w:rsidR="00E750B5" w:rsidRPr="001605E7">
              <w:rPr>
                <w:rFonts w:eastAsiaTheme="minorHAnsi" w:hint="eastAsia"/>
              </w:rPr>
              <w:t>에서의</w:t>
            </w:r>
            <w:r w:rsidR="00E750B5" w:rsidRPr="001605E7">
              <w:rPr>
                <w:rFonts w:eastAsiaTheme="minorHAnsi"/>
              </w:rPr>
              <w:t xml:space="preserve"> </w:t>
            </w:r>
            <w:r w:rsidR="00E750B5" w:rsidRPr="001605E7">
              <w:rPr>
                <w:rFonts w:eastAsiaTheme="minorHAnsi" w:hint="eastAsia"/>
              </w:rPr>
              <w:t>최소값</w:t>
            </w:r>
          </w:p>
          <w:p w14:paraId="47DCF306" w14:textId="77777777" w:rsidR="00DD12E3" w:rsidRPr="001605E7" w:rsidRDefault="000F4351" w:rsidP="00155A42">
            <w:pPr>
              <w:pStyle w:val="11"/>
              <w:rPr>
                <w:rFonts w:eastAsiaTheme="minorHAnsi"/>
              </w:rPr>
            </w:pPr>
            <m:oMath>
              <m:sSub>
                <m:sSubPr>
                  <m:ctrlPr>
                    <w:rPr>
                      <w:rFonts w:ascii="Cambria Math" w:eastAsiaTheme="minorHAnsi" w:hAnsi="Cambria Math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</w:rPr>
                    <m:t>RTR</m:t>
                  </m:r>
                </m:e>
                <m:sub>
                  <m:r>
                    <w:rPr>
                      <w:rFonts w:ascii="Cambria Math" w:eastAsiaTheme="minorHAnsi" w:hAnsi="Cambria Math"/>
                    </w:rPr>
                    <m:t>MAX</m:t>
                  </m:r>
                </m:sub>
              </m:sSub>
            </m:oMath>
            <w:r w:rsidR="00DD12E3" w:rsidRPr="001605E7">
              <w:rPr>
                <w:rFonts w:eastAsiaTheme="minorHAnsi"/>
              </w:rPr>
              <w:t xml:space="preserve"> : </w:t>
            </w:r>
            <w:r w:rsidR="00DD12E3" w:rsidRPr="001605E7">
              <w:rPr>
                <w:rFonts w:eastAsiaTheme="minorHAnsi"/>
                <w:sz w:val="14"/>
              </w:rPr>
              <w:t xml:space="preserve">RTR </w:t>
            </w:r>
            <m:oMath>
              <m:r>
                <m:rPr>
                  <m:sty m:val="p"/>
                </m:rPr>
                <w:rPr>
                  <w:rFonts w:ascii="Cambria Math" w:eastAsiaTheme="minorHAnsi" w:hAnsi="Cambria Math" w:hint="eastAsia"/>
                  <w:sz w:val="14"/>
                </w:rPr>
                <m:t>×</m:t>
              </m:r>
            </m:oMath>
            <w:r w:rsidR="001810FE" w:rsidRPr="001605E7">
              <w:rPr>
                <w:rFonts w:eastAsiaTheme="minorHAnsi"/>
                <w:sz w:val="14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sz w:val="14"/>
                    </w:rPr>
                  </m:ctrlPr>
                </m:sSupPr>
                <m:e>
                  <m:r>
                    <w:rPr>
                      <w:rFonts w:ascii="Cambria Math" w:eastAsiaTheme="minorHAnsi" w:hAnsi="Cambria Math"/>
                      <w:sz w:val="14"/>
                    </w:rPr>
                    <m:t>2</m:t>
                  </m:r>
                </m:e>
                <m:sup>
                  <m:r>
                    <w:rPr>
                      <w:rFonts w:ascii="Cambria Math" w:eastAsiaTheme="minorHAnsi" w:hAnsi="Cambria Math"/>
                      <w:sz w:val="14"/>
                    </w:rPr>
                    <m:t>M</m:t>
                  </m:r>
                </m:sup>
              </m:sSup>
            </m:oMath>
          </w:p>
        </w:tc>
      </w:tr>
    </w:tbl>
    <w:p w14:paraId="547C24D2" w14:textId="77777777" w:rsidR="006066E0" w:rsidRPr="001605E7" w:rsidRDefault="006066E0" w:rsidP="00155A42">
      <w:pPr>
        <w:pStyle w:val="11"/>
        <w:rPr>
          <w:rFonts w:eastAsiaTheme="minorHAnsi"/>
        </w:rPr>
      </w:pPr>
    </w:p>
    <w:p w14:paraId="399D72CB" w14:textId="77777777" w:rsidR="00811166" w:rsidRPr="001605E7" w:rsidRDefault="006945BF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Ex) RTR = 2000(0x07D0), RC</w:t>
      </w:r>
      <w:r w:rsidR="00E750B5" w:rsidRPr="001605E7">
        <w:rPr>
          <w:rFonts w:eastAsiaTheme="minorHAnsi"/>
        </w:rPr>
        <w:t>R = 8(0x0008)</w:t>
      </w:r>
    </w:p>
    <w:p w14:paraId="6849B2CE" w14:textId="77777777" w:rsidR="00E750B5" w:rsidRPr="001605E7" w:rsidRDefault="000F4351" w:rsidP="00155A42">
      <w:pPr>
        <w:pStyle w:val="11"/>
        <w:rPr>
          <w:rFonts w:eastAsiaTheme="minorHAnsi"/>
        </w:rPr>
      </w:pPr>
      <m:oMath>
        <m:sSub>
          <m:sSubPr>
            <m:ctrlPr>
              <w:rPr>
                <w:rFonts w:ascii="Cambria Math" w:eastAsiaTheme="minorHAnsi" w:hAnsi="Cambria Math"/>
              </w:rPr>
            </m:ctrlPr>
          </m:sSubPr>
          <m:e>
            <m:r>
              <w:rPr>
                <w:rFonts w:ascii="Cambria Math" w:eastAsiaTheme="minorHAnsi" w:hAnsi="Cambria Math"/>
              </w:rPr>
              <m:t>ARP</m:t>
            </m:r>
          </m:e>
          <m:sub>
            <m:r>
              <w:rPr>
                <w:rFonts w:ascii="Cambria Math" w:eastAsiaTheme="minorHAnsi" w:hAnsi="Cambria Math"/>
              </w:rPr>
              <m:t>TO</m:t>
            </m:r>
          </m:sub>
        </m:sSub>
      </m:oMath>
      <w:r w:rsidR="00E750B5" w:rsidRPr="001605E7">
        <w:rPr>
          <w:rFonts w:eastAsiaTheme="minorHAnsi"/>
        </w:rPr>
        <w:t xml:space="preserve"> = 2000 X 0.1ms X 9 = 1.8s</w:t>
      </w:r>
    </w:p>
    <w:p w14:paraId="6E5D799A" w14:textId="77777777" w:rsidR="00811166" w:rsidRPr="001605E7" w:rsidRDefault="000F4351" w:rsidP="00155A42">
      <w:pPr>
        <w:pStyle w:val="11"/>
        <w:rPr>
          <w:rFonts w:eastAsiaTheme="minorHAnsi"/>
        </w:rPr>
      </w:pPr>
      <m:oMath>
        <m:sSub>
          <m:sSubPr>
            <m:ctrlPr>
              <w:rPr>
                <w:rFonts w:ascii="Cambria Math" w:eastAsiaTheme="minorHAnsi" w:hAnsi="Cambria Math"/>
              </w:rPr>
            </m:ctrlPr>
          </m:sSubPr>
          <m:e>
            <m:r>
              <w:rPr>
                <w:rFonts w:ascii="Cambria Math" w:eastAsiaTheme="minorHAnsi" w:hAnsi="Cambria Math"/>
              </w:rPr>
              <m:t>TCP</m:t>
            </m:r>
          </m:e>
          <m:sub>
            <m:r>
              <w:rPr>
                <w:rFonts w:ascii="Cambria Math" w:eastAsiaTheme="minorHAnsi" w:hAnsi="Cambria Math"/>
              </w:rPr>
              <m:t>TO</m:t>
            </m:r>
          </m:sub>
        </m:sSub>
      </m:oMath>
      <w:r w:rsidR="00E750B5" w:rsidRPr="001605E7">
        <w:rPr>
          <w:rFonts w:eastAsiaTheme="minorHAnsi"/>
        </w:rPr>
        <w:t xml:space="preserve"> = (0x07D0+0x0FA0+0x1F40+0x3E80+0x7D00+0xFA00+0xFA00+0xFA00+0xFA00) X 0.1ms</w:t>
      </w:r>
    </w:p>
    <w:p w14:paraId="130EF0F3" w14:textId="77777777" w:rsidR="00E750B5" w:rsidRPr="001605E7" w:rsidRDefault="00E750B5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 xml:space="preserve">      = (2000 + 4000 + 8000 + 16000 + 32000 + ((8 - 4) X 64000)) X 0.1ms</w:t>
      </w:r>
    </w:p>
    <w:p w14:paraId="3F3E5240" w14:textId="77777777" w:rsidR="00E750B5" w:rsidRPr="001605E7" w:rsidRDefault="00E750B5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 xml:space="preserve">      = 318000 X 0.1ms = 31.8s</w:t>
      </w:r>
    </w:p>
    <w:p w14:paraId="54E62F06" w14:textId="77777777" w:rsidR="00811166" w:rsidRPr="001605E7" w:rsidRDefault="00811166" w:rsidP="00155A42">
      <w:pPr>
        <w:pStyle w:val="11"/>
        <w:rPr>
          <w:rFonts w:eastAsiaTheme="minorHAnsi"/>
        </w:rPr>
      </w:pPr>
    </w:p>
    <w:p w14:paraId="1DA6E7DA" w14:textId="0C11C84B" w:rsidR="00B8503D" w:rsidRPr="008C14F1" w:rsidRDefault="00DD12E3" w:rsidP="00E54C87">
      <w:pPr>
        <w:pStyle w:val="31"/>
      </w:pPr>
      <w:bookmarkStart w:id="387" w:name="_Toc483830032"/>
      <w:r w:rsidRPr="008C14F1">
        <w:t>RMSR</w:t>
      </w:r>
      <w:r w:rsidR="00640B1B" w:rsidRPr="008C14F1">
        <w:t xml:space="preserve"> </w:t>
      </w:r>
      <w:r w:rsidR="00E750B5" w:rsidRPr="008C14F1">
        <w:t>(RX Memory Size Register)</w:t>
      </w:r>
      <w:bookmarkEnd w:id="387"/>
    </w:p>
    <w:p w14:paraId="2719548A" w14:textId="2F23FD2F" w:rsidR="00811166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E750B5" w:rsidRPr="001605E7">
        <w:rPr>
          <w:rFonts w:eastAsiaTheme="minorHAnsi"/>
        </w:rPr>
        <w:t>R</w:t>
      </w:r>
      <w:r w:rsidR="00E51E00" w:rsidRPr="001605E7">
        <w:rPr>
          <w:rFonts w:eastAsiaTheme="minorHAnsi"/>
        </w:rPr>
        <w:t>=</w:t>
      </w:r>
      <w:r w:rsidR="00E750B5" w:rsidRPr="001605E7">
        <w:rPr>
          <w:rFonts w:eastAsiaTheme="minorHAnsi"/>
        </w:rPr>
        <w:t>W] [0x001A] [0x</w:t>
      </w:r>
      <w:r w:rsidR="000901E3" w:rsidRPr="001605E7">
        <w:rPr>
          <w:rFonts w:eastAsiaTheme="minorHAnsi"/>
        </w:rPr>
        <w:t>55</w:t>
      </w:r>
      <w:r w:rsidR="00E750B5" w:rsidRPr="001605E7">
        <w:rPr>
          <w:rFonts w:eastAsiaTheme="minorHAnsi"/>
        </w:rPr>
        <w:t>]</w:t>
      </w:r>
    </w:p>
    <w:p w14:paraId="11CCEA68" w14:textId="442D1808" w:rsidR="000901E3" w:rsidRPr="001605E7" w:rsidRDefault="000901E3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RMSR</w:t>
      </w:r>
      <w:r w:rsidR="00C02B4B" w:rsidRPr="001605E7">
        <w:rPr>
          <w:rFonts w:eastAsiaTheme="minorHAnsi" w:hint="eastAsia"/>
        </w:rPr>
        <w:t>은</w:t>
      </w:r>
      <w:r w:rsidR="00C02B4B" w:rsidRPr="001605E7">
        <w:rPr>
          <w:rFonts w:eastAsiaTheme="minorHAnsi"/>
        </w:rPr>
        <w:t xml:space="preserve"> </w:t>
      </w:r>
      <w:r w:rsidR="00570070" w:rsidRPr="001605E7">
        <w:rPr>
          <w:rFonts w:eastAsiaTheme="minorHAnsi" w:hint="eastAsia"/>
        </w:rPr>
        <w:t>각</w:t>
      </w:r>
      <w:r w:rsidR="00570070" w:rsidRPr="001605E7">
        <w:rPr>
          <w:rFonts w:eastAsiaTheme="minorHAnsi"/>
        </w:rPr>
        <w:t xml:space="preserve"> </w:t>
      </w:r>
      <w:r w:rsidR="00053E69" w:rsidRPr="001605E7">
        <w:rPr>
          <w:rFonts w:eastAsiaTheme="minorHAnsi"/>
        </w:rPr>
        <w:t>SOCKET</w:t>
      </w:r>
      <w:r w:rsidR="00570070" w:rsidRPr="001605E7">
        <w:rPr>
          <w:rFonts w:eastAsiaTheme="minorHAnsi" w:hint="eastAsia"/>
        </w:rPr>
        <w:t>의</w:t>
      </w:r>
      <w:r w:rsidR="00C02B4B" w:rsidRPr="001605E7">
        <w:rPr>
          <w:rFonts w:eastAsiaTheme="minorHAnsi"/>
        </w:rPr>
        <w:t xml:space="preserve"> RX Buffer Size</w:t>
      </w:r>
      <w:r w:rsidR="00C02B4B" w:rsidRPr="001605E7">
        <w:rPr>
          <w:rFonts w:eastAsiaTheme="minorHAnsi" w:hint="eastAsia"/>
        </w:rPr>
        <w:t>를</w:t>
      </w:r>
      <w:r w:rsidR="00C02B4B" w:rsidRPr="001605E7">
        <w:rPr>
          <w:rFonts w:eastAsiaTheme="minorHAnsi"/>
        </w:rPr>
        <w:t xml:space="preserve"> </w:t>
      </w:r>
      <w:r w:rsidR="00C02B4B" w:rsidRPr="001605E7">
        <w:rPr>
          <w:rFonts w:eastAsiaTheme="minorHAnsi" w:hint="eastAsia"/>
        </w:rPr>
        <w:t>설정</w:t>
      </w:r>
      <w:r w:rsidR="006B5B2D" w:rsidRPr="001605E7">
        <w:rPr>
          <w:rFonts w:eastAsiaTheme="minorHAnsi" w:hint="eastAsia"/>
        </w:rPr>
        <w:t>한다</w:t>
      </w:r>
      <w:r w:rsidR="00C02B4B" w:rsidRPr="001605E7">
        <w:rPr>
          <w:rFonts w:eastAsiaTheme="minorHAnsi"/>
        </w:rPr>
        <w:t>.</w:t>
      </w:r>
    </w:p>
    <w:p w14:paraId="7D495B10" w14:textId="5A16079E" w:rsidR="000901E3" w:rsidRPr="001605E7" w:rsidRDefault="00570070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SOCKE RX Buffer Size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총합은</w:t>
      </w:r>
      <w:r w:rsidRPr="001605E7">
        <w:rPr>
          <w:rFonts w:eastAsiaTheme="minorHAnsi"/>
        </w:rPr>
        <w:t xml:space="preserve"> 8KB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넘을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없다</w:t>
      </w:r>
      <w:r w:rsidRPr="001605E7">
        <w:rPr>
          <w:rFonts w:eastAsiaTheme="minorHAnsi"/>
        </w:rPr>
        <w:t>.</w:t>
      </w:r>
    </w:p>
    <w:p w14:paraId="57AB90EC" w14:textId="77777777" w:rsidR="00570070" w:rsidRPr="001605E7" w:rsidRDefault="00570070" w:rsidP="00155A42">
      <w:pPr>
        <w:pStyle w:val="11"/>
        <w:rPr>
          <w:rFonts w:eastAsiaTheme="minorHAnsi"/>
        </w:rPr>
      </w:pPr>
    </w:p>
    <w:tbl>
      <w:tblPr>
        <w:tblStyle w:val="af3"/>
        <w:tblW w:w="5000" w:type="pct"/>
        <w:jc w:val="center"/>
        <w:tblLook w:val="04A0" w:firstRow="1" w:lastRow="0" w:firstColumn="1" w:lastColumn="0" w:noHBand="0" w:noVBand="1"/>
      </w:tblPr>
      <w:tblGrid>
        <w:gridCol w:w="1060"/>
        <w:gridCol w:w="1067"/>
        <w:gridCol w:w="1063"/>
        <w:gridCol w:w="1063"/>
        <w:gridCol w:w="1063"/>
        <w:gridCol w:w="1063"/>
        <w:gridCol w:w="1063"/>
        <w:gridCol w:w="1063"/>
      </w:tblGrid>
      <w:tr w:rsidR="000901E3" w:rsidRPr="00546234" w14:paraId="6AC8B569" w14:textId="77777777" w:rsidTr="003F7401">
        <w:trPr>
          <w:jc w:val="center"/>
        </w:trPr>
        <w:tc>
          <w:tcPr>
            <w:tcW w:w="623" w:type="pct"/>
            <w:tcBorders>
              <w:top w:val="nil"/>
              <w:left w:val="nil"/>
              <w:right w:val="nil"/>
            </w:tcBorders>
          </w:tcPr>
          <w:p w14:paraId="0237795D" w14:textId="77777777" w:rsidR="000901E3" w:rsidRPr="001605E7" w:rsidRDefault="000901E3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7</w:t>
            </w:r>
          </w:p>
        </w:tc>
        <w:tc>
          <w:tcPr>
            <w:tcW w:w="627" w:type="pct"/>
            <w:tcBorders>
              <w:top w:val="nil"/>
              <w:left w:val="nil"/>
              <w:right w:val="nil"/>
            </w:tcBorders>
          </w:tcPr>
          <w:p w14:paraId="2537A4B3" w14:textId="77777777" w:rsidR="000901E3" w:rsidRPr="001605E7" w:rsidRDefault="000901E3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6</w:t>
            </w:r>
          </w:p>
        </w:tc>
        <w:tc>
          <w:tcPr>
            <w:tcW w:w="625" w:type="pct"/>
            <w:tcBorders>
              <w:top w:val="nil"/>
              <w:left w:val="nil"/>
              <w:right w:val="nil"/>
            </w:tcBorders>
          </w:tcPr>
          <w:p w14:paraId="62B63E8B" w14:textId="77777777" w:rsidR="000901E3" w:rsidRPr="001605E7" w:rsidRDefault="000901E3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5</w:t>
            </w:r>
          </w:p>
        </w:tc>
        <w:tc>
          <w:tcPr>
            <w:tcW w:w="625" w:type="pct"/>
            <w:tcBorders>
              <w:top w:val="nil"/>
              <w:left w:val="nil"/>
              <w:right w:val="nil"/>
            </w:tcBorders>
          </w:tcPr>
          <w:p w14:paraId="048A5156" w14:textId="77777777" w:rsidR="000901E3" w:rsidRPr="001605E7" w:rsidRDefault="000901E3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4</w:t>
            </w:r>
          </w:p>
        </w:tc>
        <w:tc>
          <w:tcPr>
            <w:tcW w:w="625" w:type="pct"/>
            <w:tcBorders>
              <w:top w:val="nil"/>
              <w:left w:val="nil"/>
              <w:right w:val="nil"/>
            </w:tcBorders>
          </w:tcPr>
          <w:p w14:paraId="495F06DD" w14:textId="77777777" w:rsidR="000901E3" w:rsidRPr="001605E7" w:rsidRDefault="000901E3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3</w:t>
            </w:r>
          </w:p>
        </w:tc>
        <w:tc>
          <w:tcPr>
            <w:tcW w:w="625" w:type="pct"/>
            <w:tcBorders>
              <w:top w:val="nil"/>
              <w:left w:val="nil"/>
              <w:right w:val="nil"/>
            </w:tcBorders>
          </w:tcPr>
          <w:p w14:paraId="5D973615" w14:textId="77777777" w:rsidR="000901E3" w:rsidRPr="001605E7" w:rsidRDefault="000901E3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2</w:t>
            </w:r>
          </w:p>
        </w:tc>
        <w:tc>
          <w:tcPr>
            <w:tcW w:w="625" w:type="pct"/>
            <w:tcBorders>
              <w:top w:val="nil"/>
              <w:left w:val="nil"/>
              <w:right w:val="nil"/>
            </w:tcBorders>
          </w:tcPr>
          <w:p w14:paraId="0D02AFC1" w14:textId="77777777" w:rsidR="000901E3" w:rsidRPr="001605E7" w:rsidRDefault="000901E3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</w:t>
            </w:r>
          </w:p>
        </w:tc>
        <w:tc>
          <w:tcPr>
            <w:tcW w:w="625" w:type="pct"/>
            <w:tcBorders>
              <w:top w:val="nil"/>
              <w:left w:val="nil"/>
              <w:right w:val="nil"/>
            </w:tcBorders>
          </w:tcPr>
          <w:p w14:paraId="3B1D36B6" w14:textId="77777777" w:rsidR="000901E3" w:rsidRPr="001605E7" w:rsidRDefault="000901E3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</w:t>
            </w:r>
          </w:p>
        </w:tc>
      </w:tr>
      <w:tr w:rsidR="000901E3" w:rsidRPr="00546234" w14:paraId="38AFF17D" w14:textId="77777777" w:rsidTr="003F7401">
        <w:trPr>
          <w:jc w:val="center"/>
        </w:trPr>
        <w:tc>
          <w:tcPr>
            <w:tcW w:w="1250" w:type="pct"/>
            <w:gridSpan w:val="2"/>
            <w:vAlign w:val="center"/>
          </w:tcPr>
          <w:p w14:paraId="30E4806C" w14:textId="61F22053" w:rsidR="000901E3" w:rsidRPr="001605E7" w:rsidRDefault="00053E69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SOCKET</w:t>
            </w:r>
            <w:r w:rsidR="000901E3" w:rsidRPr="001605E7">
              <w:rPr>
                <w:rFonts w:eastAsiaTheme="minorHAnsi"/>
              </w:rPr>
              <w:t xml:space="preserve"> 3</w:t>
            </w:r>
          </w:p>
        </w:tc>
        <w:tc>
          <w:tcPr>
            <w:tcW w:w="1250" w:type="pct"/>
            <w:gridSpan w:val="2"/>
            <w:vAlign w:val="center"/>
          </w:tcPr>
          <w:p w14:paraId="491F6BB4" w14:textId="3D947FB4" w:rsidR="000901E3" w:rsidRPr="001605E7" w:rsidRDefault="00053E69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SOCKET</w:t>
            </w:r>
            <w:r w:rsidR="000901E3" w:rsidRPr="001605E7">
              <w:rPr>
                <w:rFonts w:eastAsiaTheme="minorHAnsi"/>
              </w:rPr>
              <w:t xml:space="preserve"> 2</w:t>
            </w:r>
          </w:p>
        </w:tc>
        <w:tc>
          <w:tcPr>
            <w:tcW w:w="1250" w:type="pct"/>
            <w:gridSpan w:val="2"/>
            <w:vAlign w:val="center"/>
          </w:tcPr>
          <w:p w14:paraId="5573A245" w14:textId="1E11C8EB" w:rsidR="000901E3" w:rsidRPr="001605E7" w:rsidRDefault="00053E69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SOCKET</w:t>
            </w:r>
            <w:r w:rsidR="000901E3" w:rsidRPr="001605E7">
              <w:rPr>
                <w:rFonts w:eastAsiaTheme="minorHAnsi"/>
              </w:rPr>
              <w:t xml:space="preserve"> 1</w:t>
            </w:r>
          </w:p>
        </w:tc>
        <w:tc>
          <w:tcPr>
            <w:tcW w:w="1250" w:type="pct"/>
            <w:gridSpan w:val="2"/>
            <w:vAlign w:val="center"/>
          </w:tcPr>
          <w:p w14:paraId="50250EA7" w14:textId="0FC3BFEB" w:rsidR="000901E3" w:rsidRPr="001605E7" w:rsidRDefault="00053E69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SOCKET</w:t>
            </w:r>
            <w:r w:rsidR="000901E3" w:rsidRPr="001605E7">
              <w:rPr>
                <w:rFonts w:eastAsiaTheme="minorHAnsi"/>
              </w:rPr>
              <w:t xml:space="preserve"> 0</w:t>
            </w:r>
          </w:p>
        </w:tc>
      </w:tr>
      <w:tr w:rsidR="000901E3" w:rsidRPr="00546234" w14:paraId="5EF65E4C" w14:textId="77777777" w:rsidTr="003F7401">
        <w:trPr>
          <w:jc w:val="center"/>
        </w:trPr>
        <w:tc>
          <w:tcPr>
            <w:tcW w:w="623" w:type="pct"/>
            <w:vAlign w:val="center"/>
          </w:tcPr>
          <w:p w14:paraId="50D01390" w14:textId="77777777" w:rsidR="000901E3" w:rsidRPr="001605E7" w:rsidRDefault="000901E3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S1</w:t>
            </w:r>
          </w:p>
        </w:tc>
        <w:tc>
          <w:tcPr>
            <w:tcW w:w="627" w:type="pct"/>
            <w:vAlign w:val="center"/>
          </w:tcPr>
          <w:p w14:paraId="598B5C45" w14:textId="77777777" w:rsidR="000901E3" w:rsidRPr="001605E7" w:rsidRDefault="000901E3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S0</w:t>
            </w:r>
          </w:p>
        </w:tc>
        <w:tc>
          <w:tcPr>
            <w:tcW w:w="625" w:type="pct"/>
            <w:vAlign w:val="center"/>
          </w:tcPr>
          <w:p w14:paraId="525F9E8E" w14:textId="77777777" w:rsidR="000901E3" w:rsidRPr="001605E7" w:rsidRDefault="000901E3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S1</w:t>
            </w:r>
          </w:p>
        </w:tc>
        <w:tc>
          <w:tcPr>
            <w:tcW w:w="625" w:type="pct"/>
            <w:vAlign w:val="center"/>
          </w:tcPr>
          <w:p w14:paraId="39527F1C" w14:textId="77777777" w:rsidR="000901E3" w:rsidRPr="001605E7" w:rsidRDefault="000901E3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S0</w:t>
            </w:r>
          </w:p>
        </w:tc>
        <w:tc>
          <w:tcPr>
            <w:tcW w:w="625" w:type="pct"/>
            <w:vAlign w:val="center"/>
          </w:tcPr>
          <w:p w14:paraId="2CE320A0" w14:textId="77777777" w:rsidR="000901E3" w:rsidRPr="001605E7" w:rsidRDefault="000901E3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S1</w:t>
            </w:r>
          </w:p>
        </w:tc>
        <w:tc>
          <w:tcPr>
            <w:tcW w:w="625" w:type="pct"/>
            <w:vAlign w:val="center"/>
          </w:tcPr>
          <w:p w14:paraId="20677098" w14:textId="77777777" w:rsidR="000901E3" w:rsidRPr="001605E7" w:rsidRDefault="000901E3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S0</w:t>
            </w:r>
          </w:p>
        </w:tc>
        <w:tc>
          <w:tcPr>
            <w:tcW w:w="625" w:type="pct"/>
            <w:vAlign w:val="center"/>
          </w:tcPr>
          <w:p w14:paraId="3B574239" w14:textId="77777777" w:rsidR="000901E3" w:rsidRPr="001605E7" w:rsidRDefault="000901E3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S1</w:t>
            </w:r>
          </w:p>
        </w:tc>
        <w:tc>
          <w:tcPr>
            <w:tcW w:w="625" w:type="pct"/>
            <w:vAlign w:val="center"/>
          </w:tcPr>
          <w:p w14:paraId="1D9457BB" w14:textId="77777777" w:rsidR="000901E3" w:rsidRPr="001605E7" w:rsidRDefault="000901E3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S0</w:t>
            </w:r>
          </w:p>
        </w:tc>
      </w:tr>
    </w:tbl>
    <w:p w14:paraId="2C8C80BF" w14:textId="77777777" w:rsidR="000901E3" w:rsidRPr="001605E7" w:rsidRDefault="000901E3" w:rsidP="00155A42">
      <w:pPr>
        <w:pStyle w:val="11"/>
        <w:rPr>
          <w:rFonts w:eastAsiaTheme="minorHAnsi"/>
        </w:rPr>
      </w:pPr>
    </w:p>
    <w:p w14:paraId="2533F1E2" w14:textId="7D8C94EF" w:rsidR="000901E3" w:rsidRPr="001605E7" w:rsidRDefault="000901E3" w:rsidP="00155A42">
      <w:pPr>
        <w:pStyle w:val="11"/>
        <w:rPr>
          <w:rFonts w:eastAsiaTheme="minorHAnsi"/>
        </w:rPr>
      </w:pPr>
      <w:r w:rsidRPr="001605E7">
        <w:rPr>
          <w:rFonts w:eastAsiaTheme="minorHAnsi" w:hint="eastAsia"/>
        </w:rPr>
        <w:t>각각의</w:t>
      </w:r>
      <w:r w:rsidRPr="001605E7">
        <w:rPr>
          <w:rFonts w:eastAsiaTheme="minorHAnsi"/>
        </w:rPr>
        <w:t xml:space="preserve"> </w:t>
      </w:r>
      <w:r w:rsidR="00053E69" w:rsidRPr="001605E7">
        <w:rPr>
          <w:rFonts w:eastAsiaTheme="minorHAnsi"/>
        </w:rPr>
        <w:t>SOCKET</w:t>
      </w:r>
      <w:r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S0</w:t>
      </w:r>
      <w:r w:rsidRPr="001605E7">
        <w:rPr>
          <w:rFonts w:eastAsiaTheme="minorHAnsi" w:hint="eastAsia"/>
        </w:rPr>
        <w:t>와</w:t>
      </w:r>
      <w:r w:rsidRPr="001605E7">
        <w:rPr>
          <w:rFonts w:eastAsiaTheme="minorHAnsi"/>
        </w:rPr>
        <w:t xml:space="preserve"> S1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값에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의해서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아래와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같이</w:t>
      </w:r>
      <w:r w:rsidRPr="001605E7">
        <w:rPr>
          <w:rFonts w:eastAsiaTheme="minorHAnsi"/>
        </w:rPr>
        <w:t xml:space="preserve"> Memory</w:t>
      </w:r>
      <w:r w:rsidRPr="001605E7">
        <w:rPr>
          <w:rFonts w:eastAsiaTheme="minorHAnsi" w:hint="eastAsia"/>
        </w:rPr>
        <w:t>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할당된다</w:t>
      </w:r>
      <w:r w:rsidRPr="001605E7">
        <w:rPr>
          <w:rFonts w:eastAsiaTheme="minorHAnsi"/>
        </w:rPr>
        <w:t>.</w:t>
      </w:r>
    </w:p>
    <w:p w14:paraId="54D3446A" w14:textId="77777777" w:rsidR="0041522C" w:rsidRPr="001605E7" w:rsidRDefault="0041522C" w:rsidP="00155A42">
      <w:pPr>
        <w:pStyle w:val="11"/>
        <w:rPr>
          <w:rFonts w:eastAsiaTheme="minorHAnsi"/>
        </w:rPr>
      </w:pP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1418"/>
        <w:gridCol w:w="1129"/>
        <w:gridCol w:w="1134"/>
      </w:tblGrid>
      <w:tr w:rsidR="00E51E00" w:rsidRPr="00546234" w14:paraId="61C6AADE" w14:textId="77777777" w:rsidTr="00350C3B">
        <w:trPr>
          <w:jc w:val="center"/>
        </w:trPr>
        <w:tc>
          <w:tcPr>
            <w:tcW w:w="1418" w:type="dxa"/>
            <w:vAlign w:val="center"/>
          </w:tcPr>
          <w:p w14:paraId="77844782" w14:textId="7CDBF064" w:rsidR="00E51E00" w:rsidRPr="001605E7" w:rsidRDefault="00E51E00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Memory Size</w:t>
            </w:r>
          </w:p>
        </w:tc>
        <w:tc>
          <w:tcPr>
            <w:tcW w:w="1129" w:type="dxa"/>
            <w:vAlign w:val="center"/>
          </w:tcPr>
          <w:p w14:paraId="47F48421" w14:textId="6A73CCCA" w:rsidR="00E51E00" w:rsidRPr="001605E7" w:rsidRDefault="00E51E00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S1</w:t>
            </w:r>
          </w:p>
        </w:tc>
        <w:tc>
          <w:tcPr>
            <w:tcW w:w="1134" w:type="dxa"/>
            <w:vAlign w:val="center"/>
          </w:tcPr>
          <w:p w14:paraId="0A7DB5DE" w14:textId="77777777" w:rsidR="00E51E00" w:rsidRPr="001605E7" w:rsidRDefault="00E51E00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S0</w:t>
            </w:r>
          </w:p>
        </w:tc>
      </w:tr>
      <w:tr w:rsidR="00E51E00" w:rsidRPr="00546234" w14:paraId="05532F69" w14:textId="77777777" w:rsidTr="00350C3B">
        <w:trPr>
          <w:jc w:val="center"/>
        </w:trPr>
        <w:tc>
          <w:tcPr>
            <w:tcW w:w="1418" w:type="dxa"/>
            <w:vAlign w:val="center"/>
          </w:tcPr>
          <w:p w14:paraId="3E02F7D9" w14:textId="1CA23945" w:rsidR="00E51E00" w:rsidRPr="001605E7" w:rsidRDefault="00E51E00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 KB</w:t>
            </w:r>
          </w:p>
        </w:tc>
        <w:tc>
          <w:tcPr>
            <w:tcW w:w="1129" w:type="dxa"/>
            <w:vAlign w:val="center"/>
          </w:tcPr>
          <w:p w14:paraId="1D95EFC6" w14:textId="28B8362C" w:rsidR="00E51E00" w:rsidRPr="001605E7" w:rsidRDefault="00E51E00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</w:t>
            </w:r>
          </w:p>
        </w:tc>
        <w:tc>
          <w:tcPr>
            <w:tcW w:w="1134" w:type="dxa"/>
            <w:vAlign w:val="center"/>
          </w:tcPr>
          <w:p w14:paraId="1C1C52B4" w14:textId="77777777" w:rsidR="00E51E00" w:rsidRPr="001605E7" w:rsidRDefault="00E51E00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</w:t>
            </w:r>
          </w:p>
        </w:tc>
      </w:tr>
      <w:tr w:rsidR="00E51E00" w:rsidRPr="00546234" w14:paraId="1B7FF6FA" w14:textId="77777777" w:rsidTr="00350C3B">
        <w:trPr>
          <w:jc w:val="center"/>
        </w:trPr>
        <w:tc>
          <w:tcPr>
            <w:tcW w:w="1418" w:type="dxa"/>
            <w:vAlign w:val="center"/>
          </w:tcPr>
          <w:p w14:paraId="5E536387" w14:textId="167BD92C" w:rsidR="00E51E00" w:rsidRPr="001605E7" w:rsidRDefault="00E51E00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2 KB</w:t>
            </w:r>
          </w:p>
        </w:tc>
        <w:tc>
          <w:tcPr>
            <w:tcW w:w="1129" w:type="dxa"/>
            <w:vAlign w:val="center"/>
          </w:tcPr>
          <w:p w14:paraId="634E7F06" w14:textId="12EB0CB6" w:rsidR="00E51E00" w:rsidRPr="001605E7" w:rsidRDefault="00E51E00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</w:t>
            </w:r>
          </w:p>
        </w:tc>
        <w:tc>
          <w:tcPr>
            <w:tcW w:w="1134" w:type="dxa"/>
            <w:vAlign w:val="center"/>
          </w:tcPr>
          <w:p w14:paraId="556BE5A4" w14:textId="77777777" w:rsidR="00E51E00" w:rsidRPr="001605E7" w:rsidRDefault="00E51E00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</w:t>
            </w:r>
          </w:p>
        </w:tc>
      </w:tr>
      <w:tr w:rsidR="00E51E00" w:rsidRPr="00546234" w14:paraId="6D3F8923" w14:textId="77777777" w:rsidTr="00350C3B">
        <w:trPr>
          <w:jc w:val="center"/>
        </w:trPr>
        <w:tc>
          <w:tcPr>
            <w:tcW w:w="1418" w:type="dxa"/>
            <w:vAlign w:val="center"/>
          </w:tcPr>
          <w:p w14:paraId="5F04E8E1" w14:textId="28471CF1" w:rsidR="00E51E00" w:rsidRPr="001605E7" w:rsidRDefault="00E51E00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4 KB</w:t>
            </w:r>
          </w:p>
        </w:tc>
        <w:tc>
          <w:tcPr>
            <w:tcW w:w="1129" w:type="dxa"/>
            <w:vAlign w:val="center"/>
          </w:tcPr>
          <w:p w14:paraId="173289CC" w14:textId="401E21D6" w:rsidR="00E51E00" w:rsidRPr="001605E7" w:rsidRDefault="00E51E00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</w:t>
            </w:r>
          </w:p>
        </w:tc>
        <w:tc>
          <w:tcPr>
            <w:tcW w:w="1134" w:type="dxa"/>
            <w:vAlign w:val="center"/>
          </w:tcPr>
          <w:p w14:paraId="08DD1AB3" w14:textId="77777777" w:rsidR="00E51E00" w:rsidRPr="001605E7" w:rsidRDefault="00E51E00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</w:t>
            </w:r>
          </w:p>
        </w:tc>
      </w:tr>
      <w:tr w:rsidR="00E51E00" w:rsidRPr="00546234" w14:paraId="76A4BBFD" w14:textId="77777777" w:rsidTr="00350C3B">
        <w:trPr>
          <w:jc w:val="center"/>
        </w:trPr>
        <w:tc>
          <w:tcPr>
            <w:tcW w:w="1418" w:type="dxa"/>
            <w:vAlign w:val="center"/>
          </w:tcPr>
          <w:p w14:paraId="39A9D26D" w14:textId="4B2E069E" w:rsidR="00E51E00" w:rsidRPr="001605E7" w:rsidRDefault="00E51E00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8 KB</w:t>
            </w:r>
          </w:p>
        </w:tc>
        <w:tc>
          <w:tcPr>
            <w:tcW w:w="1129" w:type="dxa"/>
            <w:vAlign w:val="center"/>
          </w:tcPr>
          <w:p w14:paraId="397CFC20" w14:textId="5A66ED48" w:rsidR="00E51E00" w:rsidRPr="001605E7" w:rsidRDefault="00E51E00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</w:t>
            </w:r>
          </w:p>
        </w:tc>
        <w:tc>
          <w:tcPr>
            <w:tcW w:w="1134" w:type="dxa"/>
            <w:vAlign w:val="center"/>
          </w:tcPr>
          <w:p w14:paraId="0AE12D92" w14:textId="77777777" w:rsidR="00E51E00" w:rsidRPr="001605E7" w:rsidRDefault="00E51E00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</w:t>
            </w:r>
          </w:p>
        </w:tc>
      </w:tr>
    </w:tbl>
    <w:p w14:paraId="28CCE075" w14:textId="77777777" w:rsidR="000901E3" w:rsidRPr="001605E7" w:rsidRDefault="000901E3" w:rsidP="00155A42">
      <w:pPr>
        <w:pStyle w:val="11"/>
        <w:rPr>
          <w:rFonts w:eastAsiaTheme="minorHAnsi"/>
        </w:rPr>
      </w:pPr>
    </w:p>
    <w:p w14:paraId="56CBB29B" w14:textId="13E5491F" w:rsidR="00B8503D" w:rsidRPr="008C14F1" w:rsidRDefault="00DD12E3" w:rsidP="00E54C87">
      <w:pPr>
        <w:pStyle w:val="31"/>
      </w:pPr>
      <w:bookmarkStart w:id="388" w:name="_Toc483830033"/>
      <w:r w:rsidRPr="008C14F1">
        <w:t>TMSR</w:t>
      </w:r>
      <w:r w:rsidR="00640B1B" w:rsidRPr="008C14F1">
        <w:t xml:space="preserve"> </w:t>
      </w:r>
      <w:r w:rsidR="000901E3" w:rsidRPr="008C14F1">
        <w:t>(TX Memory Size Register)</w:t>
      </w:r>
      <w:bookmarkEnd w:id="388"/>
    </w:p>
    <w:p w14:paraId="5F8FD6CC" w14:textId="1A2F2DF7" w:rsidR="00DD12E3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0901E3" w:rsidRPr="001605E7">
        <w:rPr>
          <w:rFonts w:eastAsiaTheme="minorHAnsi"/>
        </w:rPr>
        <w:t>R</w:t>
      </w:r>
      <w:r w:rsidR="00743223" w:rsidRPr="001605E7">
        <w:rPr>
          <w:rFonts w:eastAsiaTheme="minorHAnsi"/>
        </w:rPr>
        <w:t>=</w:t>
      </w:r>
      <w:r w:rsidR="000901E3" w:rsidRPr="001605E7">
        <w:rPr>
          <w:rFonts w:eastAsiaTheme="minorHAnsi"/>
        </w:rPr>
        <w:t>W] [0x001B] [0x55]</w:t>
      </w:r>
    </w:p>
    <w:p w14:paraId="61E73266" w14:textId="49839353" w:rsidR="00570070" w:rsidRPr="001605E7" w:rsidRDefault="00570070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TMSR</w:t>
      </w:r>
      <w:r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각</w:t>
      </w:r>
      <w:r w:rsidRPr="001605E7">
        <w:rPr>
          <w:rFonts w:eastAsiaTheme="minorHAnsi"/>
        </w:rPr>
        <w:t xml:space="preserve"> SOCKET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TX Buffer Size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설정한다</w:t>
      </w:r>
      <w:r w:rsidRPr="001605E7">
        <w:rPr>
          <w:rFonts w:eastAsiaTheme="minorHAnsi"/>
        </w:rPr>
        <w:t>.</w:t>
      </w:r>
    </w:p>
    <w:p w14:paraId="7D85634B" w14:textId="699DEA83" w:rsidR="00570070" w:rsidRPr="001605E7" w:rsidRDefault="00570070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SOCKE</w:t>
      </w:r>
      <w:r w:rsidR="0024191A" w:rsidRPr="001605E7">
        <w:rPr>
          <w:rFonts w:eastAsiaTheme="minorHAnsi"/>
        </w:rPr>
        <w:t>T</w:t>
      </w:r>
      <w:r w:rsidRPr="001605E7">
        <w:rPr>
          <w:rFonts w:eastAsiaTheme="minorHAnsi"/>
        </w:rPr>
        <w:t xml:space="preserve"> TX Buffer Size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총합은</w:t>
      </w:r>
      <w:r w:rsidRPr="001605E7">
        <w:rPr>
          <w:rFonts w:eastAsiaTheme="minorHAnsi"/>
        </w:rPr>
        <w:t xml:space="preserve"> 8KB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넘을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없다</w:t>
      </w:r>
      <w:r w:rsidRPr="001605E7">
        <w:rPr>
          <w:rFonts w:eastAsiaTheme="minorHAnsi"/>
        </w:rPr>
        <w:t>.</w:t>
      </w:r>
    </w:p>
    <w:p w14:paraId="51EAFCBD" w14:textId="77777777" w:rsidR="00C30479" w:rsidRPr="001605E7" w:rsidRDefault="00C30479" w:rsidP="00155A42">
      <w:pPr>
        <w:pStyle w:val="11"/>
        <w:rPr>
          <w:rFonts w:eastAsiaTheme="minorHAnsi"/>
        </w:rPr>
      </w:pPr>
    </w:p>
    <w:tbl>
      <w:tblPr>
        <w:tblStyle w:val="af3"/>
        <w:tblW w:w="5000" w:type="pct"/>
        <w:jc w:val="center"/>
        <w:tblLook w:val="04A0" w:firstRow="1" w:lastRow="0" w:firstColumn="1" w:lastColumn="0" w:noHBand="0" w:noVBand="1"/>
      </w:tblPr>
      <w:tblGrid>
        <w:gridCol w:w="1060"/>
        <w:gridCol w:w="1067"/>
        <w:gridCol w:w="1063"/>
        <w:gridCol w:w="1063"/>
        <w:gridCol w:w="1063"/>
        <w:gridCol w:w="1063"/>
        <w:gridCol w:w="1063"/>
        <w:gridCol w:w="1063"/>
      </w:tblGrid>
      <w:tr w:rsidR="00C30479" w:rsidRPr="00546234" w14:paraId="31A7823A" w14:textId="77777777" w:rsidTr="003F7401">
        <w:trPr>
          <w:jc w:val="center"/>
        </w:trPr>
        <w:tc>
          <w:tcPr>
            <w:tcW w:w="623" w:type="pct"/>
            <w:tcBorders>
              <w:top w:val="nil"/>
              <w:left w:val="nil"/>
              <w:right w:val="nil"/>
            </w:tcBorders>
          </w:tcPr>
          <w:p w14:paraId="3EEEB50E" w14:textId="77777777" w:rsidR="00C30479" w:rsidRPr="001605E7" w:rsidRDefault="00C30479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7</w:t>
            </w:r>
          </w:p>
        </w:tc>
        <w:tc>
          <w:tcPr>
            <w:tcW w:w="627" w:type="pct"/>
            <w:tcBorders>
              <w:top w:val="nil"/>
              <w:left w:val="nil"/>
              <w:right w:val="nil"/>
            </w:tcBorders>
          </w:tcPr>
          <w:p w14:paraId="66A49E1E" w14:textId="77777777" w:rsidR="00C30479" w:rsidRPr="001605E7" w:rsidRDefault="00C30479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6</w:t>
            </w:r>
          </w:p>
        </w:tc>
        <w:tc>
          <w:tcPr>
            <w:tcW w:w="625" w:type="pct"/>
            <w:tcBorders>
              <w:top w:val="nil"/>
              <w:left w:val="nil"/>
              <w:right w:val="nil"/>
            </w:tcBorders>
          </w:tcPr>
          <w:p w14:paraId="5452E267" w14:textId="77777777" w:rsidR="00C30479" w:rsidRPr="001605E7" w:rsidRDefault="00C30479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5</w:t>
            </w:r>
          </w:p>
        </w:tc>
        <w:tc>
          <w:tcPr>
            <w:tcW w:w="625" w:type="pct"/>
            <w:tcBorders>
              <w:top w:val="nil"/>
              <w:left w:val="nil"/>
              <w:right w:val="nil"/>
            </w:tcBorders>
          </w:tcPr>
          <w:p w14:paraId="0AC46CC7" w14:textId="77777777" w:rsidR="00C30479" w:rsidRPr="001605E7" w:rsidRDefault="00C30479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4</w:t>
            </w:r>
          </w:p>
        </w:tc>
        <w:tc>
          <w:tcPr>
            <w:tcW w:w="625" w:type="pct"/>
            <w:tcBorders>
              <w:top w:val="nil"/>
              <w:left w:val="nil"/>
              <w:right w:val="nil"/>
            </w:tcBorders>
          </w:tcPr>
          <w:p w14:paraId="2C8DBC3A" w14:textId="77777777" w:rsidR="00C30479" w:rsidRPr="001605E7" w:rsidRDefault="00C30479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3</w:t>
            </w:r>
          </w:p>
        </w:tc>
        <w:tc>
          <w:tcPr>
            <w:tcW w:w="625" w:type="pct"/>
            <w:tcBorders>
              <w:top w:val="nil"/>
              <w:left w:val="nil"/>
              <w:right w:val="nil"/>
            </w:tcBorders>
          </w:tcPr>
          <w:p w14:paraId="547ABDCF" w14:textId="77777777" w:rsidR="00C30479" w:rsidRPr="001605E7" w:rsidRDefault="00C30479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2</w:t>
            </w:r>
          </w:p>
        </w:tc>
        <w:tc>
          <w:tcPr>
            <w:tcW w:w="625" w:type="pct"/>
            <w:tcBorders>
              <w:top w:val="nil"/>
              <w:left w:val="nil"/>
              <w:right w:val="nil"/>
            </w:tcBorders>
          </w:tcPr>
          <w:p w14:paraId="03D085A5" w14:textId="77777777" w:rsidR="00C30479" w:rsidRPr="001605E7" w:rsidRDefault="00C30479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</w:t>
            </w:r>
          </w:p>
        </w:tc>
        <w:tc>
          <w:tcPr>
            <w:tcW w:w="625" w:type="pct"/>
            <w:tcBorders>
              <w:top w:val="nil"/>
              <w:left w:val="nil"/>
              <w:right w:val="nil"/>
            </w:tcBorders>
          </w:tcPr>
          <w:p w14:paraId="71A3BD71" w14:textId="77777777" w:rsidR="00C30479" w:rsidRPr="001605E7" w:rsidRDefault="00C30479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</w:t>
            </w:r>
          </w:p>
        </w:tc>
      </w:tr>
      <w:tr w:rsidR="00C30479" w:rsidRPr="00546234" w14:paraId="4B241E6D" w14:textId="77777777" w:rsidTr="003F7401">
        <w:trPr>
          <w:jc w:val="center"/>
        </w:trPr>
        <w:tc>
          <w:tcPr>
            <w:tcW w:w="1250" w:type="pct"/>
            <w:gridSpan w:val="2"/>
            <w:vAlign w:val="center"/>
          </w:tcPr>
          <w:p w14:paraId="023BAD63" w14:textId="4F7AD2B8" w:rsidR="00C30479" w:rsidRPr="001605E7" w:rsidRDefault="00053E69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SOCKET</w:t>
            </w:r>
            <w:r w:rsidR="00C30479" w:rsidRPr="001605E7">
              <w:rPr>
                <w:rFonts w:eastAsiaTheme="minorHAnsi"/>
              </w:rPr>
              <w:t xml:space="preserve"> 3</w:t>
            </w:r>
          </w:p>
        </w:tc>
        <w:tc>
          <w:tcPr>
            <w:tcW w:w="1250" w:type="pct"/>
            <w:gridSpan w:val="2"/>
            <w:vAlign w:val="center"/>
          </w:tcPr>
          <w:p w14:paraId="467758ED" w14:textId="3DE0CC05" w:rsidR="00C30479" w:rsidRPr="001605E7" w:rsidRDefault="00053E69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SOCKET</w:t>
            </w:r>
            <w:r w:rsidR="00C30479" w:rsidRPr="001605E7">
              <w:rPr>
                <w:rFonts w:eastAsiaTheme="minorHAnsi"/>
              </w:rPr>
              <w:t xml:space="preserve"> 2</w:t>
            </w:r>
          </w:p>
        </w:tc>
        <w:tc>
          <w:tcPr>
            <w:tcW w:w="1250" w:type="pct"/>
            <w:gridSpan w:val="2"/>
            <w:vAlign w:val="center"/>
          </w:tcPr>
          <w:p w14:paraId="6B9B4B26" w14:textId="323F52D8" w:rsidR="00C30479" w:rsidRPr="001605E7" w:rsidRDefault="00053E69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SOCKET</w:t>
            </w:r>
            <w:r w:rsidR="00C30479" w:rsidRPr="001605E7">
              <w:rPr>
                <w:rFonts w:eastAsiaTheme="minorHAnsi"/>
              </w:rPr>
              <w:t xml:space="preserve"> 1</w:t>
            </w:r>
          </w:p>
        </w:tc>
        <w:tc>
          <w:tcPr>
            <w:tcW w:w="1250" w:type="pct"/>
            <w:gridSpan w:val="2"/>
            <w:vAlign w:val="center"/>
          </w:tcPr>
          <w:p w14:paraId="3F9ED37C" w14:textId="1176699E" w:rsidR="00C30479" w:rsidRPr="001605E7" w:rsidRDefault="00053E69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SOCKET</w:t>
            </w:r>
            <w:r w:rsidR="00C30479" w:rsidRPr="001605E7">
              <w:rPr>
                <w:rFonts w:eastAsiaTheme="minorHAnsi"/>
              </w:rPr>
              <w:t xml:space="preserve"> 0</w:t>
            </w:r>
          </w:p>
        </w:tc>
      </w:tr>
      <w:tr w:rsidR="00C30479" w:rsidRPr="00546234" w14:paraId="299DDAB7" w14:textId="77777777" w:rsidTr="003F7401">
        <w:trPr>
          <w:jc w:val="center"/>
        </w:trPr>
        <w:tc>
          <w:tcPr>
            <w:tcW w:w="623" w:type="pct"/>
            <w:vAlign w:val="center"/>
          </w:tcPr>
          <w:p w14:paraId="43B02865" w14:textId="77777777" w:rsidR="00C30479" w:rsidRPr="001605E7" w:rsidRDefault="00C30479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S1</w:t>
            </w:r>
          </w:p>
        </w:tc>
        <w:tc>
          <w:tcPr>
            <w:tcW w:w="627" w:type="pct"/>
            <w:vAlign w:val="center"/>
          </w:tcPr>
          <w:p w14:paraId="580A7AA4" w14:textId="77777777" w:rsidR="00C30479" w:rsidRPr="001605E7" w:rsidRDefault="00C30479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S0</w:t>
            </w:r>
          </w:p>
        </w:tc>
        <w:tc>
          <w:tcPr>
            <w:tcW w:w="625" w:type="pct"/>
            <w:vAlign w:val="center"/>
          </w:tcPr>
          <w:p w14:paraId="250FB827" w14:textId="77777777" w:rsidR="00C30479" w:rsidRPr="001605E7" w:rsidRDefault="00C30479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S1</w:t>
            </w:r>
          </w:p>
        </w:tc>
        <w:tc>
          <w:tcPr>
            <w:tcW w:w="625" w:type="pct"/>
            <w:vAlign w:val="center"/>
          </w:tcPr>
          <w:p w14:paraId="67186A16" w14:textId="77777777" w:rsidR="00C30479" w:rsidRPr="001605E7" w:rsidRDefault="00C30479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S0</w:t>
            </w:r>
          </w:p>
        </w:tc>
        <w:tc>
          <w:tcPr>
            <w:tcW w:w="625" w:type="pct"/>
            <w:vAlign w:val="center"/>
          </w:tcPr>
          <w:p w14:paraId="2EAAB77E" w14:textId="77777777" w:rsidR="00C30479" w:rsidRPr="001605E7" w:rsidRDefault="00C30479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S1</w:t>
            </w:r>
          </w:p>
        </w:tc>
        <w:tc>
          <w:tcPr>
            <w:tcW w:w="625" w:type="pct"/>
            <w:vAlign w:val="center"/>
          </w:tcPr>
          <w:p w14:paraId="664E2D05" w14:textId="77777777" w:rsidR="00C30479" w:rsidRPr="001605E7" w:rsidRDefault="00C30479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S0</w:t>
            </w:r>
          </w:p>
        </w:tc>
        <w:tc>
          <w:tcPr>
            <w:tcW w:w="625" w:type="pct"/>
            <w:vAlign w:val="center"/>
          </w:tcPr>
          <w:p w14:paraId="60220742" w14:textId="77777777" w:rsidR="00C30479" w:rsidRPr="001605E7" w:rsidRDefault="00C30479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S1</w:t>
            </w:r>
          </w:p>
        </w:tc>
        <w:tc>
          <w:tcPr>
            <w:tcW w:w="625" w:type="pct"/>
            <w:vAlign w:val="center"/>
          </w:tcPr>
          <w:p w14:paraId="147D6524" w14:textId="77777777" w:rsidR="00C30479" w:rsidRPr="001605E7" w:rsidRDefault="00C30479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S0</w:t>
            </w:r>
          </w:p>
        </w:tc>
      </w:tr>
    </w:tbl>
    <w:p w14:paraId="27DC60A5" w14:textId="77777777" w:rsidR="00C30479" w:rsidRPr="001605E7" w:rsidRDefault="00C30479" w:rsidP="00155A42">
      <w:pPr>
        <w:pStyle w:val="11"/>
        <w:rPr>
          <w:rFonts w:eastAsiaTheme="minorHAnsi"/>
        </w:rPr>
      </w:pPr>
    </w:p>
    <w:p w14:paraId="4C745C54" w14:textId="562873CA" w:rsidR="00C30479" w:rsidRPr="001605E7" w:rsidRDefault="00C30479" w:rsidP="00155A42">
      <w:pPr>
        <w:pStyle w:val="11"/>
        <w:rPr>
          <w:rFonts w:eastAsiaTheme="minorHAnsi"/>
        </w:rPr>
      </w:pPr>
      <w:r w:rsidRPr="001605E7">
        <w:rPr>
          <w:rFonts w:eastAsiaTheme="minorHAnsi" w:hint="eastAsia"/>
        </w:rPr>
        <w:t>각각의</w:t>
      </w:r>
      <w:r w:rsidRPr="001605E7">
        <w:rPr>
          <w:rFonts w:eastAsiaTheme="minorHAnsi"/>
        </w:rPr>
        <w:t xml:space="preserve"> </w:t>
      </w:r>
      <w:r w:rsidR="00053E69" w:rsidRPr="001605E7">
        <w:rPr>
          <w:rFonts w:eastAsiaTheme="minorHAnsi"/>
        </w:rPr>
        <w:t>SOCKET</w:t>
      </w:r>
      <w:r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S0</w:t>
      </w:r>
      <w:r w:rsidRPr="001605E7">
        <w:rPr>
          <w:rFonts w:eastAsiaTheme="minorHAnsi" w:hint="eastAsia"/>
        </w:rPr>
        <w:t>와</w:t>
      </w:r>
      <w:r w:rsidRPr="001605E7">
        <w:rPr>
          <w:rFonts w:eastAsiaTheme="minorHAnsi"/>
        </w:rPr>
        <w:t xml:space="preserve"> S1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값에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의해서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아래와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같이</w:t>
      </w:r>
      <w:r w:rsidRPr="001605E7">
        <w:rPr>
          <w:rFonts w:eastAsiaTheme="minorHAnsi"/>
        </w:rPr>
        <w:t xml:space="preserve"> Memory</w:t>
      </w:r>
      <w:r w:rsidRPr="001605E7">
        <w:rPr>
          <w:rFonts w:eastAsiaTheme="minorHAnsi" w:hint="eastAsia"/>
        </w:rPr>
        <w:t>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할당된다</w:t>
      </w:r>
      <w:r w:rsidRPr="001605E7">
        <w:rPr>
          <w:rFonts w:eastAsiaTheme="minorHAnsi"/>
        </w:rPr>
        <w:t>.</w:t>
      </w:r>
    </w:p>
    <w:p w14:paraId="2706D9CF" w14:textId="77777777" w:rsidR="0041522C" w:rsidRPr="001605E7" w:rsidRDefault="0041522C" w:rsidP="00155A42">
      <w:pPr>
        <w:pStyle w:val="11"/>
        <w:rPr>
          <w:rFonts w:eastAsiaTheme="minorHAnsi"/>
        </w:rPr>
      </w:pPr>
    </w:p>
    <w:tbl>
      <w:tblPr>
        <w:tblStyle w:val="af3"/>
        <w:tblW w:w="3823" w:type="dxa"/>
        <w:jc w:val="center"/>
        <w:tblLook w:val="04A0" w:firstRow="1" w:lastRow="0" w:firstColumn="1" w:lastColumn="0" w:noHBand="0" w:noVBand="1"/>
      </w:tblPr>
      <w:tblGrid>
        <w:gridCol w:w="1843"/>
        <w:gridCol w:w="987"/>
        <w:gridCol w:w="993"/>
      </w:tblGrid>
      <w:tr w:rsidR="00D73E00" w:rsidRPr="00546234" w14:paraId="1F1A3773" w14:textId="43BA8CE3" w:rsidTr="00350C3B">
        <w:trPr>
          <w:jc w:val="center"/>
        </w:trPr>
        <w:tc>
          <w:tcPr>
            <w:tcW w:w="1843" w:type="dxa"/>
            <w:vAlign w:val="center"/>
          </w:tcPr>
          <w:p w14:paraId="6854FA7B" w14:textId="77777777" w:rsidR="00D73E00" w:rsidRPr="001605E7" w:rsidRDefault="00D73E00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Memory Size</w:t>
            </w:r>
          </w:p>
        </w:tc>
        <w:tc>
          <w:tcPr>
            <w:tcW w:w="987" w:type="dxa"/>
            <w:vAlign w:val="center"/>
          </w:tcPr>
          <w:p w14:paraId="2217DF20" w14:textId="10C1630B" w:rsidR="00D73E00" w:rsidRPr="001605E7" w:rsidRDefault="00D73E00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S1</w:t>
            </w:r>
          </w:p>
        </w:tc>
        <w:tc>
          <w:tcPr>
            <w:tcW w:w="993" w:type="dxa"/>
            <w:vAlign w:val="center"/>
          </w:tcPr>
          <w:p w14:paraId="08D7992F" w14:textId="66016719" w:rsidR="00D73E00" w:rsidRPr="001605E7" w:rsidRDefault="00D73E00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S0</w:t>
            </w:r>
          </w:p>
        </w:tc>
      </w:tr>
      <w:tr w:rsidR="00D73E00" w:rsidRPr="00546234" w14:paraId="27949C88" w14:textId="4D037BB2" w:rsidTr="00350C3B">
        <w:trPr>
          <w:jc w:val="center"/>
        </w:trPr>
        <w:tc>
          <w:tcPr>
            <w:tcW w:w="1843" w:type="dxa"/>
            <w:vAlign w:val="center"/>
          </w:tcPr>
          <w:p w14:paraId="73EB5E7B" w14:textId="77777777" w:rsidR="00D73E00" w:rsidRPr="001605E7" w:rsidRDefault="00D73E00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 KB</w:t>
            </w:r>
          </w:p>
        </w:tc>
        <w:tc>
          <w:tcPr>
            <w:tcW w:w="987" w:type="dxa"/>
            <w:vAlign w:val="center"/>
          </w:tcPr>
          <w:p w14:paraId="22344B9D" w14:textId="5EDD1C92" w:rsidR="00D73E00" w:rsidRPr="001605E7" w:rsidRDefault="00D73E00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</w:t>
            </w:r>
          </w:p>
        </w:tc>
        <w:tc>
          <w:tcPr>
            <w:tcW w:w="993" w:type="dxa"/>
            <w:vAlign w:val="center"/>
          </w:tcPr>
          <w:p w14:paraId="4B45948F" w14:textId="639DFBDB" w:rsidR="00D73E00" w:rsidRPr="001605E7" w:rsidRDefault="00D73E00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</w:t>
            </w:r>
          </w:p>
        </w:tc>
      </w:tr>
      <w:tr w:rsidR="00D73E00" w:rsidRPr="00546234" w14:paraId="35CB50DD" w14:textId="23B9B53F" w:rsidTr="00350C3B">
        <w:trPr>
          <w:jc w:val="center"/>
        </w:trPr>
        <w:tc>
          <w:tcPr>
            <w:tcW w:w="1843" w:type="dxa"/>
            <w:vAlign w:val="center"/>
          </w:tcPr>
          <w:p w14:paraId="4A2CDA9B" w14:textId="77777777" w:rsidR="00D73E00" w:rsidRPr="001605E7" w:rsidRDefault="00D73E00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2 KB</w:t>
            </w:r>
          </w:p>
        </w:tc>
        <w:tc>
          <w:tcPr>
            <w:tcW w:w="987" w:type="dxa"/>
            <w:vAlign w:val="center"/>
          </w:tcPr>
          <w:p w14:paraId="731EFE42" w14:textId="3ED3F333" w:rsidR="00D73E00" w:rsidRPr="001605E7" w:rsidRDefault="00D73E00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</w:t>
            </w:r>
          </w:p>
        </w:tc>
        <w:tc>
          <w:tcPr>
            <w:tcW w:w="993" w:type="dxa"/>
            <w:vAlign w:val="center"/>
          </w:tcPr>
          <w:p w14:paraId="070D0C5C" w14:textId="6425C1EB" w:rsidR="00D73E00" w:rsidRPr="001605E7" w:rsidRDefault="00D73E00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</w:t>
            </w:r>
          </w:p>
        </w:tc>
      </w:tr>
      <w:tr w:rsidR="00D73E00" w:rsidRPr="00546234" w14:paraId="701A2B7C" w14:textId="7015D9A0" w:rsidTr="00350C3B">
        <w:trPr>
          <w:jc w:val="center"/>
        </w:trPr>
        <w:tc>
          <w:tcPr>
            <w:tcW w:w="1843" w:type="dxa"/>
            <w:vAlign w:val="center"/>
          </w:tcPr>
          <w:p w14:paraId="22E61757" w14:textId="77777777" w:rsidR="00D73E00" w:rsidRPr="001605E7" w:rsidRDefault="00D73E00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4 KB</w:t>
            </w:r>
          </w:p>
        </w:tc>
        <w:tc>
          <w:tcPr>
            <w:tcW w:w="987" w:type="dxa"/>
            <w:vAlign w:val="center"/>
          </w:tcPr>
          <w:p w14:paraId="042AE062" w14:textId="178D3EC6" w:rsidR="00D73E00" w:rsidRPr="001605E7" w:rsidRDefault="00D73E00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</w:t>
            </w:r>
          </w:p>
        </w:tc>
        <w:tc>
          <w:tcPr>
            <w:tcW w:w="993" w:type="dxa"/>
            <w:vAlign w:val="center"/>
          </w:tcPr>
          <w:p w14:paraId="7BEEB7AF" w14:textId="20ADE2B6" w:rsidR="00D73E00" w:rsidRPr="001605E7" w:rsidRDefault="00D73E00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</w:t>
            </w:r>
          </w:p>
        </w:tc>
      </w:tr>
      <w:tr w:rsidR="00D73E00" w:rsidRPr="00546234" w14:paraId="4D72B94D" w14:textId="7A57856B" w:rsidTr="00350C3B">
        <w:trPr>
          <w:jc w:val="center"/>
        </w:trPr>
        <w:tc>
          <w:tcPr>
            <w:tcW w:w="1843" w:type="dxa"/>
            <w:vAlign w:val="center"/>
          </w:tcPr>
          <w:p w14:paraId="15072067" w14:textId="77777777" w:rsidR="00D73E00" w:rsidRPr="001605E7" w:rsidRDefault="00D73E00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8 KB</w:t>
            </w:r>
          </w:p>
        </w:tc>
        <w:tc>
          <w:tcPr>
            <w:tcW w:w="987" w:type="dxa"/>
            <w:vAlign w:val="center"/>
          </w:tcPr>
          <w:p w14:paraId="606E9C58" w14:textId="49DF1D1C" w:rsidR="00D73E00" w:rsidRPr="001605E7" w:rsidRDefault="00D73E00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</w:t>
            </w:r>
          </w:p>
        </w:tc>
        <w:tc>
          <w:tcPr>
            <w:tcW w:w="993" w:type="dxa"/>
            <w:vAlign w:val="center"/>
          </w:tcPr>
          <w:p w14:paraId="0E70CBEA" w14:textId="0F6C8F78" w:rsidR="00D73E00" w:rsidRPr="001605E7" w:rsidRDefault="00D73E00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</w:t>
            </w:r>
          </w:p>
        </w:tc>
      </w:tr>
    </w:tbl>
    <w:p w14:paraId="453BAD6B" w14:textId="77777777" w:rsidR="00C30479" w:rsidRPr="001605E7" w:rsidRDefault="00C30479" w:rsidP="00155A42">
      <w:pPr>
        <w:pStyle w:val="11"/>
        <w:rPr>
          <w:rFonts w:eastAsiaTheme="minorHAnsi"/>
        </w:rPr>
      </w:pPr>
    </w:p>
    <w:p w14:paraId="1D78B1AC" w14:textId="7F86B912" w:rsidR="00B8503D" w:rsidRPr="008C14F1" w:rsidRDefault="00DD12E3" w:rsidP="00E54C87">
      <w:pPr>
        <w:pStyle w:val="31"/>
      </w:pPr>
      <w:bookmarkStart w:id="389" w:name="_Toc483830034"/>
      <w:r w:rsidRPr="008C14F1">
        <w:t>IR2</w:t>
      </w:r>
      <w:r w:rsidR="00640B1B" w:rsidRPr="008C14F1">
        <w:t xml:space="preserve"> </w:t>
      </w:r>
      <w:r w:rsidR="006961C3" w:rsidRPr="008C14F1">
        <w:t>(Interrupt Register 2)</w:t>
      </w:r>
      <w:bookmarkEnd w:id="389"/>
    </w:p>
    <w:p w14:paraId="3A44D81F" w14:textId="5BD52C61" w:rsidR="00DD12E3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B70702" w:rsidRPr="001605E7">
        <w:rPr>
          <w:rFonts w:eastAsiaTheme="minorHAnsi"/>
        </w:rPr>
        <w:t>R</w:t>
      </w:r>
      <w:r w:rsidR="00743223" w:rsidRPr="001605E7">
        <w:rPr>
          <w:rFonts w:eastAsiaTheme="minorHAnsi"/>
        </w:rPr>
        <w:t>W</w:t>
      </w:r>
      <w:r w:rsidR="006961C3" w:rsidRPr="001605E7">
        <w:rPr>
          <w:rFonts w:eastAsiaTheme="minorHAnsi"/>
        </w:rPr>
        <w:t>] [0x0020] [0x00]</w:t>
      </w:r>
    </w:p>
    <w:p w14:paraId="0011FD8E" w14:textId="1C147077" w:rsidR="00B70702" w:rsidRPr="001605E7" w:rsidRDefault="00C02B4B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IR2</w:t>
      </w:r>
      <w:r w:rsidRPr="001605E7">
        <w:rPr>
          <w:rFonts w:eastAsiaTheme="minorHAnsi" w:hint="eastAsia"/>
        </w:rPr>
        <w:t>는</w:t>
      </w:r>
      <w:r w:rsidR="00D73E00" w:rsidRPr="001605E7">
        <w:rPr>
          <w:rFonts w:eastAsiaTheme="minorHAnsi"/>
        </w:rPr>
        <w:t xml:space="preserve"> WOL</w:t>
      </w:r>
      <w:r w:rsidR="00D73E00" w:rsidRPr="001605E7">
        <w:rPr>
          <w:rFonts w:eastAsiaTheme="minorHAnsi" w:hint="eastAsia"/>
        </w:rPr>
        <w:t>이</w:t>
      </w:r>
      <w:r w:rsidR="00D73E00" w:rsidRPr="001605E7">
        <w:rPr>
          <w:rFonts w:eastAsiaTheme="minorHAnsi"/>
        </w:rPr>
        <w:t xml:space="preserve"> </w:t>
      </w:r>
      <w:r w:rsidR="00D73E00" w:rsidRPr="001605E7">
        <w:rPr>
          <w:rFonts w:eastAsiaTheme="minorHAnsi" w:hint="eastAsia"/>
        </w:rPr>
        <w:t>발생했을</w:t>
      </w:r>
      <w:r w:rsidR="00D73E00" w:rsidRPr="001605E7">
        <w:rPr>
          <w:rFonts w:eastAsiaTheme="minorHAnsi"/>
        </w:rPr>
        <w:t xml:space="preserve"> </w:t>
      </w:r>
      <w:r w:rsidR="00D73E00" w:rsidRPr="001605E7">
        <w:rPr>
          <w:rFonts w:eastAsiaTheme="minorHAnsi" w:hint="eastAsia"/>
        </w:rPr>
        <w:t>때</w:t>
      </w:r>
      <w:r w:rsidR="00D73E00" w:rsidRPr="001605E7">
        <w:rPr>
          <w:rFonts w:eastAsiaTheme="minorHAnsi"/>
        </w:rPr>
        <w:t xml:space="preserve"> </w:t>
      </w:r>
      <w:r w:rsidR="00D73E00" w:rsidRPr="001605E7">
        <w:rPr>
          <w:rFonts w:eastAsiaTheme="minorHAnsi" w:hint="eastAsia"/>
        </w:rPr>
        <w:t>설정된다</w:t>
      </w:r>
      <w:r w:rsidR="00D73E00" w:rsidRPr="001605E7">
        <w:rPr>
          <w:rFonts w:eastAsiaTheme="minorHAnsi"/>
        </w:rPr>
        <w:t xml:space="preserve">. </w:t>
      </w:r>
    </w:p>
    <w:p w14:paraId="6C3E8175" w14:textId="41590638" w:rsidR="00B70702" w:rsidRPr="001605E7" w:rsidRDefault="00B70702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WOL</w:t>
      </w:r>
      <w:r w:rsidRPr="001605E7">
        <w:rPr>
          <w:rFonts w:eastAsiaTheme="minorHAnsi" w:hint="eastAsia"/>
        </w:rPr>
        <w:t>이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발생하고</w:t>
      </w:r>
      <w:r w:rsidRPr="001605E7">
        <w:rPr>
          <w:rFonts w:eastAsiaTheme="minorHAnsi"/>
        </w:rPr>
        <w:t>, IMR2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WOL</w:t>
      </w:r>
      <w:r w:rsidRPr="001605E7">
        <w:rPr>
          <w:rFonts w:eastAsiaTheme="minorHAnsi" w:hint="eastAsia"/>
        </w:rPr>
        <w:t>이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설정되어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있을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경우</w:t>
      </w:r>
      <w:r w:rsidRPr="001605E7">
        <w:rPr>
          <w:rFonts w:eastAsiaTheme="minorHAnsi"/>
        </w:rPr>
        <w:t xml:space="preserve">, INTn </w:t>
      </w:r>
      <w:r w:rsidRPr="001605E7">
        <w:rPr>
          <w:rFonts w:eastAsiaTheme="minorHAnsi" w:hint="eastAsia"/>
        </w:rPr>
        <w:t>핀이</w:t>
      </w:r>
      <w:r w:rsidRPr="001605E7">
        <w:rPr>
          <w:rFonts w:eastAsiaTheme="minorHAnsi"/>
        </w:rPr>
        <w:t xml:space="preserve"> Low </w:t>
      </w:r>
      <w:r w:rsidRPr="001605E7">
        <w:rPr>
          <w:rFonts w:eastAsiaTheme="minorHAnsi" w:hint="eastAsia"/>
        </w:rPr>
        <w:t>상태가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된다</w:t>
      </w:r>
      <w:r w:rsidRPr="001605E7">
        <w:rPr>
          <w:rFonts w:eastAsiaTheme="minorHAnsi"/>
        </w:rPr>
        <w:t>.</w:t>
      </w:r>
    </w:p>
    <w:p w14:paraId="413F1AFC" w14:textId="77777777" w:rsidR="00CE5B6F" w:rsidRPr="001605E7" w:rsidRDefault="00CE5B6F" w:rsidP="00155A42">
      <w:pPr>
        <w:pStyle w:val="11"/>
        <w:rPr>
          <w:rFonts w:eastAsiaTheme="minorHAnsi"/>
        </w:rPr>
      </w:pP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4"/>
      </w:tblGrid>
      <w:tr w:rsidR="00CE5B6F" w:rsidRPr="00546234" w14:paraId="3448F3CF" w14:textId="77777777" w:rsidTr="004F4CB8">
        <w:trPr>
          <w:jc w:val="center"/>
        </w:trPr>
        <w:tc>
          <w:tcPr>
            <w:tcW w:w="1063" w:type="dxa"/>
            <w:tcBorders>
              <w:top w:val="nil"/>
              <w:left w:val="nil"/>
              <w:right w:val="nil"/>
            </w:tcBorders>
            <w:vAlign w:val="center"/>
          </w:tcPr>
          <w:p w14:paraId="2CFB0CFD" w14:textId="77777777" w:rsidR="00CE5B6F" w:rsidRPr="001605E7" w:rsidRDefault="00CE5B6F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7</w:t>
            </w:r>
          </w:p>
        </w:tc>
        <w:tc>
          <w:tcPr>
            <w:tcW w:w="1063" w:type="dxa"/>
            <w:tcBorders>
              <w:top w:val="nil"/>
              <w:left w:val="nil"/>
              <w:right w:val="nil"/>
            </w:tcBorders>
            <w:vAlign w:val="center"/>
          </w:tcPr>
          <w:p w14:paraId="362E1EC7" w14:textId="77777777" w:rsidR="00CE5B6F" w:rsidRPr="001605E7" w:rsidRDefault="00CE5B6F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6</w:t>
            </w:r>
          </w:p>
        </w:tc>
        <w:tc>
          <w:tcPr>
            <w:tcW w:w="1063" w:type="dxa"/>
            <w:tcBorders>
              <w:top w:val="nil"/>
              <w:left w:val="nil"/>
              <w:right w:val="nil"/>
            </w:tcBorders>
            <w:vAlign w:val="center"/>
          </w:tcPr>
          <w:p w14:paraId="225F7C1B" w14:textId="77777777" w:rsidR="00CE5B6F" w:rsidRPr="001605E7" w:rsidRDefault="00CE5B6F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5</w:t>
            </w:r>
          </w:p>
        </w:tc>
        <w:tc>
          <w:tcPr>
            <w:tcW w:w="1063" w:type="dxa"/>
            <w:tcBorders>
              <w:top w:val="nil"/>
              <w:left w:val="nil"/>
              <w:right w:val="nil"/>
            </w:tcBorders>
            <w:vAlign w:val="center"/>
          </w:tcPr>
          <w:p w14:paraId="4428DA0C" w14:textId="77777777" w:rsidR="00CE5B6F" w:rsidRPr="001605E7" w:rsidRDefault="00CE5B6F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4</w:t>
            </w:r>
          </w:p>
        </w:tc>
        <w:tc>
          <w:tcPr>
            <w:tcW w:w="1063" w:type="dxa"/>
            <w:tcBorders>
              <w:top w:val="nil"/>
              <w:left w:val="nil"/>
              <w:right w:val="nil"/>
            </w:tcBorders>
            <w:vAlign w:val="center"/>
          </w:tcPr>
          <w:p w14:paraId="6E41C7B6" w14:textId="77777777" w:rsidR="00CE5B6F" w:rsidRPr="001605E7" w:rsidRDefault="00CE5B6F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3</w:t>
            </w:r>
          </w:p>
        </w:tc>
        <w:tc>
          <w:tcPr>
            <w:tcW w:w="1063" w:type="dxa"/>
            <w:tcBorders>
              <w:top w:val="nil"/>
              <w:left w:val="nil"/>
              <w:right w:val="nil"/>
            </w:tcBorders>
            <w:vAlign w:val="center"/>
          </w:tcPr>
          <w:p w14:paraId="6C978AA6" w14:textId="77777777" w:rsidR="00CE5B6F" w:rsidRPr="001605E7" w:rsidRDefault="00CE5B6F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2</w:t>
            </w:r>
          </w:p>
        </w:tc>
        <w:tc>
          <w:tcPr>
            <w:tcW w:w="1063" w:type="dxa"/>
            <w:tcBorders>
              <w:top w:val="nil"/>
              <w:left w:val="nil"/>
              <w:right w:val="nil"/>
            </w:tcBorders>
            <w:vAlign w:val="center"/>
          </w:tcPr>
          <w:p w14:paraId="0CAEF420" w14:textId="77777777" w:rsidR="00CE5B6F" w:rsidRPr="001605E7" w:rsidRDefault="00CE5B6F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right w:val="nil"/>
            </w:tcBorders>
            <w:vAlign w:val="center"/>
          </w:tcPr>
          <w:p w14:paraId="2ED81FCE" w14:textId="77777777" w:rsidR="00CE5B6F" w:rsidRPr="001605E7" w:rsidRDefault="00CE5B6F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</w:t>
            </w:r>
          </w:p>
        </w:tc>
      </w:tr>
      <w:tr w:rsidR="00CE5B6F" w:rsidRPr="00546234" w14:paraId="70846281" w14:textId="77777777" w:rsidTr="004F4CB8">
        <w:trPr>
          <w:jc w:val="center"/>
        </w:trPr>
        <w:tc>
          <w:tcPr>
            <w:tcW w:w="1063" w:type="dxa"/>
            <w:shd w:val="clear" w:color="auto" w:fill="D9D9D9" w:themeFill="background1" w:themeFillShade="D9"/>
            <w:vAlign w:val="center"/>
          </w:tcPr>
          <w:p w14:paraId="6DBE1B19" w14:textId="58792DDA" w:rsidR="00CE5B6F" w:rsidRPr="001605E7" w:rsidRDefault="00F74E42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63" w:type="dxa"/>
            <w:shd w:val="clear" w:color="auto" w:fill="D9D9D9" w:themeFill="background1" w:themeFillShade="D9"/>
            <w:vAlign w:val="center"/>
          </w:tcPr>
          <w:p w14:paraId="31227230" w14:textId="3BE0FB42" w:rsidR="00CE5B6F" w:rsidRPr="001605E7" w:rsidRDefault="00F74E42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63" w:type="dxa"/>
            <w:shd w:val="clear" w:color="auto" w:fill="D9D9D9" w:themeFill="background1" w:themeFillShade="D9"/>
            <w:vAlign w:val="center"/>
          </w:tcPr>
          <w:p w14:paraId="118368B1" w14:textId="4113DE81" w:rsidR="00CE5B6F" w:rsidRPr="001605E7" w:rsidRDefault="00F74E42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63" w:type="dxa"/>
            <w:shd w:val="clear" w:color="auto" w:fill="D9D9D9" w:themeFill="background1" w:themeFillShade="D9"/>
            <w:vAlign w:val="center"/>
          </w:tcPr>
          <w:p w14:paraId="79540C30" w14:textId="324BD84D" w:rsidR="00CE5B6F" w:rsidRPr="001605E7" w:rsidRDefault="00F74E42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63" w:type="dxa"/>
            <w:shd w:val="clear" w:color="auto" w:fill="D9D9D9" w:themeFill="background1" w:themeFillShade="D9"/>
            <w:vAlign w:val="center"/>
          </w:tcPr>
          <w:p w14:paraId="28648EFE" w14:textId="22B5C8DB" w:rsidR="00CE5B6F" w:rsidRPr="001605E7" w:rsidRDefault="00F74E42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63" w:type="dxa"/>
            <w:shd w:val="clear" w:color="auto" w:fill="D9D9D9" w:themeFill="background1" w:themeFillShade="D9"/>
            <w:vAlign w:val="center"/>
          </w:tcPr>
          <w:p w14:paraId="34CE5BFF" w14:textId="32E74CF4" w:rsidR="00CE5B6F" w:rsidRPr="001605E7" w:rsidRDefault="00F74E42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63" w:type="dxa"/>
            <w:shd w:val="clear" w:color="auto" w:fill="D9D9D9" w:themeFill="background1" w:themeFillShade="D9"/>
            <w:vAlign w:val="center"/>
          </w:tcPr>
          <w:p w14:paraId="6BAC288A" w14:textId="6E800CD9" w:rsidR="00CE5B6F" w:rsidRPr="001605E7" w:rsidRDefault="00F74E42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64" w:type="dxa"/>
            <w:vAlign w:val="center"/>
          </w:tcPr>
          <w:p w14:paraId="469C2D58" w14:textId="4179C35D" w:rsidR="00CE5B6F" w:rsidRPr="001605E7" w:rsidRDefault="00B70702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WOL</w:t>
            </w:r>
          </w:p>
        </w:tc>
      </w:tr>
      <w:tr w:rsidR="00D73E00" w:rsidRPr="00546234" w14:paraId="5E9983A0" w14:textId="77777777" w:rsidTr="004F4CB8">
        <w:trPr>
          <w:jc w:val="center"/>
        </w:trPr>
        <w:tc>
          <w:tcPr>
            <w:tcW w:w="1063" w:type="dxa"/>
            <w:shd w:val="clear" w:color="auto" w:fill="D9D9D9" w:themeFill="background1" w:themeFillShade="D9"/>
            <w:vAlign w:val="center"/>
          </w:tcPr>
          <w:p w14:paraId="77AEAEE8" w14:textId="673734E2" w:rsidR="00D73E00" w:rsidRPr="001605E7" w:rsidDel="00F74E42" w:rsidRDefault="0055345F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63" w:type="dxa"/>
            <w:shd w:val="clear" w:color="auto" w:fill="D9D9D9" w:themeFill="background1" w:themeFillShade="D9"/>
            <w:vAlign w:val="center"/>
          </w:tcPr>
          <w:p w14:paraId="0378F804" w14:textId="4BF49F3D" w:rsidR="00D73E00" w:rsidRPr="001605E7" w:rsidDel="00F74E42" w:rsidRDefault="0055345F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63" w:type="dxa"/>
            <w:shd w:val="clear" w:color="auto" w:fill="D9D9D9" w:themeFill="background1" w:themeFillShade="D9"/>
            <w:vAlign w:val="center"/>
          </w:tcPr>
          <w:p w14:paraId="52CF5D23" w14:textId="028DB889" w:rsidR="00D73E00" w:rsidRPr="001605E7" w:rsidDel="00F74E42" w:rsidRDefault="0055345F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63" w:type="dxa"/>
            <w:shd w:val="clear" w:color="auto" w:fill="D9D9D9" w:themeFill="background1" w:themeFillShade="D9"/>
            <w:vAlign w:val="center"/>
          </w:tcPr>
          <w:p w14:paraId="7834DD94" w14:textId="11ED1D4A" w:rsidR="00D73E00" w:rsidRPr="001605E7" w:rsidDel="00F74E42" w:rsidRDefault="0055345F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63" w:type="dxa"/>
            <w:shd w:val="clear" w:color="auto" w:fill="D9D9D9" w:themeFill="background1" w:themeFillShade="D9"/>
            <w:vAlign w:val="center"/>
          </w:tcPr>
          <w:p w14:paraId="1F257D1D" w14:textId="5089583B" w:rsidR="00D73E00" w:rsidRPr="001605E7" w:rsidDel="00F74E42" w:rsidRDefault="0055345F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63" w:type="dxa"/>
            <w:shd w:val="clear" w:color="auto" w:fill="D9D9D9" w:themeFill="background1" w:themeFillShade="D9"/>
            <w:vAlign w:val="center"/>
          </w:tcPr>
          <w:p w14:paraId="7C3D8F3C" w14:textId="400AB0B1" w:rsidR="00D73E00" w:rsidRPr="001605E7" w:rsidDel="00F74E42" w:rsidRDefault="0055345F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63" w:type="dxa"/>
            <w:shd w:val="clear" w:color="auto" w:fill="D9D9D9" w:themeFill="background1" w:themeFillShade="D9"/>
            <w:vAlign w:val="center"/>
          </w:tcPr>
          <w:p w14:paraId="60ACD87F" w14:textId="7529474C" w:rsidR="00D73E00" w:rsidRPr="001605E7" w:rsidDel="00F74E42" w:rsidRDefault="0055345F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64" w:type="dxa"/>
            <w:vAlign w:val="center"/>
          </w:tcPr>
          <w:p w14:paraId="61FA68F6" w14:textId="77489B3A" w:rsidR="00D73E00" w:rsidRPr="001605E7" w:rsidRDefault="00B70702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WC</w:t>
            </w:r>
          </w:p>
        </w:tc>
      </w:tr>
    </w:tbl>
    <w:p w14:paraId="21C3F164" w14:textId="77777777" w:rsidR="00CE5B6F" w:rsidRPr="001605E7" w:rsidRDefault="00CE5B6F" w:rsidP="00155A42">
      <w:pPr>
        <w:pStyle w:val="11"/>
        <w:rPr>
          <w:rFonts w:eastAsiaTheme="minorHAnsi"/>
        </w:rPr>
      </w:pPr>
    </w:p>
    <w:tbl>
      <w:tblPr>
        <w:tblStyle w:val="af3"/>
        <w:tblW w:w="0" w:type="auto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680"/>
        <w:gridCol w:w="1247"/>
        <w:gridCol w:w="6521"/>
      </w:tblGrid>
      <w:tr w:rsidR="00CE5B6F" w:rsidRPr="00546234" w14:paraId="5D32C729" w14:textId="77777777" w:rsidTr="001605E7">
        <w:trPr>
          <w:jc w:val="center"/>
        </w:trPr>
        <w:tc>
          <w:tcPr>
            <w:tcW w:w="680" w:type="dxa"/>
            <w:shd w:val="clear" w:color="auto" w:fill="EAE8DA"/>
          </w:tcPr>
          <w:p w14:paraId="75104CFC" w14:textId="77777777" w:rsidR="00CE5B6F" w:rsidRPr="001605E7" w:rsidRDefault="00CE5B6F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Bit</w:t>
            </w:r>
          </w:p>
        </w:tc>
        <w:tc>
          <w:tcPr>
            <w:tcW w:w="1247" w:type="dxa"/>
            <w:shd w:val="clear" w:color="auto" w:fill="EAE8DA"/>
          </w:tcPr>
          <w:p w14:paraId="0D666094" w14:textId="77777777" w:rsidR="00CE5B6F" w:rsidRPr="001605E7" w:rsidRDefault="00CE5B6F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Symbol</w:t>
            </w:r>
          </w:p>
        </w:tc>
        <w:tc>
          <w:tcPr>
            <w:tcW w:w="6521" w:type="dxa"/>
            <w:shd w:val="clear" w:color="auto" w:fill="EAE8DA"/>
          </w:tcPr>
          <w:p w14:paraId="2B93B927" w14:textId="77777777" w:rsidR="00CE5B6F" w:rsidRPr="001605E7" w:rsidRDefault="00CE5B6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Description</w:t>
            </w:r>
          </w:p>
        </w:tc>
      </w:tr>
      <w:tr w:rsidR="00CE5B6F" w:rsidRPr="00546234" w14:paraId="420F3725" w14:textId="77777777" w:rsidTr="001605E7">
        <w:trPr>
          <w:jc w:val="center"/>
        </w:trPr>
        <w:tc>
          <w:tcPr>
            <w:tcW w:w="680" w:type="dxa"/>
            <w:vAlign w:val="center"/>
          </w:tcPr>
          <w:p w14:paraId="000F605E" w14:textId="15707671" w:rsidR="00CE5B6F" w:rsidRPr="001605E7" w:rsidRDefault="00F74E42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[</w:t>
            </w:r>
            <w:r w:rsidR="00CE5B6F" w:rsidRPr="001605E7">
              <w:rPr>
                <w:rFonts w:eastAsiaTheme="minorHAnsi"/>
              </w:rPr>
              <w:t>7</w:t>
            </w:r>
            <w:r w:rsidRPr="001605E7">
              <w:rPr>
                <w:rFonts w:eastAsiaTheme="minorHAnsi"/>
              </w:rPr>
              <w:t>:1]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68F09BE9" w14:textId="3777F51C" w:rsidR="00CE5B6F" w:rsidRPr="001605E7" w:rsidRDefault="00F74E42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6521" w:type="dxa"/>
          </w:tcPr>
          <w:p w14:paraId="719A2876" w14:textId="77777777" w:rsidR="00CE5B6F" w:rsidRPr="001605E7" w:rsidRDefault="00CE5B6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Reserved</w:t>
            </w:r>
          </w:p>
        </w:tc>
      </w:tr>
      <w:tr w:rsidR="00CE5B6F" w:rsidRPr="00546234" w14:paraId="1C920ED1" w14:textId="77777777" w:rsidTr="001605E7">
        <w:trPr>
          <w:jc w:val="center"/>
        </w:trPr>
        <w:tc>
          <w:tcPr>
            <w:tcW w:w="680" w:type="dxa"/>
            <w:vAlign w:val="center"/>
          </w:tcPr>
          <w:p w14:paraId="61F77ABF" w14:textId="77777777" w:rsidR="00CE5B6F" w:rsidRPr="001605E7" w:rsidRDefault="00CE5B6F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6E2CE466" w14:textId="02BD9A4D" w:rsidR="00CE5B6F" w:rsidRPr="001605E7" w:rsidRDefault="00C02B4B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WOL</w:t>
            </w:r>
          </w:p>
        </w:tc>
        <w:tc>
          <w:tcPr>
            <w:tcW w:w="6521" w:type="dxa"/>
          </w:tcPr>
          <w:p w14:paraId="4B43164A" w14:textId="77DBF6E6" w:rsidR="00CE5B6F" w:rsidRPr="001605E7" w:rsidRDefault="00C02B4B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WOL </w:t>
            </w:r>
            <w:r w:rsidR="00CE5B6F" w:rsidRPr="001605E7">
              <w:rPr>
                <w:rFonts w:eastAsiaTheme="minorHAnsi"/>
              </w:rPr>
              <w:t>MAGIC PACK Interrupt</w:t>
            </w:r>
          </w:p>
          <w:p w14:paraId="2ACE08A4" w14:textId="30FA5F0F" w:rsidR="00CE5B6F" w:rsidRPr="001605E7" w:rsidRDefault="00743223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Read </w:t>
            </w:r>
            <w:r w:rsidR="00B70702" w:rsidRPr="001605E7">
              <w:rPr>
                <w:rFonts w:eastAsiaTheme="minorHAnsi"/>
              </w:rPr>
              <w:t xml:space="preserve">1 : </w:t>
            </w:r>
            <w:r w:rsidR="00C02B4B" w:rsidRPr="001605E7">
              <w:rPr>
                <w:rFonts w:eastAsiaTheme="minorHAnsi"/>
              </w:rPr>
              <w:t xml:space="preserve">UDP </w:t>
            </w:r>
            <w:r w:rsidR="00C02B4B" w:rsidRPr="001605E7">
              <w:rPr>
                <w:rFonts w:eastAsiaTheme="minorHAnsi" w:hint="eastAsia"/>
              </w:rPr>
              <w:t>기반</w:t>
            </w:r>
            <w:r w:rsidR="00C02B4B" w:rsidRPr="001605E7">
              <w:rPr>
                <w:rFonts w:eastAsiaTheme="minorHAnsi"/>
              </w:rPr>
              <w:t xml:space="preserve"> WOL </w:t>
            </w:r>
            <w:r w:rsidR="00CE5B6F" w:rsidRPr="001605E7">
              <w:rPr>
                <w:rFonts w:eastAsiaTheme="minorHAnsi"/>
              </w:rPr>
              <w:t xml:space="preserve">MAGIC </w:t>
            </w:r>
            <w:r w:rsidR="008F781E" w:rsidRPr="001605E7">
              <w:rPr>
                <w:rFonts w:eastAsiaTheme="minorHAnsi"/>
              </w:rPr>
              <w:t>Packet</w:t>
            </w:r>
            <w:r w:rsidR="00CE5B6F" w:rsidRPr="001605E7">
              <w:rPr>
                <w:rFonts w:eastAsiaTheme="minorHAnsi"/>
              </w:rPr>
              <w:t xml:space="preserve"> </w:t>
            </w:r>
            <w:r w:rsidR="00B70702" w:rsidRPr="001605E7">
              <w:rPr>
                <w:rFonts w:eastAsiaTheme="minorHAnsi" w:hint="eastAsia"/>
              </w:rPr>
              <w:t>수신</w:t>
            </w:r>
          </w:p>
          <w:p w14:paraId="08CF879C" w14:textId="4466983A" w:rsidR="00743223" w:rsidRPr="001605E7" w:rsidRDefault="00743223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Read </w:t>
            </w:r>
            <w:r w:rsidR="00B70702" w:rsidRPr="001605E7">
              <w:rPr>
                <w:rFonts w:eastAsiaTheme="minorHAnsi"/>
              </w:rPr>
              <w:t>0 : -</w:t>
            </w:r>
          </w:p>
        </w:tc>
      </w:tr>
    </w:tbl>
    <w:p w14:paraId="2A4F22AC" w14:textId="77777777" w:rsidR="00CE5B6F" w:rsidRPr="001605E7" w:rsidRDefault="00CE5B6F" w:rsidP="00155A42">
      <w:pPr>
        <w:pStyle w:val="11"/>
        <w:rPr>
          <w:rFonts w:eastAsiaTheme="minorHAnsi"/>
        </w:rPr>
      </w:pPr>
    </w:p>
    <w:p w14:paraId="38F1E38C" w14:textId="4D1E9A52" w:rsidR="00B8503D" w:rsidRPr="008C14F1" w:rsidRDefault="00DD12E3" w:rsidP="00E54C87">
      <w:pPr>
        <w:pStyle w:val="31"/>
      </w:pPr>
      <w:bookmarkStart w:id="390" w:name="_Toc483830035"/>
      <w:r w:rsidRPr="008C14F1">
        <w:t>IMR2</w:t>
      </w:r>
      <w:r w:rsidR="00640B1B" w:rsidRPr="008C14F1">
        <w:t xml:space="preserve"> </w:t>
      </w:r>
      <w:r w:rsidR="002523E8" w:rsidRPr="008C14F1">
        <w:t>(Interrupt Mask Register 2)</w:t>
      </w:r>
      <w:bookmarkEnd w:id="390"/>
    </w:p>
    <w:p w14:paraId="32B33B24" w14:textId="101D8284" w:rsidR="00DD12E3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2523E8" w:rsidRPr="001605E7">
        <w:rPr>
          <w:rFonts w:eastAsiaTheme="minorHAnsi"/>
        </w:rPr>
        <w:t>R</w:t>
      </w:r>
      <w:r w:rsidR="00570070" w:rsidRPr="001605E7">
        <w:rPr>
          <w:rFonts w:eastAsiaTheme="minorHAnsi"/>
        </w:rPr>
        <w:t>=</w:t>
      </w:r>
      <w:r w:rsidR="002523E8" w:rsidRPr="001605E7">
        <w:rPr>
          <w:rFonts w:eastAsiaTheme="minorHAnsi"/>
        </w:rPr>
        <w:t>W] [0x0021] [0x00]</w:t>
      </w:r>
    </w:p>
    <w:p w14:paraId="7BC47E7A" w14:textId="77777777" w:rsidR="00CB77D0" w:rsidRPr="001605E7" w:rsidRDefault="00CB77D0">
      <w:pPr>
        <w:pStyle w:val="11"/>
        <w:rPr>
          <w:ins w:id="391" w:author="becky" w:date="2017-09-01T16:35:00Z"/>
        </w:rPr>
        <w:pPrChange w:id="392" w:author="becky" w:date="2017-09-01T16:35:00Z">
          <w:pPr>
            <w:pStyle w:val="11"/>
            <w:numPr>
              <w:numId w:val="1"/>
            </w:numPr>
            <w:tabs>
              <w:tab w:val="num" w:pos="760"/>
            </w:tabs>
            <w:ind w:left="760" w:hanging="360"/>
          </w:pPr>
        </w:pPrChange>
      </w:pPr>
      <w:ins w:id="393" w:author="becky" w:date="2017-09-01T16:35:00Z">
        <w:r w:rsidRPr="001605E7">
          <w:t>IMR2</w:t>
        </w:r>
        <w:r w:rsidRPr="001605E7">
          <w:rPr>
            <w:rFonts w:hint="eastAsia"/>
          </w:rPr>
          <w:t>는</w:t>
        </w:r>
        <w:r w:rsidRPr="001605E7">
          <w:t xml:space="preserve"> </w:t>
        </w:r>
        <w:r w:rsidRPr="00CB77D0">
          <w:rPr>
            <w:rPrChange w:id="394" w:author="becky" w:date="2017-09-01T16:35:00Z">
              <w:rPr>
                <w:rFonts w:eastAsiaTheme="minorHAnsi"/>
              </w:rPr>
            </w:rPrChange>
          </w:rPr>
          <w:t>IR2</w:t>
        </w:r>
        <w:r w:rsidRPr="001605E7">
          <w:rPr>
            <w:rFonts w:hint="eastAsia"/>
          </w:rPr>
          <w:t>에</w:t>
        </w:r>
        <w:r w:rsidRPr="001605E7">
          <w:t xml:space="preserve"> </w:t>
        </w:r>
        <w:r>
          <w:rPr>
            <w:rFonts w:hint="eastAsia"/>
          </w:rPr>
          <w:t>Event</w:t>
        </w:r>
        <w:r w:rsidRPr="001605E7">
          <w:t xml:space="preserve"> </w:t>
        </w:r>
        <w:r w:rsidRPr="001605E7">
          <w:rPr>
            <w:rFonts w:hint="eastAsia"/>
          </w:rPr>
          <w:t>발생</w:t>
        </w:r>
        <w:r w:rsidRPr="001605E7">
          <w:t xml:space="preserve"> </w:t>
        </w:r>
        <w:r w:rsidRPr="001605E7">
          <w:rPr>
            <w:rFonts w:hint="eastAsia"/>
          </w:rPr>
          <w:t>시</w:t>
        </w:r>
        <w:r w:rsidRPr="001605E7">
          <w:t xml:space="preserve"> INTn </w:t>
        </w:r>
        <w:r w:rsidRPr="001605E7">
          <w:rPr>
            <w:rFonts w:hint="eastAsia"/>
          </w:rPr>
          <w:t>핀이</w:t>
        </w:r>
        <w:r w:rsidRPr="001605E7">
          <w:t xml:space="preserve"> Low </w:t>
        </w:r>
        <w:r w:rsidRPr="001605E7">
          <w:rPr>
            <w:rFonts w:hint="eastAsia"/>
          </w:rPr>
          <w:t>상태가</w:t>
        </w:r>
        <w:r w:rsidRPr="001605E7">
          <w:t xml:space="preserve"> </w:t>
        </w:r>
        <w:r w:rsidRPr="001605E7">
          <w:rPr>
            <w:rFonts w:hint="eastAsia"/>
          </w:rPr>
          <w:t>되도록</w:t>
        </w:r>
        <w:r w:rsidRPr="001605E7">
          <w:t xml:space="preserve"> </w:t>
        </w:r>
        <w:r w:rsidRPr="001605E7">
          <w:rPr>
            <w:rFonts w:hint="eastAsia"/>
          </w:rPr>
          <w:t>설정한다</w:t>
        </w:r>
        <w:r w:rsidRPr="001605E7">
          <w:t>.</w:t>
        </w:r>
      </w:ins>
    </w:p>
    <w:p w14:paraId="16D08302" w14:textId="65229BEB" w:rsidR="00C02B4B" w:rsidRPr="001605E7" w:rsidDel="00CB77D0" w:rsidRDefault="00D73E00" w:rsidP="00155A42">
      <w:pPr>
        <w:pStyle w:val="11"/>
        <w:rPr>
          <w:del w:id="395" w:author="becky" w:date="2017-09-01T16:35:00Z"/>
          <w:rFonts w:eastAsiaTheme="minorHAnsi"/>
        </w:rPr>
      </w:pPr>
      <w:del w:id="396" w:author="becky" w:date="2017-09-01T16:35:00Z">
        <w:r w:rsidRPr="001605E7" w:rsidDel="00CB77D0">
          <w:rPr>
            <w:rFonts w:eastAsiaTheme="minorHAnsi"/>
          </w:rPr>
          <w:delText>IMR2</w:delText>
        </w:r>
        <w:r w:rsidRPr="001605E7" w:rsidDel="00CB77D0">
          <w:rPr>
            <w:rFonts w:eastAsiaTheme="minorHAnsi" w:hint="eastAsia"/>
          </w:rPr>
          <w:delText>는</w:delText>
        </w:r>
        <w:r w:rsidRPr="001605E7" w:rsidDel="00CB77D0">
          <w:rPr>
            <w:rFonts w:eastAsiaTheme="minorHAnsi"/>
          </w:rPr>
          <w:delText xml:space="preserve"> IR2</w:delText>
        </w:r>
        <w:r w:rsidRPr="001605E7" w:rsidDel="00CB77D0">
          <w:rPr>
            <w:rFonts w:eastAsiaTheme="minorHAnsi" w:hint="eastAsia"/>
          </w:rPr>
          <w:delText>에</w:delText>
        </w:r>
        <w:r w:rsidRPr="001605E7" w:rsidDel="00CB77D0">
          <w:rPr>
            <w:rFonts w:eastAsiaTheme="minorHAnsi"/>
          </w:rPr>
          <w:delText xml:space="preserve"> WOL </w:delText>
        </w:r>
        <w:r w:rsidRPr="001605E7" w:rsidDel="00CB77D0">
          <w:rPr>
            <w:rFonts w:eastAsiaTheme="minorHAnsi" w:hint="eastAsia"/>
          </w:rPr>
          <w:delText>발생</w:delText>
        </w:r>
        <w:r w:rsidRPr="001605E7" w:rsidDel="00CB77D0">
          <w:rPr>
            <w:rFonts w:eastAsiaTheme="minorHAnsi"/>
          </w:rPr>
          <w:delText xml:space="preserve"> </w:delText>
        </w:r>
        <w:r w:rsidRPr="001605E7" w:rsidDel="00CB77D0">
          <w:rPr>
            <w:rFonts w:eastAsiaTheme="minorHAnsi" w:hint="eastAsia"/>
          </w:rPr>
          <w:delText>시</w:delText>
        </w:r>
        <w:r w:rsidRPr="001605E7" w:rsidDel="00CB77D0">
          <w:rPr>
            <w:rFonts w:eastAsiaTheme="minorHAnsi"/>
          </w:rPr>
          <w:delText xml:space="preserve"> INTn </w:delText>
        </w:r>
        <w:r w:rsidRPr="001605E7" w:rsidDel="00CB77D0">
          <w:rPr>
            <w:rFonts w:eastAsiaTheme="minorHAnsi" w:hint="eastAsia"/>
          </w:rPr>
          <w:delText>핀이</w:delText>
        </w:r>
        <w:r w:rsidRPr="001605E7" w:rsidDel="00CB77D0">
          <w:rPr>
            <w:rFonts w:eastAsiaTheme="minorHAnsi"/>
          </w:rPr>
          <w:delText xml:space="preserve"> Low </w:delText>
        </w:r>
        <w:r w:rsidRPr="001605E7" w:rsidDel="00CB77D0">
          <w:rPr>
            <w:rFonts w:eastAsiaTheme="minorHAnsi" w:hint="eastAsia"/>
          </w:rPr>
          <w:delText>상태가</w:delText>
        </w:r>
        <w:r w:rsidRPr="001605E7" w:rsidDel="00CB77D0">
          <w:rPr>
            <w:rFonts w:eastAsiaTheme="minorHAnsi"/>
          </w:rPr>
          <w:delText xml:space="preserve"> </w:delText>
        </w:r>
        <w:r w:rsidRPr="001605E7" w:rsidDel="00CB77D0">
          <w:rPr>
            <w:rFonts w:eastAsiaTheme="minorHAnsi" w:hint="eastAsia"/>
          </w:rPr>
          <w:delText>되도록</w:delText>
        </w:r>
        <w:r w:rsidRPr="001605E7" w:rsidDel="00CB77D0">
          <w:rPr>
            <w:rFonts w:eastAsiaTheme="minorHAnsi"/>
          </w:rPr>
          <w:delText xml:space="preserve"> </w:delText>
        </w:r>
        <w:r w:rsidRPr="001605E7" w:rsidDel="00CB77D0">
          <w:rPr>
            <w:rFonts w:eastAsiaTheme="minorHAnsi" w:hint="eastAsia"/>
          </w:rPr>
          <w:delText>설정한다</w:delText>
        </w:r>
        <w:r w:rsidR="00C02B4B" w:rsidRPr="001605E7" w:rsidDel="00CB77D0">
          <w:rPr>
            <w:rFonts w:eastAsiaTheme="minorHAnsi"/>
          </w:rPr>
          <w:delText>.</w:delText>
        </w:r>
      </w:del>
    </w:p>
    <w:p w14:paraId="4A41B994" w14:textId="77777777" w:rsidR="00CE5B6F" w:rsidRPr="001605E7" w:rsidRDefault="00CE5B6F" w:rsidP="00155A42">
      <w:pPr>
        <w:pStyle w:val="11"/>
        <w:rPr>
          <w:rFonts w:eastAsiaTheme="minorHAnsi"/>
        </w:rPr>
      </w:pP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4"/>
      </w:tblGrid>
      <w:tr w:rsidR="00CE5B6F" w:rsidRPr="00546234" w14:paraId="36776A1B" w14:textId="77777777" w:rsidTr="004F4CB8">
        <w:trPr>
          <w:jc w:val="center"/>
        </w:trPr>
        <w:tc>
          <w:tcPr>
            <w:tcW w:w="1063" w:type="dxa"/>
            <w:tcBorders>
              <w:top w:val="nil"/>
              <w:left w:val="nil"/>
              <w:right w:val="nil"/>
            </w:tcBorders>
            <w:vAlign w:val="center"/>
          </w:tcPr>
          <w:p w14:paraId="56795149" w14:textId="77777777" w:rsidR="00CE5B6F" w:rsidRPr="001605E7" w:rsidRDefault="00CE5B6F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7</w:t>
            </w:r>
          </w:p>
        </w:tc>
        <w:tc>
          <w:tcPr>
            <w:tcW w:w="1063" w:type="dxa"/>
            <w:tcBorders>
              <w:top w:val="nil"/>
              <w:left w:val="nil"/>
              <w:right w:val="nil"/>
            </w:tcBorders>
            <w:vAlign w:val="center"/>
          </w:tcPr>
          <w:p w14:paraId="0730344A" w14:textId="77777777" w:rsidR="00CE5B6F" w:rsidRPr="001605E7" w:rsidRDefault="00CE5B6F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6</w:t>
            </w:r>
          </w:p>
        </w:tc>
        <w:tc>
          <w:tcPr>
            <w:tcW w:w="1063" w:type="dxa"/>
            <w:tcBorders>
              <w:top w:val="nil"/>
              <w:left w:val="nil"/>
              <w:right w:val="nil"/>
            </w:tcBorders>
            <w:vAlign w:val="center"/>
          </w:tcPr>
          <w:p w14:paraId="5F52BB65" w14:textId="77777777" w:rsidR="00CE5B6F" w:rsidRPr="001605E7" w:rsidRDefault="00CE5B6F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5</w:t>
            </w:r>
          </w:p>
        </w:tc>
        <w:tc>
          <w:tcPr>
            <w:tcW w:w="1063" w:type="dxa"/>
            <w:tcBorders>
              <w:top w:val="nil"/>
              <w:left w:val="nil"/>
              <w:right w:val="nil"/>
            </w:tcBorders>
            <w:vAlign w:val="center"/>
          </w:tcPr>
          <w:p w14:paraId="03EBFA98" w14:textId="77777777" w:rsidR="00CE5B6F" w:rsidRPr="001605E7" w:rsidRDefault="00CE5B6F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4</w:t>
            </w:r>
          </w:p>
        </w:tc>
        <w:tc>
          <w:tcPr>
            <w:tcW w:w="1063" w:type="dxa"/>
            <w:tcBorders>
              <w:top w:val="nil"/>
              <w:left w:val="nil"/>
              <w:right w:val="nil"/>
            </w:tcBorders>
            <w:vAlign w:val="center"/>
          </w:tcPr>
          <w:p w14:paraId="0EF95816" w14:textId="77777777" w:rsidR="00CE5B6F" w:rsidRPr="001605E7" w:rsidRDefault="00CE5B6F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3</w:t>
            </w:r>
          </w:p>
        </w:tc>
        <w:tc>
          <w:tcPr>
            <w:tcW w:w="1063" w:type="dxa"/>
            <w:tcBorders>
              <w:top w:val="nil"/>
              <w:left w:val="nil"/>
              <w:right w:val="nil"/>
            </w:tcBorders>
            <w:vAlign w:val="center"/>
          </w:tcPr>
          <w:p w14:paraId="0EB506AF" w14:textId="77777777" w:rsidR="00CE5B6F" w:rsidRPr="001605E7" w:rsidRDefault="00CE5B6F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2</w:t>
            </w:r>
          </w:p>
        </w:tc>
        <w:tc>
          <w:tcPr>
            <w:tcW w:w="1063" w:type="dxa"/>
            <w:tcBorders>
              <w:top w:val="nil"/>
              <w:left w:val="nil"/>
              <w:right w:val="nil"/>
            </w:tcBorders>
            <w:vAlign w:val="center"/>
          </w:tcPr>
          <w:p w14:paraId="51CE0E03" w14:textId="77777777" w:rsidR="00CE5B6F" w:rsidRPr="001605E7" w:rsidRDefault="00CE5B6F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right w:val="nil"/>
            </w:tcBorders>
            <w:vAlign w:val="center"/>
          </w:tcPr>
          <w:p w14:paraId="68FC69E5" w14:textId="77777777" w:rsidR="00CE5B6F" w:rsidRPr="001605E7" w:rsidRDefault="00CE5B6F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</w:t>
            </w:r>
          </w:p>
        </w:tc>
      </w:tr>
      <w:tr w:rsidR="00CE5B6F" w:rsidRPr="00546234" w14:paraId="21A7F565" w14:textId="77777777" w:rsidTr="004F4CB8">
        <w:trPr>
          <w:jc w:val="center"/>
        </w:trPr>
        <w:tc>
          <w:tcPr>
            <w:tcW w:w="1063" w:type="dxa"/>
            <w:shd w:val="clear" w:color="auto" w:fill="D9D9D9" w:themeFill="background1" w:themeFillShade="D9"/>
            <w:vAlign w:val="center"/>
          </w:tcPr>
          <w:p w14:paraId="1E2E6793" w14:textId="45CBF5BB" w:rsidR="00CE5B6F" w:rsidRPr="001605E7" w:rsidRDefault="00F74E42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63" w:type="dxa"/>
            <w:shd w:val="clear" w:color="auto" w:fill="D9D9D9" w:themeFill="background1" w:themeFillShade="D9"/>
            <w:vAlign w:val="center"/>
          </w:tcPr>
          <w:p w14:paraId="75483D1A" w14:textId="3C9EF168" w:rsidR="00CE5B6F" w:rsidRPr="001605E7" w:rsidRDefault="00F74E42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63" w:type="dxa"/>
            <w:shd w:val="clear" w:color="auto" w:fill="D9D9D9" w:themeFill="background1" w:themeFillShade="D9"/>
            <w:vAlign w:val="center"/>
          </w:tcPr>
          <w:p w14:paraId="6F5D1251" w14:textId="38A000E4" w:rsidR="00CE5B6F" w:rsidRPr="001605E7" w:rsidRDefault="00F74E42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63" w:type="dxa"/>
            <w:shd w:val="clear" w:color="auto" w:fill="D9D9D9" w:themeFill="background1" w:themeFillShade="D9"/>
            <w:vAlign w:val="center"/>
          </w:tcPr>
          <w:p w14:paraId="6094A1A3" w14:textId="6D4F0A0F" w:rsidR="00CE5B6F" w:rsidRPr="001605E7" w:rsidRDefault="00F74E42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63" w:type="dxa"/>
            <w:shd w:val="clear" w:color="auto" w:fill="D9D9D9" w:themeFill="background1" w:themeFillShade="D9"/>
            <w:vAlign w:val="center"/>
          </w:tcPr>
          <w:p w14:paraId="4109DFED" w14:textId="0C41DC7C" w:rsidR="00CE5B6F" w:rsidRPr="001605E7" w:rsidRDefault="00F74E42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63" w:type="dxa"/>
            <w:shd w:val="clear" w:color="auto" w:fill="D9D9D9" w:themeFill="background1" w:themeFillShade="D9"/>
            <w:vAlign w:val="center"/>
          </w:tcPr>
          <w:p w14:paraId="32E06EA6" w14:textId="55B43E6A" w:rsidR="00CE5B6F" w:rsidRPr="001605E7" w:rsidRDefault="00F74E42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63" w:type="dxa"/>
            <w:shd w:val="clear" w:color="auto" w:fill="D9D9D9" w:themeFill="background1" w:themeFillShade="D9"/>
            <w:vAlign w:val="center"/>
          </w:tcPr>
          <w:p w14:paraId="6701B131" w14:textId="7ECB3947" w:rsidR="00CE5B6F" w:rsidRPr="001605E7" w:rsidRDefault="00F74E42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64" w:type="dxa"/>
            <w:vAlign w:val="center"/>
          </w:tcPr>
          <w:p w14:paraId="46F78B4D" w14:textId="556151A7" w:rsidR="00CE5B6F" w:rsidRPr="001605E7" w:rsidRDefault="00B70702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WOL</w:t>
            </w:r>
          </w:p>
        </w:tc>
      </w:tr>
      <w:tr w:rsidR="004F4CB8" w:rsidRPr="00546234" w14:paraId="1A44C6E5" w14:textId="77777777" w:rsidTr="004F4CB8">
        <w:trPr>
          <w:jc w:val="center"/>
        </w:trPr>
        <w:tc>
          <w:tcPr>
            <w:tcW w:w="1063" w:type="dxa"/>
            <w:shd w:val="clear" w:color="auto" w:fill="D9D9D9" w:themeFill="background1" w:themeFillShade="D9"/>
            <w:vAlign w:val="center"/>
          </w:tcPr>
          <w:p w14:paraId="134077A6" w14:textId="74FA1CB9" w:rsidR="004F4CB8" w:rsidRPr="001605E7" w:rsidRDefault="004F4CB8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63" w:type="dxa"/>
            <w:shd w:val="clear" w:color="auto" w:fill="D9D9D9" w:themeFill="background1" w:themeFillShade="D9"/>
            <w:vAlign w:val="center"/>
          </w:tcPr>
          <w:p w14:paraId="2B3AD96C" w14:textId="3A2CDAD8" w:rsidR="004F4CB8" w:rsidRPr="001605E7" w:rsidRDefault="004F4CB8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63" w:type="dxa"/>
            <w:shd w:val="clear" w:color="auto" w:fill="D9D9D9" w:themeFill="background1" w:themeFillShade="D9"/>
            <w:vAlign w:val="center"/>
          </w:tcPr>
          <w:p w14:paraId="0BB3CDF8" w14:textId="65D47133" w:rsidR="004F4CB8" w:rsidRPr="001605E7" w:rsidRDefault="004F4CB8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63" w:type="dxa"/>
            <w:shd w:val="clear" w:color="auto" w:fill="D9D9D9" w:themeFill="background1" w:themeFillShade="D9"/>
            <w:vAlign w:val="center"/>
          </w:tcPr>
          <w:p w14:paraId="0BF14C62" w14:textId="22079E7A" w:rsidR="004F4CB8" w:rsidRPr="001605E7" w:rsidRDefault="004F4CB8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63" w:type="dxa"/>
            <w:shd w:val="clear" w:color="auto" w:fill="D9D9D9" w:themeFill="background1" w:themeFillShade="D9"/>
            <w:vAlign w:val="center"/>
          </w:tcPr>
          <w:p w14:paraId="430C024D" w14:textId="195765D8" w:rsidR="004F4CB8" w:rsidRPr="001605E7" w:rsidRDefault="004F4CB8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63" w:type="dxa"/>
            <w:shd w:val="clear" w:color="auto" w:fill="D9D9D9" w:themeFill="background1" w:themeFillShade="D9"/>
            <w:vAlign w:val="center"/>
          </w:tcPr>
          <w:p w14:paraId="3EC10E60" w14:textId="48EAD9CC" w:rsidR="004F4CB8" w:rsidRPr="001605E7" w:rsidRDefault="004F4CB8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63" w:type="dxa"/>
            <w:shd w:val="clear" w:color="auto" w:fill="D9D9D9" w:themeFill="background1" w:themeFillShade="D9"/>
            <w:vAlign w:val="center"/>
          </w:tcPr>
          <w:p w14:paraId="0F5160E1" w14:textId="74B24823" w:rsidR="004F4CB8" w:rsidRPr="001605E7" w:rsidRDefault="004F4CB8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64" w:type="dxa"/>
            <w:vAlign w:val="center"/>
          </w:tcPr>
          <w:p w14:paraId="3FFE4FB6" w14:textId="76866F88" w:rsidR="004F4CB8" w:rsidRPr="001605E7" w:rsidRDefault="004F4CB8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R=W</w:t>
            </w:r>
          </w:p>
        </w:tc>
      </w:tr>
    </w:tbl>
    <w:p w14:paraId="437DF729" w14:textId="77777777" w:rsidR="00CE5B6F" w:rsidRPr="001605E7" w:rsidRDefault="00CE5B6F" w:rsidP="00155A42">
      <w:pPr>
        <w:pStyle w:val="11"/>
        <w:rPr>
          <w:rFonts w:eastAsiaTheme="minorHAnsi"/>
        </w:rPr>
      </w:pPr>
    </w:p>
    <w:tbl>
      <w:tblPr>
        <w:tblStyle w:val="af3"/>
        <w:tblW w:w="0" w:type="auto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680"/>
        <w:gridCol w:w="1247"/>
        <w:gridCol w:w="6521"/>
      </w:tblGrid>
      <w:tr w:rsidR="00CE5B6F" w:rsidRPr="00546234" w14:paraId="6CCA805D" w14:textId="77777777" w:rsidTr="001605E7">
        <w:trPr>
          <w:jc w:val="center"/>
        </w:trPr>
        <w:tc>
          <w:tcPr>
            <w:tcW w:w="680" w:type="dxa"/>
            <w:shd w:val="clear" w:color="auto" w:fill="EAE8DA"/>
          </w:tcPr>
          <w:p w14:paraId="527FC712" w14:textId="77777777" w:rsidR="00CE5B6F" w:rsidRPr="001605E7" w:rsidRDefault="00CE5B6F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Bit</w:t>
            </w:r>
          </w:p>
        </w:tc>
        <w:tc>
          <w:tcPr>
            <w:tcW w:w="1247" w:type="dxa"/>
            <w:shd w:val="clear" w:color="auto" w:fill="EAE8DA"/>
          </w:tcPr>
          <w:p w14:paraId="0B04DBF4" w14:textId="77777777" w:rsidR="00CE5B6F" w:rsidRPr="001605E7" w:rsidRDefault="00CE5B6F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Symbol</w:t>
            </w:r>
          </w:p>
        </w:tc>
        <w:tc>
          <w:tcPr>
            <w:tcW w:w="6521" w:type="dxa"/>
            <w:shd w:val="clear" w:color="auto" w:fill="EAE8DA"/>
          </w:tcPr>
          <w:p w14:paraId="5476CE05" w14:textId="77777777" w:rsidR="00CE5B6F" w:rsidRPr="001605E7" w:rsidRDefault="00CE5B6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Description</w:t>
            </w:r>
          </w:p>
        </w:tc>
      </w:tr>
      <w:tr w:rsidR="00CE5B6F" w:rsidRPr="00546234" w14:paraId="21E81408" w14:textId="77777777" w:rsidTr="001605E7">
        <w:trPr>
          <w:jc w:val="center"/>
        </w:trPr>
        <w:tc>
          <w:tcPr>
            <w:tcW w:w="680" w:type="dxa"/>
            <w:vAlign w:val="center"/>
          </w:tcPr>
          <w:p w14:paraId="2FAB54DD" w14:textId="14706C28" w:rsidR="00CE5B6F" w:rsidRPr="001605E7" w:rsidRDefault="00F74E42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[</w:t>
            </w:r>
            <w:r w:rsidR="00CE5B6F" w:rsidRPr="001605E7">
              <w:rPr>
                <w:rFonts w:eastAsiaTheme="minorHAnsi"/>
              </w:rPr>
              <w:t>7</w:t>
            </w:r>
            <w:r w:rsidRPr="001605E7">
              <w:rPr>
                <w:rFonts w:eastAsiaTheme="minorHAnsi"/>
              </w:rPr>
              <w:t>:1]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5AE37D79" w14:textId="11864D10" w:rsidR="00CE5B6F" w:rsidRPr="001605E7" w:rsidRDefault="00F74E42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6521" w:type="dxa"/>
          </w:tcPr>
          <w:p w14:paraId="645166F8" w14:textId="77777777" w:rsidR="00CE5B6F" w:rsidRPr="001605E7" w:rsidRDefault="00CE5B6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Reserved</w:t>
            </w:r>
          </w:p>
        </w:tc>
      </w:tr>
      <w:tr w:rsidR="00CE5B6F" w:rsidRPr="00546234" w14:paraId="36079EBD" w14:textId="77777777" w:rsidTr="001605E7">
        <w:trPr>
          <w:jc w:val="center"/>
        </w:trPr>
        <w:tc>
          <w:tcPr>
            <w:tcW w:w="680" w:type="dxa"/>
            <w:vAlign w:val="center"/>
          </w:tcPr>
          <w:p w14:paraId="4BE9E570" w14:textId="77777777" w:rsidR="00CE5B6F" w:rsidRPr="001605E7" w:rsidRDefault="00CE5B6F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6713D0E7" w14:textId="7881B3CC" w:rsidR="00CE5B6F" w:rsidRPr="001605E7" w:rsidRDefault="00C02B4B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WOL</w:t>
            </w:r>
          </w:p>
        </w:tc>
        <w:tc>
          <w:tcPr>
            <w:tcW w:w="6521" w:type="dxa"/>
          </w:tcPr>
          <w:p w14:paraId="7E42183D" w14:textId="22DB9232" w:rsidR="00CE5B6F" w:rsidRPr="001605E7" w:rsidRDefault="00C02B4B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WOL </w:t>
            </w:r>
            <w:r w:rsidR="00CE5B6F" w:rsidRPr="001605E7">
              <w:rPr>
                <w:rFonts w:eastAsiaTheme="minorHAnsi"/>
              </w:rPr>
              <w:t xml:space="preserve">MAGIC PACK Interrupt </w:t>
            </w:r>
            <w:r w:rsidR="002523E8" w:rsidRPr="001605E7">
              <w:rPr>
                <w:rFonts w:eastAsiaTheme="minorHAnsi"/>
              </w:rPr>
              <w:t>Mask</w:t>
            </w:r>
          </w:p>
          <w:p w14:paraId="48A8D2B2" w14:textId="5C845005" w:rsidR="002523E8" w:rsidRPr="001605E7" w:rsidRDefault="002523E8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1 : Enable </w:t>
            </w:r>
            <w:r w:rsidR="00C02B4B" w:rsidRPr="001605E7">
              <w:rPr>
                <w:rFonts w:eastAsiaTheme="minorHAnsi"/>
              </w:rPr>
              <w:t xml:space="preserve">WOL </w:t>
            </w:r>
            <w:r w:rsidRPr="001605E7">
              <w:rPr>
                <w:rFonts w:eastAsiaTheme="minorHAnsi"/>
              </w:rPr>
              <w:t>MAGIC PACK Interrupt</w:t>
            </w:r>
          </w:p>
          <w:p w14:paraId="0FA7DE4B" w14:textId="5AFEB112" w:rsidR="002523E8" w:rsidRPr="001605E7" w:rsidRDefault="002523E8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0 : Disable </w:t>
            </w:r>
            <w:r w:rsidR="00C02B4B" w:rsidRPr="001605E7">
              <w:rPr>
                <w:rFonts w:eastAsiaTheme="minorHAnsi"/>
              </w:rPr>
              <w:t xml:space="preserve">WOL </w:t>
            </w:r>
            <w:r w:rsidRPr="001605E7">
              <w:rPr>
                <w:rFonts w:eastAsiaTheme="minorHAnsi"/>
              </w:rPr>
              <w:t>MAGIC PACK Interrupt</w:t>
            </w:r>
          </w:p>
        </w:tc>
      </w:tr>
    </w:tbl>
    <w:p w14:paraId="5D619B0A" w14:textId="77777777" w:rsidR="00CE5B6F" w:rsidRPr="001605E7" w:rsidRDefault="00CE5B6F" w:rsidP="00155A42">
      <w:pPr>
        <w:pStyle w:val="11"/>
        <w:rPr>
          <w:rFonts w:eastAsiaTheme="minorHAnsi"/>
        </w:rPr>
      </w:pPr>
    </w:p>
    <w:p w14:paraId="0485BB6F" w14:textId="34EBB8A7" w:rsidR="00B8503D" w:rsidRPr="008C14F1" w:rsidRDefault="00DD12E3" w:rsidP="00E54C87">
      <w:pPr>
        <w:pStyle w:val="31"/>
      </w:pPr>
      <w:bookmarkStart w:id="397" w:name="_Toc483830036"/>
      <w:r w:rsidRPr="008C14F1">
        <w:t>PTIMER</w:t>
      </w:r>
      <w:r w:rsidR="00640B1B" w:rsidRPr="008C14F1">
        <w:t xml:space="preserve"> </w:t>
      </w:r>
      <w:r w:rsidR="00CE5B6F" w:rsidRPr="008C14F1">
        <w:t>(PPP Link Control Protocol Request Timer Register)</w:t>
      </w:r>
      <w:bookmarkEnd w:id="397"/>
    </w:p>
    <w:p w14:paraId="19743AE9" w14:textId="684706AC" w:rsidR="00DD12E3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CE5B6F" w:rsidRPr="001605E7">
        <w:rPr>
          <w:rFonts w:eastAsiaTheme="minorHAnsi"/>
        </w:rPr>
        <w:t>R</w:t>
      </w:r>
      <w:r w:rsidR="00570070" w:rsidRPr="001605E7">
        <w:rPr>
          <w:rFonts w:eastAsiaTheme="minorHAnsi"/>
        </w:rPr>
        <w:t>=</w:t>
      </w:r>
      <w:r w:rsidR="00CE5B6F" w:rsidRPr="001605E7">
        <w:rPr>
          <w:rFonts w:eastAsiaTheme="minorHAnsi"/>
        </w:rPr>
        <w:t>W] [0x0028] [</w:t>
      </w:r>
      <w:r w:rsidR="003638E6" w:rsidRPr="001605E7">
        <w:rPr>
          <w:rFonts w:eastAsiaTheme="minorHAnsi"/>
        </w:rPr>
        <w:t>0x28</w:t>
      </w:r>
      <w:r w:rsidR="00CE5B6F" w:rsidRPr="001605E7">
        <w:rPr>
          <w:rFonts w:eastAsiaTheme="minorHAnsi"/>
        </w:rPr>
        <w:t>]</w:t>
      </w:r>
    </w:p>
    <w:p w14:paraId="7FD08585" w14:textId="77777777" w:rsidR="00D73E00" w:rsidRPr="001605E7" w:rsidRDefault="00521341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PTIMER</w:t>
      </w:r>
      <w:r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LCP echo request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보내는</w:t>
      </w:r>
      <w:r w:rsidRPr="001605E7">
        <w:rPr>
          <w:rFonts w:eastAsiaTheme="minorHAnsi"/>
        </w:rPr>
        <w:t xml:space="preserve"> </w:t>
      </w:r>
      <w:r w:rsidR="00C02B4B" w:rsidRPr="001605E7">
        <w:rPr>
          <w:rFonts w:eastAsiaTheme="minorHAnsi" w:hint="eastAsia"/>
        </w:rPr>
        <w:t>주기를</w:t>
      </w:r>
      <w:r w:rsidRPr="001605E7">
        <w:rPr>
          <w:rFonts w:eastAsiaTheme="minorHAnsi"/>
        </w:rPr>
        <w:t xml:space="preserve"> </w:t>
      </w:r>
      <w:r w:rsidR="00C02B4B" w:rsidRPr="001605E7">
        <w:rPr>
          <w:rFonts w:eastAsiaTheme="minorHAnsi" w:hint="eastAsia"/>
        </w:rPr>
        <w:t>설정한</w:t>
      </w:r>
      <w:r w:rsidRPr="001605E7">
        <w:rPr>
          <w:rFonts w:eastAsiaTheme="minorHAnsi" w:hint="eastAsia"/>
        </w:rPr>
        <w:t>다</w:t>
      </w:r>
      <w:r w:rsidRPr="001605E7">
        <w:rPr>
          <w:rFonts w:eastAsiaTheme="minorHAnsi"/>
        </w:rPr>
        <w:t>.</w:t>
      </w:r>
    </w:p>
    <w:p w14:paraId="1B04CF38" w14:textId="07D7E69B" w:rsidR="00521341" w:rsidRPr="001605E7" w:rsidRDefault="00C02B4B" w:rsidP="00155A42">
      <w:pPr>
        <w:pStyle w:val="11"/>
        <w:rPr>
          <w:rFonts w:eastAsiaTheme="minorHAnsi"/>
        </w:rPr>
      </w:pPr>
      <w:r w:rsidRPr="001605E7">
        <w:rPr>
          <w:rFonts w:eastAsiaTheme="minorHAnsi" w:hint="eastAsia"/>
        </w:rPr>
        <w:t>단위는</w:t>
      </w:r>
      <w:r w:rsidR="00521341" w:rsidRPr="001605E7">
        <w:rPr>
          <w:rFonts w:eastAsiaTheme="minorHAnsi"/>
        </w:rPr>
        <w:t xml:space="preserve"> 25ms</w:t>
      </w:r>
      <w:r w:rsidRPr="001605E7">
        <w:rPr>
          <w:rFonts w:eastAsiaTheme="minorHAnsi" w:hint="eastAsia"/>
        </w:rPr>
        <w:t>이</w:t>
      </w:r>
      <w:r w:rsidR="00521341" w:rsidRPr="001605E7">
        <w:rPr>
          <w:rFonts w:eastAsiaTheme="minorHAnsi" w:hint="eastAsia"/>
        </w:rPr>
        <w:t>다</w:t>
      </w:r>
      <w:r w:rsidR="00521341" w:rsidRPr="001605E7">
        <w:rPr>
          <w:rFonts w:eastAsiaTheme="minorHAnsi"/>
        </w:rPr>
        <w:t>.</w:t>
      </w:r>
    </w:p>
    <w:p w14:paraId="228E5144" w14:textId="77777777" w:rsidR="00521341" w:rsidRPr="001605E7" w:rsidRDefault="00521341" w:rsidP="00155A42">
      <w:pPr>
        <w:pStyle w:val="11"/>
        <w:rPr>
          <w:rFonts w:eastAsiaTheme="minorHAnsi"/>
        </w:rPr>
      </w:pPr>
    </w:p>
    <w:p w14:paraId="48D060D7" w14:textId="0C174FE8" w:rsidR="00521341" w:rsidRPr="001605E7" w:rsidRDefault="00521341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 xml:space="preserve">Ex) PTIMER </w:t>
      </w:r>
      <w:r w:rsidR="00350C3B" w:rsidRPr="001605E7">
        <w:rPr>
          <w:rFonts w:eastAsiaTheme="minorHAnsi"/>
        </w:rPr>
        <w:t>=</w:t>
      </w:r>
      <w:r w:rsidRPr="001605E7">
        <w:rPr>
          <w:rFonts w:eastAsiaTheme="minorHAnsi"/>
        </w:rPr>
        <w:t xml:space="preserve"> </w:t>
      </w:r>
      <w:r w:rsidR="00350C3B" w:rsidRPr="001605E7">
        <w:rPr>
          <w:rFonts w:eastAsiaTheme="minorHAnsi"/>
        </w:rPr>
        <w:t>200</w:t>
      </w:r>
      <w:r w:rsidR="00DE32B6" w:rsidRPr="001605E7">
        <w:rPr>
          <w:rFonts w:eastAsiaTheme="minorHAnsi"/>
        </w:rPr>
        <w:t xml:space="preserve"> (0xC8</w:t>
      </w:r>
      <w:r w:rsidR="00350C3B" w:rsidRPr="001605E7">
        <w:rPr>
          <w:rFonts w:eastAsiaTheme="minorHAnsi"/>
        </w:rPr>
        <w:t>),</w:t>
      </w:r>
    </w:p>
    <w:p w14:paraId="7D1FE85A" w14:textId="1AE6BC4A" w:rsidR="00521341" w:rsidRPr="001605E7" w:rsidRDefault="00DE32B6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 xml:space="preserve">200 * 25ms = </w:t>
      </w:r>
      <w:r w:rsidR="00521341" w:rsidRPr="001605E7">
        <w:rPr>
          <w:rFonts w:eastAsiaTheme="minorHAnsi"/>
        </w:rPr>
        <w:t>5</w:t>
      </w:r>
      <w:r w:rsidRPr="001605E7">
        <w:rPr>
          <w:rFonts w:eastAsiaTheme="minorHAnsi"/>
        </w:rPr>
        <w:t>s</w:t>
      </w:r>
    </w:p>
    <w:p w14:paraId="4C21B324" w14:textId="77777777" w:rsidR="00CE5B6F" w:rsidRPr="001605E7" w:rsidRDefault="00CE5B6F" w:rsidP="00155A42">
      <w:pPr>
        <w:pStyle w:val="11"/>
        <w:rPr>
          <w:rFonts w:eastAsiaTheme="minorHAnsi"/>
        </w:rPr>
      </w:pPr>
    </w:p>
    <w:p w14:paraId="43E23C07" w14:textId="5A08BED6" w:rsidR="00B8503D" w:rsidRPr="008C14F1" w:rsidRDefault="00DD12E3" w:rsidP="00E54C87">
      <w:pPr>
        <w:pStyle w:val="31"/>
      </w:pPr>
      <w:bookmarkStart w:id="398" w:name="_Toc483830037"/>
      <w:r w:rsidRPr="008C14F1">
        <w:t>PMAGIC</w:t>
      </w:r>
      <w:r w:rsidR="00640B1B" w:rsidRPr="008C14F1">
        <w:t xml:space="preserve"> </w:t>
      </w:r>
      <w:r w:rsidR="00CE5B6F" w:rsidRPr="008C14F1">
        <w:t>(PPP Link Control Protocol Magic number Register)</w:t>
      </w:r>
      <w:bookmarkEnd w:id="398"/>
    </w:p>
    <w:p w14:paraId="5925AB1D" w14:textId="00B66DED" w:rsidR="00DD12E3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CE5B6F" w:rsidRPr="001605E7">
        <w:rPr>
          <w:rFonts w:eastAsiaTheme="minorHAnsi"/>
        </w:rPr>
        <w:t>R</w:t>
      </w:r>
      <w:r w:rsidR="00570070" w:rsidRPr="001605E7">
        <w:rPr>
          <w:rFonts w:eastAsiaTheme="minorHAnsi"/>
        </w:rPr>
        <w:t>=</w:t>
      </w:r>
      <w:r w:rsidR="00CE5B6F" w:rsidRPr="001605E7">
        <w:rPr>
          <w:rFonts w:eastAsiaTheme="minorHAnsi"/>
        </w:rPr>
        <w:t>W] [0x0029] [</w:t>
      </w:r>
      <w:r w:rsidR="003638E6" w:rsidRPr="001605E7">
        <w:rPr>
          <w:rFonts w:eastAsiaTheme="minorHAnsi"/>
        </w:rPr>
        <w:t>0x00</w:t>
      </w:r>
      <w:r w:rsidR="00CE5B6F" w:rsidRPr="001605E7">
        <w:rPr>
          <w:rFonts w:eastAsiaTheme="minorHAnsi"/>
        </w:rPr>
        <w:t>]</w:t>
      </w:r>
    </w:p>
    <w:p w14:paraId="152257D2" w14:textId="27FE1FCC" w:rsidR="00521341" w:rsidRPr="001605E7" w:rsidRDefault="00521341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PMAGIC</w:t>
      </w:r>
      <w:r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LCP </w:t>
      </w:r>
      <w:r w:rsidR="000E53DC" w:rsidRPr="001605E7">
        <w:rPr>
          <w:rFonts w:eastAsiaTheme="minorHAnsi"/>
        </w:rPr>
        <w:t>negotiation Packet</w:t>
      </w:r>
      <w:r w:rsidR="000E53DC" w:rsidRPr="001605E7">
        <w:rPr>
          <w:rFonts w:eastAsiaTheme="minorHAnsi" w:hint="eastAsia"/>
        </w:rPr>
        <w:t>에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사용될</w:t>
      </w:r>
      <w:r w:rsidRPr="001605E7">
        <w:rPr>
          <w:rFonts w:eastAsiaTheme="minorHAnsi"/>
        </w:rPr>
        <w:t xml:space="preserve"> 4byte Magic number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값을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설정한다</w:t>
      </w:r>
      <w:r w:rsidRPr="001605E7">
        <w:rPr>
          <w:rFonts w:eastAsiaTheme="minorHAnsi"/>
        </w:rPr>
        <w:t>.</w:t>
      </w:r>
    </w:p>
    <w:p w14:paraId="618FD66C" w14:textId="77777777" w:rsidR="00521341" w:rsidRPr="001605E7" w:rsidRDefault="00521341" w:rsidP="00155A42">
      <w:pPr>
        <w:pStyle w:val="17"/>
        <w:rPr>
          <w:rFonts w:eastAsiaTheme="minorHAnsi"/>
        </w:rPr>
      </w:pPr>
    </w:p>
    <w:p w14:paraId="6621E3D8" w14:textId="6E962A60" w:rsidR="00521341" w:rsidRPr="001605E7" w:rsidRDefault="00521341" w:rsidP="00155A42">
      <w:pPr>
        <w:pStyle w:val="17"/>
        <w:rPr>
          <w:rFonts w:eastAsiaTheme="minorHAnsi"/>
        </w:rPr>
      </w:pPr>
      <w:r w:rsidRPr="001605E7">
        <w:rPr>
          <w:rFonts w:eastAsiaTheme="minorHAnsi"/>
          <w:b/>
        </w:rPr>
        <w:t>Ex)</w:t>
      </w:r>
      <w:r w:rsidRPr="001605E7">
        <w:rPr>
          <w:rFonts w:eastAsiaTheme="minorHAnsi"/>
        </w:rPr>
        <w:t xml:space="preserve"> PMAGIC = 0x01</w:t>
      </w:r>
      <w:r w:rsidR="00350C3B" w:rsidRPr="001605E7">
        <w:rPr>
          <w:rFonts w:eastAsiaTheme="minorHAnsi"/>
        </w:rPr>
        <w:t>,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980"/>
      </w:tblGrid>
      <w:tr w:rsidR="00521341" w:rsidRPr="00546234" w14:paraId="461EB7CE" w14:textId="77777777" w:rsidTr="001605E7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3D2EC3EA" w14:textId="18C96BFB" w:rsidR="00521341" w:rsidRPr="00E01E81" w:rsidRDefault="008C25B1">
            <w:pPr>
              <w:ind w:right="200"/>
              <w:jc w:val="center"/>
              <w:rPr>
                <w:rFonts w:ascii="Trebuchet MS" w:eastAsiaTheme="minorHAnsi" w:hAnsi="Trebuchet MS" w:cs="Arial"/>
                <w:szCs w:val="20"/>
              </w:rPr>
            </w:pPr>
            <w:r w:rsidRPr="00E01E81">
              <w:rPr>
                <w:rFonts w:ascii="Trebuchet MS" w:eastAsiaTheme="minorHAnsi" w:hAnsi="Trebuchet MS" w:cs="Arial"/>
                <w:szCs w:val="20"/>
              </w:rPr>
              <w:t>PMAGIC(</w:t>
            </w:r>
            <w:r w:rsidR="00521341" w:rsidRPr="00E01E81">
              <w:rPr>
                <w:rFonts w:ascii="Trebuchet MS" w:eastAsiaTheme="minorHAnsi" w:hAnsi="Trebuchet MS" w:cs="Arial"/>
                <w:szCs w:val="20"/>
              </w:rPr>
              <w:t>0x00</w:t>
            </w:r>
            <w:r w:rsidR="003638E6" w:rsidRPr="00E01E81">
              <w:rPr>
                <w:rFonts w:ascii="Trebuchet MS" w:eastAsiaTheme="minorHAnsi" w:hAnsi="Trebuchet MS" w:cs="Arial"/>
                <w:szCs w:val="20"/>
              </w:rPr>
              <w:t>29</w:t>
            </w:r>
            <w:r w:rsidRPr="00E01E81">
              <w:rPr>
                <w:rFonts w:ascii="Trebuchet MS" w:eastAsiaTheme="minorHAnsi" w:hAnsi="Trebuchet MS" w:cs="Arial"/>
                <w:szCs w:val="20"/>
              </w:rPr>
              <w:t>)</w:t>
            </w:r>
          </w:p>
        </w:tc>
      </w:tr>
      <w:tr w:rsidR="00521341" w:rsidRPr="00546234" w14:paraId="3E2387E8" w14:textId="77777777" w:rsidTr="001605E7">
        <w:trPr>
          <w:jc w:val="center"/>
        </w:trPr>
        <w:tc>
          <w:tcPr>
            <w:tcW w:w="1980" w:type="dxa"/>
            <w:vAlign w:val="center"/>
          </w:tcPr>
          <w:p w14:paraId="237E44D6" w14:textId="77777777" w:rsidR="00521341" w:rsidRPr="00E01E81" w:rsidRDefault="00521341">
            <w:pPr>
              <w:ind w:right="200"/>
              <w:jc w:val="center"/>
              <w:rPr>
                <w:rFonts w:ascii="Trebuchet MS" w:eastAsiaTheme="minorHAnsi" w:hAnsi="Trebuchet MS" w:cs="Arial"/>
                <w:szCs w:val="20"/>
              </w:rPr>
            </w:pPr>
            <w:r w:rsidRPr="00E01E81">
              <w:rPr>
                <w:rFonts w:ascii="Trebuchet MS" w:eastAsiaTheme="minorHAnsi" w:hAnsi="Trebuchet MS" w:cs="Arial"/>
                <w:szCs w:val="20"/>
              </w:rPr>
              <w:t>0x01</w:t>
            </w:r>
          </w:p>
        </w:tc>
      </w:tr>
    </w:tbl>
    <w:p w14:paraId="742191AA" w14:textId="77777777" w:rsidR="00521341" w:rsidRPr="00E01E81" w:rsidRDefault="00521341" w:rsidP="00521341">
      <w:pPr>
        <w:pStyle w:val="a9"/>
        <w:jc w:val="center"/>
      </w:pPr>
      <w:r w:rsidRPr="00E01E81">
        <w:t xml:space="preserve">   LCP Magic number = 0x01010101</w:t>
      </w:r>
    </w:p>
    <w:p w14:paraId="46DE246A" w14:textId="77777777" w:rsidR="00CE5B6F" w:rsidRPr="001605E7" w:rsidRDefault="00CE5B6F" w:rsidP="00155A42">
      <w:pPr>
        <w:pStyle w:val="11"/>
        <w:rPr>
          <w:rFonts w:eastAsiaTheme="minorHAnsi"/>
        </w:rPr>
      </w:pPr>
    </w:p>
    <w:p w14:paraId="5327C183" w14:textId="77777777" w:rsidR="00521341" w:rsidRPr="001605E7" w:rsidRDefault="00521341" w:rsidP="00155A42">
      <w:pPr>
        <w:pStyle w:val="11"/>
        <w:rPr>
          <w:rFonts w:eastAsiaTheme="minorHAnsi"/>
        </w:rPr>
      </w:pPr>
    </w:p>
    <w:p w14:paraId="3737919C" w14:textId="05478E1F" w:rsidR="00B8503D" w:rsidRPr="008C14F1" w:rsidRDefault="00DD12E3" w:rsidP="00E54C87">
      <w:pPr>
        <w:pStyle w:val="31"/>
      </w:pPr>
      <w:bookmarkStart w:id="399" w:name="_Toc483830038"/>
      <w:r w:rsidRPr="008C14F1">
        <w:t>UIPR</w:t>
      </w:r>
      <w:r w:rsidR="00640B1B" w:rsidRPr="008C14F1">
        <w:t xml:space="preserve"> </w:t>
      </w:r>
      <w:r w:rsidR="00CE5B6F" w:rsidRPr="008C14F1">
        <w:t>(Unreachable IP Address Register)</w:t>
      </w:r>
      <w:bookmarkEnd w:id="399"/>
    </w:p>
    <w:p w14:paraId="69D9F166" w14:textId="4AEE1F6B" w:rsidR="00DD12E3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D73E00" w:rsidRPr="001605E7">
        <w:rPr>
          <w:rFonts w:eastAsiaTheme="minorHAnsi"/>
        </w:rPr>
        <w:t>R</w:t>
      </w:r>
      <w:r w:rsidR="0049364B" w:rsidRPr="001605E7">
        <w:rPr>
          <w:rFonts w:eastAsiaTheme="minorHAnsi"/>
        </w:rPr>
        <w:t>O]</w:t>
      </w:r>
      <w:r w:rsidR="00CE5B6F" w:rsidRPr="001605E7">
        <w:rPr>
          <w:rFonts w:eastAsiaTheme="minorHAnsi"/>
        </w:rPr>
        <w:t xml:space="preserve"> [0x002A-0x002D] [0x0</w:t>
      </w:r>
      <w:r w:rsidR="00C043AD" w:rsidRPr="001605E7">
        <w:rPr>
          <w:rFonts w:eastAsiaTheme="minorHAnsi"/>
        </w:rPr>
        <w:t>00</w:t>
      </w:r>
      <w:r w:rsidR="00CE5B6F" w:rsidRPr="001605E7">
        <w:rPr>
          <w:rFonts w:eastAsiaTheme="minorHAnsi"/>
        </w:rPr>
        <w:t>0]</w:t>
      </w:r>
    </w:p>
    <w:p w14:paraId="1F967567" w14:textId="4C376E77" w:rsidR="000E53DC" w:rsidRPr="001605E7" w:rsidRDefault="00C30479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UIPR</w:t>
      </w:r>
      <w:r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</w:t>
      </w:r>
      <w:r w:rsidR="00546AE8" w:rsidRPr="001605E7">
        <w:rPr>
          <w:rFonts w:eastAsiaTheme="minorHAnsi"/>
        </w:rPr>
        <w:t xml:space="preserve">Unreachable </w:t>
      </w:r>
      <w:r w:rsidR="000E53DC" w:rsidRPr="001605E7">
        <w:rPr>
          <w:rFonts w:eastAsiaTheme="minorHAnsi"/>
        </w:rPr>
        <w:t>Packet</w:t>
      </w:r>
      <w:r w:rsidR="000E53DC" w:rsidRPr="001605E7">
        <w:rPr>
          <w:rFonts w:eastAsiaTheme="minorHAnsi" w:hint="eastAsia"/>
        </w:rPr>
        <w:t>을</w:t>
      </w:r>
      <w:r w:rsidR="000E53DC" w:rsidRPr="001605E7">
        <w:rPr>
          <w:rFonts w:eastAsiaTheme="minorHAnsi"/>
        </w:rPr>
        <w:t xml:space="preserve"> </w:t>
      </w:r>
      <w:r w:rsidR="000E53DC" w:rsidRPr="001605E7">
        <w:rPr>
          <w:rFonts w:eastAsiaTheme="minorHAnsi" w:hint="eastAsia"/>
        </w:rPr>
        <w:t>수신</w:t>
      </w:r>
      <w:r w:rsidR="000E53DC" w:rsidRPr="001605E7">
        <w:rPr>
          <w:rFonts w:eastAsiaTheme="minorHAnsi"/>
        </w:rPr>
        <w:t xml:space="preserve"> </w:t>
      </w:r>
      <w:r w:rsidR="000E53DC" w:rsidRPr="001605E7">
        <w:rPr>
          <w:rFonts w:eastAsiaTheme="minorHAnsi" w:hint="eastAsia"/>
        </w:rPr>
        <w:t>했을</w:t>
      </w:r>
      <w:r w:rsidR="00546AE8" w:rsidRPr="001605E7">
        <w:rPr>
          <w:rFonts w:eastAsiaTheme="minorHAnsi"/>
        </w:rPr>
        <w:t xml:space="preserve"> </w:t>
      </w:r>
      <w:r w:rsidR="00546AE8" w:rsidRPr="001605E7">
        <w:rPr>
          <w:rFonts w:eastAsiaTheme="minorHAnsi" w:hint="eastAsia"/>
        </w:rPr>
        <w:t>때</w:t>
      </w:r>
      <w:r w:rsidR="00546AE8" w:rsidRPr="001605E7">
        <w:rPr>
          <w:rFonts w:eastAsiaTheme="minorHAnsi"/>
        </w:rPr>
        <w:t xml:space="preserve">(IR[UNR] = </w:t>
      </w:r>
      <w:r w:rsidR="00C043AD" w:rsidRPr="001605E7">
        <w:rPr>
          <w:rFonts w:eastAsiaTheme="minorHAnsi"/>
        </w:rPr>
        <w:t>‘</w:t>
      </w:r>
      <w:r w:rsidR="00546AE8" w:rsidRPr="001605E7">
        <w:rPr>
          <w:rFonts w:eastAsiaTheme="minorHAnsi"/>
        </w:rPr>
        <w:t>1</w:t>
      </w:r>
      <w:r w:rsidR="00C043AD" w:rsidRPr="001605E7">
        <w:rPr>
          <w:rFonts w:eastAsiaTheme="minorHAnsi"/>
        </w:rPr>
        <w:t>’</w:t>
      </w:r>
      <w:r w:rsidR="00546AE8" w:rsidRPr="001605E7">
        <w:rPr>
          <w:rFonts w:eastAsiaTheme="minorHAnsi"/>
        </w:rPr>
        <w:t>),</w:t>
      </w:r>
      <w:r w:rsidR="000E53DC" w:rsidRPr="001605E7">
        <w:rPr>
          <w:rFonts w:eastAsiaTheme="minorHAnsi"/>
        </w:rPr>
        <w:t xml:space="preserve"> </w:t>
      </w:r>
      <w:r w:rsidR="00546AE8" w:rsidRPr="001605E7">
        <w:rPr>
          <w:rFonts w:eastAsiaTheme="minorHAnsi" w:hint="eastAsia"/>
        </w:rPr>
        <w:t>수신한</w:t>
      </w:r>
      <w:r w:rsidR="00546AE8" w:rsidRPr="001605E7">
        <w:rPr>
          <w:rFonts w:eastAsiaTheme="minorHAnsi"/>
        </w:rPr>
        <w:t xml:space="preserve"> </w:t>
      </w:r>
      <w:r w:rsidR="000E53DC" w:rsidRPr="001605E7">
        <w:rPr>
          <w:rFonts w:eastAsiaTheme="minorHAnsi"/>
        </w:rPr>
        <w:t>Packet</w:t>
      </w:r>
      <w:r w:rsidR="000E53DC" w:rsidRPr="001605E7">
        <w:rPr>
          <w:rFonts w:eastAsiaTheme="minorHAnsi" w:hint="eastAsia"/>
        </w:rPr>
        <w:t>의</w:t>
      </w:r>
      <w:r w:rsidR="000E53DC" w:rsidRPr="001605E7">
        <w:rPr>
          <w:rFonts w:eastAsiaTheme="minorHAnsi"/>
        </w:rPr>
        <w:t xml:space="preserve"> IP Address</w:t>
      </w:r>
      <w:r w:rsidR="000E53DC" w:rsidRPr="001605E7">
        <w:rPr>
          <w:rFonts w:eastAsiaTheme="minorHAnsi" w:hint="eastAsia"/>
        </w:rPr>
        <w:t>가</w:t>
      </w:r>
      <w:r w:rsidR="000E53DC" w:rsidRPr="001605E7">
        <w:rPr>
          <w:rFonts w:eastAsiaTheme="minorHAnsi"/>
        </w:rPr>
        <w:t xml:space="preserve"> </w:t>
      </w:r>
      <w:r w:rsidR="000E53DC" w:rsidRPr="001605E7">
        <w:rPr>
          <w:rFonts w:eastAsiaTheme="minorHAnsi" w:hint="eastAsia"/>
        </w:rPr>
        <w:t>저장된다</w:t>
      </w:r>
      <w:r w:rsidR="000E53DC" w:rsidRPr="001605E7">
        <w:rPr>
          <w:rFonts w:eastAsiaTheme="minorHAnsi"/>
        </w:rPr>
        <w:t>.</w:t>
      </w:r>
    </w:p>
    <w:p w14:paraId="61FCDED9" w14:textId="77777777" w:rsidR="000E53DC" w:rsidRPr="001605E7" w:rsidRDefault="000E53DC" w:rsidP="00155A42">
      <w:pPr>
        <w:pStyle w:val="11"/>
        <w:rPr>
          <w:rFonts w:eastAsiaTheme="minorHAnsi"/>
        </w:rPr>
      </w:pPr>
    </w:p>
    <w:p w14:paraId="4C9F73EC" w14:textId="20D222A6" w:rsidR="0068123E" w:rsidRPr="001605E7" w:rsidRDefault="0068123E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 xml:space="preserve">Ex) </w:t>
      </w:r>
      <w:r w:rsidR="00DE32B6" w:rsidRPr="001605E7">
        <w:rPr>
          <w:rFonts w:eastAsiaTheme="minorHAnsi"/>
        </w:rPr>
        <w:t xml:space="preserve">UIPR = </w:t>
      </w:r>
      <w:r w:rsidRPr="001605E7">
        <w:rPr>
          <w:rFonts w:eastAsiaTheme="minorHAnsi"/>
        </w:rPr>
        <w:t>“192.169.0.21”</w:t>
      </w:r>
      <w:r w:rsidR="00350C3B" w:rsidRPr="001605E7">
        <w:rPr>
          <w:rFonts w:eastAsiaTheme="minorHAnsi"/>
        </w:rPr>
        <w:t>,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1670"/>
        <w:gridCol w:w="1671"/>
        <w:gridCol w:w="1670"/>
        <w:gridCol w:w="1671"/>
      </w:tblGrid>
      <w:tr w:rsidR="0068123E" w:rsidRPr="00546234" w14:paraId="44DD6320" w14:textId="77777777" w:rsidTr="001605E7">
        <w:trPr>
          <w:jc w:val="center"/>
        </w:trPr>
        <w:tc>
          <w:tcPr>
            <w:tcW w:w="1670" w:type="dxa"/>
            <w:vAlign w:val="center"/>
          </w:tcPr>
          <w:p w14:paraId="1C2F125B" w14:textId="12346042" w:rsidR="0068123E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UIPR0(</w:t>
            </w:r>
            <w:r w:rsidR="0068123E" w:rsidRPr="001605E7">
              <w:rPr>
                <w:rFonts w:eastAsiaTheme="minorHAnsi"/>
              </w:rPr>
              <w:t>0x002A</w:t>
            </w:r>
            <w:r w:rsidRPr="001605E7">
              <w:rPr>
                <w:rFonts w:eastAsiaTheme="minorHAnsi"/>
              </w:rPr>
              <w:t>)</w:t>
            </w:r>
          </w:p>
        </w:tc>
        <w:tc>
          <w:tcPr>
            <w:tcW w:w="1671" w:type="dxa"/>
            <w:vAlign w:val="center"/>
          </w:tcPr>
          <w:p w14:paraId="54DFFCEE" w14:textId="5CB16215" w:rsidR="0068123E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UIPR1(</w:t>
            </w:r>
            <w:r w:rsidR="0068123E" w:rsidRPr="001605E7">
              <w:rPr>
                <w:rFonts w:eastAsiaTheme="minorHAnsi"/>
              </w:rPr>
              <w:t>0x002B</w:t>
            </w:r>
            <w:r w:rsidRPr="001605E7">
              <w:rPr>
                <w:rFonts w:eastAsiaTheme="minorHAnsi"/>
              </w:rPr>
              <w:t>)</w:t>
            </w:r>
          </w:p>
        </w:tc>
        <w:tc>
          <w:tcPr>
            <w:tcW w:w="1670" w:type="dxa"/>
            <w:vAlign w:val="center"/>
          </w:tcPr>
          <w:p w14:paraId="2FF7286E" w14:textId="79351CF8" w:rsidR="0068123E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UIPR2(</w:t>
            </w:r>
            <w:r w:rsidR="0068123E" w:rsidRPr="001605E7">
              <w:rPr>
                <w:rFonts w:eastAsiaTheme="minorHAnsi"/>
              </w:rPr>
              <w:t>0x002C</w:t>
            </w:r>
            <w:r w:rsidRPr="001605E7">
              <w:rPr>
                <w:rFonts w:eastAsiaTheme="minorHAnsi"/>
              </w:rPr>
              <w:t>)</w:t>
            </w:r>
          </w:p>
        </w:tc>
        <w:tc>
          <w:tcPr>
            <w:tcW w:w="1671" w:type="dxa"/>
            <w:vAlign w:val="center"/>
          </w:tcPr>
          <w:p w14:paraId="37D6C201" w14:textId="32C35865" w:rsidR="0068123E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UIPR3(</w:t>
            </w:r>
            <w:r w:rsidR="0068123E" w:rsidRPr="001605E7">
              <w:rPr>
                <w:rFonts w:eastAsiaTheme="minorHAnsi"/>
              </w:rPr>
              <w:t>0x002D</w:t>
            </w:r>
            <w:r w:rsidRPr="001605E7">
              <w:rPr>
                <w:rFonts w:eastAsiaTheme="minorHAnsi"/>
              </w:rPr>
              <w:t>)</w:t>
            </w:r>
          </w:p>
        </w:tc>
      </w:tr>
      <w:tr w:rsidR="0068123E" w:rsidRPr="00546234" w14:paraId="5ABD11B9" w14:textId="77777777" w:rsidTr="001605E7">
        <w:trPr>
          <w:jc w:val="center"/>
        </w:trPr>
        <w:tc>
          <w:tcPr>
            <w:tcW w:w="1670" w:type="dxa"/>
            <w:vAlign w:val="center"/>
          </w:tcPr>
          <w:p w14:paraId="7C309664" w14:textId="77777777" w:rsidR="0068123E" w:rsidRPr="001605E7" w:rsidRDefault="0068123E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192(0xC0)</w:t>
            </w:r>
          </w:p>
        </w:tc>
        <w:tc>
          <w:tcPr>
            <w:tcW w:w="1671" w:type="dxa"/>
            <w:vAlign w:val="center"/>
          </w:tcPr>
          <w:p w14:paraId="6F067D60" w14:textId="77777777" w:rsidR="0068123E" w:rsidRPr="001605E7" w:rsidRDefault="0068123E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168(0xA8)</w:t>
            </w:r>
          </w:p>
        </w:tc>
        <w:tc>
          <w:tcPr>
            <w:tcW w:w="1670" w:type="dxa"/>
            <w:vAlign w:val="center"/>
          </w:tcPr>
          <w:p w14:paraId="6704C03D" w14:textId="77777777" w:rsidR="0068123E" w:rsidRPr="001605E7" w:rsidRDefault="0068123E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0(0x00)</w:t>
            </w:r>
          </w:p>
        </w:tc>
        <w:tc>
          <w:tcPr>
            <w:tcW w:w="1671" w:type="dxa"/>
            <w:vAlign w:val="center"/>
          </w:tcPr>
          <w:p w14:paraId="3C4FC172" w14:textId="77777777" w:rsidR="0068123E" w:rsidRPr="001605E7" w:rsidRDefault="0068123E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21(0x15)</w:t>
            </w:r>
          </w:p>
        </w:tc>
      </w:tr>
    </w:tbl>
    <w:p w14:paraId="225DC1D9" w14:textId="77777777" w:rsidR="00CE5B6F" w:rsidRPr="001605E7" w:rsidRDefault="00CE5B6F" w:rsidP="00155A42">
      <w:pPr>
        <w:pStyle w:val="11"/>
        <w:rPr>
          <w:rFonts w:eastAsiaTheme="minorHAnsi"/>
        </w:rPr>
      </w:pPr>
    </w:p>
    <w:p w14:paraId="01E25AEE" w14:textId="7FC35055" w:rsidR="00B8503D" w:rsidRPr="008C14F1" w:rsidRDefault="00DD12E3" w:rsidP="00E54C87">
      <w:pPr>
        <w:pStyle w:val="31"/>
      </w:pPr>
      <w:bookmarkStart w:id="400" w:name="_Toc483830039"/>
      <w:r w:rsidRPr="008C14F1">
        <w:t>UPORTR</w:t>
      </w:r>
      <w:r w:rsidR="00640B1B" w:rsidRPr="008C14F1">
        <w:t xml:space="preserve"> </w:t>
      </w:r>
      <w:r w:rsidR="00CE5B6F" w:rsidRPr="008C14F1">
        <w:t>(Unreachable Port</w:t>
      </w:r>
      <w:r w:rsidR="0068123E" w:rsidRPr="008C14F1">
        <w:t xml:space="preserve"> Register</w:t>
      </w:r>
      <w:r w:rsidR="00CE5B6F" w:rsidRPr="008C14F1">
        <w:t>)</w:t>
      </w:r>
      <w:bookmarkEnd w:id="400"/>
    </w:p>
    <w:p w14:paraId="63C71FAB" w14:textId="1BC0B50B" w:rsidR="00811166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49364B" w:rsidRPr="001605E7">
        <w:rPr>
          <w:rFonts w:eastAsiaTheme="minorHAnsi"/>
        </w:rPr>
        <w:t>RO]</w:t>
      </w:r>
      <w:r w:rsidR="0068123E" w:rsidRPr="001605E7">
        <w:rPr>
          <w:rFonts w:eastAsiaTheme="minorHAnsi"/>
        </w:rPr>
        <w:t xml:space="preserve"> [0x002E-0x002F] [0x</w:t>
      </w:r>
      <w:r w:rsidR="00C043AD" w:rsidRPr="001605E7">
        <w:rPr>
          <w:rFonts w:eastAsiaTheme="minorHAnsi"/>
        </w:rPr>
        <w:t>00</w:t>
      </w:r>
      <w:r w:rsidR="0068123E" w:rsidRPr="001605E7">
        <w:rPr>
          <w:rFonts w:eastAsiaTheme="minorHAnsi"/>
        </w:rPr>
        <w:t>00]</w:t>
      </w:r>
    </w:p>
    <w:p w14:paraId="5E086F53" w14:textId="54B5AC9F" w:rsidR="00546AE8" w:rsidRPr="001605E7" w:rsidRDefault="00546AE8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UPORTR</w:t>
      </w:r>
      <w:r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Unreachable Packet</w:t>
      </w:r>
      <w:r w:rsidRPr="001605E7">
        <w:rPr>
          <w:rFonts w:eastAsiaTheme="minorHAnsi" w:hint="eastAsia"/>
        </w:rPr>
        <w:t>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수신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했을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때</w:t>
      </w:r>
      <w:r w:rsidRPr="001605E7">
        <w:rPr>
          <w:rFonts w:eastAsiaTheme="minorHAnsi"/>
        </w:rPr>
        <w:t xml:space="preserve">(IR[UNR] = </w:t>
      </w:r>
      <w:r w:rsidR="00C043AD" w:rsidRPr="001605E7">
        <w:rPr>
          <w:rFonts w:eastAsiaTheme="minorHAnsi"/>
        </w:rPr>
        <w:t>‘</w:t>
      </w:r>
      <w:r w:rsidRPr="001605E7">
        <w:rPr>
          <w:rFonts w:eastAsiaTheme="minorHAnsi"/>
        </w:rPr>
        <w:t>1</w:t>
      </w:r>
      <w:r w:rsidR="00C043AD" w:rsidRPr="001605E7">
        <w:rPr>
          <w:rFonts w:eastAsiaTheme="minorHAnsi"/>
        </w:rPr>
        <w:t>’</w:t>
      </w:r>
      <w:r w:rsidRPr="001605E7">
        <w:rPr>
          <w:rFonts w:eastAsiaTheme="minorHAnsi"/>
        </w:rPr>
        <w:t xml:space="preserve">), </w:t>
      </w:r>
      <w:r w:rsidRPr="001605E7">
        <w:rPr>
          <w:rFonts w:eastAsiaTheme="minorHAnsi" w:hint="eastAsia"/>
        </w:rPr>
        <w:t>수신한</w:t>
      </w:r>
      <w:r w:rsidRPr="001605E7">
        <w:rPr>
          <w:rFonts w:eastAsiaTheme="minorHAnsi"/>
        </w:rPr>
        <w:t xml:space="preserve"> Packet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Port</w:t>
      </w:r>
      <w:r w:rsidRPr="001605E7">
        <w:rPr>
          <w:rFonts w:eastAsiaTheme="minorHAnsi" w:hint="eastAsia"/>
        </w:rPr>
        <w:t>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저장된다</w:t>
      </w:r>
      <w:r w:rsidRPr="001605E7">
        <w:rPr>
          <w:rFonts w:eastAsiaTheme="minorHAnsi"/>
        </w:rPr>
        <w:t>.</w:t>
      </w:r>
    </w:p>
    <w:p w14:paraId="2DB7345B" w14:textId="77777777" w:rsidR="00DD12E3" w:rsidRPr="001605E7" w:rsidRDefault="00DD12E3" w:rsidP="00155A42">
      <w:pPr>
        <w:pStyle w:val="11"/>
        <w:rPr>
          <w:rFonts w:eastAsiaTheme="minorHAnsi"/>
        </w:rPr>
      </w:pPr>
    </w:p>
    <w:p w14:paraId="68604E2A" w14:textId="599BF06E" w:rsidR="0068123E" w:rsidRPr="001605E7" w:rsidRDefault="0068123E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 xml:space="preserve">Ex) </w:t>
      </w:r>
      <w:r w:rsidR="00350C3B" w:rsidRPr="001605E7">
        <w:rPr>
          <w:rFonts w:eastAsiaTheme="minorHAnsi"/>
        </w:rPr>
        <w:t>UPORTR =</w:t>
      </w:r>
      <w:r w:rsidRPr="001605E7">
        <w:rPr>
          <w:rFonts w:eastAsiaTheme="minorHAnsi"/>
        </w:rPr>
        <w:t xml:space="preserve"> </w:t>
      </w:r>
      <w:r w:rsidR="00350C3B" w:rsidRPr="001605E7">
        <w:rPr>
          <w:rFonts w:eastAsiaTheme="minorHAnsi"/>
        </w:rPr>
        <w:t>3000</w:t>
      </w:r>
      <w:r w:rsidR="00DE32B6" w:rsidRPr="001605E7">
        <w:rPr>
          <w:rFonts w:eastAsiaTheme="minorHAnsi"/>
        </w:rPr>
        <w:t xml:space="preserve"> (0x0BB8</w:t>
      </w:r>
      <w:r w:rsidR="00350C3B" w:rsidRPr="001605E7">
        <w:rPr>
          <w:rFonts w:eastAsiaTheme="minorHAnsi"/>
        </w:rPr>
        <w:t>),</w:t>
      </w:r>
    </w:p>
    <w:tbl>
      <w:tblPr>
        <w:tblStyle w:val="af3"/>
        <w:tblW w:w="2264" w:type="pct"/>
        <w:jc w:val="center"/>
        <w:tblLook w:val="04A0" w:firstRow="1" w:lastRow="0" w:firstColumn="1" w:lastColumn="0" w:noHBand="0" w:noVBand="1"/>
      </w:tblPr>
      <w:tblGrid>
        <w:gridCol w:w="1923"/>
        <w:gridCol w:w="1924"/>
      </w:tblGrid>
      <w:tr w:rsidR="0068123E" w:rsidRPr="00546234" w14:paraId="18CE7D67" w14:textId="77777777" w:rsidTr="001605E7">
        <w:trPr>
          <w:jc w:val="center"/>
        </w:trPr>
        <w:tc>
          <w:tcPr>
            <w:tcW w:w="2499" w:type="pct"/>
          </w:tcPr>
          <w:p w14:paraId="51A3898F" w14:textId="5445D705" w:rsidR="0068123E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UPORTR0(</w:t>
            </w:r>
            <w:r w:rsidR="0068123E" w:rsidRPr="001605E7">
              <w:rPr>
                <w:rFonts w:eastAsiaTheme="minorHAnsi"/>
              </w:rPr>
              <w:t>0x002E</w:t>
            </w:r>
            <w:r w:rsidRPr="001605E7">
              <w:rPr>
                <w:rFonts w:eastAsiaTheme="minorHAnsi"/>
              </w:rPr>
              <w:t>)</w:t>
            </w:r>
          </w:p>
        </w:tc>
        <w:tc>
          <w:tcPr>
            <w:tcW w:w="2501" w:type="pct"/>
          </w:tcPr>
          <w:p w14:paraId="09E106CC" w14:textId="1A5CE02D" w:rsidR="0068123E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UPORTR1(</w:t>
            </w:r>
            <w:r w:rsidR="0068123E" w:rsidRPr="001605E7">
              <w:rPr>
                <w:rFonts w:eastAsiaTheme="minorHAnsi"/>
              </w:rPr>
              <w:t>0x002F</w:t>
            </w:r>
            <w:r w:rsidRPr="001605E7">
              <w:rPr>
                <w:rFonts w:eastAsiaTheme="minorHAnsi"/>
              </w:rPr>
              <w:t>)</w:t>
            </w:r>
          </w:p>
        </w:tc>
      </w:tr>
      <w:tr w:rsidR="0068123E" w:rsidRPr="00546234" w14:paraId="1931B818" w14:textId="77777777" w:rsidTr="001605E7">
        <w:trPr>
          <w:jc w:val="center"/>
        </w:trPr>
        <w:tc>
          <w:tcPr>
            <w:tcW w:w="2499" w:type="pct"/>
          </w:tcPr>
          <w:p w14:paraId="44ADA239" w14:textId="77777777" w:rsidR="0068123E" w:rsidRPr="001605E7" w:rsidRDefault="0068123E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0x0B</w:t>
            </w:r>
          </w:p>
        </w:tc>
        <w:tc>
          <w:tcPr>
            <w:tcW w:w="2501" w:type="pct"/>
          </w:tcPr>
          <w:p w14:paraId="54353B53" w14:textId="77777777" w:rsidR="0068123E" w:rsidRPr="001605E7" w:rsidRDefault="0068123E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0xB8</w:t>
            </w:r>
          </w:p>
        </w:tc>
      </w:tr>
    </w:tbl>
    <w:p w14:paraId="23703B80" w14:textId="77777777" w:rsidR="0068123E" w:rsidRPr="001605E7" w:rsidRDefault="0068123E" w:rsidP="00155A42">
      <w:pPr>
        <w:pStyle w:val="11"/>
        <w:rPr>
          <w:rFonts w:eastAsiaTheme="minorHAnsi"/>
        </w:rPr>
      </w:pPr>
    </w:p>
    <w:p w14:paraId="23A75B9E" w14:textId="1F7DFDF4" w:rsidR="00B8503D" w:rsidRPr="008C14F1" w:rsidRDefault="00DD12E3" w:rsidP="00E54C87">
      <w:pPr>
        <w:pStyle w:val="31"/>
      </w:pPr>
      <w:bookmarkStart w:id="401" w:name="_Toc483830040"/>
      <w:r w:rsidRPr="008C14F1">
        <w:t>MR2</w:t>
      </w:r>
      <w:r w:rsidR="00640B1B" w:rsidRPr="008C14F1">
        <w:t xml:space="preserve"> </w:t>
      </w:r>
      <w:r w:rsidR="000343D7" w:rsidRPr="008C14F1">
        <w:t>(Mode Register</w:t>
      </w:r>
      <w:r w:rsidR="0062572B" w:rsidRPr="008C14F1">
        <w:t xml:space="preserve"> </w:t>
      </w:r>
      <w:r w:rsidR="000343D7" w:rsidRPr="008C14F1">
        <w:t>2)</w:t>
      </w:r>
      <w:bookmarkEnd w:id="401"/>
    </w:p>
    <w:p w14:paraId="66728620" w14:textId="2B8364D4" w:rsidR="00DD12E3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0343D7" w:rsidRPr="001605E7">
        <w:rPr>
          <w:rFonts w:eastAsiaTheme="minorHAnsi"/>
        </w:rPr>
        <w:t>R</w:t>
      </w:r>
      <w:r w:rsidR="00393726" w:rsidRPr="001605E7">
        <w:rPr>
          <w:rFonts w:eastAsiaTheme="minorHAnsi"/>
        </w:rPr>
        <w:t>=</w:t>
      </w:r>
      <w:r w:rsidR="000343D7" w:rsidRPr="001605E7">
        <w:rPr>
          <w:rFonts w:eastAsiaTheme="minorHAnsi"/>
        </w:rPr>
        <w:t>W] [0x0030] [0x40]</w:t>
      </w:r>
    </w:p>
    <w:p w14:paraId="52906FA3" w14:textId="0E505F5E" w:rsidR="00E073BD" w:rsidRPr="001605E7" w:rsidRDefault="0062572B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MR2</w:t>
      </w:r>
      <w:r w:rsidR="00E073BD" w:rsidRPr="001605E7">
        <w:rPr>
          <w:rFonts w:eastAsiaTheme="minorHAnsi" w:hint="eastAsia"/>
        </w:rPr>
        <w:t>는</w:t>
      </w:r>
      <w:r w:rsidR="00E073BD" w:rsidRPr="001605E7">
        <w:rPr>
          <w:rFonts w:eastAsiaTheme="minorHAnsi"/>
        </w:rPr>
        <w:t xml:space="preserve"> </w:t>
      </w:r>
      <w:r w:rsidRPr="001605E7">
        <w:rPr>
          <w:rFonts w:eastAsiaTheme="minorHAnsi"/>
        </w:rPr>
        <w:t xml:space="preserve">W5100S </w:t>
      </w:r>
      <w:r w:rsidRPr="001605E7">
        <w:rPr>
          <w:rFonts w:eastAsiaTheme="minorHAnsi" w:hint="eastAsia"/>
        </w:rPr>
        <w:t>동작</w:t>
      </w:r>
      <w:r w:rsidRPr="001605E7">
        <w:rPr>
          <w:rFonts w:eastAsiaTheme="minorHAnsi"/>
        </w:rPr>
        <w:t xml:space="preserve"> Clock </w:t>
      </w:r>
      <w:r w:rsidR="00D73E00" w:rsidRPr="001605E7">
        <w:rPr>
          <w:rFonts w:eastAsiaTheme="minorHAnsi" w:hint="eastAsia"/>
        </w:rPr>
        <w:t>선택</w:t>
      </w:r>
      <w:r w:rsidRPr="001605E7">
        <w:rPr>
          <w:rFonts w:eastAsiaTheme="minorHAnsi"/>
        </w:rPr>
        <w:t>,</w:t>
      </w:r>
      <w:r w:rsidR="004F69B3" w:rsidRPr="001605E7">
        <w:rPr>
          <w:rFonts w:eastAsiaTheme="minorHAnsi"/>
        </w:rPr>
        <w:t xml:space="preserve"> </w:t>
      </w:r>
      <w:r w:rsidR="00E81E4D" w:rsidRPr="001605E7">
        <w:rPr>
          <w:rFonts w:eastAsiaTheme="minorHAnsi"/>
        </w:rPr>
        <w:t>INTn</w:t>
      </w:r>
      <w:r w:rsidRPr="001605E7">
        <w:rPr>
          <w:rFonts w:eastAsiaTheme="minorHAnsi"/>
        </w:rPr>
        <w:t xml:space="preserve"> </w:t>
      </w:r>
      <w:r w:rsidR="004F69B3" w:rsidRPr="001605E7">
        <w:rPr>
          <w:rFonts w:eastAsiaTheme="minorHAnsi" w:hint="eastAsia"/>
        </w:rPr>
        <w:t>핀</w:t>
      </w:r>
      <w:r w:rsidR="004F69B3" w:rsidRPr="001605E7">
        <w:rPr>
          <w:rFonts w:eastAsiaTheme="minorHAnsi"/>
        </w:rPr>
        <w:t xml:space="preserve"> </w:t>
      </w:r>
      <w:r w:rsidR="004F69B3" w:rsidRPr="001605E7">
        <w:rPr>
          <w:rFonts w:eastAsiaTheme="minorHAnsi" w:hint="eastAsia"/>
        </w:rPr>
        <w:t>활성화</w:t>
      </w:r>
      <w:r w:rsidR="004F69B3" w:rsidRPr="001605E7">
        <w:rPr>
          <w:rFonts w:eastAsiaTheme="minorHAnsi"/>
        </w:rPr>
        <w:t>,</w:t>
      </w:r>
      <w:r w:rsidR="00D73E00" w:rsidRPr="001605E7" w:rsidDel="00D73E00">
        <w:rPr>
          <w:rFonts w:eastAsiaTheme="minorHAnsi"/>
        </w:rPr>
        <w:t xml:space="preserve"> </w:t>
      </w:r>
      <w:r w:rsidR="00D73E00" w:rsidRPr="001605E7">
        <w:rPr>
          <w:rFonts w:eastAsiaTheme="minorHAnsi"/>
        </w:rPr>
        <w:t xml:space="preserve">TCP Reset Packet Send, UDP Unreachable port Send, WOL Packet Recv, </w:t>
      </w:r>
      <w:r w:rsidR="000E5CCC" w:rsidRPr="001605E7">
        <w:rPr>
          <w:rFonts w:eastAsiaTheme="minorHAnsi"/>
        </w:rPr>
        <w:t xml:space="preserve">PSH Flag </w:t>
      </w:r>
      <w:r w:rsidR="000E5CCC" w:rsidRPr="001605E7">
        <w:rPr>
          <w:rFonts w:eastAsiaTheme="minorHAnsi" w:hint="eastAsia"/>
        </w:rPr>
        <w:t>활성화</w:t>
      </w:r>
      <w:r w:rsidR="00D73E00" w:rsidRPr="001605E7">
        <w:rPr>
          <w:rFonts w:eastAsiaTheme="minorHAnsi"/>
        </w:rPr>
        <w:t xml:space="preserve">, </w:t>
      </w:r>
      <w:r w:rsidR="000E5CCC" w:rsidRPr="001605E7">
        <w:rPr>
          <w:rFonts w:eastAsiaTheme="minorHAnsi"/>
        </w:rPr>
        <w:t>UDP ARP Packet Send</w:t>
      </w:r>
      <w:r w:rsidR="000E5CCC" w:rsidRPr="001605E7">
        <w:rPr>
          <w:rFonts w:eastAsiaTheme="minorHAnsi" w:hint="eastAsia"/>
        </w:rPr>
        <w:t>를</w:t>
      </w:r>
      <w:r w:rsidR="00D73E00" w:rsidRPr="001605E7">
        <w:rPr>
          <w:rFonts w:eastAsiaTheme="minorHAnsi"/>
        </w:rPr>
        <w:t xml:space="preserve"> </w:t>
      </w:r>
      <w:r w:rsidR="00D73E00" w:rsidRPr="001605E7">
        <w:rPr>
          <w:rFonts w:eastAsiaTheme="minorHAnsi" w:hint="eastAsia"/>
        </w:rPr>
        <w:t>설정</w:t>
      </w:r>
      <w:r w:rsidR="00D73E00" w:rsidRPr="001605E7">
        <w:rPr>
          <w:rFonts w:eastAsiaTheme="minorHAnsi"/>
        </w:rPr>
        <w:t xml:space="preserve"> </w:t>
      </w:r>
      <w:r w:rsidR="00E073BD" w:rsidRPr="001605E7">
        <w:rPr>
          <w:rFonts w:eastAsiaTheme="minorHAnsi" w:hint="eastAsia"/>
        </w:rPr>
        <w:t>한다</w:t>
      </w:r>
      <w:r w:rsidR="00E073BD" w:rsidRPr="001605E7">
        <w:rPr>
          <w:rFonts w:eastAsiaTheme="minorHAnsi"/>
        </w:rPr>
        <w:t>.</w:t>
      </w:r>
    </w:p>
    <w:p w14:paraId="0A179D48" w14:textId="77777777" w:rsidR="0062572B" w:rsidRPr="001605E7" w:rsidRDefault="0062572B" w:rsidP="00155A42">
      <w:pPr>
        <w:pStyle w:val="11"/>
        <w:rPr>
          <w:rFonts w:eastAsiaTheme="minorHAnsi"/>
        </w:rPr>
      </w:pPr>
    </w:p>
    <w:tbl>
      <w:tblPr>
        <w:tblStyle w:val="af3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1067"/>
        <w:gridCol w:w="922"/>
        <w:gridCol w:w="1204"/>
        <w:gridCol w:w="1063"/>
        <w:gridCol w:w="1063"/>
        <w:gridCol w:w="1063"/>
        <w:gridCol w:w="1063"/>
        <w:gridCol w:w="1060"/>
      </w:tblGrid>
      <w:tr w:rsidR="00E073BD" w:rsidRPr="00546234" w14:paraId="22CEE2C1" w14:textId="77777777" w:rsidTr="00350C3B">
        <w:trPr>
          <w:jc w:val="center"/>
        </w:trPr>
        <w:tc>
          <w:tcPr>
            <w:tcW w:w="627" w:type="pct"/>
            <w:tcBorders>
              <w:top w:val="nil"/>
              <w:left w:val="nil"/>
              <w:right w:val="nil"/>
            </w:tcBorders>
          </w:tcPr>
          <w:p w14:paraId="46F97732" w14:textId="77777777" w:rsidR="00E073BD" w:rsidRPr="001605E7" w:rsidRDefault="00E073B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7</w:t>
            </w:r>
          </w:p>
        </w:tc>
        <w:tc>
          <w:tcPr>
            <w:tcW w:w="542" w:type="pct"/>
            <w:tcBorders>
              <w:top w:val="nil"/>
              <w:left w:val="nil"/>
              <w:right w:val="nil"/>
            </w:tcBorders>
          </w:tcPr>
          <w:p w14:paraId="6B5EA12A" w14:textId="77777777" w:rsidR="00E073BD" w:rsidRPr="001605E7" w:rsidRDefault="00E073B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6</w:t>
            </w:r>
          </w:p>
        </w:tc>
        <w:tc>
          <w:tcPr>
            <w:tcW w:w="708" w:type="pct"/>
            <w:tcBorders>
              <w:top w:val="nil"/>
              <w:left w:val="nil"/>
              <w:right w:val="nil"/>
            </w:tcBorders>
          </w:tcPr>
          <w:p w14:paraId="2859A698" w14:textId="77777777" w:rsidR="00E073BD" w:rsidRPr="001605E7" w:rsidRDefault="00E073B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5</w:t>
            </w:r>
          </w:p>
        </w:tc>
        <w:tc>
          <w:tcPr>
            <w:tcW w:w="625" w:type="pct"/>
            <w:tcBorders>
              <w:top w:val="nil"/>
              <w:left w:val="nil"/>
              <w:right w:val="nil"/>
            </w:tcBorders>
          </w:tcPr>
          <w:p w14:paraId="1258E313" w14:textId="77777777" w:rsidR="00E073BD" w:rsidRPr="001605E7" w:rsidRDefault="00E073B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4</w:t>
            </w:r>
          </w:p>
        </w:tc>
        <w:tc>
          <w:tcPr>
            <w:tcW w:w="625" w:type="pct"/>
            <w:tcBorders>
              <w:top w:val="nil"/>
              <w:left w:val="nil"/>
              <w:right w:val="nil"/>
            </w:tcBorders>
          </w:tcPr>
          <w:p w14:paraId="770BF8CF" w14:textId="77777777" w:rsidR="00E073BD" w:rsidRPr="001605E7" w:rsidRDefault="00E073B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3</w:t>
            </w:r>
          </w:p>
        </w:tc>
        <w:tc>
          <w:tcPr>
            <w:tcW w:w="625" w:type="pct"/>
            <w:tcBorders>
              <w:top w:val="nil"/>
              <w:left w:val="nil"/>
              <w:right w:val="nil"/>
            </w:tcBorders>
          </w:tcPr>
          <w:p w14:paraId="21552426" w14:textId="77777777" w:rsidR="00E073BD" w:rsidRPr="001605E7" w:rsidRDefault="00E073B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2</w:t>
            </w:r>
          </w:p>
        </w:tc>
        <w:tc>
          <w:tcPr>
            <w:tcW w:w="625" w:type="pct"/>
            <w:tcBorders>
              <w:top w:val="nil"/>
              <w:left w:val="nil"/>
              <w:right w:val="nil"/>
            </w:tcBorders>
          </w:tcPr>
          <w:p w14:paraId="5A587E86" w14:textId="77777777" w:rsidR="00E073BD" w:rsidRPr="001605E7" w:rsidRDefault="00E073B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</w:t>
            </w:r>
          </w:p>
        </w:tc>
        <w:tc>
          <w:tcPr>
            <w:tcW w:w="624" w:type="pct"/>
            <w:tcBorders>
              <w:top w:val="nil"/>
              <w:left w:val="nil"/>
              <w:right w:val="nil"/>
            </w:tcBorders>
          </w:tcPr>
          <w:p w14:paraId="0FFAC7C7" w14:textId="77777777" w:rsidR="00E073BD" w:rsidRPr="001605E7" w:rsidRDefault="00E073B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</w:t>
            </w:r>
          </w:p>
        </w:tc>
      </w:tr>
      <w:tr w:rsidR="00E073BD" w:rsidRPr="00546234" w14:paraId="7EBCBF10" w14:textId="77777777" w:rsidTr="004F4CB8">
        <w:trPr>
          <w:jc w:val="center"/>
        </w:trPr>
        <w:tc>
          <w:tcPr>
            <w:tcW w:w="627" w:type="pct"/>
          </w:tcPr>
          <w:p w14:paraId="75DDC832" w14:textId="77777777" w:rsidR="00E073BD" w:rsidRPr="001605E7" w:rsidRDefault="00E073B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CLKSEL</w:t>
            </w:r>
          </w:p>
        </w:tc>
        <w:tc>
          <w:tcPr>
            <w:tcW w:w="542" w:type="pct"/>
          </w:tcPr>
          <w:p w14:paraId="58562E4F" w14:textId="3C674222" w:rsidR="00E073BD" w:rsidRPr="001605E7" w:rsidRDefault="00E073B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IEN</w:t>
            </w:r>
          </w:p>
        </w:tc>
        <w:tc>
          <w:tcPr>
            <w:tcW w:w="708" w:type="pct"/>
            <w:shd w:val="clear" w:color="auto" w:fill="auto"/>
          </w:tcPr>
          <w:p w14:paraId="7D3B682F" w14:textId="77777777" w:rsidR="00E073BD" w:rsidRPr="001605E7" w:rsidRDefault="00E073B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NOTCPRST</w:t>
            </w:r>
          </w:p>
        </w:tc>
        <w:tc>
          <w:tcPr>
            <w:tcW w:w="625" w:type="pct"/>
          </w:tcPr>
          <w:p w14:paraId="6B18CAF5" w14:textId="77777777" w:rsidR="00E073BD" w:rsidRPr="001605E7" w:rsidRDefault="00E073B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UDPURB</w:t>
            </w:r>
          </w:p>
        </w:tc>
        <w:tc>
          <w:tcPr>
            <w:tcW w:w="625" w:type="pct"/>
          </w:tcPr>
          <w:p w14:paraId="312F0AD2" w14:textId="77777777" w:rsidR="00E073BD" w:rsidRPr="001605E7" w:rsidRDefault="00E073B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WOL</w:t>
            </w:r>
          </w:p>
        </w:tc>
        <w:tc>
          <w:tcPr>
            <w:tcW w:w="625" w:type="pct"/>
            <w:shd w:val="clear" w:color="auto" w:fill="auto"/>
          </w:tcPr>
          <w:p w14:paraId="74BEF0D4" w14:textId="45264E3F" w:rsidR="00E073BD" w:rsidRPr="001605E7" w:rsidRDefault="00457B66" w:rsidP="001605E7">
            <w:pPr>
              <w:pStyle w:val="11"/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NOCHK</w:t>
            </w:r>
          </w:p>
        </w:tc>
        <w:tc>
          <w:tcPr>
            <w:tcW w:w="625" w:type="pct"/>
            <w:shd w:val="clear" w:color="auto" w:fill="auto"/>
          </w:tcPr>
          <w:p w14:paraId="5C29ED59" w14:textId="035FEDCF" w:rsidR="00E073BD" w:rsidRPr="001605E7" w:rsidRDefault="00E073B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FARP</w:t>
            </w:r>
          </w:p>
        </w:tc>
        <w:tc>
          <w:tcPr>
            <w:tcW w:w="624" w:type="pct"/>
            <w:shd w:val="clear" w:color="auto" w:fill="auto"/>
          </w:tcPr>
          <w:p w14:paraId="4F8364BE" w14:textId="31DDAF45" w:rsidR="00E073BD" w:rsidRPr="001605E7" w:rsidRDefault="004F4CB8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SSHA</w:t>
            </w:r>
          </w:p>
        </w:tc>
      </w:tr>
      <w:tr w:rsidR="004F4CB8" w:rsidRPr="00546234" w14:paraId="3C8D1395" w14:textId="77777777" w:rsidTr="004F4CB8">
        <w:trPr>
          <w:jc w:val="center"/>
        </w:trPr>
        <w:tc>
          <w:tcPr>
            <w:tcW w:w="627" w:type="pct"/>
          </w:tcPr>
          <w:p w14:paraId="20373E7A" w14:textId="3CE115D9" w:rsidR="004F4CB8" w:rsidRPr="001605E7" w:rsidRDefault="004F4CB8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R=W</w:t>
            </w:r>
          </w:p>
        </w:tc>
        <w:tc>
          <w:tcPr>
            <w:tcW w:w="542" w:type="pct"/>
          </w:tcPr>
          <w:p w14:paraId="02648D57" w14:textId="59C20750" w:rsidR="004F4CB8" w:rsidRPr="001605E7" w:rsidRDefault="004F4CB8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R=W</w:t>
            </w:r>
          </w:p>
        </w:tc>
        <w:tc>
          <w:tcPr>
            <w:tcW w:w="708" w:type="pct"/>
            <w:shd w:val="clear" w:color="auto" w:fill="auto"/>
          </w:tcPr>
          <w:p w14:paraId="668EECDD" w14:textId="039F6534" w:rsidR="004F4CB8" w:rsidRPr="001605E7" w:rsidRDefault="004F4CB8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R=W</w:t>
            </w:r>
          </w:p>
        </w:tc>
        <w:tc>
          <w:tcPr>
            <w:tcW w:w="625" w:type="pct"/>
          </w:tcPr>
          <w:p w14:paraId="1421C537" w14:textId="14FA26E7" w:rsidR="004F4CB8" w:rsidRPr="001605E7" w:rsidRDefault="004F4CB8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R=W</w:t>
            </w:r>
          </w:p>
        </w:tc>
        <w:tc>
          <w:tcPr>
            <w:tcW w:w="625" w:type="pct"/>
          </w:tcPr>
          <w:p w14:paraId="6E977AD0" w14:textId="5BB3296F" w:rsidR="004F4CB8" w:rsidRPr="001605E7" w:rsidRDefault="004F4CB8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R=W</w:t>
            </w:r>
          </w:p>
        </w:tc>
        <w:tc>
          <w:tcPr>
            <w:tcW w:w="625" w:type="pct"/>
            <w:shd w:val="clear" w:color="auto" w:fill="auto"/>
          </w:tcPr>
          <w:p w14:paraId="444F615E" w14:textId="0349660A" w:rsidR="004F4CB8" w:rsidRPr="001605E7" w:rsidRDefault="004F4CB8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R=W</w:t>
            </w:r>
          </w:p>
        </w:tc>
        <w:tc>
          <w:tcPr>
            <w:tcW w:w="625" w:type="pct"/>
            <w:shd w:val="clear" w:color="auto" w:fill="auto"/>
          </w:tcPr>
          <w:p w14:paraId="34572AE4" w14:textId="31DC3186" w:rsidR="004F4CB8" w:rsidRPr="001605E7" w:rsidRDefault="004F4CB8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R=W</w:t>
            </w:r>
          </w:p>
        </w:tc>
        <w:tc>
          <w:tcPr>
            <w:tcW w:w="624" w:type="pct"/>
            <w:shd w:val="clear" w:color="auto" w:fill="auto"/>
          </w:tcPr>
          <w:p w14:paraId="0F153B35" w14:textId="6764BBBE" w:rsidR="004F4CB8" w:rsidRPr="001605E7" w:rsidRDefault="004F4CB8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R=W</w:t>
            </w:r>
          </w:p>
        </w:tc>
      </w:tr>
    </w:tbl>
    <w:p w14:paraId="29FAB430" w14:textId="77777777" w:rsidR="00E073BD" w:rsidRPr="001605E7" w:rsidRDefault="00E073BD" w:rsidP="00155A42">
      <w:pPr>
        <w:pStyle w:val="11"/>
        <w:rPr>
          <w:rFonts w:eastAsiaTheme="minorHAnsi"/>
        </w:rPr>
      </w:pPr>
    </w:p>
    <w:tbl>
      <w:tblPr>
        <w:tblStyle w:val="af3"/>
        <w:tblW w:w="0" w:type="auto"/>
        <w:jc w:val="center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80"/>
        <w:gridCol w:w="1247"/>
        <w:gridCol w:w="6521"/>
      </w:tblGrid>
      <w:tr w:rsidR="00E073BD" w:rsidRPr="00546234" w14:paraId="20157696" w14:textId="77777777" w:rsidTr="001605E7">
        <w:trPr>
          <w:jc w:val="center"/>
        </w:trPr>
        <w:tc>
          <w:tcPr>
            <w:tcW w:w="680" w:type="dxa"/>
            <w:shd w:val="clear" w:color="auto" w:fill="EAE8DA"/>
          </w:tcPr>
          <w:p w14:paraId="11DF5428" w14:textId="77777777" w:rsidR="00E073BD" w:rsidRPr="001605E7" w:rsidRDefault="00E073B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Bit</w:t>
            </w:r>
          </w:p>
        </w:tc>
        <w:tc>
          <w:tcPr>
            <w:tcW w:w="1247" w:type="dxa"/>
            <w:shd w:val="clear" w:color="auto" w:fill="EAE8DA"/>
          </w:tcPr>
          <w:p w14:paraId="3FAC3748" w14:textId="77777777" w:rsidR="00E073BD" w:rsidRPr="001605E7" w:rsidRDefault="00E073B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Symbol</w:t>
            </w:r>
          </w:p>
        </w:tc>
        <w:tc>
          <w:tcPr>
            <w:tcW w:w="6521" w:type="dxa"/>
            <w:shd w:val="clear" w:color="auto" w:fill="EAE8DA"/>
          </w:tcPr>
          <w:p w14:paraId="4CD19A33" w14:textId="77777777" w:rsidR="00E073BD" w:rsidRPr="001605E7" w:rsidRDefault="00E073BD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Description</w:t>
            </w:r>
          </w:p>
        </w:tc>
      </w:tr>
      <w:tr w:rsidR="00E073BD" w:rsidRPr="00546234" w14:paraId="0B2240C4" w14:textId="77777777" w:rsidTr="001605E7">
        <w:trPr>
          <w:jc w:val="center"/>
        </w:trPr>
        <w:tc>
          <w:tcPr>
            <w:tcW w:w="680" w:type="dxa"/>
            <w:vAlign w:val="center"/>
          </w:tcPr>
          <w:p w14:paraId="72732D15" w14:textId="77777777" w:rsidR="00E073BD" w:rsidRPr="001605E7" w:rsidRDefault="00E073B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7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4795819A" w14:textId="448875AA" w:rsidR="00E073BD" w:rsidRPr="001605E7" w:rsidRDefault="00E073B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CLK</w:t>
            </w:r>
            <w:r w:rsidR="00F271DC" w:rsidRPr="001605E7">
              <w:rPr>
                <w:rFonts w:eastAsiaTheme="minorHAnsi"/>
              </w:rPr>
              <w:t>SEL</w:t>
            </w:r>
          </w:p>
        </w:tc>
        <w:tc>
          <w:tcPr>
            <w:tcW w:w="6521" w:type="dxa"/>
          </w:tcPr>
          <w:p w14:paraId="4D99DE44" w14:textId="4216CE3A" w:rsidR="00E073BD" w:rsidRPr="001605E7" w:rsidRDefault="00F271D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System</w:t>
            </w:r>
            <w:r w:rsidR="00E073BD" w:rsidRPr="001605E7">
              <w:rPr>
                <w:rFonts w:eastAsiaTheme="minorHAnsi"/>
              </w:rPr>
              <w:t xml:space="preserve"> Clock Select</w:t>
            </w:r>
          </w:p>
          <w:p w14:paraId="22F0B112" w14:textId="77777777" w:rsidR="00E073BD" w:rsidRPr="001605E7" w:rsidRDefault="000343D7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TCP/IP Core </w:t>
            </w:r>
            <w:r w:rsidRPr="001605E7">
              <w:rPr>
                <w:rFonts w:eastAsiaTheme="minorHAnsi" w:hint="eastAsia"/>
              </w:rPr>
              <w:t>동작</w:t>
            </w:r>
            <w:r w:rsidRPr="001605E7">
              <w:rPr>
                <w:rFonts w:eastAsiaTheme="minorHAnsi"/>
              </w:rPr>
              <w:t xml:space="preserve"> Clock</w:t>
            </w:r>
            <w:r w:rsidRPr="001605E7">
              <w:rPr>
                <w:rFonts w:eastAsiaTheme="minorHAnsi" w:hint="eastAsia"/>
              </w:rPr>
              <w:t>을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선택할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수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있다</w:t>
            </w:r>
            <w:r w:rsidRPr="001605E7">
              <w:rPr>
                <w:rFonts w:eastAsiaTheme="minorHAnsi"/>
              </w:rPr>
              <w:t>.</w:t>
            </w:r>
          </w:p>
          <w:p w14:paraId="06C5B544" w14:textId="650C658F" w:rsidR="0062572B" w:rsidRPr="001605E7" w:rsidRDefault="00F271D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CLKLCK</w:t>
            </w:r>
            <w:r w:rsidR="0062572B" w:rsidRPr="001605E7">
              <w:rPr>
                <w:rFonts w:eastAsiaTheme="minorHAnsi"/>
              </w:rPr>
              <w:t>R</w:t>
            </w:r>
            <w:r w:rsidR="004F69B3" w:rsidRPr="001605E7">
              <w:rPr>
                <w:rFonts w:eastAsiaTheme="minorHAnsi"/>
              </w:rPr>
              <w:t>(</w:t>
            </w:r>
            <w:r w:rsidRPr="001605E7">
              <w:rPr>
                <w:rFonts w:eastAsiaTheme="minorHAnsi"/>
              </w:rPr>
              <w:t>Clock Lock</w:t>
            </w:r>
            <w:r w:rsidR="004F69B3" w:rsidRPr="001605E7">
              <w:rPr>
                <w:rFonts w:eastAsiaTheme="minorHAnsi"/>
              </w:rPr>
              <w:t xml:space="preserve"> Register)</w:t>
            </w:r>
            <w:r w:rsidR="004F69B3" w:rsidRPr="001605E7">
              <w:rPr>
                <w:rFonts w:eastAsiaTheme="minorHAnsi" w:hint="eastAsia"/>
              </w:rPr>
              <w:t>를</w:t>
            </w:r>
            <w:r w:rsidR="004F69B3" w:rsidRPr="001605E7">
              <w:rPr>
                <w:rFonts w:eastAsiaTheme="minorHAnsi"/>
              </w:rPr>
              <w:t xml:space="preserve"> Unlock </w:t>
            </w:r>
            <w:r w:rsidR="004F69B3" w:rsidRPr="001605E7">
              <w:rPr>
                <w:rFonts w:eastAsiaTheme="minorHAnsi" w:hint="eastAsia"/>
              </w:rPr>
              <w:t>해야</w:t>
            </w:r>
            <w:r w:rsidR="004F69B3" w:rsidRPr="001605E7">
              <w:rPr>
                <w:rFonts w:eastAsiaTheme="minorHAnsi"/>
              </w:rPr>
              <w:t xml:space="preserve"> </w:t>
            </w:r>
            <w:r w:rsidR="004F69B3" w:rsidRPr="001605E7">
              <w:rPr>
                <w:rFonts w:eastAsiaTheme="minorHAnsi" w:hint="eastAsia"/>
              </w:rPr>
              <w:t>해당</w:t>
            </w:r>
            <w:r w:rsidR="004F69B3" w:rsidRPr="001605E7">
              <w:rPr>
                <w:rFonts w:eastAsiaTheme="minorHAnsi"/>
              </w:rPr>
              <w:t xml:space="preserve"> bit</w:t>
            </w:r>
            <w:r w:rsidR="004F69B3" w:rsidRPr="001605E7">
              <w:rPr>
                <w:rFonts w:eastAsiaTheme="minorHAnsi" w:hint="eastAsia"/>
              </w:rPr>
              <w:t>를</w:t>
            </w:r>
            <w:r w:rsidR="004F69B3" w:rsidRPr="001605E7">
              <w:rPr>
                <w:rFonts w:eastAsiaTheme="minorHAnsi"/>
              </w:rPr>
              <w:t xml:space="preserve"> </w:t>
            </w:r>
            <w:r w:rsidR="004F69B3" w:rsidRPr="001605E7">
              <w:rPr>
                <w:rFonts w:eastAsiaTheme="minorHAnsi" w:hint="eastAsia"/>
              </w:rPr>
              <w:t>설정할</w:t>
            </w:r>
            <w:r w:rsidR="004F69B3" w:rsidRPr="001605E7">
              <w:rPr>
                <w:rFonts w:eastAsiaTheme="minorHAnsi"/>
              </w:rPr>
              <w:t xml:space="preserve"> </w:t>
            </w:r>
            <w:r w:rsidR="004F69B3" w:rsidRPr="001605E7">
              <w:rPr>
                <w:rFonts w:eastAsiaTheme="minorHAnsi" w:hint="eastAsia"/>
              </w:rPr>
              <w:t>수</w:t>
            </w:r>
            <w:r w:rsidR="004F69B3" w:rsidRPr="001605E7">
              <w:rPr>
                <w:rFonts w:eastAsiaTheme="minorHAnsi"/>
              </w:rPr>
              <w:t xml:space="preserve"> </w:t>
            </w:r>
            <w:r w:rsidR="004F69B3" w:rsidRPr="001605E7">
              <w:rPr>
                <w:rFonts w:eastAsiaTheme="minorHAnsi" w:hint="eastAsia"/>
              </w:rPr>
              <w:t>있다</w:t>
            </w:r>
            <w:r w:rsidR="004F69B3" w:rsidRPr="001605E7">
              <w:rPr>
                <w:rFonts w:eastAsiaTheme="minorHAnsi"/>
              </w:rPr>
              <w:t>. (</w:t>
            </w:r>
            <w:commentRangeStart w:id="402"/>
            <w:r w:rsidR="004F69B3" w:rsidRPr="001605E7">
              <w:rPr>
                <w:rFonts w:eastAsiaTheme="minorHAnsi" w:hint="eastAsia"/>
              </w:rPr>
              <w:t>참조</w:t>
            </w:r>
            <w:commentRangeEnd w:id="402"/>
            <w:r w:rsidR="008C14F1">
              <w:rPr>
                <w:rStyle w:val="aff7"/>
                <w:rFonts w:ascii="바탕" w:eastAsia="바탕" w:hAnsi="Times New Roman" w:cs="Times New Roman"/>
              </w:rPr>
              <w:commentReference w:id="402"/>
            </w:r>
            <w:r w:rsidR="004F69B3" w:rsidRPr="001605E7">
              <w:rPr>
                <w:rFonts w:eastAsiaTheme="minorHAnsi"/>
              </w:rPr>
              <w:t xml:space="preserve"> </w:t>
            </w:r>
            <w:r w:rsidR="004F69B3" w:rsidRPr="001605E7">
              <w:rPr>
                <w:rFonts w:eastAsiaTheme="minorHAnsi"/>
              </w:rPr>
              <w:fldChar w:fldCharType="begin"/>
            </w:r>
            <w:r w:rsidR="004F69B3" w:rsidRPr="001605E7">
              <w:rPr>
                <w:rFonts w:eastAsiaTheme="minorHAnsi"/>
              </w:rPr>
              <w:instrText xml:space="preserve"> REF _Ref478471924 \w \h </w:instrText>
            </w:r>
            <w:r w:rsidR="00936BCA" w:rsidRPr="001605E7">
              <w:rPr>
                <w:rFonts w:eastAsiaTheme="minorHAnsi"/>
              </w:rPr>
              <w:instrText xml:space="preserve"> \* MERGEFORMAT </w:instrText>
            </w:r>
            <w:r w:rsidR="004F69B3" w:rsidRPr="001605E7">
              <w:rPr>
                <w:rFonts w:eastAsiaTheme="minorHAnsi"/>
              </w:rPr>
            </w:r>
            <w:r w:rsidR="004F69B3" w:rsidRPr="001605E7">
              <w:rPr>
                <w:rFonts w:eastAsiaTheme="minorHAnsi"/>
              </w:rPr>
              <w:fldChar w:fldCharType="separate"/>
            </w:r>
            <w:r w:rsidR="00215B15" w:rsidRPr="001605E7">
              <w:rPr>
                <w:rFonts w:eastAsiaTheme="minorHAnsi"/>
              </w:rPr>
              <w:t>4.1.26</w:t>
            </w:r>
            <w:r w:rsidR="004F69B3" w:rsidRPr="001605E7">
              <w:rPr>
                <w:rFonts w:eastAsiaTheme="minorHAnsi"/>
              </w:rPr>
              <w:fldChar w:fldCharType="end"/>
            </w:r>
            <w:r w:rsidR="004F69B3" w:rsidRPr="001605E7">
              <w:rPr>
                <w:rFonts w:eastAsiaTheme="minorHAnsi"/>
              </w:rPr>
              <w:t xml:space="preserve"> </w:t>
            </w:r>
            <w:r w:rsidR="004F69B3" w:rsidRPr="001605E7">
              <w:rPr>
                <w:rFonts w:eastAsiaTheme="minorHAnsi"/>
              </w:rPr>
              <w:fldChar w:fldCharType="begin"/>
            </w:r>
            <w:r w:rsidR="004F69B3" w:rsidRPr="001605E7">
              <w:rPr>
                <w:rFonts w:eastAsiaTheme="minorHAnsi"/>
              </w:rPr>
              <w:instrText xml:space="preserve"> REF _Ref478471924 \h </w:instrText>
            </w:r>
            <w:r w:rsidR="00936BCA" w:rsidRPr="001605E7">
              <w:rPr>
                <w:rFonts w:eastAsiaTheme="minorHAnsi"/>
              </w:rPr>
              <w:instrText xml:space="preserve"> \* MERGEFORMAT </w:instrText>
            </w:r>
            <w:r w:rsidR="004F69B3" w:rsidRPr="001605E7">
              <w:rPr>
                <w:rFonts w:eastAsiaTheme="minorHAnsi"/>
              </w:rPr>
            </w:r>
            <w:r w:rsidR="004F69B3" w:rsidRPr="001605E7">
              <w:rPr>
                <w:rFonts w:eastAsiaTheme="minorHAnsi"/>
              </w:rPr>
              <w:fldChar w:fldCharType="separate"/>
            </w:r>
            <w:r w:rsidR="00215B15" w:rsidRPr="001605E7">
              <w:rPr>
                <w:rFonts w:eastAsiaTheme="minorHAnsi"/>
              </w:rPr>
              <w:t>CHIPCFGR(CHIP Configuration Register) [WO] [0x0070] [0x00]</w:t>
            </w:r>
            <w:r w:rsidR="004F69B3" w:rsidRPr="001605E7">
              <w:rPr>
                <w:rFonts w:eastAsiaTheme="minorHAnsi"/>
              </w:rPr>
              <w:fldChar w:fldCharType="end"/>
            </w:r>
            <w:r w:rsidR="004F69B3" w:rsidRPr="001605E7">
              <w:rPr>
                <w:rFonts w:eastAsiaTheme="minorHAnsi"/>
              </w:rPr>
              <w:t>)</w:t>
            </w:r>
          </w:p>
          <w:p w14:paraId="69C7AE3E" w14:textId="77777777" w:rsidR="000343D7" w:rsidRPr="001605E7" w:rsidRDefault="000343D7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 : 25MHz</w:t>
            </w:r>
          </w:p>
          <w:p w14:paraId="2C7477BC" w14:textId="77777777" w:rsidR="000343D7" w:rsidRPr="001605E7" w:rsidRDefault="000343D7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 : 100MHz</w:t>
            </w:r>
          </w:p>
        </w:tc>
      </w:tr>
      <w:tr w:rsidR="00E073BD" w:rsidRPr="00546234" w14:paraId="0E5741DE" w14:textId="77777777" w:rsidTr="001605E7">
        <w:trPr>
          <w:jc w:val="center"/>
        </w:trPr>
        <w:tc>
          <w:tcPr>
            <w:tcW w:w="680" w:type="dxa"/>
            <w:vAlign w:val="center"/>
          </w:tcPr>
          <w:p w14:paraId="3C1B4E09" w14:textId="77777777" w:rsidR="00E073BD" w:rsidRPr="001605E7" w:rsidRDefault="00E073B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6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7E8D76E6" w14:textId="51CC7A47" w:rsidR="00E073BD" w:rsidRPr="001605E7" w:rsidRDefault="00E073B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IEN</w:t>
            </w:r>
          </w:p>
        </w:tc>
        <w:tc>
          <w:tcPr>
            <w:tcW w:w="6521" w:type="dxa"/>
          </w:tcPr>
          <w:p w14:paraId="14174846" w14:textId="11507B0D" w:rsidR="00E073BD" w:rsidRPr="001605E7" w:rsidRDefault="00E073BD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Interrupt</w:t>
            </w:r>
            <w:r w:rsidR="00E81E4D" w:rsidRPr="001605E7">
              <w:rPr>
                <w:rFonts w:eastAsiaTheme="minorHAnsi"/>
              </w:rPr>
              <w:t xml:space="preserve"> pin(INTn)</w:t>
            </w:r>
            <w:r w:rsidRPr="001605E7">
              <w:rPr>
                <w:rFonts w:eastAsiaTheme="minorHAnsi"/>
              </w:rPr>
              <w:t xml:space="preserve"> Enable</w:t>
            </w:r>
          </w:p>
          <w:p w14:paraId="5C3C5C80" w14:textId="1D4C6113" w:rsidR="00E073BD" w:rsidRPr="001605E7" w:rsidRDefault="00E81E4D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INTn</w:t>
            </w:r>
            <w:r w:rsidR="000343D7" w:rsidRPr="001605E7">
              <w:rPr>
                <w:rFonts w:eastAsiaTheme="minorHAnsi" w:hint="eastAsia"/>
              </w:rPr>
              <w:t>을</w:t>
            </w:r>
            <w:r w:rsidR="000343D7" w:rsidRPr="001605E7">
              <w:rPr>
                <w:rFonts w:eastAsiaTheme="minorHAnsi"/>
              </w:rPr>
              <w:t xml:space="preserve"> Enable</w:t>
            </w:r>
            <w:r w:rsidR="000343D7" w:rsidRPr="001605E7">
              <w:rPr>
                <w:rFonts w:eastAsiaTheme="minorHAnsi" w:hint="eastAsia"/>
              </w:rPr>
              <w:t>또는</w:t>
            </w:r>
            <w:r w:rsidR="000343D7" w:rsidRPr="001605E7">
              <w:rPr>
                <w:rFonts w:eastAsiaTheme="minorHAnsi"/>
              </w:rPr>
              <w:t xml:space="preserve"> Disable</w:t>
            </w:r>
            <w:r w:rsidR="000343D7" w:rsidRPr="001605E7">
              <w:rPr>
                <w:rFonts w:eastAsiaTheme="minorHAnsi" w:hint="eastAsia"/>
              </w:rPr>
              <w:t>할</w:t>
            </w:r>
            <w:r w:rsidR="000343D7" w:rsidRPr="001605E7">
              <w:rPr>
                <w:rFonts w:eastAsiaTheme="minorHAnsi"/>
              </w:rPr>
              <w:t xml:space="preserve"> </w:t>
            </w:r>
            <w:r w:rsidR="000343D7" w:rsidRPr="001605E7">
              <w:rPr>
                <w:rFonts w:eastAsiaTheme="minorHAnsi" w:hint="eastAsia"/>
              </w:rPr>
              <w:t>수</w:t>
            </w:r>
            <w:r w:rsidR="000343D7" w:rsidRPr="001605E7">
              <w:rPr>
                <w:rFonts w:eastAsiaTheme="minorHAnsi"/>
              </w:rPr>
              <w:t xml:space="preserve"> </w:t>
            </w:r>
            <w:r w:rsidR="000343D7" w:rsidRPr="001605E7">
              <w:rPr>
                <w:rFonts w:eastAsiaTheme="minorHAnsi" w:hint="eastAsia"/>
              </w:rPr>
              <w:t>있다</w:t>
            </w:r>
            <w:r w:rsidR="000343D7" w:rsidRPr="001605E7">
              <w:rPr>
                <w:rFonts w:eastAsiaTheme="minorHAnsi"/>
              </w:rPr>
              <w:t>.</w:t>
            </w:r>
          </w:p>
          <w:p w14:paraId="12B587C0" w14:textId="024BBD62" w:rsidR="000343D7" w:rsidRPr="001605E7" w:rsidRDefault="00E81E4D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1 : </w:t>
            </w:r>
            <w:r w:rsidR="000343D7" w:rsidRPr="001605E7">
              <w:rPr>
                <w:rFonts w:eastAsiaTheme="minorHAnsi"/>
              </w:rPr>
              <w:t>INT</w:t>
            </w:r>
            <w:r w:rsidRPr="001605E7">
              <w:rPr>
                <w:rFonts w:eastAsiaTheme="minorHAnsi"/>
              </w:rPr>
              <w:t>n</w:t>
            </w:r>
            <w:r w:rsidR="000343D7" w:rsidRPr="001605E7">
              <w:rPr>
                <w:rFonts w:eastAsiaTheme="minorHAnsi"/>
              </w:rPr>
              <w:t xml:space="preserve"> Enable</w:t>
            </w:r>
          </w:p>
          <w:p w14:paraId="59257DC8" w14:textId="3C366018" w:rsidR="000343D7" w:rsidRPr="001605E7" w:rsidRDefault="000343D7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 : INT</w:t>
            </w:r>
            <w:r w:rsidR="00E81E4D" w:rsidRPr="001605E7">
              <w:rPr>
                <w:rFonts w:eastAsiaTheme="minorHAnsi"/>
              </w:rPr>
              <w:t>n</w:t>
            </w:r>
            <w:r w:rsidRPr="001605E7">
              <w:rPr>
                <w:rFonts w:eastAsiaTheme="minorHAnsi"/>
              </w:rPr>
              <w:t xml:space="preserve"> Disable</w:t>
            </w:r>
            <w:r w:rsidR="00E81E4D" w:rsidRPr="001605E7">
              <w:rPr>
                <w:rFonts w:eastAsiaTheme="minorHAnsi"/>
              </w:rPr>
              <w:t xml:space="preserve"> (INTn is Always High)</w:t>
            </w:r>
          </w:p>
        </w:tc>
      </w:tr>
      <w:tr w:rsidR="00E073BD" w:rsidRPr="00546234" w14:paraId="6D18647F" w14:textId="77777777" w:rsidTr="001605E7">
        <w:trPr>
          <w:jc w:val="center"/>
        </w:trPr>
        <w:tc>
          <w:tcPr>
            <w:tcW w:w="680" w:type="dxa"/>
            <w:vAlign w:val="center"/>
          </w:tcPr>
          <w:p w14:paraId="44869DD1" w14:textId="77777777" w:rsidR="00E073BD" w:rsidRPr="001605E7" w:rsidRDefault="00E073B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5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7B612F4B" w14:textId="77777777" w:rsidR="00E073BD" w:rsidRPr="001605E7" w:rsidRDefault="00E073B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NOTCPRST</w:t>
            </w:r>
          </w:p>
        </w:tc>
        <w:tc>
          <w:tcPr>
            <w:tcW w:w="6521" w:type="dxa"/>
          </w:tcPr>
          <w:p w14:paraId="5A603E51" w14:textId="77777777" w:rsidR="00E073BD" w:rsidRPr="001605E7" w:rsidRDefault="00E073BD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No TCP Reset Packet </w:t>
            </w:r>
            <w:commentRangeStart w:id="403"/>
            <w:r w:rsidRPr="001605E7">
              <w:rPr>
                <w:rFonts w:eastAsiaTheme="minorHAnsi"/>
              </w:rPr>
              <w:t>Send</w:t>
            </w:r>
            <w:commentRangeEnd w:id="403"/>
            <w:r w:rsidR="00BC5C69" w:rsidRPr="001605E7">
              <w:rPr>
                <w:rStyle w:val="aff7"/>
                <w:rFonts w:eastAsiaTheme="minorHAnsi" w:cs="Times New Roman"/>
              </w:rPr>
              <w:commentReference w:id="403"/>
            </w:r>
          </w:p>
          <w:p w14:paraId="28D4F096" w14:textId="287E0754" w:rsidR="009C3EAF" w:rsidRPr="001605E7" w:rsidRDefault="009C3EA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TCP</w:t>
            </w:r>
            <w:r w:rsidRPr="001605E7">
              <w:rPr>
                <w:rFonts w:eastAsiaTheme="minorHAnsi" w:hint="eastAsia"/>
              </w:rPr>
              <w:t>통신에서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상대방이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잘못된</w:t>
            </w:r>
            <w:r w:rsidRPr="001605E7">
              <w:rPr>
                <w:rFonts w:eastAsiaTheme="minorHAnsi"/>
              </w:rPr>
              <w:t xml:space="preserve"> Port</w:t>
            </w:r>
            <w:r w:rsidRPr="001605E7">
              <w:rPr>
                <w:rFonts w:eastAsiaTheme="minorHAnsi" w:hint="eastAsia"/>
              </w:rPr>
              <w:t>로</w:t>
            </w:r>
            <w:r w:rsidRPr="001605E7">
              <w:rPr>
                <w:rFonts w:eastAsiaTheme="minorHAnsi"/>
              </w:rPr>
              <w:t xml:space="preserve"> Packet</w:t>
            </w:r>
            <w:r w:rsidRPr="001605E7">
              <w:rPr>
                <w:rFonts w:eastAsiaTheme="minorHAnsi" w:hint="eastAsia"/>
              </w:rPr>
              <w:t>을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전송했을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때</w:t>
            </w:r>
            <w:r w:rsidRPr="001605E7">
              <w:rPr>
                <w:rFonts w:eastAsiaTheme="minorHAnsi"/>
              </w:rPr>
              <w:t xml:space="preserve"> TCP SOCKET</w:t>
            </w:r>
            <w:r w:rsidRPr="001605E7">
              <w:rPr>
                <w:rFonts w:eastAsiaTheme="minorHAnsi" w:hint="eastAsia"/>
              </w:rPr>
              <w:t>이</w:t>
            </w:r>
            <w:r w:rsidRPr="001605E7">
              <w:rPr>
                <w:rFonts w:eastAsiaTheme="minorHAnsi"/>
              </w:rPr>
              <w:t xml:space="preserve"> Reset Packet</w:t>
            </w:r>
            <w:r w:rsidRPr="001605E7">
              <w:rPr>
                <w:rFonts w:eastAsiaTheme="minorHAnsi" w:hint="eastAsia"/>
              </w:rPr>
              <w:t>전송을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하지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않도록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설정할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수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있다</w:t>
            </w:r>
            <w:r w:rsidRPr="001605E7">
              <w:rPr>
                <w:rFonts w:eastAsiaTheme="minorHAnsi"/>
              </w:rPr>
              <w:t xml:space="preserve">. Port scan </w:t>
            </w:r>
            <w:r w:rsidRPr="001605E7">
              <w:rPr>
                <w:rFonts w:eastAsiaTheme="minorHAnsi" w:hint="eastAsia"/>
              </w:rPr>
              <w:t>공격을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막을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수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있다</w:t>
            </w:r>
            <w:r w:rsidRPr="001605E7">
              <w:rPr>
                <w:rFonts w:eastAsiaTheme="minorHAnsi"/>
              </w:rPr>
              <w:t>.</w:t>
            </w:r>
          </w:p>
          <w:p w14:paraId="0C1E71C1" w14:textId="08B50DBF" w:rsidR="009C3EAF" w:rsidRPr="001605E7" w:rsidRDefault="009C3EA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 : TCP Reset Packet Send Block</w:t>
            </w:r>
          </w:p>
          <w:p w14:paraId="39437CD2" w14:textId="33F9D58C" w:rsidR="00E073BD" w:rsidRPr="001605E7" w:rsidRDefault="009C3EA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 : TCP Reset Packet Send</w:t>
            </w:r>
          </w:p>
        </w:tc>
      </w:tr>
      <w:tr w:rsidR="00E073BD" w:rsidRPr="00546234" w14:paraId="66AF62E3" w14:textId="77777777" w:rsidTr="001605E7">
        <w:trPr>
          <w:jc w:val="center"/>
        </w:trPr>
        <w:tc>
          <w:tcPr>
            <w:tcW w:w="680" w:type="dxa"/>
            <w:vAlign w:val="center"/>
          </w:tcPr>
          <w:p w14:paraId="5BD43EAB" w14:textId="77777777" w:rsidR="00E073BD" w:rsidRPr="001605E7" w:rsidRDefault="00E073B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4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7874FA90" w14:textId="77777777" w:rsidR="00E073BD" w:rsidRPr="001605E7" w:rsidRDefault="00E073B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UDPURB</w:t>
            </w:r>
          </w:p>
        </w:tc>
        <w:tc>
          <w:tcPr>
            <w:tcW w:w="6521" w:type="dxa"/>
          </w:tcPr>
          <w:p w14:paraId="3ABD5B5A" w14:textId="77777777" w:rsidR="00E073BD" w:rsidRPr="001605E7" w:rsidRDefault="00E073BD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UDP Unreachable Packet Send Block</w:t>
            </w:r>
          </w:p>
          <w:p w14:paraId="0D665B0C" w14:textId="1FA8EB9B" w:rsidR="00E073BD" w:rsidRPr="001605E7" w:rsidRDefault="000343D7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UDP</w:t>
            </w:r>
            <w:r w:rsidRPr="001605E7">
              <w:rPr>
                <w:rFonts w:eastAsiaTheme="minorHAnsi" w:hint="eastAsia"/>
              </w:rPr>
              <w:t>통신에서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상대방이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잘못된</w:t>
            </w:r>
            <w:r w:rsidRPr="001605E7">
              <w:rPr>
                <w:rFonts w:eastAsiaTheme="minorHAnsi"/>
              </w:rPr>
              <w:t xml:space="preserve"> Port</w:t>
            </w:r>
            <w:r w:rsidRPr="001605E7">
              <w:rPr>
                <w:rFonts w:eastAsiaTheme="minorHAnsi" w:hint="eastAsia"/>
              </w:rPr>
              <w:t>로</w:t>
            </w:r>
            <w:r w:rsidRPr="001605E7">
              <w:rPr>
                <w:rFonts w:eastAsiaTheme="minorHAnsi"/>
              </w:rPr>
              <w:t xml:space="preserve"> </w:t>
            </w:r>
            <w:r w:rsidR="008F781E" w:rsidRPr="001605E7">
              <w:rPr>
                <w:rFonts w:eastAsiaTheme="minorHAnsi"/>
              </w:rPr>
              <w:t>Packet</w:t>
            </w:r>
            <w:r w:rsidRPr="001605E7">
              <w:rPr>
                <w:rFonts w:eastAsiaTheme="minorHAnsi" w:hint="eastAsia"/>
              </w:rPr>
              <w:t>을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전송했을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때</w:t>
            </w:r>
            <w:r w:rsidRPr="001605E7">
              <w:rPr>
                <w:rFonts w:eastAsiaTheme="minorHAnsi"/>
              </w:rPr>
              <w:t xml:space="preserve"> UDP </w:t>
            </w:r>
            <w:r w:rsidR="00053E69" w:rsidRPr="001605E7">
              <w:rPr>
                <w:rFonts w:eastAsiaTheme="minorHAnsi"/>
              </w:rPr>
              <w:t>SOCKET</w:t>
            </w:r>
            <w:r w:rsidRPr="001605E7">
              <w:rPr>
                <w:rFonts w:eastAsiaTheme="minorHAnsi" w:hint="eastAsia"/>
              </w:rPr>
              <w:t>이</w:t>
            </w:r>
            <w:r w:rsidRPr="001605E7">
              <w:rPr>
                <w:rFonts w:eastAsiaTheme="minorHAnsi"/>
              </w:rPr>
              <w:t xml:space="preserve"> Destination Port Unreachable Packet</w:t>
            </w:r>
            <w:r w:rsidRPr="001605E7">
              <w:rPr>
                <w:rFonts w:eastAsiaTheme="minorHAnsi" w:hint="eastAsia"/>
              </w:rPr>
              <w:t>전송을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하지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않도록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설정할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수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있다</w:t>
            </w:r>
            <w:r w:rsidRPr="001605E7">
              <w:rPr>
                <w:rFonts w:eastAsiaTheme="minorHAnsi"/>
              </w:rPr>
              <w:t xml:space="preserve">. </w:t>
            </w:r>
            <w:r w:rsidR="00222458" w:rsidRPr="001605E7">
              <w:rPr>
                <w:rFonts w:eastAsiaTheme="minorHAnsi"/>
              </w:rPr>
              <w:t xml:space="preserve">Port scan </w:t>
            </w:r>
            <w:r w:rsidR="00222458" w:rsidRPr="001605E7">
              <w:rPr>
                <w:rFonts w:eastAsiaTheme="minorHAnsi" w:hint="eastAsia"/>
              </w:rPr>
              <w:t>공격을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막을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수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있다</w:t>
            </w:r>
            <w:r w:rsidRPr="001605E7">
              <w:rPr>
                <w:rFonts w:eastAsiaTheme="minorHAnsi"/>
              </w:rPr>
              <w:t>.</w:t>
            </w:r>
          </w:p>
          <w:p w14:paraId="2ABF9C8C" w14:textId="77777777" w:rsidR="000343D7" w:rsidRPr="001605E7" w:rsidRDefault="000343D7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 : Destination Port Unreachable Packet Send Block</w:t>
            </w:r>
          </w:p>
          <w:p w14:paraId="13E581C0" w14:textId="77777777" w:rsidR="000343D7" w:rsidRPr="001605E7" w:rsidRDefault="000343D7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 : Destination Port Unreachable Packet Send</w:t>
            </w:r>
          </w:p>
        </w:tc>
      </w:tr>
      <w:tr w:rsidR="00E073BD" w:rsidRPr="00546234" w14:paraId="6388FCE7" w14:textId="77777777" w:rsidTr="001605E7">
        <w:trPr>
          <w:jc w:val="center"/>
        </w:trPr>
        <w:tc>
          <w:tcPr>
            <w:tcW w:w="680" w:type="dxa"/>
            <w:vAlign w:val="center"/>
          </w:tcPr>
          <w:p w14:paraId="71718AE2" w14:textId="77777777" w:rsidR="00E073BD" w:rsidRPr="001605E7" w:rsidRDefault="00E073B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3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2BE9F9F0" w14:textId="77777777" w:rsidR="00E073BD" w:rsidRPr="001605E7" w:rsidRDefault="00E073B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WOL</w:t>
            </w:r>
          </w:p>
        </w:tc>
        <w:tc>
          <w:tcPr>
            <w:tcW w:w="6521" w:type="dxa"/>
          </w:tcPr>
          <w:p w14:paraId="4A262D26" w14:textId="2DBD49FF" w:rsidR="00E073BD" w:rsidRPr="001605E7" w:rsidRDefault="00E073BD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Wake On L</w:t>
            </w:r>
            <w:r w:rsidR="00E81E4D" w:rsidRPr="001605E7">
              <w:rPr>
                <w:rFonts w:eastAsiaTheme="minorHAnsi"/>
              </w:rPr>
              <w:t>AN</w:t>
            </w:r>
          </w:p>
          <w:p w14:paraId="359EF727" w14:textId="6C9147E9" w:rsidR="00E073BD" w:rsidRPr="001605E7" w:rsidRDefault="000343D7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WOL </w:t>
            </w:r>
            <w:r w:rsidR="00E01E81">
              <w:rPr>
                <w:rFonts w:eastAsiaTheme="minorHAnsi"/>
              </w:rPr>
              <w:t>P</w:t>
            </w:r>
            <w:r w:rsidRPr="001605E7">
              <w:rPr>
                <w:rFonts w:eastAsiaTheme="minorHAnsi"/>
              </w:rPr>
              <w:t>acket</w:t>
            </w:r>
            <w:r w:rsidRPr="001605E7">
              <w:rPr>
                <w:rFonts w:eastAsiaTheme="minorHAnsi" w:hint="eastAsia"/>
              </w:rPr>
              <w:t>을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수신할지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결정하는</w:t>
            </w:r>
            <w:r w:rsidRPr="001605E7">
              <w:rPr>
                <w:rFonts w:eastAsiaTheme="minorHAnsi"/>
              </w:rPr>
              <w:t xml:space="preserve"> bit</w:t>
            </w:r>
          </w:p>
          <w:p w14:paraId="2E7C5FAC" w14:textId="1C80AECE" w:rsidR="000343D7" w:rsidRPr="001605E7" w:rsidRDefault="000343D7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1 : Receive WOL </w:t>
            </w:r>
            <w:r w:rsidR="00E01E81">
              <w:rPr>
                <w:rFonts w:eastAsiaTheme="minorHAnsi"/>
              </w:rPr>
              <w:t>P</w:t>
            </w:r>
            <w:r w:rsidRPr="001605E7">
              <w:rPr>
                <w:rFonts w:eastAsiaTheme="minorHAnsi"/>
              </w:rPr>
              <w:t>acket</w:t>
            </w:r>
          </w:p>
          <w:p w14:paraId="746F0E6A" w14:textId="0FBEE3BD" w:rsidR="000343D7" w:rsidRPr="001605E7" w:rsidRDefault="000343D7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0 : No Receive WOL </w:t>
            </w:r>
            <w:r w:rsidR="00E01E81">
              <w:rPr>
                <w:rFonts w:eastAsiaTheme="minorHAnsi"/>
              </w:rPr>
              <w:t>P</w:t>
            </w:r>
            <w:r w:rsidRPr="001605E7">
              <w:rPr>
                <w:rFonts w:eastAsiaTheme="minorHAnsi"/>
              </w:rPr>
              <w:t>acket</w:t>
            </w:r>
          </w:p>
        </w:tc>
      </w:tr>
      <w:tr w:rsidR="00E073BD" w:rsidRPr="00546234" w14:paraId="3072320E" w14:textId="77777777" w:rsidTr="001605E7">
        <w:trPr>
          <w:jc w:val="center"/>
        </w:trPr>
        <w:tc>
          <w:tcPr>
            <w:tcW w:w="680" w:type="dxa"/>
            <w:vAlign w:val="center"/>
          </w:tcPr>
          <w:p w14:paraId="195B28A0" w14:textId="77777777" w:rsidR="00E073BD" w:rsidRPr="001605E7" w:rsidRDefault="00E073B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2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59323B85" w14:textId="3B2A9580" w:rsidR="00E073BD" w:rsidRPr="001605E7" w:rsidRDefault="00457B66" w:rsidP="00457B66">
            <w:pPr>
              <w:pStyle w:val="11"/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NOCHK</w:t>
            </w:r>
          </w:p>
        </w:tc>
        <w:tc>
          <w:tcPr>
            <w:tcW w:w="6521" w:type="dxa"/>
          </w:tcPr>
          <w:p w14:paraId="7DC6D0C0" w14:textId="08A30536" w:rsidR="00E3391A" w:rsidRPr="001605E7" w:rsidRDefault="00E3391A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MACRAW No Size Check</w:t>
            </w:r>
          </w:p>
          <w:p w14:paraId="77740226" w14:textId="32B66A7E" w:rsidR="00E073BD" w:rsidRPr="001605E7" w:rsidRDefault="00053E69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SOCKET</w:t>
            </w:r>
            <w:r w:rsidR="000343D7" w:rsidRPr="001605E7">
              <w:rPr>
                <w:rFonts w:eastAsiaTheme="minorHAnsi" w:hint="eastAsia"/>
              </w:rPr>
              <w:t>이</w:t>
            </w:r>
            <w:r w:rsidR="000343D7" w:rsidRPr="001605E7">
              <w:rPr>
                <w:rFonts w:eastAsiaTheme="minorHAnsi"/>
              </w:rPr>
              <w:t xml:space="preserve"> MACRAW Mode</w:t>
            </w:r>
            <w:r w:rsidR="000343D7" w:rsidRPr="001605E7">
              <w:rPr>
                <w:rFonts w:eastAsiaTheme="minorHAnsi" w:hint="eastAsia"/>
              </w:rPr>
              <w:t>일때</w:t>
            </w:r>
            <w:r w:rsidR="000343D7" w:rsidRPr="001605E7">
              <w:rPr>
                <w:rFonts w:eastAsiaTheme="minorHAnsi"/>
              </w:rPr>
              <w:t xml:space="preserve">, </w:t>
            </w:r>
            <w:r w:rsidR="000343D7" w:rsidRPr="001605E7">
              <w:rPr>
                <w:rFonts w:eastAsiaTheme="minorHAnsi" w:hint="eastAsia"/>
              </w:rPr>
              <w:t>상대방이</w:t>
            </w:r>
            <w:r w:rsidR="000343D7" w:rsidRPr="001605E7">
              <w:rPr>
                <w:rFonts w:eastAsiaTheme="minorHAnsi"/>
              </w:rPr>
              <w:t xml:space="preserve"> </w:t>
            </w:r>
            <w:r w:rsidR="000343D7" w:rsidRPr="001605E7">
              <w:rPr>
                <w:rFonts w:eastAsiaTheme="minorHAnsi" w:hint="eastAsia"/>
              </w:rPr>
              <w:t>보내온</w:t>
            </w:r>
            <w:r w:rsidR="000343D7" w:rsidRPr="001605E7">
              <w:rPr>
                <w:rFonts w:eastAsiaTheme="minorHAnsi"/>
              </w:rPr>
              <w:t xml:space="preserve"> </w:t>
            </w:r>
            <w:r w:rsidR="008F781E" w:rsidRPr="001605E7">
              <w:rPr>
                <w:rFonts w:eastAsiaTheme="minorHAnsi"/>
              </w:rPr>
              <w:t>Packet</w:t>
            </w:r>
            <w:r w:rsidR="000343D7" w:rsidRPr="001605E7">
              <w:rPr>
                <w:rFonts w:eastAsiaTheme="minorHAnsi" w:hint="eastAsia"/>
              </w:rPr>
              <w:t>의</w:t>
            </w:r>
            <w:r w:rsidR="000343D7" w:rsidRPr="001605E7">
              <w:rPr>
                <w:rFonts w:eastAsiaTheme="minorHAnsi"/>
              </w:rPr>
              <w:t xml:space="preserve"> Size</w:t>
            </w:r>
            <w:r w:rsidR="000343D7" w:rsidRPr="001605E7">
              <w:rPr>
                <w:rFonts w:eastAsiaTheme="minorHAnsi" w:hint="eastAsia"/>
              </w:rPr>
              <w:t>가</w:t>
            </w:r>
            <w:r w:rsidR="000343D7" w:rsidRPr="001605E7">
              <w:rPr>
                <w:rFonts w:eastAsiaTheme="minorHAnsi"/>
              </w:rPr>
              <w:t xml:space="preserve"> MAX Packet Size</w:t>
            </w:r>
            <w:r w:rsidR="000343D7" w:rsidRPr="001605E7">
              <w:rPr>
                <w:rFonts w:eastAsiaTheme="minorHAnsi" w:hint="eastAsia"/>
              </w:rPr>
              <w:t>보다</w:t>
            </w:r>
            <w:r w:rsidR="000343D7" w:rsidRPr="001605E7">
              <w:rPr>
                <w:rFonts w:eastAsiaTheme="minorHAnsi"/>
              </w:rPr>
              <w:t xml:space="preserve"> </w:t>
            </w:r>
            <w:r w:rsidR="000343D7" w:rsidRPr="001605E7">
              <w:rPr>
                <w:rFonts w:eastAsiaTheme="minorHAnsi" w:hint="eastAsia"/>
              </w:rPr>
              <w:t>커도</w:t>
            </w:r>
            <w:r w:rsidR="000343D7" w:rsidRPr="001605E7">
              <w:rPr>
                <w:rFonts w:eastAsiaTheme="minorHAnsi"/>
              </w:rPr>
              <w:t xml:space="preserve"> Size</w:t>
            </w:r>
            <w:r w:rsidR="000343D7" w:rsidRPr="001605E7">
              <w:rPr>
                <w:rFonts w:eastAsiaTheme="minorHAnsi" w:hint="eastAsia"/>
              </w:rPr>
              <w:t>를</w:t>
            </w:r>
            <w:r w:rsidR="000343D7" w:rsidRPr="001605E7">
              <w:rPr>
                <w:rFonts w:eastAsiaTheme="minorHAnsi"/>
              </w:rPr>
              <w:t xml:space="preserve"> </w:t>
            </w:r>
            <w:r w:rsidR="000343D7" w:rsidRPr="001605E7">
              <w:rPr>
                <w:rFonts w:eastAsiaTheme="minorHAnsi" w:hint="eastAsia"/>
              </w:rPr>
              <w:t>확인하지</w:t>
            </w:r>
            <w:r w:rsidR="000343D7" w:rsidRPr="001605E7">
              <w:rPr>
                <w:rFonts w:eastAsiaTheme="minorHAnsi"/>
              </w:rPr>
              <w:t xml:space="preserve"> </w:t>
            </w:r>
            <w:r w:rsidR="000343D7" w:rsidRPr="001605E7">
              <w:rPr>
                <w:rFonts w:eastAsiaTheme="minorHAnsi" w:hint="eastAsia"/>
              </w:rPr>
              <w:t>않고</w:t>
            </w:r>
            <w:r w:rsidR="000343D7" w:rsidRPr="001605E7">
              <w:rPr>
                <w:rFonts w:eastAsiaTheme="minorHAnsi"/>
              </w:rPr>
              <w:t xml:space="preserve"> </w:t>
            </w:r>
            <w:r w:rsidR="000343D7" w:rsidRPr="001605E7">
              <w:rPr>
                <w:rFonts w:eastAsiaTheme="minorHAnsi" w:hint="eastAsia"/>
              </w:rPr>
              <w:t>수신할</w:t>
            </w:r>
            <w:r w:rsidR="000343D7" w:rsidRPr="001605E7">
              <w:rPr>
                <w:rFonts w:eastAsiaTheme="minorHAnsi"/>
              </w:rPr>
              <w:t xml:space="preserve"> </w:t>
            </w:r>
            <w:r w:rsidR="000343D7" w:rsidRPr="001605E7">
              <w:rPr>
                <w:rFonts w:eastAsiaTheme="minorHAnsi" w:hint="eastAsia"/>
              </w:rPr>
              <w:t>수</w:t>
            </w:r>
            <w:r w:rsidR="000343D7" w:rsidRPr="001605E7">
              <w:rPr>
                <w:rFonts w:eastAsiaTheme="minorHAnsi"/>
              </w:rPr>
              <w:t xml:space="preserve"> </w:t>
            </w:r>
            <w:r w:rsidR="000343D7" w:rsidRPr="001605E7">
              <w:rPr>
                <w:rFonts w:eastAsiaTheme="minorHAnsi" w:hint="eastAsia"/>
              </w:rPr>
              <w:t>있도록</w:t>
            </w:r>
            <w:r w:rsidR="000343D7" w:rsidRPr="001605E7">
              <w:rPr>
                <w:rFonts w:eastAsiaTheme="minorHAnsi"/>
              </w:rPr>
              <w:t xml:space="preserve"> </w:t>
            </w:r>
            <w:r w:rsidR="000343D7" w:rsidRPr="001605E7">
              <w:rPr>
                <w:rFonts w:eastAsiaTheme="minorHAnsi" w:hint="eastAsia"/>
              </w:rPr>
              <w:t>한다</w:t>
            </w:r>
            <w:r w:rsidR="000343D7" w:rsidRPr="001605E7">
              <w:rPr>
                <w:rFonts w:eastAsiaTheme="minorHAnsi"/>
              </w:rPr>
              <w:t>.</w:t>
            </w:r>
          </w:p>
          <w:p w14:paraId="388357A1" w14:textId="77777777" w:rsidR="000343D7" w:rsidRPr="001605E7" w:rsidRDefault="000343D7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 : No Check Packet Size</w:t>
            </w:r>
          </w:p>
          <w:p w14:paraId="21C57DA7" w14:textId="2C494EC4" w:rsidR="00E3391A" w:rsidRPr="001605E7" w:rsidRDefault="00457B66" w:rsidP="00155A42">
            <w:pPr>
              <w:pStyle w:val="11"/>
              <w:rPr>
                <w:rFonts w:eastAsiaTheme="minorHAnsi"/>
              </w:rPr>
            </w:pPr>
            <w:r>
              <w:rPr>
                <w:rFonts w:eastAsiaTheme="minorHAnsi"/>
              </w:rPr>
              <w:t>0 : Check Packet Size</w:t>
            </w:r>
          </w:p>
        </w:tc>
      </w:tr>
      <w:tr w:rsidR="00E073BD" w:rsidRPr="00546234" w14:paraId="64D4E623" w14:textId="77777777" w:rsidTr="001605E7">
        <w:trPr>
          <w:jc w:val="center"/>
        </w:trPr>
        <w:tc>
          <w:tcPr>
            <w:tcW w:w="680" w:type="dxa"/>
            <w:vAlign w:val="center"/>
          </w:tcPr>
          <w:p w14:paraId="27F71A61" w14:textId="359F1073" w:rsidR="00E073BD" w:rsidRPr="001605E7" w:rsidRDefault="00E073B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4DBBC62B" w14:textId="4416187F" w:rsidR="00E073BD" w:rsidRPr="001605E7" w:rsidRDefault="00E073B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FA</w:t>
            </w:r>
            <w:r w:rsidR="00BC5C69" w:rsidRPr="001605E7">
              <w:rPr>
                <w:rFonts w:eastAsiaTheme="minorHAnsi"/>
              </w:rPr>
              <w:t>RP</w:t>
            </w:r>
          </w:p>
        </w:tc>
        <w:tc>
          <w:tcPr>
            <w:tcW w:w="6521" w:type="dxa"/>
          </w:tcPr>
          <w:p w14:paraId="37AE2BAD" w14:textId="77777777" w:rsidR="00E073BD" w:rsidRPr="001605E7" w:rsidRDefault="00E073BD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UDP Force ARP</w:t>
            </w:r>
          </w:p>
          <w:p w14:paraId="2FCE4D56" w14:textId="09B12A4E" w:rsidR="00E073BD" w:rsidRPr="001605E7" w:rsidRDefault="000343D7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UDP</w:t>
            </w:r>
            <w:r w:rsidRPr="001605E7">
              <w:rPr>
                <w:rFonts w:eastAsiaTheme="minorHAnsi" w:hint="eastAsia"/>
              </w:rPr>
              <w:t>와</w:t>
            </w:r>
            <w:r w:rsidRPr="001605E7">
              <w:rPr>
                <w:rFonts w:eastAsiaTheme="minorHAnsi"/>
              </w:rPr>
              <w:t xml:space="preserve"> IPRAW Mode</w:t>
            </w:r>
            <w:r w:rsidR="000C2045" w:rsidRPr="001605E7">
              <w:rPr>
                <w:rFonts w:eastAsiaTheme="minorHAnsi" w:hint="eastAsia"/>
              </w:rPr>
              <w:t>에서</w:t>
            </w:r>
            <w:r w:rsidRPr="001605E7">
              <w:rPr>
                <w:rFonts w:eastAsiaTheme="minorHAnsi"/>
              </w:rPr>
              <w:t xml:space="preserve"> </w:t>
            </w:r>
            <w:r w:rsidR="000C2045" w:rsidRPr="001605E7">
              <w:rPr>
                <w:rFonts w:eastAsiaTheme="minorHAnsi"/>
              </w:rPr>
              <w:t xml:space="preserve">Send Command </w:t>
            </w:r>
            <w:r w:rsidR="000C2045" w:rsidRPr="001605E7">
              <w:rPr>
                <w:rFonts w:eastAsiaTheme="minorHAnsi" w:hint="eastAsia"/>
              </w:rPr>
              <w:t>마다</w:t>
            </w:r>
            <w:r w:rsidR="00EE650C"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/>
              </w:rPr>
              <w:t>ARP</w:t>
            </w:r>
            <w:r w:rsidRPr="001605E7">
              <w:rPr>
                <w:rFonts w:eastAsiaTheme="minorHAnsi" w:hint="eastAsia"/>
              </w:rPr>
              <w:t>를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수행</w:t>
            </w:r>
            <w:r w:rsidR="000C2045" w:rsidRPr="001605E7">
              <w:rPr>
                <w:rFonts w:eastAsiaTheme="minorHAnsi" w:hint="eastAsia"/>
              </w:rPr>
              <w:t>한</w:t>
            </w:r>
            <w:r w:rsidRPr="001605E7">
              <w:rPr>
                <w:rFonts w:eastAsiaTheme="minorHAnsi" w:hint="eastAsia"/>
              </w:rPr>
              <w:t>다</w:t>
            </w:r>
            <w:r w:rsidRPr="001605E7">
              <w:rPr>
                <w:rFonts w:eastAsiaTheme="minorHAnsi"/>
              </w:rPr>
              <w:t>.</w:t>
            </w:r>
          </w:p>
          <w:p w14:paraId="1879ACA5" w14:textId="441BAF89" w:rsidR="000343D7" w:rsidRPr="001605E7" w:rsidRDefault="000C2045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01 </w:t>
            </w:r>
            <w:r w:rsidR="000343D7" w:rsidRPr="001605E7">
              <w:rPr>
                <w:rFonts w:eastAsiaTheme="minorHAnsi"/>
              </w:rPr>
              <w:t xml:space="preserve">: </w:t>
            </w:r>
            <w:r w:rsidRPr="001605E7">
              <w:rPr>
                <w:rFonts w:eastAsiaTheme="minorHAnsi"/>
              </w:rPr>
              <w:t>UDP Force ARP Enable</w:t>
            </w:r>
          </w:p>
          <w:p w14:paraId="0EE0E599" w14:textId="5B08E8D8" w:rsidR="00EE650C" w:rsidRPr="001605E7" w:rsidRDefault="000C2045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01 : UDP Force ARP Disable</w:t>
            </w:r>
          </w:p>
        </w:tc>
      </w:tr>
      <w:tr w:rsidR="00E073BD" w:rsidRPr="00546234" w14:paraId="4F211107" w14:textId="77777777" w:rsidTr="001605E7">
        <w:trPr>
          <w:jc w:val="center"/>
        </w:trPr>
        <w:tc>
          <w:tcPr>
            <w:tcW w:w="680" w:type="dxa"/>
            <w:vAlign w:val="center"/>
          </w:tcPr>
          <w:p w14:paraId="568DB876" w14:textId="77777777" w:rsidR="00E073BD" w:rsidRPr="001605E7" w:rsidRDefault="00E073B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15EA685A" w14:textId="7FD9900A" w:rsidR="00E073BD" w:rsidRPr="001605E7" w:rsidRDefault="00E073B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SSHA</w:t>
            </w:r>
          </w:p>
        </w:tc>
        <w:tc>
          <w:tcPr>
            <w:tcW w:w="6521" w:type="dxa"/>
          </w:tcPr>
          <w:p w14:paraId="5CB2043C" w14:textId="77777777" w:rsidR="00E073BD" w:rsidRPr="001605E7" w:rsidRDefault="00E073BD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Skip SRC Hardware Address</w:t>
            </w:r>
          </w:p>
          <w:p w14:paraId="34594CD6" w14:textId="77777777" w:rsidR="00E073BD" w:rsidRPr="001605E7" w:rsidRDefault="00EE650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 w:hint="eastAsia"/>
              </w:rPr>
              <w:t>상대방의</w:t>
            </w:r>
            <w:r w:rsidRPr="001605E7">
              <w:rPr>
                <w:rFonts w:eastAsiaTheme="minorHAnsi"/>
              </w:rPr>
              <w:t xml:space="preserve"> Hardware Address</w:t>
            </w:r>
            <w:r w:rsidRPr="001605E7">
              <w:rPr>
                <w:rFonts w:eastAsiaTheme="minorHAnsi" w:hint="eastAsia"/>
              </w:rPr>
              <w:t>를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확인하지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않고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수신한다</w:t>
            </w:r>
            <w:r w:rsidRPr="001605E7">
              <w:rPr>
                <w:rFonts w:eastAsiaTheme="minorHAnsi"/>
              </w:rPr>
              <w:t xml:space="preserve">. </w:t>
            </w:r>
            <w:r w:rsidRPr="001605E7">
              <w:rPr>
                <w:rFonts w:eastAsiaTheme="minorHAnsi" w:hint="eastAsia"/>
              </w:rPr>
              <w:t>따라서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상대방이</w:t>
            </w:r>
            <w:r w:rsidRPr="001605E7">
              <w:rPr>
                <w:rFonts w:eastAsiaTheme="minorHAnsi"/>
              </w:rPr>
              <w:t xml:space="preserve"> W5100S</w:t>
            </w:r>
            <w:r w:rsidRPr="001605E7">
              <w:rPr>
                <w:rFonts w:eastAsiaTheme="minorHAnsi" w:hint="eastAsia"/>
              </w:rPr>
              <w:t>와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동일한</w:t>
            </w:r>
            <w:r w:rsidRPr="001605E7">
              <w:rPr>
                <w:rFonts w:eastAsiaTheme="minorHAnsi"/>
              </w:rPr>
              <w:t xml:space="preserve"> Hardware Address</w:t>
            </w:r>
            <w:r w:rsidRPr="001605E7">
              <w:rPr>
                <w:rFonts w:eastAsiaTheme="minorHAnsi" w:hint="eastAsia"/>
              </w:rPr>
              <w:t>를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가지고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있어도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송수신이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가능하다</w:t>
            </w:r>
            <w:r w:rsidRPr="001605E7">
              <w:rPr>
                <w:rFonts w:eastAsiaTheme="minorHAnsi"/>
              </w:rPr>
              <w:t>.</w:t>
            </w:r>
          </w:p>
          <w:p w14:paraId="60E57BD1" w14:textId="77777777" w:rsidR="00EE650C" w:rsidRPr="001605E7" w:rsidRDefault="00EE650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1 : </w:t>
            </w:r>
            <w:r w:rsidRPr="001605E7">
              <w:rPr>
                <w:rFonts w:eastAsiaTheme="minorHAnsi" w:hint="eastAsia"/>
              </w:rPr>
              <w:t>상대방의</w:t>
            </w:r>
            <w:r w:rsidRPr="001605E7">
              <w:rPr>
                <w:rFonts w:eastAsiaTheme="minorHAnsi"/>
              </w:rPr>
              <w:t xml:space="preserve"> Hardware Address</w:t>
            </w:r>
            <w:r w:rsidRPr="001605E7">
              <w:rPr>
                <w:rFonts w:eastAsiaTheme="minorHAnsi" w:hint="eastAsia"/>
              </w:rPr>
              <w:t>를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확인하지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않는다</w:t>
            </w:r>
            <w:r w:rsidRPr="001605E7">
              <w:rPr>
                <w:rFonts w:eastAsiaTheme="minorHAnsi"/>
              </w:rPr>
              <w:t>.</w:t>
            </w:r>
          </w:p>
          <w:p w14:paraId="5ECBE51A" w14:textId="77777777" w:rsidR="00EE650C" w:rsidRPr="001605E7" w:rsidRDefault="00EE650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0 : </w:t>
            </w:r>
            <w:r w:rsidRPr="001605E7">
              <w:rPr>
                <w:rFonts w:eastAsiaTheme="minorHAnsi" w:hint="eastAsia"/>
              </w:rPr>
              <w:t>상대방의</w:t>
            </w:r>
            <w:r w:rsidRPr="001605E7">
              <w:rPr>
                <w:rFonts w:eastAsiaTheme="minorHAnsi"/>
              </w:rPr>
              <w:t xml:space="preserve"> Hardware Address</w:t>
            </w:r>
            <w:r w:rsidRPr="001605E7">
              <w:rPr>
                <w:rFonts w:eastAsiaTheme="minorHAnsi" w:hint="eastAsia"/>
              </w:rPr>
              <w:t>를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확인한다</w:t>
            </w:r>
            <w:r w:rsidRPr="001605E7">
              <w:rPr>
                <w:rFonts w:eastAsiaTheme="minorHAnsi"/>
              </w:rPr>
              <w:t>.</w:t>
            </w:r>
          </w:p>
        </w:tc>
      </w:tr>
    </w:tbl>
    <w:p w14:paraId="429719AD" w14:textId="77777777" w:rsidR="00E073BD" w:rsidRPr="001605E7" w:rsidRDefault="00E073BD" w:rsidP="00155A42">
      <w:pPr>
        <w:pStyle w:val="11"/>
        <w:rPr>
          <w:rFonts w:eastAsiaTheme="minorHAnsi"/>
        </w:rPr>
      </w:pPr>
    </w:p>
    <w:p w14:paraId="39C0DD69" w14:textId="78B7E74C" w:rsidR="00B8503D" w:rsidRPr="008C14F1" w:rsidRDefault="00DD12E3" w:rsidP="00E54C87">
      <w:pPr>
        <w:pStyle w:val="31"/>
      </w:pPr>
      <w:bookmarkStart w:id="404" w:name="_Toc483830041"/>
      <w:r w:rsidRPr="008C14F1">
        <w:t>PHAR</w:t>
      </w:r>
      <w:r w:rsidR="00640B1B" w:rsidRPr="008C14F1">
        <w:t xml:space="preserve"> </w:t>
      </w:r>
      <w:r w:rsidR="00EE650C" w:rsidRPr="008C14F1">
        <w:t>(Destination Hardware Address Register in PPPoE Mode)</w:t>
      </w:r>
      <w:bookmarkEnd w:id="404"/>
    </w:p>
    <w:p w14:paraId="36FADDA3" w14:textId="2ADA822D" w:rsidR="00DD12E3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2F12DC" w:rsidRPr="001605E7">
        <w:rPr>
          <w:rFonts w:eastAsiaTheme="minorHAnsi"/>
        </w:rPr>
        <w:t>R</w:t>
      </w:r>
      <w:r w:rsidR="0055345F" w:rsidRPr="001605E7">
        <w:rPr>
          <w:rFonts w:eastAsiaTheme="minorHAnsi"/>
        </w:rPr>
        <w:t>=</w:t>
      </w:r>
      <w:r w:rsidR="002F12DC" w:rsidRPr="001605E7">
        <w:rPr>
          <w:rFonts w:eastAsiaTheme="minorHAnsi"/>
        </w:rPr>
        <w:t>W] [0x0032-0x0037] [0x0</w:t>
      </w:r>
      <w:r w:rsidR="00C043AD" w:rsidRPr="001605E7">
        <w:rPr>
          <w:rFonts w:eastAsiaTheme="minorHAnsi"/>
        </w:rPr>
        <w:t>00</w:t>
      </w:r>
      <w:r w:rsidR="002F12DC" w:rsidRPr="001605E7">
        <w:rPr>
          <w:rFonts w:eastAsiaTheme="minorHAnsi"/>
        </w:rPr>
        <w:t>0]</w:t>
      </w:r>
    </w:p>
    <w:p w14:paraId="093D417E" w14:textId="0CD683B0" w:rsidR="005114FD" w:rsidRPr="001605E7" w:rsidRDefault="00C30479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PHAR</w:t>
      </w:r>
      <w:r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</w:t>
      </w:r>
      <w:r w:rsidR="00EE650C" w:rsidRPr="001605E7">
        <w:rPr>
          <w:rFonts w:eastAsiaTheme="minorHAnsi"/>
        </w:rPr>
        <w:t>PPPoE Mode</w:t>
      </w:r>
      <w:r w:rsidR="005114FD" w:rsidRPr="001605E7">
        <w:rPr>
          <w:rFonts w:eastAsiaTheme="minorHAnsi" w:hint="eastAsia"/>
        </w:rPr>
        <w:t>일</w:t>
      </w:r>
      <w:r w:rsidR="005114FD" w:rsidRPr="001605E7">
        <w:rPr>
          <w:rFonts w:eastAsiaTheme="minorHAnsi"/>
        </w:rPr>
        <w:t xml:space="preserve"> </w:t>
      </w:r>
      <w:r w:rsidR="005114FD" w:rsidRPr="001605E7">
        <w:rPr>
          <w:rFonts w:eastAsiaTheme="minorHAnsi" w:hint="eastAsia"/>
        </w:rPr>
        <w:t>때만</w:t>
      </w:r>
      <w:r w:rsidR="005114FD" w:rsidRPr="001605E7">
        <w:rPr>
          <w:rFonts w:eastAsiaTheme="minorHAnsi"/>
        </w:rPr>
        <w:t xml:space="preserve"> </w:t>
      </w:r>
      <w:r w:rsidR="005114FD" w:rsidRPr="001605E7">
        <w:rPr>
          <w:rFonts w:eastAsiaTheme="minorHAnsi" w:hint="eastAsia"/>
        </w:rPr>
        <w:t>유효하다</w:t>
      </w:r>
      <w:r w:rsidR="005114FD" w:rsidRPr="001605E7">
        <w:rPr>
          <w:rFonts w:eastAsiaTheme="minorHAnsi"/>
        </w:rPr>
        <w:t>.</w:t>
      </w:r>
    </w:p>
    <w:p w14:paraId="51157D8C" w14:textId="52B5625E" w:rsidR="00DD12E3" w:rsidRPr="001605E7" w:rsidRDefault="00EE650C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 xml:space="preserve">PPPoE </w:t>
      </w:r>
      <w:r w:rsidR="005114FD" w:rsidRPr="001605E7">
        <w:rPr>
          <w:rFonts w:eastAsiaTheme="minorHAnsi"/>
        </w:rPr>
        <w:t>Destination</w:t>
      </w:r>
      <w:r w:rsidRPr="001605E7">
        <w:rPr>
          <w:rFonts w:eastAsiaTheme="minorHAnsi"/>
        </w:rPr>
        <w:t xml:space="preserve"> Hardware Address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="000E5CCC" w:rsidRPr="001605E7">
        <w:rPr>
          <w:rFonts w:eastAsiaTheme="minorHAnsi" w:hint="eastAsia"/>
        </w:rPr>
        <w:t>설정한다</w:t>
      </w:r>
      <w:r w:rsidRPr="001605E7">
        <w:rPr>
          <w:rFonts w:eastAsiaTheme="minorHAnsi"/>
        </w:rPr>
        <w:t>.</w:t>
      </w:r>
    </w:p>
    <w:p w14:paraId="407E3AB4" w14:textId="77777777" w:rsidR="00EE650C" w:rsidRPr="001605E7" w:rsidRDefault="00EE650C" w:rsidP="00155A42">
      <w:pPr>
        <w:pStyle w:val="11"/>
        <w:rPr>
          <w:rFonts w:eastAsiaTheme="minorHAnsi"/>
        </w:rPr>
      </w:pPr>
    </w:p>
    <w:p w14:paraId="459ED2DF" w14:textId="4E639862" w:rsidR="00EE650C" w:rsidRPr="001605E7" w:rsidRDefault="00EE650C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 xml:space="preserve">Ex) </w:t>
      </w:r>
      <w:r w:rsidR="00DE32B6" w:rsidRPr="001605E7">
        <w:rPr>
          <w:rFonts w:eastAsiaTheme="minorHAnsi"/>
        </w:rPr>
        <w:t xml:space="preserve">PHAR = </w:t>
      </w:r>
      <w:r w:rsidRPr="001605E7">
        <w:rPr>
          <w:rFonts w:eastAsiaTheme="minorHAnsi"/>
        </w:rPr>
        <w:t>“</w:t>
      </w:r>
      <w:r w:rsidR="00350C3B" w:rsidRPr="001605E7">
        <w:rPr>
          <w:rFonts w:eastAsiaTheme="minorHAnsi"/>
        </w:rPr>
        <w:t>11</w:t>
      </w:r>
      <w:r w:rsidRPr="001605E7">
        <w:rPr>
          <w:rFonts w:eastAsiaTheme="minorHAnsi"/>
        </w:rPr>
        <w:t>:</w:t>
      </w:r>
      <w:r w:rsidR="00350C3B" w:rsidRPr="001605E7">
        <w:rPr>
          <w:rFonts w:eastAsiaTheme="minorHAnsi"/>
        </w:rPr>
        <w:t>22</w:t>
      </w:r>
      <w:r w:rsidRPr="001605E7">
        <w:rPr>
          <w:rFonts w:eastAsiaTheme="minorHAnsi"/>
        </w:rPr>
        <w:t>:</w:t>
      </w:r>
      <w:r w:rsidR="00350C3B" w:rsidRPr="001605E7">
        <w:rPr>
          <w:rFonts w:eastAsiaTheme="minorHAnsi"/>
        </w:rPr>
        <w:t>33</w:t>
      </w:r>
      <w:r w:rsidRPr="001605E7">
        <w:rPr>
          <w:rFonts w:eastAsiaTheme="minorHAnsi"/>
        </w:rPr>
        <w:t>:</w:t>
      </w:r>
      <w:r w:rsidR="00350C3B" w:rsidRPr="001605E7">
        <w:rPr>
          <w:rFonts w:eastAsiaTheme="minorHAnsi"/>
        </w:rPr>
        <w:t>AA</w:t>
      </w:r>
      <w:r w:rsidRPr="001605E7">
        <w:rPr>
          <w:rFonts w:eastAsiaTheme="minorHAnsi"/>
        </w:rPr>
        <w:t>:</w:t>
      </w:r>
      <w:r w:rsidR="00350C3B" w:rsidRPr="001605E7">
        <w:rPr>
          <w:rFonts w:eastAsiaTheme="minorHAnsi"/>
        </w:rPr>
        <w:t>BB</w:t>
      </w:r>
      <w:r w:rsidRPr="001605E7">
        <w:rPr>
          <w:rFonts w:eastAsiaTheme="minorHAnsi"/>
        </w:rPr>
        <w:t>:</w:t>
      </w:r>
      <w:r w:rsidR="00350C3B" w:rsidRPr="001605E7">
        <w:rPr>
          <w:rFonts w:eastAsiaTheme="minorHAnsi"/>
        </w:rPr>
        <w:t>CC</w:t>
      </w:r>
      <w:r w:rsidRPr="001605E7">
        <w:rPr>
          <w:rFonts w:eastAsiaTheme="minorHAnsi"/>
        </w:rPr>
        <w:t>”</w:t>
      </w:r>
      <w:r w:rsidR="00350C3B" w:rsidRPr="001605E7">
        <w:rPr>
          <w:rFonts w:eastAsiaTheme="minorHAnsi"/>
        </w:rPr>
        <w:t>,</w:t>
      </w:r>
    </w:p>
    <w:tbl>
      <w:tblPr>
        <w:tblStyle w:val="af3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7"/>
        <w:gridCol w:w="1708"/>
        <w:gridCol w:w="1708"/>
      </w:tblGrid>
      <w:tr w:rsidR="008C25B1" w:rsidRPr="00546234" w14:paraId="5682024A" w14:textId="77777777" w:rsidTr="001605E7">
        <w:trPr>
          <w:jc w:val="center"/>
        </w:trPr>
        <w:tc>
          <w:tcPr>
            <w:tcW w:w="1707" w:type="dxa"/>
            <w:vAlign w:val="center"/>
          </w:tcPr>
          <w:p w14:paraId="790C99CA" w14:textId="2D273C6D" w:rsidR="008C25B1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PHAR0(0x0032)</w:t>
            </w:r>
          </w:p>
        </w:tc>
        <w:tc>
          <w:tcPr>
            <w:tcW w:w="1708" w:type="dxa"/>
            <w:vAlign w:val="center"/>
          </w:tcPr>
          <w:p w14:paraId="7374BFFC" w14:textId="797281DB" w:rsidR="008C25B1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PHAR1(0x0033)</w:t>
            </w:r>
          </w:p>
        </w:tc>
        <w:tc>
          <w:tcPr>
            <w:tcW w:w="1708" w:type="dxa"/>
            <w:vAlign w:val="center"/>
          </w:tcPr>
          <w:p w14:paraId="60F60C13" w14:textId="6994D09F" w:rsidR="008C25B1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PHAR2(0x0034)</w:t>
            </w:r>
          </w:p>
        </w:tc>
      </w:tr>
      <w:tr w:rsidR="008C25B1" w:rsidRPr="00546234" w14:paraId="697EC8CA" w14:textId="77777777" w:rsidTr="001605E7">
        <w:trPr>
          <w:jc w:val="center"/>
        </w:trPr>
        <w:tc>
          <w:tcPr>
            <w:tcW w:w="1707" w:type="dxa"/>
            <w:vAlign w:val="center"/>
          </w:tcPr>
          <w:p w14:paraId="549EACE5" w14:textId="1466222A" w:rsidR="008C25B1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0x11</w:t>
            </w:r>
          </w:p>
        </w:tc>
        <w:tc>
          <w:tcPr>
            <w:tcW w:w="1708" w:type="dxa"/>
            <w:vAlign w:val="center"/>
          </w:tcPr>
          <w:p w14:paraId="665BA920" w14:textId="7C6E016F" w:rsidR="008C25B1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0x22</w:t>
            </w:r>
          </w:p>
        </w:tc>
        <w:tc>
          <w:tcPr>
            <w:tcW w:w="1708" w:type="dxa"/>
            <w:vAlign w:val="center"/>
          </w:tcPr>
          <w:p w14:paraId="65742BF4" w14:textId="24E4BFC4" w:rsidR="008C25B1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0x33</w:t>
            </w:r>
          </w:p>
        </w:tc>
      </w:tr>
      <w:tr w:rsidR="008C25B1" w:rsidRPr="00546234" w14:paraId="7D96571F" w14:textId="77777777" w:rsidTr="001605E7">
        <w:trPr>
          <w:jc w:val="center"/>
        </w:trPr>
        <w:tc>
          <w:tcPr>
            <w:tcW w:w="1707" w:type="dxa"/>
            <w:vAlign w:val="center"/>
          </w:tcPr>
          <w:p w14:paraId="4D334535" w14:textId="7214EE93" w:rsidR="008C25B1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PHAR3(0x0035)</w:t>
            </w:r>
          </w:p>
        </w:tc>
        <w:tc>
          <w:tcPr>
            <w:tcW w:w="1708" w:type="dxa"/>
            <w:vAlign w:val="center"/>
          </w:tcPr>
          <w:p w14:paraId="42F2CE62" w14:textId="28117716" w:rsidR="008C25B1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PHAR4(0x0036)</w:t>
            </w:r>
          </w:p>
        </w:tc>
        <w:tc>
          <w:tcPr>
            <w:tcW w:w="1708" w:type="dxa"/>
            <w:vAlign w:val="center"/>
          </w:tcPr>
          <w:p w14:paraId="77E44E0E" w14:textId="4112603B" w:rsidR="008C25B1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PHAR5(0x0037)</w:t>
            </w:r>
          </w:p>
        </w:tc>
      </w:tr>
      <w:tr w:rsidR="008C25B1" w:rsidRPr="00546234" w14:paraId="0218D908" w14:textId="77777777" w:rsidTr="001605E7">
        <w:trPr>
          <w:jc w:val="center"/>
        </w:trPr>
        <w:tc>
          <w:tcPr>
            <w:tcW w:w="1707" w:type="dxa"/>
            <w:vAlign w:val="center"/>
          </w:tcPr>
          <w:p w14:paraId="0B994ABC" w14:textId="79029E15" w:rsidR="008C25B1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0xAA</w:t>
            </w:r>
          </w:p>
        </w:tc>
        <w:tc>
          <w:tcPr>
            <w:tcW w:w="1708" w:type="dxa"/>
            <w:vAlign w:val="center"/>
          </w:tcPr>
          <w:p w14:paraId="12D4B530" w14:textId="747785FC" w:rsidR="008C25B1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0xBB</w:t>
            </w:r>
          </w:p>
        </w:tc>
        <w:tc>
          <w:tcPr>
            <w:tcW w:w="1708" w:type="dxa"/>
            <w:vAlign w:val="center"/>
          </w:tcPr>
          <w:p w14:paraId="0537B055" w14:textId="285C0637" w:rsidR="008C25B1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0xCC</w:t>
            </w:r>
          </w:p>
        </w:tc>
      </w:tr>
    </w:tbl>
    <w:p w14:paraId="3FE9DC80" w14:textId="77777777" w:rsidR="00EE650C" w:rsidRPr="001605E7" w:rsidRDefault="00EE650C" w:rsidP="00155A42">
      <w:pPr>
        <w:pStyle w:val="11"/>
        <w:rPr>
          <w:rFonts w:eastAsiaTheme="minorHAnsi"/>
        </w:rPr>
      </w:pPr>
    </w:p>
    <w:p w14:paraId="09BD02A7" w14:textId="3AAD3FAC" w:rsidR="00442EA4" w:rsidRPr="008C14F1" w:rsidRDefault="00DD12E3" w:rsidP="00E54C87">
      <w:pPr>
        <w:pStyle w:val="31"/>
      </w:pPr>
      <w:bookmarkStart w:id="405" w:name="_Toc483830042"/>
      <w:r w:rsidRPr="008C14F1">
        <w:t>PSIDR</w:t>
      </w:r>
      <w:r w:rsidR="00640B1B" w:rsidRPr="008C14F1">
        <w:t xml:space="preserve"> </w:t>
      </w:r>
      <w:r w:rsidR="00EE650C" w:rsidRPr="008C14F1">
        <w:t>(Session ID Register in PPPoE Mode)</w:t>
      </w:r>
      <w:bookmarkEnd w:id="405"/>
    </w:p>
    <w:p w14:paraId="331B8694" w14:textId="09DAD2ED" w:rsidR="00DD12E3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EE650C" w:rsidRPr="001605E7">
        <w:rPr>
          <w:rFonts w:eastAsiaTheme="minorHAnsi"/>
        </w:rPr>
        <w:t>R</w:t>
      </w:r>
      <w:r w:rsidR="0055345F" w:rsidRPr="001605E7">
        <w:rPr>
          <w:rFonts w:eastAsiaTheme="minorHAnsi"/>
        </w:rPr>
        <w:t>=</w:t>
      </w:r>
      <w:r w:rsidR="00EE650C" w:rsidRPr="001605E7">
        <w:rPr>
          <w:rFonts w:eastAsiaTheme="minorHAnsi"/>
        </w:rPr>
        <w:t>W] [0x0038-0x0039] [</w:t>
      </w:r>
      <w:r w:rsidR="002F12DC" w:rsidRPr="001605E7">
        <w:rPr>
          <w:rFonts w:eastAsiaTheme="minorHAnsi"/>
        </w:rPr>
        <w:t>0x0</w:t>
      </w:r>
      <w:r w:rsidR="00C043AD" w:rsidRPr="001605E7">
        <w:rPr>
          <w:rFonts w:eastAsiaTheme="minorHAnsi"/>
        </w:rPr>
        <w:t>00</w:t>
      </w:r>
      <w:r w:rsidR="002F12DC" w:rsidRPr="001605E7">
        <w:rPr>
          <w:rFonts w:eastAsiaTheme="minorHAnsi"/>
        </w:rPr>
        <w:t>0</w:t>
      </w:r>
      <w:r w:rsidR="00EE650C" w:rsidRPr="001605E7">
        <w:rPr>
          <w:rFonts w:eastAsiaTheme="minorHAnsi"/>
        </w:rPr>
        <w:t>]</w:t>
      </w:r>
    </w:p>
    <w:p w14:paraId="12062F9D" w14:textId="19903A44" w:rsidR="005114FD" w:rsidRPr="001605E7" w:rsidRDefault="00C30479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PSIDR</w:t>
      </w:r>
      <w:r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</w:t>
      </w:r>
      <w:r w:rsidR="00EE650C" w:rsidRPr="001605E7">
        <w:rPr>
          <w:rFonts w:eastAsiaTheme="minorHAnsi"/>
        </w:rPr>
        <w:t>PPPoE Mode</w:t>
      </w:r>
      <w:r w:rsidR="005114FD" w:rsidRPr="001605E7">
        <w:rPr>
          <w:rFonts w:eastAsiaTheme="minorHAnsi" w:hint="eastAsia"/>
        </w:rPr>
        <w:t>일</w:t>
      </w:r>
      <w:r w:rsidR="005114FD" w:rsidRPr="001605E7">
        <w:rPr>
          <w:rFonts w:eastAsiaTheme="minorHAnsi"/>
        </w:rPr>
        <w:t xml:space="preserve"> </w:t>
      </w:r>
      <w:r w:rsidR="005114FD" w:rsidRPr="001605E7">
        <w:rPr>
          <w:rFonts w:eastAsiaTheme="minorHAnsi" w:hint="eastAsia"/>
        </w:rPr>
        <w:t>때만</w:t>
      </w:r>
      <w:r w:rsidR="005114FD" w:rsidRPr="001605E7">
        <w:rPr>
          <w:rFonts w:eastAsiaTheme="minorHAnsi"/>
        </w:rPr>
        <w:t xml:space="preserve"> </w:t>
      </w:r>
      <w:r w:rsidR="005114FD" w:rsidRPr="001605E7">
        <w:rPr>
          <w:rFonts w:eastAsiaTheme="minorHAnsi" w:hint="eastAsia"/>
        </w:rPr>
        <w:t>유효하다</w:t>
      </w:r>
      <w:r w:rsidR="005114FD" w:rsidRPr="001605E7">
        <w:rPr>
          <w:rFonts w:eastAsiaTheme="minorHAnsi"/>
        </w:rPr>
        <w:t>.</w:t>
      </w:r>
    </w:p>
    <w:p w14:paraId="4206A14D" w14:textId="270CF214" w:rsidR="00DD12E3" w:rsidRPr="001605E7" w:rsidRDefault="00EE650C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PPPoE Session ID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="00435B69" w:rsidRPr="001605E7">
        <w:rPr>
          <w:rFonts w:eastAsiaTheme="minorHAnsi" w:hint="eastAsia"/>
        </w:rPr>
        <w:t>설정</w:t>
      </w:r>
      <w:r w:rsidR="005114FD" w:rsidRPr="001605E7">
        <w:rPr>
          <w:rFonts w:eastAsiaTheme="minorHAnsi" w:hint="eastAsia"/>
        </w:rPr>
        <w:t>한</w:t>
      </w:r>
      <w:r w:rsidRPr="001605E7">
        <w:rPr>
          <w:rFonts w:eastAsiaTheme="minorHAnsi" w:hint="eastAsia"/>
        </w:rPr>
        <w:t>다</w:t>
      </w:r>
      <w:r w:rsidRPr="001605E7">
        <w:rPr>
          <w:rFonts w:eastAsiaTheme="minorHAnsi"/>
        </w:rPr>
        <w:t>.</w:t>
      </w:r>
    </w:p>
    <w:p w14:paraId="1366D008" w14:textId="77777777" w:rsidR="00EE650C" w:rsidRPr="001605E7" w:rsidRDefault="00EE650C" w:rsidP="00155A42">
      <w:pPr>
        <w:pStyle w:val="11"/>
        <w:rPr>
          <w:rFonts w:eastAsiaTheme="minorHAnsi"/>
        </w:rPr>
      </w:pPr>
    </w:p>
    <w:p w14:paraId="6A477A33" w14:textId="75F828B8" w:rsidR="00F90A8C" w:rsidRPr="001605E7" w:rsidRDefault="00F90A8C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 xml:space="preserve">Ex) </w:t>
      </w:r>
      <w:r w:rsidR="00350C3B" w:rsidRPr="001605E7">
        <w:rPr>
          <w:rFonts w:eastAsiaTheme="minorHAnsi"/>
        </w:rPr>
        <w:t>PSIDR =</w:t>
      </w:r>
      <w:r w:rsidRPr="001605E7">
        <w:rPr>
          <w:rFonts w:eastAsiaTheme="minorHAnsi"/>
        </w:rPr>
        <w:t xml:space="preserve"> 0x1234</w:t>
      </w:r>
      <w:r w:rsidR="00350C3B" w:rsidRPr="001605E7">
        <w:rPr>
          <w:rFonts w:eastAsiaTheme="minorHAnsi"/>
        </w:rPr>
        <w:t>,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1685"/>
        <w:gridCol w:w="1685"/>
      </w:tblGrid>
      <w:tr w:rsidR="00F90A8C" w:rsidRPr="00546234" w14:paraId="110915DC" w14:textId="77777777" w:rsidTr="001605E7">
        <w:trPr>
          <w:jc w:val="center"/>
        </w:trPr>
        <w:tc>
          <w:tcPr>
            <w:tcW w:w="1685" w:type="dxa"/>
            <w:vAlign w:val="center"/>
          </w:tcPr>
          <w:p w14:paraId="5327F8AD" w14:textId="3819B3F0" w:rsidR="00F90A8C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PSIDR0(</w:t>
            </w:r>
            <w:r w:rsidR="00F90A8C" w:rsidRPr="001605E7">
              <w:rPr>
                <w:rFonts w:eastAsiaTheme="minorHAnsi"/>
              </w:rPr>
              <w:t>0x0038</w:t>
            </w:r>
            <w:r w:rsidRPr="001605E7">
              <w:rPr>
                <w:rFonts w:eastAsiaTheme="minorHAnsi"/>
              </w:rPr>
              <w:t>)</w:t>
            </w:r>
          </w:p>
        </w:tc>
        <w:tc>
          <w:tcPr>
            <w:tcW w:w="1685" w:type="dxa"/>
            <w:vAlign w:val="center"/>
          </w:tcPr>
          <w:p w14:paraId="3F7BF23E" w14:textId="4CDF5951" w:rsidR="00F90A8C" w:rsidRPr="001605E7" w:rsidRDefault="008C25B1" w:rsidP="00311DE8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PSIDR1(</w:t>
            </w:r>
            <w:r w:rsidR="00F90A8C" w:rsidRPr="001605E7">
              <w:rPr>
                <w:rFonts w:eastAsiaTheme="minorHAnsi"/>
              </w:rPr>
              <w:t>0x0039</w:t>
            </w:r>
            <w:r w:rsidRPr="001605E7">
              <w:rPr>
                <w:rFonts w:eastAsiaTheme="minorHAnsi"/>
              </w:rPr>
              <w:t>)</w:t>
            </w:r>
          </w:p>
        </w:tc>
      </w:tr>
      <w:tr w:rsidR="00F90A8C" w:rsidRPr="00546234" w14:paraId="3B097FB2" w14:textId="77777777" w:rsidTr="001605E7">
        <w:trPr>
          <w:jc w:val="center"/>
        </w:trPr>
        <w:tc>
          <w:tcPr>
            <w:tcW w:w="1685" w:type="dxa"/>
            <w:vAlign w:val="center"/>
          </w:tcPr>
          <w:p w14:paraId="24984A87" w14:textId="77777777" w:rsidR="00F90A8C" w:rsidRPr="001605E7" w:rsidRDefault="00F90A8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0x12</w:t>
            </w:r>
          </w:p>
        </w:tc>
        <w:tc>
          <w:tcPr>
            <w:tcW w:w="1685" w:type="dxa"/>
            <w:vAlign w:val="center"/>
          </w:tcPr>
          <w:p w14:paraId="016FD9F7" w14:textId="77777777" w:rsidR="00F90A8C" w:rsidRPr="001605E7" w:rsidRDefault="00F90A8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0x34</w:t>
            </w:r>
          </w:p>
        </w:tc>
      </w:tr>
    </w:tbl>
    <w:p w14:paraId="76749485" w14:textId="77777777" w:rsidR="00EE650C" w:rsidRPr="001605E7" w:rsidRDefault="00EE650C" w:rsidP="00155A42">
      <w:pPr>
        <w:pStyle w:val="11"/>
        <w:rPr>
          <w:rFonts w:eastAsiaTheme="minorHAnsi"/>
        </w:rPr>
      </w:pPr>
    </w:p>
    <w:p w14:paraId="7172BB35" w14:textId="1A13CE3A" w:rsidR="00B8503D" w:rsidRPr="008C14F1" w:rsidRDefault="00DD12E3" w:rsidP="00E54C87">
      <w:pPr>
        <w:pStyle w:val="31"/>
      </w:pPr>
      <w:bookmarkStart w:id="406" w:name="_Toc483830043"/>
      <w:r w:rsidRPr="008C14F1">
        <w:t>PMRUR</w:t>
      </w:r>
      <w:r w:rsidR="00640B1B" w:rsidRPr="008C14F1">
        <w:t xml:space="preserve"> </w:t>
      </w:r>
      <w:r w:rsidR="00805C80" w:rsidRPr="008C14F1">
        <w:t>(PPPo</w:t>
      </w:r>
      <w:r w:rsidR="00802694" w:rsidRPr="008C14F1">
        <w:t>E</w:t>
      </w:r>
      <w:r w:rsidR="00805C80" w:rsidRPr="008C14F1">
        <w:t xml:space="preserve"> Maximum Receive Unit Register</w:t>
      </w:r>
      <w:r w:rsidR="00427F1D" w:rsidRPr="008C14F1">
        <w:t>)</w:t>
      </w:r>
      <w:bookmarkEnd w:id="406"/>
    </w:p>
    <w:p w14:paraId="5984DB0F" w14:textId="36AF9DC1" w:rsidR="00DD12E3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2F12DC" w:rsidRPr="001605E7">
        <w:rPr>
          <w:rFonts w:eastAsiaTheme="minorHAnsi"/>
        </w:rPr>
        <w:t>R</w:t>
      </w:r>
      <w:r w:rsidR="0055345F" w:rsidRPr="001605E7">
        <w:rPr>
          <w:rFonts w:eastAsiaTheme="minorHAnsi"/>
        </w:rPr>
        <w:t>=</w:t>
      </w:r>
      <w:r w:rsidR="002F12DC" w:rsidRPr="001605E7">
        <w:rPr>
          <w:rFonts w:eastAsiaTheme="minorHAnsi"/>
        </w:rPr>
        <w:t>W</w:t>
      </w:r>
      <w:r w:rsidR="00805C80" w:rsidRPr="001605E7">
        <w:rPr>
          <w:rFonts w:eastAsiaTheme="minorHAnsi"/>
        </w:rPr>
        <w:t>] [</w:t>
      </w:r>
      <w:r w:rsidR="002F12DC" w:rsidRPr="001605E7">
        <w:rPr>
          <w:rFonts w:eastAsiaTheme="minorHAnsi"/>
        </w:rPr>
        <w:t>0x003A-0x003B</w:t>
      </w:r>
      <w:r w:rsidR="00805C80" w:rsidRPr="001605E7">
        <w:rPr>
          <w:rFonts w:eastAsiaTheme="minorHAnsi"/>
        </w:rPr>
        <w:t>] [</w:t>
      </w:r>
      <w:r w:rsidR="002F12DC" w:rsidRPr="001605E7">
        <w:rPr>
          <w:rFonts w:eastAsiaTheme="minorHAnsi"/>
        </w:rPr>
        <w:t>0xFF</w:t>
      </w:r>
      <w:r w:rsidR="00435B69" w:rsidRPr="001605E7">
        <w:rPr>
          <w:rFonts w:eastAsiaTheme="minorHAnsi"/>
        </w:rPr>
        <w:t>FF</w:t>
      </w:r>
      <w:r w:rsidR="00805C80" w:rsidRPr="001605E7">
        <w:rPr>
          <w:rFonts w:eastAsiaTheme="minorHAnsi"/>
        </w:rPr>
        <w:t>]</w:t>
      </w:r>
    </w:p>
    <w:p w14:paraId="4CC397AB" w14:textId="4DD94A3B" w:rsidR="005114FD" w:rsidRPr="001605E7" w:rsidRDefault="005114FD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PMRUR</w:t>
      </w:r>
      <w:r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PPPoE Mode</w:t>
      </w:r>
      <w:r w:rsidRPr="001605E7">
        <w:rPr>
          <w:rFonts w:eastAsiaTheme="minorHAnsi" w:hint="eastAsia"/>
        </w:rPr>
        <w:t>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때만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유효하다</w:t>
      </w:r>
      <w:r w:rsidRPr="001605E7">
        <w:rPr>
          <w:rFonts w:eastAsiaTheme="minorHAnsi"/>
        </w:rPr>
        <w:t>.</w:t>
      </w:r>
    </w:p>
    <w:p w14:paraId="0F209B03" w14:textId="6BF90864" w:rsidR="005114FD" w:rsidRPr="001605E7" w:rsidRDefault="00A454E4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PMRUR</w:t>
      </w:r>
      <w:r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PPPoE Mode</w:t>
      </w:r>
      <w:r w:rsidRPr="001605E7">
        <w:rPr>
          <w:rFonts w:eastAsiaTheme="minorHAnsi" w:hint="eastAsia"/>
        </w:rPr>
        <w:t>에서</w:t>
      </w:r>
      <w:r w:rsidRPr="001605E7">
        <w:rPr>
          <w:rFonts w:eastAsiaTheme="minorHAnsi"/>
        </w:rPr>
        <w:t xml:space="preserve"> MRU(Maximum Receive Unit)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</w:t>
      </w:r>
      <w:r w:rsidR="005114FD" w:rsidRPr="001605E7">
        <w:rPr>
          <w:rFonts w:eastAsiaTheme="minorHAnsi" w:hint="eastAsia"/>
        </w:rPr>
        <w:t>하며</w:t>
      </w:r>
      <w:ins w:id="407" w:author="becky" w:date="2017-09-01T16:23:00Z">
        <w:r w:rsidR="00A76091">
          <w:rPr>
            <w:rFonts w:eastAsiaTheme="minorHAnsi" w:hint="eastAsia"/>
          </w:rPr>
          <w:t>,</w:t>
        </w:r>
      </w:ins>
      <w:r w:rsidR="005114FD" w:rsidRPr="001605E7">
        <w:rPr>
          <w:rFonts w:eastAsiaTheme="minorHAnsi"/>
        </w:rPr>
        <w:t xml:space="preserve"> 1472 </w:t>
      </w:r>
      <w:r w:rsidR="005114FD" w:rsidRPr="001605E7">
        <w:rPr>
          <w:rFonts w:eastAsiaTheme="minorHAnsi" w:hint="eastAsia"/>
        </w:rPr>
        <w:t>보다</w:t>
      </w:r>
      <w:r w:rsidR="005114FD" w:rsidRPr="001605E7">
        <w:rPr>
          <w:rFonts w:eastAsiaTheme="minorHAnsi"/>
        </w:rPr>
        <w:t xml:space="preserve"> </w:t>
      </w:r>
      <w:r w:rsidR="005114FD" w:rsidRPr="001605E7">
        <w:rPr>
          <w:rFonts w:eastAsiaTheme="minorHAnsi" w:hint="eastAsia"/>
        </w:rPr>
        <w:t>큰</w:t>
      </w:r>
      <w:r w:rsidR="005114FD" w:rsidRPr="001605E7">
        <w:rPr>
          <w:rFonts w:eastAsiaTheme="minorHAnsi"/>
        </w:rPr>
        <w:t xml:space="preserve"> </w:t>
      </w:r>
      <w:r w:rsidR="005114FD" w:rsidRPr="001605E7">
        <w:rPr>
          <w:rFonts w:eastAsiaTheme="minorHAnsi" w:hint="eastAsia"/>
        </w:rPr>
        <w:t>값을</w:t>
      </w:r>
      <w:r w:rsidR="005114FD" w:rsidRPr="001605E7">
        <w:rPr>
          <w:rFonts w:eastAsiaTheme="minorHAnsi"/>
        </w:rPr>
        <w:t xml:space="preserve"> </w:t>
      </w:r>
      <w:r w:rsidR="005114FD" w:rsidRPr="001605E7">
        <w:rPr>
          <w:rFonts w:eastAsiaTheme="minorHAnsi" w:hint="eastAsia"/>
        </w:rPr>
        <w:t>설정하면</w:t>
      </w:r>
      <w:r w:rsidR="005114FD" w:rsidRPr="001605E7">
        <w:rPr>
          <w:rFonts w:eastAsiaTheme="minorHAnsi"/>
        </w:rPr>
        <w:t xml:space="preserve"> 1472</w:t>
      </w:r>
      <w:r w:rsidR="005114FD" w:rsidRPr="001605E7">
        <w:rPr>
          <w:rFonts w:eastAsiaTheme="minorHAnsi" w:hint="eastAsia"/>
        </w:rPr>
        <w:t>로</w:t>
      </w:r>
      <w:r w:rsidR="005114FD" w:rsidRPr="001605E7">
        <w:rPr>
          <w:rFonts w:eastAsiaTheme="minorHAnsi"/>
        </w:rPr>
        <w:t xml:space="preserve"> </w:t>
      </w:r>
      <w:r w:rsidR="005114FD" w:rsidRPr="001605E7">
        <w:rPr>
          <w:rFonts w:eastAsiaTheme="minorHAnsi" w:hint="eastAsia"/>
        </w:rPr>
        <w:t>설정된다</w:t>
      </w:r>
      <w:r w:rsidR="005114FD" w:rsidRPr="001605E7">
        <w:rPr>
          <w:rFonts w:eastAsiaTheme="minorHAnsi"/>
        </w:rPr>
        <w:t>.</w:t>
      </w:r>
    </w:p>
    <w:p w14:paraId="09FC107B" w14:textId="7E283668" w:rsidR="009B2617" w:rsidRPr="001605E7" w:rsidRDefault="005114FD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P</w:t>
      </w:r>
      <w:r w:rsidR="00435B69" w:rsidRPr="001605E7">
        <w:rPr>
          <w:rFonts w:eastAsiaTheme="minorHAnsi"/>
        </w:rPr>
        <w:t>MRUR</w:t>
      </w:r>
      <w:r w:rsidR="009B2617" w:rsidRPr="001605E7">
        <w:rPr>
          <w:rFonts w:eastAsiaTheme="minorHAnsi" w:hint="eastAsia"/>
        </w:rPr>
        <w:t>은</w:t>
      </w:r>
      <w:r w:rsidR="009B2617" w:rsidRPr="001605E7">
        <w:rPr>
          <w:rFonts w:eastAsiaTheme="minorHAnsi"/>
        </w:rPr>
        <w:t xml:space="preserve"> SOCKET </w:t>
      </w:r>
      <w:r w:rsidR="009B2617" w:rsidRPr="001605E7">
        <w:rPr>
          <w:rFonts w:eastAsiaTheme="minorHAnsi" w:hint="eastAsia"/>
        </w:rPr>
        <w:t>생성</w:t>
      </w:r>
      <w:r w:rsidR="009B2617" w:rsidRPr="001605E7">
        <w:rPr>
          <w:rFonts w:eastAsiaTheme="minorHAnsi"/>
        </w:rPr>
        <w:t xml:space="preserve">(Sn_CR[OPEN] = ‘1’) </w:t>
      </w:r>
      <w:r w:rsidR="009B2617" w:rsidRPr="001605E7">
        <w:rPr>
          <w:rFonts w:eastAsiaTheme="minorHAnsi" w:hint="eastAsia"/>
        </w:rPr>
        <w:t>전에</w:t>
      </w:r>
      <w:r w:rsidR="009B2617" w:rsidRPr="001605E7">
        <w:rPr>
          <w:rFonts w:eastAsiaTheme="minorHAnsi"/>
        </w:rPr>
        <w:t xml:space="preserve"> </w:t>
      </w:r>
      <w:r w:rsidR="009B2617" w:rsidRPr="001605E7">
        <w:rPr>
          <w:rFonts w:eastAsiaTheme="minorHAnsi" w:hint="eastAsia"/>
        </w:rPr>
        <w:t>설정</w:t>
      </w:r>
      <w:r w:rsidR="009B2617" w:rsidRPr="001605E7">
        <w:rPr>
          <w:rFonts w:eastAsiaTheme="minorHAnsi"/>
        </w:rPr>
        <w:t xml:space="preserve"> </w:t>
      </w:r>
      <w:r w:rsidR="009B2617" w:rsidRPr="001605E7">
        <w:rPr>
          <w:rFonts w:eastAsiaTheme="minorHAnsi" w:hint="eastAsia"/>
        </w:rPr>
        <w:t>해야</w:t>
      </w:r>
      <w:r w:rsidR="009B2617" w:rsidRPr="001605E7">
        <w:rPr>
          <w:rFonts w:eastAsiaTheme="minorHAnsi"/>
        </w:rPr>
        <w:t xml:space="preserve"> </w:t>
      </w:r>
      <w:r w:rsidR="009B2617" w:rsidRPr="001605E7">
        <w:rPr>
          <w:rFonts w:eastAsiaTheme="minorHAnsi" w:hint="eastAsia"/>
        </w:rPr>
        <w:t>한다</w:t>
      </w:r>
      <w:r w:rsidR="009B2617" w:rsidRPr="001605E7">
        <w:rPr>
          <w:rFonts w:eastAsiaTheme="minorHAnsi"/>
        </w:rPr>
        <w:t>.</w:t>
      </w:r>
    </w:p>
    <w:p w14:paraId="4C3F0983" w14:textId="77777777" w:rsidR="00350C3B" w:rsidRPr="001605E7" w:rsidRDefault="00350C3B" w:rsidP="00155A42">
      <w:pPr>
        <w:pStyle w:val="11"/>
        <w:rPr>
          <w:rFonts w:eastAsiaTheme="minorHAnsi"/>
        </w:rPr>
      </w:pPr>
    </w:p>
    <w:p w14:paraId="1130274F" w14:textId="4BDCCFB8" w:rsidR="005114FD" w:rsidRPr="001605E7" w:rsidRDefault="005114FD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 xml:space="preserve">Ex) PMUR = </w:t>
      </w:r>
      <w:r w:rsidR="00350C3B" w:rsidRPr="001605E7">
        <w:rPr>
          <w:rFonts w:eastAsiaTheme="minorHAnsi"/>
        </w:rPr>
        <w:t>1000</w:t>
      </w:r>
      <w:r w:rsidR="00DE32B6" w:rsidRPr="001605E7">
        <w:rPr>
          <w:rFonts w:eastAsiaTheme="minorHAnsi"/>
        </w:rPr>
        <w:t xml:space="preserve"> (0x03E8</w:t>
      </w:r>
      <w:r w:rsidR="00350C3B" w:rsidRPr="001605E7">
        <w:rPr>
          <w:rFonts w:eastAsiaTheme="minorHAnsi"/>
        </w:rPr>
        <w:t>),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1698"/>
        <w:gridCol w:w="1699"/>
      </w:tblGrid>
      <w:tr w:rsidR="005114FD" w:rsidRPr="00546234" w14:paraId="14E542DC" w14:textId="77777777" w:rsidTr="001605E7">
        <w:trPr>
          <w:jc w:val="center"/>
        </w:trPr>
        <w:tc>
          <w:tcPr>
            <w:tcW w:w="1698" w:type="dxa"/>
            <w:vAlign w:val="center"/>
          </w:tcPr>
          <w:p w14:paraId="7F60B792" w14:textId="530C66DF" w:rsidR="005114FD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PMUR0(</w:t>
            </w:r>
            <w:r w:rsidR="005114FD" w:rsidRPr="001605E7">
              <w:rPr>
                <w:rFonts w:eastAsiaTheme="minorHAnsi"/>
              </w:rPr>
              <w:t>0x0038</w:t>
            </w:r>
            <w:r w:rsidRPr="001605E7">
              <w:rPr>
                <w:rFonts w:eastAsiaTheme="minorHAnsi"/>
              </w:rPr>
              <w:t>)</w:t>
            </w:r>
          </w:p>
        </w:tc>
        <w:tc>
          <w:tcPr>
            <w:tcW w:w="1699" w:type="dxa"/>
            <w:vAlign w:val="center"/>
          </w:tcPr>
          <w:p w14:paraId="3C6F4CE2" w14:textId="4E2CD1BB" w:rsidR="005114FD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PMUR1(</w:t>
            </w:r>
            <w:r w:rsidR="005114FD" w:rsidRPr="001605E7">
              <w:rPr>
                <w:rFonts w:eastAsiaTheme="minorHAnsi"/>
              </w:rPr>
              <w:t>0x0039</w:t>
            </w:r>
            <w:r w:rsidRPr="001605E7">
              <w:rPr>
                <w:rFonts w:eastAsiaTheme="minorHAnsi"/>
              </w:rPr>
              <w:t>)</w:t>
            </w:r>
          </w:p>
        </w:tc>
      </w:tr>
      <w:tr w:rsidR="005114FD" w:rsidRPr="00546234" w14:paraId="73E7B913" w14:textId="77777777" w:rsidTr="001605E7">
        <w:trPr>
          <w:jc w:val="center"/>
        </w:trPr>
        <w:tc>
          <w:tcPr>
            <w:tcW w:w="1698" w:type="dxa"/>
            <w:vAlign w:val="center"/>
          </w:tcPr>
          <w:p w14:paraId="3A42B3B6" w14:textId="085EC889" w:rsidR="005114FD" w:rsidRPr="001605E7" w:rsidRDefault="005114F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0x03</w:t>
            </w:r>
          </w:p>
        </w:tc>
        <w:tc>
          <w:tcPr>
            <w:tcW w:w="1699" w:type="dxa"/>
            <w:vAlign w:val="center"/>
          </w:tcPr>
          <w:p w14:paraId="2BF51307" w14:textId="28AD3D2E" w:rsidR="005114FD" w:rsidRPr="001605E7" w:rsidRDefault="005114F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0xE8</w:t>
            </w:r>
          </w:p>
        </w:tc>
      </w:tr>
    </w:tbl>
    <w:p w14:paraId="625FE12D" w14:textId="77777777" w:rsidR="00E37BC5" w:rsidRPr="001605E7" w:rsidRDefault="00E37BC5" w:rsidP="00155A42">
      <w:pPr>
        <w:pStyle w:val="11"/>
        <w:rPr>
          <w:rFonts w:eastAsiaTheme="minorHAnsi"/>
        </w:rPr>
      </w:pPr>
    </w:p>
    <w:p w14:paraId="134E5EEE" w14:textId="6104864C" w:rsidR="003335A5" w:rsidRPr="008C14F1" w:rsidRDefault="00E37BC5" w:rsidP="00E54C87">
      <w:pPr>
        <w:pStyle w:val="31"/>
      </w:pPr>
      <w:bookmarkStart w:id="408" w:name="_Toc483830044"/>
      <w:r w:rsidRPr="008C14F1">
        <w:t>PHY</w:t>
      </w:r>
      <w:bookmarkEnd w:id="408"/>
      <w:r w:rsidR="0049033F" w:rsidRPr="008C14F1">
        <w:t xml:space="preserve"> </w:t>
      </w:r>
      <w:r w:rsidR="00807999" w:rsidRPr="008C14F1">
        <w:t xml:space="preserve">Access </w:t>
      </w:r>
      <w:r w:rsidR="0049033F" w:rsidRPr="008C14F1">
        <w:t>Register</w:t>
      </w:r>
      <w:r w:rsidR="000F4BB8" w:rsidRPr="008C14F1">
        <w:t>s</w:t>
      </w:r>
    </w:p>
    <w:p w14:paraId="61EB946D" w14:textId="6D0A6748" w:rsidR="00CF041C" w:rsidRPr="001605E7" w:rsidRDefault="00807999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Internal PHY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</w:t>
      </w:r>
      <w:r w:rsidR="00CF041C" w:rsidRPr="001605E7">
        <w:rPr>
          <w:rFonts w:eastAsiaTheme="minorHAnsi"/>
        </w:rPr>
        <w:t xml:space="preserve">SPEED, DPX, LINK </w:t>
      </w:r>
      <w:r w:rsidR="00CF041C" w:rsidRPr="001605E7">
        <w:rPr>
          <w:rFonts w:eastAsiaTheme="minorHAnsi" w:hint="eastAsia"/>
        </w:rPr>
        <w:t>등의</w:t>
      </w:r>
      <w:r w:rsidR="00CF041C"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상</w:t>
      </w:r>
      <w:r w:rsidR="00CF041C" w:rsidRPr="001605E7">
        <w:rPr>
          <w:rFonts w:eastAsiaTheme="minorHAnsi" w:hint="eastAsia"/>
        </w:rPr>
        <w:t>태를</w:t>
      </w:r>
      <w:r w:rsidR="00CF041C" w:rsidRPr="001605E7">
        <w:rPr>
          <w:rFonts w:eastAsiaTheme="minorHAnsi"/>
        </w:rPr>
        <w:t xml:space="preserve"> </w:t>
      </w:r>
      <w:r w:rsidR="00CF041C" w:rsidRPr="001605E7">
        <w:rPr>
          <w:rFonts w:eastAsiaTheme="minorHAnsi" w:hint="eastAsia"/>
        </w:rPr>
        <w:t>확인하거나</w:t>
      </w:r>
      <w:r w:rsidRPr="001605E7">
        <w:rPr>
          <w:rFonts w:eastAsiaTheme="minorHAnsi"/>
        </w:rPr>
        <w:t xml:space="preserve"> </w:t>
      </w:r>
      <w:r w:rsidR="00CF041C" w:rsidRPr="001605E7">
        <w:rPr>
          <w:rFonts w:eastAsiaTheme="minorHAnsi"/>
        </w:rPr>
        <w:t>Configuration</w:t>
      </w:r>
      <w:r w:rsidR="00CF041C" w:rsidRPr="001605E7">
        <w:rPr>
          <w:rFonts w:eastAsiaTheme="minorHAnsi" w:hint="eastAsia"/>
        </w:rPr>
        <w:t>을</w:t>
      </w:r>
      <w:r w:rsidR="00CF041C" w:rsidRPr="001605E7">
        <w:rPr>
          <w:rFonts w:eastAsiaTheme="minorHAnsi"/>
        </w:rPr>
        <w:t xml:space="preserve"> </w:t>
      </w:r>
      <w:r w:rsidR="00CF041C" w:rsidRPr="001605E7">
        <w:rPr>
          <w:rFonts w:eastAsiaTheme="minorHAnsi" w:hint="eastAsia"/>
        </w:rPr>
        <w:t>할</w:t>
      </w:r>
      <w:r w:rsidR="00CF041C" w:rsidRPr="001605E7">
        <w:rPr>
          <w:rFonts w:eastAsiaTheme="minorHAnsi"/>
        </w:rPr>
        <w:t xml:space="preserve"> </w:t>
      </w:r>
      <w:r w:rsidR="00CF041C" w:rsidRPr="001605E7">
        <w:rPr>
          <w:rFonts w:eastAsiaTheme="minorHAnsi" w:hint="eastAsia"/>
        </w:rPr>
        <w:t>수</w:t>
      </w:r>
      <w:r w:rsidR="00CF041C" w:rsidRPr="001605E7">
        <w:rPr>
          <w:rFonts w:eastAsiaTheme="minorHAnsi"/>
        </w:rPr>
        <w:t xml:space="preserve"> </w:t>
      </w:r>
      <w:r w:rsidR="00CF041C" w:rsidRPr="001605E7">
        <w:rPr>
          <w:rFonts w:eastAsiaTheme="minorHAnsi" w:hint="eastAsia"/>
        </w:rPr>
        <w:t>있다</w:t>
      </w:r>
      <w:r w:rsidR="00CF041C" w:rsidRPr="001605E7">
        <w:rPr>
          <w:rFonts w:eastAsiaTheme="minorHAnsi"/>
        </w:rPr>
        <w:t>.</w:t>
      </w:r>
    </w:p>
    <w:p w14:paraId="4EA448CD" w14:textId="5ED9E335" w:rsidR="00CF041C" w:rsidRPr="001605E7" w:rsidRDefault="00807999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MDC/MDIO Interface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통해</w:t>
      </w:r>
      <w:r w:rsidR="00CF041C" w:rsidRPr="001605E7">
        <w:rPr>
          <w:rFonts w:eastAsiaTheme="minorHAnsi"/>
        </w:rPr>
        <w:t xml:space="preserve"> </w:t>
      </w:r>
      <w:r w:rsidR="00CF041C" w:rsidRPr="001605E7">
        <w:rPr>
          <w:rFonts w:eastAsiaTheme="minorHAnsi" w:hint="eastAsia"/>
        </w:rPr>
        <w:t>직접</w:t>
      </w:r>
      <w:r w:rsidR="00CF041C" w:rsidRPr="001605E7">
        <w:rPr>
          <w:rFonts w:eastAsiaTheme="minorHAnsi"/>
        </w:rPr>
        <w:t xml:space="preserve"> Internal PHY</w:t>
      </w:r>
      <w:r w:rsidR="00CF041C" w:rsidRPr="001605E7">
        <w:rPr>
          <w:rFonts w:eastAsiaTheme="minorHAnsi" w:hint="eastAsia"/>
        </w:rPr>
        <w:t>의</w:t>
      </w:r>
      <w:r w:rsidR="00CF041C" w:rsidRPr="001605E7">
        <w:rPr>
          <w:rFonts w:eastAsiaTheme="minorHAnsi"/>
        </w:rPr>
        <w:t xml:space="preserve"> Register</w:t>
      </w:r>
      <w:r w:rsidR="00CF041C" w:rsidRPr="001605E7">
        <w:rPr>
          <w:rFonts w:eastAsiaTheme="minorHAnsi" w:hint="eastAsia"/>
        </w:rPr>
        <w:t>에</w:t>
      </w:r>
      <w:r w:rsidR="00CF041C" w:rsidRPr="001605E7">
        <w:rPr>
          <w:rFonts w:eastAsiaTheme="minorHAnsi"/>
        </w:rPr>
        <w:t xml:space="preserve"> </w:t>
      </w:r>
      <w:r w:rsidRPr="001605E7">
        <w:rPr>
          <w:rFonts w:eastAsiaTheme="minorHAnsi"/>
        </w:rPr>
        <w:t>Access</w:t>
      </w:r>
      <w:r w:rsidRPr="001605E7">
        <w:rPr>
          <w:rFonts w:eastAsiaTheme="minorHAnsi" w:hint="eastAsia"/>
        </w:rPr>
        <w:t>하</w:t>
      </w:r>
      <w:r w:rsidR="00CF041C" w:rsidRPr="001605E7">
        <w:rPr>
          <w:rFonts w:eastAsiaTheme="minorHAnsi" w:hint="eastAsia"/>
        </w:rPr>
        <w:t>여</w:t>
      </w:r>
      <w:r w:rsidR="00CF041C" w:rsidRPr="001605E7">
        <w:rPr>
          <w:rFonts w:eastAsiaTheme="minorHAnsi"/>
        </w:rPr>
        <w:t xml:space="preserve"> Configuration</w:t>
      </w:r>
      <w:r w:rsidR="00CF041C" w:rsidRPr="001605E7">
        <w:rPr>
          <w:rFonts w:eastAsiaTheme="minorHAnsi" w:hint="eastAsia"/>
        </w:rPr>
        <w:t>하려면</w:t>
      </w:r>
      <w:r w:rsidRPr="001605E7">
        <w:rPr>
          <w:rFonts w:eastAsiaTheme="minorHAnsi"/>
        </w:rPr>
        <w:t xml:space="preserve"> </w:t>
      </w:r>
      <w:r w:rsidR="00CF041C" w:rsidRPr="001605E7">
        <w:rPr>
          <w:rFonts w:eastAsiaTheme="minorHAnsi"/>
        </w:rPr>
        <w:t>PHYRAR, PHYDIR, PHYDOR, PHYACR</w:t>
      </w:r>
      <w:r w:rsidR="00CF041C" w:rsidRPr="001605E7">
        <w:rPr>
          <w:rFonts w:eastAsiaTheme="minorHAnsi" w:hint="eastAsia"/>
        </w:rPr>
        <w:t>을</w:t>
      </w:r>
      <w:r w:rsidR="00CF041C" w:rsidRPr="001605E7">
        <w:rPr>
          <w:rFonts w:eastAsiaTheme="minorHAnsi"/>
        </w:rPr>
        <w:t xml:space="preserve"> </w:t>
      </w:r>
      <w:r w:rsidR="00CF041C" w:rsidRPr="001605E7">
        <w:rPr>
          <w:rFonts w:eastAsiaTheme="minorHAnsi" w:hint="eastAsia"/>
        </w:rPr>
        <w:t>사용하면</w:t>
      </w:r>
      <w:r w:rsidR="00CF041C" w:rsidRPr="001605E7">
        <w:rPr>
          <w:rFonts w:eastAsiaTheme="minorHAnsi"/>
        </w:rPr>
        <w:t xml:space="preserve"> </w:t>
      </w:r>
      <w:r w:rsidR="00CF041C" w:rsidRPr="001605E7">
        <w:rPr>
          <w:rFonts w:eastAsiaTheme="minorHAnsi" w:hint="eastAsia"/>
        </w:rPr>
        <w:t>된다</w:t>
      </w:r>
      <w:r w:rsidR="00CF041C" w:rsidRPr="001605E7">
        <w:rPr>
          <w:rFonts w:eastAsiaTheme="minorHAnsi"/>
        </w:rPr>
        <w:t>.</w:t>
      </w:r>
    </w:p>
    <w:p w14:paraId="4A6808F0" w14:textId="77777777" w:rsidR="00CF041C" w:rsidRPr="001605E7" w:rsidRDefault="00CF041C" w:rsidP="00155A42">
      <w:pPr>
        <w:pStyle w:val="11"/>
        <w:rPr>
          <w:rFonts w:eastAsiaTheme="minorHAnsi"/>
        </w:rPr>
      </w:pPr>
    </w:p>
    <w:p w14:paraId="409C934C" w14:textId="0E4C4E9C" w:rsidR="00B8503D" w:rsidRPr="001605E7" w:rsidRDefault="00DD12E3" w:rsidP="00350C3B">
      <w:pPr>
        <w:pStyle w:val="41"/>
        <w:numPr>
          <w:ilvl w:val="0"/>
          <w:numId w:val="0"/>
        </w:numPr>
        <w:ind w:left="484"/>
        <w:rPr>
          <w:rFonts w:eastAsiaTheme="minorHAnsi"/>
        </w:rPr>
      </w:pPr>
      <w:r w:rsidRPr="001605E7">
        <w:rPr>
          <w:rFonts w:eastAsiaTheme="minorHAnsi"/>
        </w:rPr>
        <w:t>PHYS</w:t>
      </w:r>
      <w:r w:rsidR="00F46ECF" w:rsidRPr="001605E7">
        <w:rPr>
          <w:rFonts w:eastAsiaTheme="minorHAnsi"/>
        </w:rPr>
        <w:t>R</w:t>
      </w:r>
      <w:r w:rsidR="00640B1B" w:rsidRPr="001605E7">
        <w:rPr>
          <w:rFonts w:eastAsiaTheme="minorHAnsi"/>
        </w:rPr>
        <w:t xml:space="preserve"> </w:t>
      </w:r>
      <w:r w:rsidR="00F90A8C" w:rsidRPr="001605E7">
        <w:rPr>
          <w:rFonts w:eastAsiaTheme="minorHAnsi"/>
        </w:rPr>
        <w:t>(PHY Status Register)</w:t>
      </w:r>
    </w:p>
    <w:p w14:paraId="51CBA559" w14:textId="335E425A" w:rsidR="0070372E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49364B" w:rsidRPr="001605E7">
        <w:rPr>
          <w:rFonts w:eastAsiaTheme="minorHAnsi"/>
        </w:rPr>
        <w:t>RO]</w:t>
      </w:r>
      <w:r w:rsidR="00F90A8C" w:rsidRPr="001605E7">
        <w:rPr>
          <w:rFonts w:eastAsiaTheme="minorHAnsi"/>
        </w:rPr>
        <w:t xml:space="preserve"> [0x003C] []</w:t>
      </w:r>
    </w:p>
    <w:p w14:paraId="0C931FE7" w14:textId="7F019D18" w:rsidR="00DD12E3" w:rsidRPr="001605E7" w:rsidRDefault="009C6F62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PHYS</w:t>
      </w:r>
      <w:r w:rsidR="00F46ECF" w:rsidRPr="001605E7">
        <w:rPr>
          <w:rFonts w:eastAsiaTheme="minorHAnsi"/>
        </w:rPr>
        <w:t>R</w:t>
      </w:r>
      <w:r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PHYCR0(PHY Control Register 0)</w:t>
      </w:r>
      <w:r w:rsidRPr="001605E7">
        <w:rPr>
          <w:rFonts w:eastAsiaTheme="minorHAnsi" w:hint="eastAsia"/>
        </w:rPr>
        <w:t>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통해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설정된</w:t>
      </w:r>
      <w:r w:rsidRPr="001605E7">
        <w:rPr>
          <w:rFonts w:eastAsiaTheme="minorHAnsi"/>
        </w:rPr>
        <w:t xml:space="preserve"> PHY Operation Mode</w:t>
      </w:r>
      <w:r w:rsidR="009B2617" w:rsidRPr="001605E7">
        <w:rPr>
          <w:rFonts w:eastAsiaTheme="minorHAnsi"/>
        </w:rPr>
        <w:t xml:space="preserve"> </w:t>
      </w:r>
      <w:r w:rsidR="009B2617" w:rsidRPr="001605E7">
        <w:rPr>
          <w:rFonts w:eastAsiaTheme="minorHAnsi" w:hint="eastAsia"/>
        </w:rPr>
        <w:t>및</w:t>
      </w:r>
      <w:r w:rsidRPr="001605E7">
        <w:rPr>
          <w:rFonts w:eastAsiaTheme="minorHAnsi"/>
        </w:rPr>
        <w:t xml:space="preserve"> LINK</w:t>
      </w:r>
      <w:r w:rsidR="00F46ECF" w:rsidRPr="001605E7">
        <w:rPr>
          <w:rFonts w:eastAsiaTheme="minorHAnsi"/>
        </w:rPr>
        <w:t xml:space="preserve"> </w:t>
      </w:r>
      <w:r w:rsidR="00F46ECF" w:rsidRPr="001605E7">
        <w:rPr>
          <w:rFonts w:eastAsiaTheme="minorHAnsi" w:hint="eastAsia"/>
        </w:rPr>
        <w:t>상</w:t>
      </w:r>
      <w:r w:rsidR="009B2617" w:rsidRPr="001605E7">
        <w:rPr>
          <w:rFonts w:eastAsiaTheme="minorHAnsi" w:hint="eastAsia"/>
        </w:rPr>
        <w:t>태</w:t>
      </w:r>
      <w:r w:rsidR="00F46ECF"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확인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할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있</w:t>
      </w:r>
      <w:r w:rsidR="00F90A8C" w:rsidRPr="001605E7">
        <w:rPr>
          <w:rFonts w:eastAsiaTheme="minorHAnsi" w:hint="eastAsia"/>
        </w:rPr>
        <w:t>다</w:t>
      </w:r>
      <w:r w:rsidR="00F90A8C" w:rsidRPr="001605E7">
        <w:rPr>
          <w:rFonts w:eastAsiaTheme="minorHAnsi"/>
        </w:rPr>
        <w:t>.</w:t>
      </w:r>
    </w:p>
    <w:p w14:paraId="033B88DC" w14:textId="77777777" w:rsidR="00F90A8C" w:rsidRPr="001605E7" w:rsidRDefault="00F90A8C" w:rsidP="00155A42">
      <w:pPr>
        <w:pStyle w:val="11"/>
        <w:rPr>
          <w:rFonts w:eastAsiaTheme="minorHAnsi"/>
        </w:rPr>
      </w:pPr>
    </w:p>
    <w:tbl>
      <w:tblPr>
        <w:tblStyle w:val="af3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1064"/>
        <w:gridCol w:w="1063"/>
        <w:gridCol w:w="1063"/>
        <w:gridCol w:w="1063"/>
        <w:gridCol w:w="1063"/>
        <w:gridCol w:w="1063"/>
        <w:gridCol w:w="1063"/>
        <w:gridCol w:w="1063"/>
      </w:tblGrid>
      <w:tr w:rsidR="0055345F" w:rsidRPr="00546234" w14:paraId="5246BFA0" w14:textId="77777777" w:rsidTr="004F4CB8">
        <w:trPr>
          <w:jc w:val="center"/>
        </w:trPr>
        <w:tc>
          <w:tcPr>
            <w:tcW w:w="625" w:type="pct"/>
            <w:tcBorders>
              <w:top w:val="nil"/>
              <w:left w:val="nil"/>
              <w:right w:val="nil"/>
            </w:tcBorders>
          </w:tcPr>
          <w:p w14:paraId="1DFE0C48" w14:textId="77777777" w:rsidR="00F90A8C" w:rsidRPr="001605E7" w:rsidRDefault="00F90A8C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7</w:t>
            </w:r>
          </w:p>
        </w:tc>
        <w:tc>
          <w:tcPr>
            <w:tcW w:w="625" w:type="pct"/>
            <w:tcBorders>
              <w:top w:val="nil"/>
              <w:left w:val="nil"/>
              <w:right w:val="nil"/>
            </w:tcBorders>
          </w:tcPr>
          <w:p w14:paraId="3629EE04" w14:textId="77777777" w:rsidR="00F90A8C" w:rsidRPr="001605E7" w:rsidRDefault="00F90A8C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6</w:t>
            </w:r>
          </w:p>
        </w:tc>
        <w:tc>
          <w:tcPr>
            <w:tcW w:w="625" w:type="pct"/>
            <w:tcBorders>
              <w:top w:val="nil"/>
              <w:left w:val="nil"/>
              <w:right w:val="nil"/>
            </w:tcBorders>
          </w:tcPr>
          <w:p w14:paraId="019CE15B" w14:textId="77777777" w:rsidR="00F90A8C" w:rsidRPr="001605E7" w:rsidRDefault="00F90A8C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5</w:t>
            </w:r>
          </w:p>
        </w:tc>
        <w:tc>
          <w:tcPr>
            <w:tcW w:w="625" w:type="pct"/>
            <w:tcBorders>
              <w:top w:val="nil"/>
              <w:left w:val="nil"/>
              <w:right w:val="nil"/>
            </w:tcBorders>
          </w:tcPr>
          <w:p w14:paraId="7A7E01A0" w14:textId="77777777" w:rsidR="00F90A8C" w:rsidRPr="001605E7" w:rsidRDefault="00F90A8C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4</w:t>
            </w:r>
          </w:p>
        </w:tc>
        <w:tc>
          <w:tcPr>
            <w:tcW w:w="625" w:type="pct"/>
            <w:tcBorders>
              <w:top w:val="nil"/>
              <w:left w:val="nil"/>
              <w:right w:val="nil"/>
            </w:tcBorders>
          </w:tcPr>
          <w:p w14:paraId="4F113F5A" w14:textId="77777777" w:rsidR="00F90A8C" w:rsidRPr="001605E7" w:rsidRDefault="00F90A8C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3</w:t>
            </w:r>
          </w:p>
        </w:tc>
        <w:tc>
          <w:tcPr>
            <w:tcW w:w="625" w:type="pct"/>
            <w:tcBorders>
              <w:top w:val="nil"/>
              <w:left w:val="nil"/>
              <w:right w:val="nil"/>
            </w:tcBorders>
          </w:tcPr>
          <w:p w14:paraId="63B8382F" w14:textId="77777777" w:rsidR="00F90A8C" w:rsidRPr="001605E7" w:rsidRDefault="00F90A8C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2</w:t>
            </w:r>
          </w:p>
        </w:tc>
        <w:tc>
          <w:tcPr>
            <w:tcW w:w="625" w:type="pct"/>
            <w:tcBorders>
              <w:top w:val="nil"/>
              <w:left w:val="nil"/>
              <w:right w:val="nil"/>
            </w:tcBorders>
          </w:tcPr>
          <w:p w14:paraId="2D5050C5" w14:textId="77777777" w:rsidR="00F90A8C" w:rsidRPr="001605E7" w:rsidRDefault="00F90A8C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</w:t>
            </w:r>
          </w:p>
        </w:tc>
        <w:tc>
          <w:tcPr>
            <w:tcW w:w="626" w:type="pct"/>
            <w:tcBorders>
              <w:top w:val="nil"/>
              <w:left w:val="nil"/>
              <w:right w:val="nil"/>
            </w:tcBorders>
          </w:tcPr>
          <w:p w14:paraId="7D376C68" w14:textId="77777777" w:rsidR="00F90A8C" w:rsidRPr="001605E7" w:rsidRDefault="00F90A8C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</w:t>
            </w:r>
          </w:p>
        </w:tc>
      </w:tr>
      <w:tr w:rsidR="0055345F" w:rsidRPr="00546234" w14:paraId="5BBFF819" w14:textId="77777777" w:rsidTr="004F4CB8">
        <w:trPr>
          <w:jc w:val="center"/>
        </w:trPr>
        <w:tc>
          <w:tcPr>
            <w:tcW w:w="625" w:type="pct"/>
          </w:tcPr>
          <w:p w14:paraId="7F32420D" w14:textId="77777777" w:rsidR="00F90A8C" w:rsidRPr="001605E7" w:rsidRDefault="00F90A8C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CABOFF</w:t>
            </w:r>
          </w:p>
        </w:tc>
        <w:tc>
          <w:tcPr>
            <w:tcW w:w="625" w:type="pct"/>
            <w:shd w:val="clear" w:color="auto" w:fill="D9D9D9" w:themeFill="background1" w:themeFillShade="D9"/>
          </w:tcPr>
          <w:p w14:paraId="461CE043" w14:textId="7BF4AE0E" w:rsidR="00F90A8C" w:rsidRPr="001605E7" w:rsidRDefault="00F74E42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625" w:type="pct"/>
            <w:shd w:val="clear" w:color="auto" w:fill="auto"/>
          </w:tcPr>
          <w:p w14:paraId="5CD447C6" w14:textId="74C65787" w:rsidR="00F90A8C" w:rsidRPr="001605E7" w:rsidRDefault="0055345F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AUTO</w:t>
            </w:r>
          </w:p>
        </w:tc>
        <w:tc>
          <w:tcPr>
            <w:tcW w:w="625" w:type="pct"/>
          </w:tcPr>
          <w:p w14:paraId="56D2642D" w14:textId="7818CD67" w:rsidR="00F90A8C" w:rsidRPr="001605E7" w:rsidRDefault="0055345F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SPD</w:t>
            </w:r>
          </w:p>
        </w:tc>
        <w:tc>
          <w:tcPr>
            <w:tcW w:w="625" w:type="pct"/>
          </w:tcPr>
          <w:p w14:paraId="6059E5BE" w14:textId="6A8CCFE4" w:rsidR="00F90A8C" w:rsidRPr="001605E7" w:rsidRDefault="0055345F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DPX</w:t>
            </w:r>
          </w:p>
        </w:tc>
        <w:tc>
          <w:tcPr>
            <w:tcW w:w="625" w:type="pct"/>
            <w:shd w:val="clear" w:color="auto" w:fill="auto"/>
          </w:tcPr>
          <w:p w14:paraId="73CF8A3B" w14:textId="37105830" w:rsidR="00F90A8C" w:rsidRPr="001605E7" w:rsidRDefault="0055345F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FDPX</w:t>
            </w:r>
          </w:p>
        </w:tc>
        <w:tc>
          <w:tcPr>
            <w:tcW w:w="625" w:type="pct"/>
          </w:tcPr>
          <w:p w14:paraId="7BF6DBF6" w14:textId="0913F4AB" w:rsidR="00F90A8C" w:rsidRPr="001605E7" w:rsidRDefault="0055345F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FSPD</w:t>
            </w:r>
          </w:p>
        </w:tc>
        <w:tc>
          <w:tcPr>
            <w:tcW w:w="626" w:type="pct"/>
          </w:tcPr>
          <w:p w14:paraId="4861672D" w14:textId="5D9E05AF" w:rsidR="00F90A8C" w:rsidRPr="001605E7" w:rsidRDefault="00F90A8C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LINK</w:t>
            </w:r>
          </w:p>
        </w:tc>
      </w:tr>
      <w:tr w:rsidR="004F4CB8" w:rsidRPr="00546234" w14:paraId="15DF069A" w14:textId="77777777" w:rsidTr="004F4CB8">
        <w:trPr>
          <w:jc w:val="center"/>
        </w:trPr>
        <w:tc>
          <w:tcPr>
            <w:tcW w:w="625" w:type="pct"/>
          </w:tcPr>
          <w:p w14:paraId="183F8652" w14:textId="43B6E563" w:rsidR="004F4CB8" w:rsidRPr="001605E7" w:rsidRDefault="004F4CB8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RO</w:t>
            </w:r>
          </w:p>
        </w:tc>
        <w:tc>
          <w:tcPr>
            <w:tcW w:w="625" w:type="pct"/>
            <w:shd w:val="clear" w:color="auto" w:fill="D9D9D9" w:themeFill="background1" w:themeFillShade="D9"/>
          </w:tcPr>
          <w:p w14:paraId="5810A9B1" w14:textId="77777777" w:rsidR="004F4CB8" w:rsidRPr="001605E7" w:rsidRDefault="004F4CB8" w:rsidP="004F4CB8">
            <w:pPr>
              <w:pStyle w:val="11"/>
              <w:jc w:val="center"/>
              <w:rPr>
                <w:rFonts w:eastAsiaTheme="minorHAnsi"/>
              </w:rPr>
            </w:pPr>
          </w:p>
        </w:tc>
        <w:tc>
          <w:tcPr>
            <w:tcW w:w="625" w:type="pct"/>
            <w:shd w:val="clear" w:color="auto" w:fill="auto"/>
          </w:tcPr>
          <w:p w14:paraId="124AC418" w14:textId="5A8AD63D" w:rsidR="004F4CB8" w:rsidRPr="001605E7" w:rsidRDefault="004F4CB8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RO</w:t>
            </w:r>
          </w:p>
        </w:tc>
        <w:tc>
          <w:tcPr>
            <w:tcW w:w="625" w:type="pct"/>
          </w:tcPr>
          <w:p w14:paraId="5951898F" w14:textId="1B49C2BF" w:rsidR="004F4CB8" w:rsidRPr="001605E7" w:rsidRDefault="004F4CB8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RO</w:t>
            </w:r>
          </w:p>
        </w:tc>
        <w:tc>
          <w:tcPr>
            <w:tcW w:w="625" w:type="pct"/>
          </w:tcPr>
          <w:p w14:paraId="28171FAC" w14:textId="77C0D208" w:rsidR="004F4CB8" w:rsidRPr="001605E7" w:rsidRDefault="004F4CB8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RO</w:t>
            </w:r>
          </w:p>
        </w:tc>
        <w:tc>
          <w:tcPr>
            <w:tcW w:w="625" w:type="pct"/>
            <w:shd w:val="clear" w:color="auto" w:fill="auto"/>
          </w:tcPr>
          <w:p w14:paraId="1A26D278" w14:textId="3B466309" w:rsidR="004F4CB8" w:rsidRPr="001605E7" w:rsidRDefault="004F4CB8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RO</w:t>
            </w:r>
          </w:p>
        </w:tc>
        <w:tc>
          <w:tcPr>
            <w:tcW w:w="625" w:type="pct"/>
          </w:tcPr>
          <w:p w14:paraId="5E64F5EC" w14:textId="165219ED" w:rsidR="004F4CB8" w:rsidRPr="001605E7" w:rsidRDefault="004F4CB8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RO</w:t>
            </w:r>
          </w:p>
        </w:tc>
        <w:tc>
          <w:tcPr>
            <w:tcW w:w="626" w:type="pct"/>
          </w:tcPr>
          <w:p w14:paraId="623B3EA4" w14:textId="66B961C7" w:rsidR="004F4CB8" w:rsidRPr="001605E7" w:rsidRDefault="004F4CB8" w:rsidP="004F4CB8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RO</w:t>
            </w:r>
          </w:p>
        </w:tc>
      </w:tr>
    </w:tbl>
    <w:p w14:paraId="6E9DAD3F" w14:textId="77777777" w:rsidR="00F90A8C" w:rsidRPr="001605E7" w:rsidRDefault="00F90A8C" w:rsidP="00155A42">
      <w:pPr>
        <w:pStyle w:val="11"/>
        <w:rPr>
          <w:rFonts w:eastAsiaTheme="minorHAnsi"/>
        </w:rPr>
      </w:pPr>
    </w:p>
    <w:tbl>
      <w:tblPr>
        <w:tblStyle w:val="af3"/>
        <w:tblW w:w="0" w:type="auto"/>
        <w:jc w:val="center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80"/>
        <w:gridCol w:w="1134"/>
        <w:gridCol w:w="6521"/>
      </w:tblGrid>
      <w:tr w:rsidR="00F90A8C" w:rsidRPr="00546234" w14:paraId="3E3DE42E" w14:textId="77777777" w:rsidTr="001605E7">
        <w:trPr>
          <w:jc w:val="center"/>
        </w:trPr>
        <w:tc>
          <w:tcPr>
            <w:tcW w:w="680" w:type="dxa"/>
            <w:shd w:val="clear" w:color="auto" w:fill="EAE8DA"/>
          </w:tcPr>
          <w:p w14:paraId="320C45BF" w14:textId="77777777" w:rsidR="00F90A8C" w:rsidRPr="001605E7" w:rsidRDefault="00F90A8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Bit</w:t>
            </w:r>
          </w:p>
        </w:tc>
        <w:tc>
          <w:tcPr>
            <w:tcW w:w="1134" w:type="dxa"/>
            <w:shd w:val="clear" w:color="auto" w:fill="EAE8DA"/>
          </w:tcPr>
          <w:p w14:paraId="1BDC6D9B" w14:textId="77777777" w:rsidR="00F90A8C" w:rsidRPr="001605E7" w:rsidRDefault="00F90A8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Symbol</w:t>
            </w:r>
          </w:p>
        </w:tc>
        <w:tc>
          <w:tcPr>
            <w:tcW w:w="6521" w:type="dxa"/>
            <w:shd w:val="clear" w:color="auto" w:fill="EAE8DA"/>
          </w:tcPr>
          <w:p w14:paraId="72659624" w14:textId="77777777" w:rsidR="00F90A8C" w:rsidRPr="001605E7" w:rsidRDefault="00F90A8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Description</w:t>
            </w:r>
          </w:p>
        </w:tc>
      </w:tr>
      <w:tr w:rsidR="00F90A8C" w:rsidRPr="00546234" w14:paraId="0A4FFF1E" w14:textId="77777777" w:rsidTr="001605E7">
        <w:trPr>
          <w:jc w:val="center"/>
        </w:trPr>
        <w:tc>
          <w:tcPr>
            <w:tcW w:w="680" w:type="dxa"/>
            <w:vAlign w:val="center"/>
          </w:tcPr>
          <w:p w14:paraId="67679159" w14:textId="77777777" w:rsidR="00F90A8C" w:rsidRPr="001605E7" w:rsidRDefault="00F90A8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7</w:t>
            </w:r>
          </w:p>
        </w:tc>
        <w:tc>
          <w:tcPr>
            <w:tcW w:w="1134" w:type="dxa"/>
            <w:shd w:val="clear" w:color="auto" w:fill="EAE8DA"/>
            <w:vAlign w:val="center"/>
          </w:tcPr>
          <w:p w14:paraId="0B3FFEF8" w14:textId="77777777" w:rsidR="00F90A8C" w:rsidRPr="001605E7" w:rsidRDefault="00F90A8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CABOFF</w:t>
            </w:r>
          </w:p>
        </w:tc>
        <w:tc>
          <w:tcPr>
            <w:tcW w:w="6521" w:type="dxa"/>
          </w:tcPr>
          <w:p w14:paraId="31251855" w14:textId="3ED87FB5" w:rsidR="00F90A8C" w:rsidRPr="001605E7" w:rsidRDefault="00AE3FF0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C</w:t>
            </w:r>
            <w:r w:rsidR="00506814" w:rsidRPr="001605E7">
              <w:rPr>
                <w:rFonts w:eastAsiaTheme="minorHAnsi"/>
              </w:rPr>
              <w:t>able OFF</w:t>
            </w:r>
            <w:r w:rsidRPr="001605E7">
              <w:rPr>
                <w:rFonts w:eastAsiaTheme="minorHAnsi"/>
              </w:rPr>
              <w:t xml:space="preserve"> </w:t>
            </w:r>
            <w:r w:rsidR="00A94431" w:rsidRPr="001605E7">
              <w:rPr>
                <w:rFonts w:eastAsiaTheme="minorHAnsi"/>
              </w:rPr>
              <w:t>Bit</w:t>
            </w:r>
          </w:p>
          <w:p w14:paraId="77233D1B" w14:textId="77777777" w:rsidR="0070735E" w:rsidRPr="001605E7" w:rsidRDefault="0070735E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 : Cable Unplugged</w:t>
            </w:r>
          </w:p>
          <w:p w14:paraId="1DEC38E9" w14:textId="77777777" w:rsidR="0070735E" w:rsidRPr="001605E7" w:rsidRDefault="0070735E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 : Cable Plugged</w:t>
            </w:r>
          </w:p>
        </w:tc>
      </w:tr>
      <w:tr w:rsidR="00F90A8C" w:rsidRPr="00546234" w14:paraId="0E67AB4A" w14:textId="77777777" w:rsidTr="001605E7">
        <w:trPr>
          <w:jc w:val="center"/>
        </w:trPr>
        <w:tc>
          <w:tcPr>
            <w:tcW w:w="680" w:type="dxa"/>
            <w:vAlign w:val="center"/>
          </w:tcPr>
          <w:p w14:paraId="39FAC56A" w14:textId="77777777" w:rsidR="00F90A8C" w:rsidRPr="001605E7" w:rsidRDefault="00F90A8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6</w:t>
            </w:r>
          </w:p>
        </w:tc>
        <w:tc>
          <w:tcPr>
            <w:tcW w:w="1134" w:type="dxa"/>
            <w:shd w:val="clear" w:color="auto" w:fill="EAE8DA"/>
            <w:vAlign w:val="center"/>
          </w:tcPr>
          <w:p w14:paraId="64745117" w14:textId="5885AC0F" w:rsidR="00F90A8C" w:rsidRPr="001605E7" w:rsidRDefault="00F74E42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6521" w:type="dxa"/>
          </w:tcPr>
          <w:p w14:paraId="5D57DA89" w14:textId="77777777" w:rsidR="00F90A8C" w:rsidRPr="001605E7" w:rsidRDefault="00360E9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Reserved</w:t>
            </w:r>
          </w:p>
        </w:tc>
      </w:tr>
      <w:tr w:rsidR="00F90A8C" w:rsidRPr="00546234" w14:paraId="2988634A" w14:textId="77777777" w:rsidTr="001605E7">
        <w:trPr>
          <w:jc w:val="center"/>
        </w:trPr>
        <w:tc>
          <w:tcPr>
            <w:tcW w:w="680" w:type="dxa"/>
            <w:vAlign w:val="center"/>
          </w:tcPr>
          <w:p w14:paraId="3A22F07A" w14:textId="77777777" w:rsidR="00F90A8C" w:rsidRPr="001605E7" w:rsidRDefault="00F90A8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5</w:t>
            </w:r>
          </w:p>
        </w:tc>
        <w:tc>
          <w:tcPr>
            <w:tcW w:w="1134" w:type="dxa"/>
            <w:shd w:val="clear" w:color="auto" w:fill="EAE8DA"/>
            <w:vAlign w:val="center"/>
          </w:tcPr>
          <w:p w14:paraId="697053CE" w14:textId="1B26A33A" w:rsidR="00F90A8C" w:rsidRPr="001605E7" w:rsidRDefault="00506814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AUTO</w:t>
            </w:r>
          </w:p>
        </w:tc>
        <w:tc>
          <w:tcPr>
            <w:tcW w:w="6521" w:type="dxa"/>
          </w:tcPr>
          <w:p w14:paraId="154BFDB9" w14:textId="3450B180" w:rsidR="00F90A8C" w:rsidRPr="001605E7" w:rsidRDefault="0050681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Auto Negotiation</w:t>
            </w:r>
            <w:r w:rsidR="00A94431" w:rsidRPr="001605E7">
              <w:rPr>
                <w:rFonts w:eastAsiaTheme="minorHAnsi"/>
              </w:rPr>
              <w:t xml:space="preserve"> Bit</w:t>
            </w:r>
            <w:r w:rsidR="00F46ECF" w:rsidRPr="001605E7">
              <w:rPr>
                <w:rFonts w:eastAsiaTheme="minorHAnsi"/>
              </w:rPr>
              <w:t xml:space="preserve"> configured by PHYCR0[2]</w:t>
            </w:r>
          </w:p>
          <w:p w14:paraId="1F516DAA" w14:textId="77777777" w:rsidR="00AE3FF0" w:rsidRPr="001605E7" w:rsidRDefault="00AE3FF0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 : Disable Auto Negotiation</w:t>
            </w:r>
          </w:p>
          <w:p w14:paraId="11E8C2DD" w14:textId="77777777" w:rsidR="00AE3FF0" w:rsidRPr="001605E7" w:rsidRDefault="00AE3FF0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 : Enable Auto Negotiation</w:t>
            </w:r>
          </w:p>
        </w:tc>
      </w:tr>
      <w:tr w:rsidR="00F90A8C" w:rsidRPr="00546234" w14:paraId="32BFDEFE" w14:textId="77777777" w:rsidTr="001605E7">
        <w:trPr>
          <w:jc w:val="center"/>
        </w:trPr>
        <w:tc>
          <w:tcPr>
            <w:tcW w:w="680" w:type="dxa"/>
            <w:vAlign w:val="center"/>
          </w:tcPr>
          <w:p w14:paraId="7055E0E7" w14:textId="77777777" w:rsidR="00F90A8C" w:rsidRPr="001605E7" w:rsidRDefault="00F90A8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4</w:t>
            </w:r>
          </w:p>
        </w:tc>
        <w:tc>
          <w:tcPr>
            <w:tcW w:w="1134" w:type="dxa"/>
            <w:shd w:val="clear" w:color="auto" w:fill="EAE8DA"/>
            <w:vAlign w:val="center"/>
          </w:tcPr>
          <w:p w14:paraId="29A1E1A6" w14:textId="16B655A4" w:rsidR="00F90A8C" w:rsidRPr="001605E7" w:rsidRDefault="00506814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SPD</w:t>
            </w:r>
          </w:p>
        </w:tc>
        <w:tc>
          <w:tcPr>
            <w:tcW w:w="6521" w:type="dxa"/>
          </w:tcPr>
          <w:p w14:paraId="425A6E27" w14:textId="6C003BC2" w:rsidR="00F90A8C" w:rsidRPr="001605E7" w:rsidRDefault="0050681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Speed</w:t>
            </w:r>
            <w:r w:rsidR="00A94431" w:rsidRPr="001605E7">
              <w:rPr>
                <w:rFonts w:eastAsiaTheme="minorHAnsi"/>
              </w:rPr>
              <w:t xml:space="preserve"> Bit</w:t>
            </w:r>
            <w:r w:rsidR="00F46ECF" w:rsidRPr="001605E7">
              <w:rPr>
                <w:rFonts w:eastAsiaTheme="minorHAnsi"/>
              </w:rPr>
              <w:t xml:space="preserve"> configured by PHYCR0[1]</w:t>
            </w:r>
          </w:p>
          <w:p w14:paraId="2240A7A2" w14:textId="77777777" w:rsidR="00AE3FF0" w:rsidRPr="001605E7" w:rsidRDefault="00AE3FF0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 : 10Mbps</w:t>
            </w:r>
          </w:p>
          <w:p w14:paraId="256BC70C" w14:textId="77777777" w:rsidR="00AE3FF0" w:rsidRPr="001605E7" w:rsidRDefault="00AE3FF0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 : 100Mbps</w:t>
            </w:r>
          </w:p>
        </w:tc>
      </w:tr>
      <w:tr w:rsidR="00F90A8C" w:rsidRPr="00546234" w14:paraId="3357A0B2" w14:textId="77777777" w:rsidTr="001605E7">
        <w:trPr>
          <w:jc w:val="center"/>
        </w:trPr>
        <w:tc>
          <w:tcPr>
            <w:tcW w:w="680" w:type="dxa"/>
            <w:vAlign w:val="center"/>
          </w:tcPr>
          <w:p w14:paraId="05DA82A1" w14:textId="77777777" w:rsidR="00F90A8C" w:rsidRPr="001605E7" w:rsidRDefault="00F90A8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3</w:t>
            </w:r>
          </w:p>
        </w:tc>
        <w:tc>
          <w:tcPr>
            <w:tcW w:w="1134" w:type="dxa"/>
            <w:shd w:val="clear" w:color="auto" w:fill="EAE8DA"/>
            <w:vAlign w:val="center"/>
          </w:tcPr>
          <w:p w14:paraId="2AD2117D" w14:textId="600170BE" w:rsidR="00F90A8C" w:rsidRPr="001605E7" w:rsidRDefault="00506814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DPX</w:t>
            </w:r>
          </w:p>
        </w:tc>
        <w:tc>
          <w:tcPr>
            <w:tcW w:w="6521" w:type="dxa"/>
          </w:tcPr>
          <w:p w14:paraId="57F5A853" w14:textId="206C3913" w:rsidR="00F90A8C" w:rsidRPr="001605E7" w:rsidRDefault="0050681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Duplex</w:t>
            </w:r>
            <w:r w:rsidR="00F46ECF" w:rsidRPr="001605E7">
              <w:rPr>
                <w:rFonts w:eastAsiaTheme="minorHAnsi"/>
              </w:rPr>
              <w:t xml:space="preserve"> </w:t>
            </w:r>
            <w:r w:rsidR="00A94431" w:rsidRPr="001605E7">
              <w:rPr>
                <w:rFonts w:eastAsiaTheme="minorHAnsi"/>
              </w:rPr>
              <w:t>Bit</w:t>
            </w:r>
            <w:r w:rsidR="00F46ECF" w:rsidRPr="001605E7">
              <w:rPr>
                <w:rFonts w:eastAsiaTheme="minorHAnsi"/>
              </w:rPr>
              <w:t xml:space="preserve"> configured by PHYCR0[0]</w:t>
            </w:r>
          </w:p>
          <w:p w14:paraId="06474FAC" w14:textId="77777777" w:rsidR="00AE3FF0" w:rsidRPr="001605E7" w:rsidRDefault="00AE3FF0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 : Half Duplex</w:t>
            </w:r>
          </w:p>
          <w:p w14:paraId="78C832F4" w14:textId="77777777" w:rsidR="00AE3FF0" w:rsidRPr="001605E7" w:rsidRDefault="00AE3FF0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 : Full Duplex</w:t>
            </w:r>
          </w:p>
        </w:tc>
      </w:tr>
      <w:tr w:rsidR="00F90A8C" w:rsidRPr="00546234" w14:paraId="5B73C5AB" w14:textId="77777777" w:rsidTr="001605E7">
        <w:trPr>
          <w:jc w:val="center"/>
        </w:trPr>
        <w:tc>
          <w:tcPr>
            <w:tcW w:w="680" w:type="dxa"/>
            <w:vAlign w:val="center"/>
          </w:tcPr>
          <w:p w14:paraId="43BC8F6D" w14:textId="77777777" w:rsidR="00F90A8C" w:rsidRPr="001605E7" w:rsidRDefault="00F90A8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2</w:t>
            </w:r>
          </w:p>
        </w:tc>
        <w:tc>
          <w:tcPr>
            <w:tcW w:w="1134" w:type="dxa"/>
            <w:shd w:val="clear" w:color="auto" w:fill="EAE8DA"/>
            <w:vAlign w:val="center"/>
          </w:tcPr>
          <w:p w14:paraId="33D71C5E" w14:textId="72D65010" w:rsidR="00F90A8C" w:rsidRPr="001605E7" w:rsidRDefault="00A9443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FDPX</w:t>
            </w:r>
          </w:p>
        </w:tc>
        <w:tc>
          <w:tcPr>
            <w:tcW w:w="6521" w:type="dxa"/>
          </w:tcPr>
          <w:p w14:paraId="0F45B6AF" w14:textId="22CA5E90" w:rsidR="00F90A8C" w:rsidRPr="001605E7" w:rsidRDefault="00A94431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Flag</w:t>
            </w:r>
            <w:r w:rsidR="00AE3FF0" w:rsidRPr="001605E7">
              <w:rPr>
                <w:rFonts w:eastAsiaTheme="minorHAnsi"/>
              </w:rPr>
              <w:t xml:space="preserve"> Duplex bit</w:t>
            </w:r>
            <w:r w:rsidRPr="001605E7">
              <w:rPr>
                <w:rFonts w:eastAsiaTheme="minorHAnsi"/>
              </w:rPr>
              <w:t xml:space="preserve"> (When Link up)</w:t>
            </w:r>
          </w:p>
          <w:p w14:paraId="007E0D74" w14:textId="77777777" w:rsidR="00A94431" w:rsidRPr="001605E7" w:rsidRDefault="00A94431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 : Half Duplex</w:t>
            </w:r>
          </w:p>
          <w:p w14:paraId="5E681ED5" w14:textId="7ED6BF41" w:rsidR="00A94431" w:rsidRPr="001605E7" w:rsidRDefault="00A94431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 : Full Duplex</w:t>
            </w:r>
          </w:p>
        </w:tc>
      </w:tr>
      <w:tr w:rsidR="00F90A8C" w:rsidRPr="00546234" w14:paraId="4F37A121" w14:textId="77777777" w:rsidTr="001605E7">
        <w:trPr>
          <w:jc w:val="center"/>
        </w:trPr>
        <w:tc>
          <w:tcPr>
            <w:tcW w:w="680" w:type="dxa"/>
            <w:vAlign w:val="center"/>
          </w:tcPr>
          <w:p w14:paraId="0373075E" w14:textId="77777777" w:rsidR="00F90A8C" w:rsidRPr="001605E7" w:rsidRDefault="00F90A8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</w:t>
            </w:r>
          </w:p>
        </w:tc>
        <w:tc>
          <w:tcPr>
            <w:tcW w:w="1134" w:type="dxa"/>
            <w:shd w:val="clear" w:color="auto" w:fill="EAE8DA"/>
            <w:vAlign w:val="center"/>
          </w:tcPr>
          <w:p w14:paraId="6EEE573E" w14:textId="489A91C1" w:rsidR="00F90A8C" w:rsidRPr="001605E7" w:rsidRDefault="00A9443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F</w:t>
            </w:r>
            <w:r w:rsidR="00F90A8C" w:rsidRPr="001605E7">
              <w:rPr>
                <w:rFonts w:eastAsiaTheme="minorHAnsi"/>
              </w:rPr>
              <w:t>SPD</w:t>
            </w:r>
          </w:p>
        </w:tc>
        <w:tc>
          <w:tcPr>
            <w:tcW w:w="6521" w:type="dxa"/>
          </w:tcPr>
          <w:p w14:paraId="4895EB45" w14:textId="79DF6DFE" w:rsidR="00F90A8C" w:rsidRPr="001605E7" w:rsidRDefault="00A94431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Flag </w:t>
            </w:r>
            <w:r w:rsidR="00AE3FF0" w:rsidRPr="001605E7">
              <w:rPr>
                <w:rFonts w:eastAsiaTheme="minorHAnsi"/>
              </w:rPr>
              <w:t>Speed bit</w:t>
            </w:r>
            <w:r w:rsidRPr="001605E7">
              <w:rPr>
                <w:rFonts w:eastAsiaTheme="minorHAnsi"/>
              </w:rPr>
              <w:t xml:space="preserve"> (When Link up)</w:t>
            </w:r>
          </w:p>
          <w:p w14:paraId="327615AF" w14:textId="77777777" w:rsidR="00A94431" w:rsidRPr="001605E7" w:rsidRDefault="00A94431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 : 10Mbps</w:t>
            </w:r>
          </w:p>
          <w:p w14:paraId="6643B9B1" w14:textId="731C145D" w:rsidR="00AE3FF0" w:rsidRPr="001605E7" w:rsidRDefault="00A94431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 : 100Mbps</w:t>
            </w:r>
          </w:p>
        </w:tc>
      </w:tr>
      <w:tr w:rsidR="00F90A8C" w:rsidRPr="00546234" w14:paraId="2A1CD159" w14:textId="77777777" w:rsidTr="001605E7">
        <w:trPr>
          <w:jc w:val="center"/>
        </w:trPr>
        <w:tc>
          <w:tcPr>
            <w:tcW w:w="680" w:type="dxa"/>
            <w:vAlign w:val="center"/>
          </w:tcPr>
          <w:p w14:paraId="242D430F" w14:textId="77777777" w:rsidR="00F90A8C" w:rsidRPr="001605E7" w:rsidRDefault="00F90A8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</w:t>
            </w:r>
          </w:p>
        </w:tc>
        <w:tc>
          <w:tcPr>
            <w:tcW w:w="1134" w:type="dxa"/>
            <w:shd w:val="clear" w:color="auto" w:fill="EAE8DA"/>
            <w:vAlign w:val="center"/>
          </w:tcPr>
          <w:p w14:paraId="777268A4" w14:textId="7C731500" w:rsidR="00F90A8C" w:rsidRPr="001605E7" w:rsidRDefault="00F90A8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LNK</w:t>
            </w:r>
          </w:p>
        </w:tc>
        <w:tc>
          <w:tcPr>
            <w:tcW w:w="6521" w:type="dxa"/>
          </w:tcPr>
          <w:p w14:paraId="7B2565BE" w14:textId="65F99609" w:rsidR="00AE3FF0" w:rsidRPr="001605E7" w:rsidRDefault="00A94431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Flag </w:t>
            </w:r>
            <w:r w:rsidR="00AE3FF0" w:rsidRPr="001605E7">
              <w:rPr>
                <w:rFonts w:eastAsiaTheme="minorHAnsi"/>
              </w:rPr>
              <w:t>Link bit</w:t>
            </w:r>
          </w:p>
          <w:p w14:paraId="64BD2820" w14:textId="32FDCCFC" w:rsidR="00AE3FF0" w:rsidRPr="001605E7" w:rsidRDefault="00AE3FF0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1 : Link </w:t>
            </w:r>
            <w:r w:rsidR="00A94431" w:rsidRPr="001605E7">
              <w:rPr>
                <w:rFonts w:eastAsiaTheme="minorHAnsi"/>
              </w:rPr>
              <w:t>Up</w:t>
            </w:r>
          </w:p>
          <w:p w14:paraId="47B94870" w14:textId="4DADA0BC" w:rsidR="00AE3FF0" w:rsidRPr="001605E7" w:rsidRDefault="00AE3FF0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 : Link</w:t>
            </w:r>
            <w:r w:rsidR="00A94431" w:rsidRPr="001605E7">
              <w:rPr>
                <w:rFonts w:eastAsiaTheme="minorHAnsi"/>
              </w:rPr>
              <w:t xml:space="preserve"> Down</w:t>
            </w:r>
          </w:p>
        </w:tc>
      </w:tr>
    </w:tbl>
    <w:p w14:paraId="0F7036A2" w14:textId="59067B19" w:rsidR="00F90A8C" w:rsidRPr="001605E7" w:rsidRDefault="00265A21" w:rsidP="00155A42">
      <w:pPr>
        <w:pStyle w:val="11"/>
        <w:rPr>
          <w:rFonts w:eastAsiaTheme="minorHAnsi"/>
        </w:rPr>
      </w:pPr>
      <w:r w:rsidRPr="001605E7" w:rsidDel="00265A21">
        <w:rPr>
          <w:rFonts w:eastAsiaTheme="minorHAnsi"/>
        </w:rPr>
        <w:t xml:space="preserve"> </w:t>
      </w:r>
    </w:p>
    <w:p w14:paraId="5EEC9E05" w14:textId="207061E8" w:rsidR="00B8503D" w:rsidRPr="001605E7" w:rsidRDefault="00DD12E3" w:rsidP="00350C3B">
      <w:pPr>
        <w:pStyle w:val="41"/>
        <w:numPr>
          <w:ilvl w:val="0"/>
          <w:numId w:val="0"/>
        </w:numPr>
        <w:ind w:left="484"/>
        <w:rPr>
          <w:rFonts w:eastAsiaTheme="minorHAnsi"/>
        </w:rPr>
      </w:pPr>
      <w:r w:rsidRPr="001605E7">
        <w:rPr>
          <w:rFonts w:eastAsiaTheme="minorHAnsi"/>
        </w:rPr>
        <w:t>PHYR</w:t>
      </w:r>
      <w:r w:rsidR="005A04EA" w:rsidRPr="001605E7">
        <w:rPr>
          <w:rFonts w:eastAsiaTheme="minorHAnsi"/>
        </w:rPr>
        <w:t>A</w:t>
      </w:r>
      <w:r w:rsidRPr="001605E7">
        <w:rPr>
          <w:rFonts w:eastAsiaTheme="minorHAnsi"/>
        </w:rPr>
        <w:t>R</w:t>
      </w:r>
      <w:r w:rsidR="00640B1B" w:rsidRPr="001605E7">
        <w:rPr>
          <w:rFonts w:eastAsiaTheme="minorHAnsi"/>
        </w:rPr>
        <w:t xml:space="preserve"> </w:t>
      </w:r>
      <w:r w:rsidR="00F90A8C" w:rsidRPr="001605E7">
        <w:rPr>
          <w:rFonts w:eastAsiaTheme="minorHAnsi"/>
        </w:rPr>
        <w:t xml:space="preserve">(PHY </w:t>
      </w:r>
      <w:r w:rsidR="00B15AC9" w:rsidRPr="001605E7">
        <w:rPr>
          <w:rFonts w:eastAsiaTheme="minorHAnsi"/>
        </w:rPr>
        <w:t>Register Address Register</w:t>
      </w:r>
      <w:r w:rsidR="00F90A8C" w:rsidRPr="001605E7">
        <w:rPr>
          <w:rFonts w:eastAsiaTheme="minorHAnsi"/>
        </w:rPr>
        <w:t>)</w:t>
      </w:r>
    </w:p>
    <w:p w14:paraId="3677165C" w14:textId="68AD4E10" w:rsidR="00DD12E3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B15AC9" w:rsidRPr="001605E7">
        <w:rPr>
          <w:rFonts w:eastAsiaTheme="minorHAnsi"/>
        </w:rPr>
        <w:t>R</w:t>
      </w:r>
      <w:r w:rsidR="005A04EA" w:rsidRPr="001605E7">
        <w:rPr>
          <w:rFonts w:eastAsiaTheme="minorHAnsi"/>
        </w:rPr>
        <w:t>=</w:t>
      </w:r>
      <w:r w:rsidR="00B15AC9" w:rsidRPr="001605E7">
        <w:rPr>
          <w:rFonts w:eastAsiaTheme="minorHAnsi"/>
        </w:rPr>
        <w:t>W] [0x003F] [</w:t>
      </w:r>
      <w:r w:rsidR="002F12DC" w:rsidRPr="001605E7">
        <w:rPr>
          <w:rFonts w:eastAsiaTheme="minorHAnsi"/>
        </w:rPr>
        <w:t>0x00</w:t>
      </w:r>
      <w:r w:rsidR="00B15AC9" w:rsidRPr="001605E7">
        <w:rPr>
          <w:rFonts w:eastAsiaTheme="minorHAnsi"/>
        </w:rPr>
        <w:t>]</w:t>
      </w:r>
    </w:p>
    <w:p w14:paraId="11A19A85" w14:textId="74F864B3" w:rsidR="00DD12E3" w:rsidRPr="001605E7" w:rsidRDefault="00B15AC9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PHYR</w:t>
      </w:r>
      <w:r w:rsidR="005A04EA" w:rsidRPr="001605E7">
        <w:rPr>
          <w:rFonts w:eastAsiaTheme="minorHAnsi"/>
        </w:rPr>
        <w:t>A</w:t>
      </w:r>
      <w:r w:rsidRPr="001605E7">
        <w:rPr>
          <w:rFonts w:eastAsiaTheme="minorHAnsi"/>
        </w:rPr>
        <w:t>R</w:t>
      </w:r>
      <w:r w:rsidR="00C30479" w:rsidRPr="001605E7">
        <w:rPr>
          <w:rFonts w:eastAsiaTheme="minorHAnsi" w:hint="eastAsia"/>
        </w:rPr>
        <w:t>은</w:t>
      </w:r>
      <w:r w:rsidR="0005563C" w:rsidRPr="001605E7">
        <w:rPr>
          <w:rFonts w:eastAsiaTheme="minorHAnsi"/>
        </w:rPr>
        <w:t xml:space="preserve"> MDC/MDIO Interface</w:t>
      </w:r>
      <w:r w:rsidR="0005563C" w:rsidRPr="001605E7">
        <w:rPr>
          <w:rFonts w:eastAsiaTheme="minorHAnsi" w:hint="eastAsia"/>
        </w:rPr>
        <w:t>의</w:t>
      </w:r>
      <w:r w:rsidR="0005563C" w:rsidRPr="001605E7">
        <w:rPr>
          <w:rFonts w:eastAsiaTheme="minorHAnsi"/>
        </w:rPr>
        <w:t xml:space="preserve"> </w:t>
      </w:r>
      <w:r w:rsidRPr="001605E7">
        <w:rPr>
          <w:rFonts w:eastAsiaTheme="minorHAnsi"/>
        </w:rPr>
        <w:t>PHY</w:t>
      </w:r>
      <w:r w:rsidR="00855A94" w:rsidRPr="001605E7">
        <w:rPr>
          <w:rFonts w:eastAsiaTheme="minorHAnsi"/>
        </w:rPr>
        <w:t xml:space="preserve"> Register</w:t>
      </w:r>
      <w:r w:rsidRPr="001605E7">
        <w:rPr>
          <w:rFonts w:eastAsiaTheme="minorHAnsi"/>
        </w:rPr>
        <w:t xml:space="preserve"> Address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="005A04EA" w:rsidRPr="001605E7">
        <w:rPr>
          <w:rFonts w:eastAsiaTheme="minorHAnsi" w:hint="eastAsia"/>
        </w:rPr>
        <w:t>설정한다</w:t>
      </w:r>
      <w:r w:rsidR="005A04EA" w:rsidRPr="001605E7">
        <w:rPr>
          <w:rFonts w:eastAsiaTheme="minorHAnsi"/>
        </w:rPr>
        <w:t>.</w:t>
      </w:r>
    </w:p>
    <w:p w14:paraId="7FB1A4A6" w14:textId="77777777" w:rsidR="00546985" w:rsidRPr="001605E7" w:rsidRDefault="00546985" w:rsidP="00155A42">
      <w:pPr>
        <w:pStyle w:val="11"/>
        <w:rPr>
          <w:rFonts w:eastAsiaTheme="minorHAnsi"/>
        </w:rPr>
      </w:pPr>
    </w:p>
    <w:tbl>
      <w:tblPr>
        <w:tblStyle w:val="af3"/>
        <w:tblW w:w="5000" w:type="pct"/>
        <w:jc w:val="center"/>
        <w:tblLook w:val="04A0" w:firstRow="1" w:lastRow="0" w:firstColumn="1" w:lastColumn="0" w:noHBand="0" w:noVBand="1"/>
      </w:tblPr>
      <w:tblGrid>
        <w:gridCol w:w="1056"/>
        <w:gridCol w:w="7"/>
        <w:gridCol w:w="1053"/>
        <w:gridCol w:w="10"/>
        <w:gridCol w:w="1044"/>
        <w:gridCol w:w="19"/>
        <w:gridCol w:w="1036"/>
        <w:gridCol w:w="27"/>
        <w:gridCol w:w="1038"/>
        <w:gridCol w:w="26"/>
        <w:gridCol w:w="1029"/>
        <w:gridCol w:w="34"/>
        <w:gridCol w:w="1017"/>
        <w:gridCol w:w="46"/>
        <w:gridCol w:w="1063"/>
      </w:tblGrid>
      <w:tr w:rsidR="00546985" w:rsidRPr="00546234" w14:paraId="2BCB6AB0" w14:textId="77777777" w:rsidTr="00DB537E">
        <w:trPr>
          <w:jc w:val="center"/>
        </w:trPr>
        <w:tc>
          <w:tcPr>
            <w:tcW w:w="621" w:type="pct"/>
            <w:tcBorders>
              <w:top w:val="nil"/>
              <w:left w:val="nil"/>
              <w:right w:val="nil"/>
            </w:tcBorders>
            <w:vAlign w:val="center"/>
          </w:tcPr>
          <w:p w14:paraId="5D066751" w14:textId="77777777" w:rsidR="00546985" w:rsidRPr="001605E7" w:rsidRDefault="00546985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7</w:t>
            </w:r>
          </w:p>
        </w:tc>
        <w:tc>
          <w:tcPr>
            <w:tcW w:w="623" w:type="pct"/>
            <w:gridSpan w:val="2"/>
            <w:tcBorders>
              <w:top w:val="nil"/>
              <w:left w:val="nil"/>
              <w:right w:val="nil"/>
            </w:tcBorders>
            <w:vAlign w:val="center"/>
          </w:tcPr>
          <w:p w14:paraId="59B687BC" w14:textId="77777777" w:rsidR="00546985" w:rsidRPr="001605E7" w:rsidRDefault="00546985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6</w:t>
            </w:r>
          </w:p>
        </w:tc>
        <w:tc>
          <w:tcPr>
            <w:tcW w:w="620" w:type="pct"/>
            <w:gridSpan w:val="2"/>
            <w:tcBorders>
              <w:top w:val="nil"/>
              <w:left w:val="nil"/>
              <w:right w:val="nil"/>
            </w:tcBorders>
            <w:vAlign w:val="center"/>
          </w:tcPr>
          <w:p w14:paraId="4A82140F" w14:textId="77777777" w:rsidR="00546985" w:rsidRPr="001605E7" w:rsidRDefault="00546985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5</w:t>
            </w:r>
          </w:p>
        </w:tc>
        <w:tc>
          <w:tcPr>
            <w:tcW w:w="620" w:type="pct"/>
            <w:gridSpan w:val="2"/>
            <w:tcBorders>
              <w:top w:val="nil"/>
              <w:left w:val="nil"/>
              <w:right w:val="nil"/>
            </w:tcBorders>
            <w:vAlign w:val="center"/>
          </w:tcPr>
          <w:p w14:paraId="7B485857" w14:textId="77777777" w:rsidR="00546985" w:rsidRPr="001605E7" w:rsidRDefault="00546985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4</w:t>
            </w:r>
          </w:p>
        </w:tc>
        <w:tc>
          <w:tcPr>
            <w:tcW w:w="626" w:type="pct"/>
            <w:gridSpan w:val="2"/>
            <w:tcBorders>
              <w:top w:val="nil"/>
              <w:left w:val="nil"/>
              <w:right w:val="nil"/>
            </w:tcBorders>
            <w:vAlign w:val="center"/>
          </w:tcPr>
          <w:p w14:paraId="2171FA18" w14:textId="77777777" w:rsidR="00546985" w:rsidRPr="001605E7" w:rsidRDefault="00546985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3</w:t>
            </w:r>
          </w:p>
        </w:tc>
        <w:tc>
          <w:tcPr>
            <w:tcW w:w="620" w:type="pct"/>
            <w:gridSpan w:val="2"/>
            <w:tcBorders>
              <w:top w:val="nil"/>
              <w:left w:val="nil"/>
              <w:right w:val="nil"/>
            </w:tcBorders>
            <w:vAlign w:val="center"/>
          </w:tcPr>
          <w:p w14:paraId="2C942131" w14:textId="77777777" w:rsidR="00546985" w:rsidRPr="001605E7" w:rsidRDefault="00546985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2</w:t>
            </w:r>
          </w:p>
        </w:tc>
        <w:tc>
          <w:tcPr>
            <w:tcW w:w="618" w:type="pct"/>
            <w:gridSpan w:val="2"/>
            <w:tcBorders>
              <w:top w:val="nil"/>
              <w:left w:val="nil"/>
              <w:right w:val="nil"/>
            </w:tcBorders>
            <w:vAlign w:val="center"/>
          </w:tcPr>
          <w:p w14:paraId="49CA30AA" w14:textId="77777777" w:rsidR="00546985" w:rsidRPr="001605E7" w:rsidRDefault="00546985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</w:t>
            </w:r>
          </w:p>
        </w:tc>
        <w:tc>
          <w:tcPr>
            <w:tcW w:w="651" w:type="pct"/>
            <w:gridSpan w:val="2"/>
            <w:tcBorders>
              <w:top w:val="nil"/>
              <w:left w:val="nil"/>
              <w:right w:val="nil"/>
            </w:tcBorders>
            <w:vAlign w:val="center"/>
          </w:tcPr>
          <w:p w14:paraId="6CB9B7C1" w14:textId="77777777" w:rsidR="00546985" w:rsidRPr="001605E7" w:rsidRDefault="00546985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</w:t>
            </w:r>
          </w:p>
        </w:tc>
      </w:tr>
      <w:tr w:rsidR="00546985" w:rsidRPr="00546234" w14:paraId="620C1F07" w14:textId="77777777" w:rsidTr="00DB537E">
        <w:trPr>
          <w:jc w:val="center"/>
        </w:trPr>
        <w:tc>
          <w:tcPr>
            <w:tcW w:w="625" w:type="pct"/>
            <w:gridSpan w:val="2"/>
            <w:shd w:val="clear" w:color="auto" w:fill="D9D9D9" w:themeFill="background1" w:themeFillShade="D9"/>
            <w:vAlign w:val="center"/>
          </w:tcPr>
          <w:p w14:paraId="35C8BA47" w14:textId="783C0A61" w:rsidR="00546985" w:rsidRPr="001605E7" w:rsidRDefault="00F74E42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625" w:type="pct"/>
            <w:gridSpan w:val="2"/>
            <w:shd w:val="clear" w:color="auto" w:fill="D9D9D9" w:themeFill="background1" w:themeFillShade="D9"/>
            <w:vAlign w:val="center"/>
          </w:tcPr>
          <w:p w14:paraId="709F158C" w14:textId="3267260C" w:rsidR="00546985" w:rsidRPr="001605E7" w:rsidRDefault="00F74E42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625" w:type="pct"/>
            <w:gridSpan w:val="2"/>
            <w:shd w:val="clear" w:color="auto" w:fill="D9D9D9" w:themeFill="background1" w:themeFillShade="D9"/>
            <w:vAlign w:val="center"/>
          </w:tcPr>
          <w:p w14:paraId="220AA14F" w14:textId="3A2B691C" w:rsidR="00546985" w:rsidRPr="001605E7" w:rsidRDefault="00F74E42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625" w:type="pct"/>
            <w:gridSpan w:val="2"/>
            <w:shd w:val="clear" w:color="auto" w:fill="FFFFFF" w:themeFill="background1"/>
            <w:vAlign w:val="center"/>
          </w:tcPr>
          <w:p w14:paraId="0CDB1A83" w14:textId="2E6C2D57" w:rsidR="00546985" w:rsidRPr="001605E7" w:rsidRDefault="00546985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A4</w:t>
            </w:r>
          </w:p>
        </w:tc>
        <w:tc>
          <w:tcPr>
            <w:tcW w:w="625" w:type="pct"/>
            <w:gridSpan w:val="2"/>
            <w:shd w:val="clear" w:color="auto" w:fill="FFFFFF" w:themeFill="background1"/>
            <w:vAlign w:val="center"/>
          </w:tcPr>
          <w:p w14:paraId="4C94B9A7" w14:textId="2C722EBA" w:rsidR="00546985" w:rsidRPr="001605E7" w:rsidRDefault="005A04EA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A</w:t>
            </w:r>
            <w:r w:rsidR="00546985" w:rsidRPr="001605E7">
              <w:rPr>
                <w:rFonts w:eastAsiaTheme="minorHAnsi"/>
              </w:rPr>
              <w:t>3</w:t>
            </w:r>
          </w:p>
        </w:tc>
        <w:tc>
          <w:tcPr>
            <w:tcW w:w="625" w:type="pct"/>
            <w:gridSpan w:val="2"/>
            <w:shd w:val="clear" w:color="auto" w:fill="auto"/>
            <w:vAlign w:val="center"/>
          </w:tcPr>
          <w:p w14:paraId="00A32000" w14:textId="33774E11" w:rsidR="00546985" w:rsidRPr="001605E7" w:rsidRDefault="00546985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A2</w:t>
            </w:r>
          </w:p>
        </w:tc>
        <w:tc>
          <w:tcPr>
            <w:tcW w:w="625" w:type="pct"/>
            <w:gridSpan w:val="2"/>
            <w:vAlign w:val="center"/>
          </w:tcPr>
          <w:p w14:paraId="0D0F5BCC" w14:textId="02FABA5F" w:rsidR="00546985" w:rsidRPr="001605E7" w:rsidRDefault="00546985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A1</w:t>
            </w:r>
          </w:p>
        </w:tc>
        <w:tc>
          <w:tcPr>
            <w:tcW w:w="626" w:type="pct"/>
            <w:vAlign w:val="center"/>
          </w:tcPr>
          <w:p w14:paraId="214152A4" w14:textId="67CC79F8" w:rsidR="00546985" w:rsidRPr="001605E7" w:rsidRDefault="00546985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A0</w:t>
            </w:r>
          </w:p>
        </w:tc>
      </w:tr>
      <w:tr w:rsidR="00DB537E" w:rsidRPr="00546234" w14:paraId="719C0A58" w14:textId="77777777" w:rsidTr="00DB537E">
        <w:trPr>
          <w:jc w:val="center"/>
        </w:trPr>
        <w:tc>
          <w:tcPr>
            <w:tcW w:w="625" w:type="pct"/>
            <w:gridSpan w:val="2"/>
            <w:shd w:val="clear" w:color="auto" w:fill="D9D9D9" w:themeFill="background1" w:themeFillShade="D9"/>
            <w:vAlign w:val="center"/>
          </w:tcPr>
          <w:p w14:paraId="0FC435CA" w14:textId="77777777" w:rsidR="00DB537E" w:rsidRPr="001605E7" w:rsidRDefault="00DB537E" w:rsidP="00DB537E">
            <w:pPr>
              <w:pStyle w:val="11"/>
              <w:jc w:val="center"/>
              <w:rPr>
                <w:rFonts w:eastAsiaTheme="minorHAnsi"/>
              </w:rPr>
            </w:pPr>
          </w:p>
        </w:tc>
        <w:tc>
          <w:tcPr>
            <w:tcW w:w="625" w:type="pct"/>
            <w:gridSpan w:val="2"/>
            <w:shd w:val="clear" w:color="auto" w:fill="D9D9D9" w:themeFill="background1" w:themeFillShade="D9"/>
            <w:vAlign w:val="center"/>
          </w:tcPr>
          <w:p w14:paraId="75504399" w14:textId="77777777" w:rsidR="00DB537E" w:rsidRPr="001605E7" w:rsidRDefault="00DB537E" w:rsidP="00DB537E">
            <w:pPr>
              <w:pStyle w:val="11"/>
              <w:jc w:val="center"/>
              <w:rPr>
                <w:rFonts w:eastAsiaTheme="minorHAnsi"/>
              </w:rPr>
            </w:pPr>
          </w:p>
        </w:tc>
        <w:tc>
          <w:tcPr>
            <w:tcW w:w="625" w:type="pct"/>
            <w:gridSpan w:val="2"/>
            <w:shd w:val="clear" w:color="auto" w:fill="D9D9D9" w:themeFill="background1" w:themeFillShade="D9"/>
            <w:vAlign w:val="center"/>
          </w:tcPr>
          <w:p w14:paraId="233E2DC9" w14:textId="77777777" w:rsidR="00DB537E" w:rsidRPr="001605E7" w:rsidRDefault="00DB537E" w:rsidP="00DB537E">
            <w:pPr>
              <w:pStyle w:val="11"/>
              <w:jc w:val="center"/>
              <w:rPr>
                <w:rFonts w:eastAsiaTheme="minorHAnsi"/>
              </w:rPr>
            </w:pPr>
          </w:p>
        </w:tc>
        <w:tc>
          <w:tcPr>
            <w:tcW w:w="625" w:type="pct"/>
            <w:gridSpan w:val="2"/>
            <w:shd w:val="clear" w:color="auto" w:fill="FFFFFF" w:themeFill="background1"/>
            <w:vAlign w:val="center"/>
          </w:tcPr>
          <w:p w14:paraId="236F2C65" w14:textId="47DE2354" w:rsidR="00DB537E" w:rsidRPr="001605E7" w:rsidRDefault="00DB537E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R=W</w:t>
            </w:r>
          </w:p>
        </w:tc>
        <w:tc>
          <w:tcPr>
            <w:tcW w:w="625" w:type="pct"/>
            <w:gridSpan w:val="2"/>
            <w:shd w:val="clear" w:color="auto" w:fill="FFFFFF" w:themeFill="background1"/>
            <w:vAlign w:val="center"/>
          </w:tcPr>
          <w:p w14:paraId="7B06F741" w14:textId="4460DDEC" w:rsidR="00DB537E" w:rsidRPr="001605E7" w:rsidRDefault="00DB537E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R=W</w:t>
            </w:r>
          </w:p>
        </w:tc>
        <w:tc>
          <w:tcPr>
            <w:tcW w:w="625" w:type="pct"/>
            <w:gridSpan w:val="2"/>
            <w:shd w:val="clear" w:color="auto" w:fill="auto"/>
            <w:vAlign w:val="center"/>
          </w:tcPr>
          <w:p w14:paraId="55486D47" w14:textId="532E6CCB" w:rsidR="00DB537E" w:rsidRPr="001605E7" w:rsidRDefault="00DB537E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R=W</w:t>
            </w:r>
          </w:p>
        </w:tc>
        <w:tc>
          <w:tcPr>
            <w:tcW w:w="625" w:type="pct"/>
            <w:gridSpan w:val="2"/>
            <w:vAlign w:val="center"/>
          </w:tcPr>
          <w:p w14:paraId="56950F96" w14:textId="40FEE0F1" w:rsidR="00DB537E" w:rsidRPr="001605E7" w:rsidRDefault="00DB537E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R=W</w:t>
            </w:r>
          </w:p>
        </w:tc>
        <w:tc>
          <w:tcPr>
            <w:tcW w:w="626" w:type="pct"/>
            <w:vAlign w:val="center"/>
          </w:tcPr>
          <w:p w14:paraId="2F83E2AE" w14:textId="0D08524C" w:rsidR="00DB537E" w:rsidRPr="001605E7" w:rsidRDefault="00DB537E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R=W</w:t>
            </w:r>
          </w:p>
        </w:tc>
      </w:tr>
    </w:tbl>
    <w:p w14:paraId="060F2FA4" w14:textId="77777777" w:rsidR="00546985" w:rsidRPr="001605E7" w:rsidRDefault="00546985" w:rsidP="00155A42">
      <w:pPr>
        <w:pStyle w:val="11"/>
        <w:rPr>
          <w:rFonts w:eastAsiaTheme="minorHAnsi"/>
        </w:rPr>
      </w:pPr>
    </w:p>
    <w:tbl>
      <w:tblPr>
        <w:tblStyle w:val="af3"/>
        <w:tblW w:w="0" w:type="auto"/>
        <w:jc w:val="center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80"/>
        <w:gridCol w:w="1134"/>
        <w:gridCol w:w="6521"/>
      </w:tblGrid>
      <w:tr w:rsidR="00546985" w:rsidRPr="00546234" w14:paraId="24B7ED1F" w14:textId="77777777" w:rsidTr="001605E7">
        <w:trPr>
          <w:jc w:val="center"/>
        </w:trPr>
        <w:tc>
          <w:tcPr>
            <w:tcW w:w="680" w:type="dxa"/>
            <w:shd w:val="clear" w:color="auto" w:fill="EAE8DA"/>
          </w:tcPr>
          <w:p w14:paraId="0FA36B84" w14:textId="77777777" w:rsidR="00546985" w:rsidRPr="001605E7" w:rsidRDefault="00546985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Bit</w:t>
            </w:r>
          </w:p>
        </w:tc>
        <w:tc>
          <w:tcPr>
            <w:tcW w:w="1134" w:type="dxa"/>
            <w:shd w:val="clear" w:color="auto" w:fill="EAE8DA"/>
          </w:tcPr>
          <w:p w14:paraId="0B605EA1" w14:textId="77777777" w:rsidR="00546985" w:rsidRPr="001605E7" w:rsidRDefault="00546985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Symbol</w:t>
            </w:r>
          </w:p>
        </w:tc>
        <w:tc>
          <w:tcPr>
            <w:tcW w:w="6521" w:type="dxa"/>
            <w:shd w:val="clear" w:color="auto" w:fill="EAE8DA"/>
          </w:tcPr>
          <w:p w14:paraId="0B1AF865" w14:textId="77777777" w:rsidR="00546985" w:rsidRPr="001605E7" w:rsidRDefault="00546985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Description</w:t>
            </w:r>
          </w:p>
        </w:tc>
      </w:tr>
      <w:tr w:rsidR="00546985" w:rsidRPr="00546234" w14:paraId="216545CA" w14:textId="77777777" w:rsidTr="001605E7">
        <w:trPr>
          <w:jc w:val="center"/>
        </w:trPr>
        <w:tc>
          <w:tcPr>
            <w:tcW w:w="680" w:type="dxa"/>
            <w:vAlign w:val="center"/>
          </w:tcPr>
          <w:p w14:paraId="3F107B1B" w14:textId="77777777" w:rsidR="00546985" w:rsidRPr="001605E7" w:rsidRDefault="00546985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7</w:t>
            </w:r>
          </w:p>
        </w:tc>
        <w:tc>
          <w:tcPr>
            <w:tcW w:w="1134" w:type="dxa"/>
            <w:shd w:val="clear" w:color="auto" w:fill="EAE8DA"/>
            <w:vAlign w:val="center"/>
          </w:tcPr>
          <w:p w14:paraId="764F812A" w14:textId="2A70066D" w:rsidR="00546985" w:rsidRPr="001605E7" w:rsidRDefault="005A04EA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6521" w:type="dxa"/>
          </w:tcPr>
          <w:p w14:paraId="631B1799" w14:textId="77777777" w:rsidR="00546985" w:rsidRPr="001605E7" w:rsidRDefault="00546985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Reserved</w:t>
            </w:r>
          </w:p>
        </w:tc>
      </w:tr>
      <w:tr w:rsidR="00546985" w:rsidRPr="00546234" w14:paraId="70CBF308" w14:textId="77777777" w:rsidTr="001605E7">
        <w:trPr>
          <w:jc w:val="center"/>
        </w:trPr>
        <w:tc>
          <w:tcPr>
            <w:tcW w:w="680" w:type="dxa"/>
            <w:vAlign w:val="center"/>
          </w:tcPr>
          <w:p w14:paraId="45331DDD" w14:textId="77777777" w:rsidR="00546985" w:rsidRPr="001605E7" w:rsidRDefault="00546985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6</w:t>
            </w:r>
          </w:p>
        </w:tc>
        <w:tc>
          <w:tcPr>
            <w:tcW w:w="1134" w:type="dxa"/>
            <w:shd w:val="clear" w:color="auto" w:fill="EAE8DA"/>
            <w:vAlign w:val="center"/>
          </w:tcPr>
          <w:p w14:paraId="550D8C10" w14:textId="26B33A39" w:rsidR="00546985" w:rsidRPr="001605E7" w:rsidRDefault="005A04EA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6521" w:type="dxa"/>
          </w:tcPr>
          <w:p w14:paraId="03C3276B" w14:textId="77777777" w:rsidR="00546985" w:rsidRPr="001605E7" w:rsidRDefault="00546985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Reserved</w:t>
            </w:r>
          </w:p>
        </w:tc>
      </w:tr>
      <w:tr w:rsidR="00546985" w:rsidRPr="00546234" w14:paraId="17110EDB" w14:textId="77777777" w:rsidTr="001605E7">
        <w:trPr>
          <w:jc w:val="center"/>
        </w:trPr>
        <w:tc>
          <w:tcPr>
            <w:tcW w:w="680" w:type="dxa"/>
            <w:vAlign w:val="center"/>
          </w:tcPr>
          <w:p w14:paraId="5B377ED4" w14:textId="77777777" w:rsidR="00546985" w:rsidRPr="001605E7" w:rsidRDefault="00546985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5</w:t>
            </w:r>
          </w:p>
        </w:tc>
        <w:tc>
          <w:tcPr>
            <w:tcW w:w="1134" w:type="dxa"/>
            <w:shd w:val="clear" w:color="auto" w:fill="EAE8DA"/>
            <w:vAlign w:val="center"/>
          </w:tcPr>
          <w:p w14:paraId="7B096DD8" w14:textId="44CD6024" w:rsidR="00546985" w:rsidRPr="001605E7" w:rsidRDefault="005A04EA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6521" w:type="dxa"/>
          </w:tcPr>
          <w:p w14:paraId="33C7E7B6" w14:textId="77777777" w:rsidR="00546985" w:rsidRPr="001605E7" w:rsidRDefault="00546985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Reserved</w:t>
            </w:r>
          </w:p>
        </w:tc>
      </w:tr>
      <w:tr w:rsidR="005A04EA" w:rsidRPr="00546234" w14:paraId="7A7292E7" w14:textId="77777777" w:rsidTr="001605E7">
        <w:trPr>
          <w:trHeight w:val="378"/>
          <w:jc w:val="center"/>
        </w:trPr>
        <w:tc>
          <w:tcPr>
            <w:tcW w:w="680" w:type="dxa"/>
            <w:vAlign w:val="center"/>
          </w:tcPr>
          <w:p w14:paraId="0473A3F4" w14:textId="705D7316" w:rsidR="005A04EA" w:rsidRPr="001605E7" w:rsidRDefault="005A04EA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[4:0]</w:t>
            </w:r>
          </w:p>
        </w:tc>
        <w:tc>
          <w:tcPr>
            <w:tcW w:w="1134" w:type="dxa"/>
            <w:shd w:val="clear" w:color="auto" w:fill="EAE8DA"/>
            <w:vAlign w:val="center"/>
          </w:tcPr>
          <w:p w14:paraId="63658A8D" w14:textId="51BDC724" w:rsidR="005A04EA" w:rsidRPr="001605E7" w:rsidRDefault="005A04EA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A[4:0]</w:t>
            </w:r>
          </w:p>
        </w:tc>
        <w:tc>
          <w:tcPr>
            <w:tcW w:w="6521" w:type="dxa"/>
          </w:tcPr>
          <w:p w14:paraId="498124EE" w14:textId="2A4CBF04" w:rsidR="005A04EA" w:rsidRPr="001605E7" w:rsidRDefault="005A04EA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PHY Register Address</w:t>
            </w:r>
          </w:p>
        </w:tc>
      </w:tr>
    </w:tbl>
    <w:p w14:paraId="3EA0368F" w14:textId="77777777" w:rsidR="00B15AC9" w:rsidRPr="001605E7" w:rsidRDefault="00B15AC9" w:rsidP="00155A42">
      <w:pPr>
        <w:pStyle w:val="11"/>
        <w:rPr>
          <w:rFonts w:eastAsiaTheme="minorHAnsi"/>
        </w:rPr>
      </w:pPr>
    </w:p>
    <w:p w14:paraId="2359DDFF" w14:textId="1268D3B5" w:rsidR="00222458" w:rsidRPr="001605E7" w:rsidRDefault="0005563C" w:rsidP="00350C3B">
      <w:pPr>
        <w:pStyle w:val="41"/>
        <w:numPr>
          <w:ilvl w:val="0"/>
          <w:numId w:val="0"/>
        </w:numPr>
        <w:ind w:left="484"/>
        <w:rPr>
          <w:rFonts w:eastAsiaTheme="minorHAnsi"/>
        </w:rPr>
      </w:pPr>
      <w:r w:rsidRPr="001605E7">
        <w:rPr>
          <w:rFonts w:eastAsiaTheme="minorHAnsi"/>
        </w:rPr>
        <w:t>PHYDI</w:t>
      </w:r>
      <w:r w:rsidR="00222458" w:rsidRPr="001605E7">
        <w:rPr>
          <w:rFonts w:eastAsiaTheme="minorHAnsi"/>
        </w:rPr>
        <w:t>R</w:t>
      </w:r>
      <w:r w:rsidR="00640B1B" w:rsidRPr="001605E7">
        <w:rPr>
          <w:rFonts w:eastAsiaTheme="minorHAnsi"/>
        </w:rPr>
        <w:t xml:space="preserve"> </w:t>
      </w:r>
      <w:r w:rsidR="00222458" w:rsidRPr="001605E7">
        <w:rPr>
          <w:rFonts w:eastAsiaTheme="minorHAnsi"/>
        </w:rPr>
        <w:t>(PHY Data Input Register)</w:t>
      </w:r>
    </w:p>
    <w:p w14:paraId="49A65581" w14:textId="7A674AF5" w:rsidR="00222458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222458" w:rsidRPr="001605E7">
        <w:rPr>
          <w:rFonts w:eastAsiaTheme="minorHAnsi"/>
        </w:rPr>
        <w:t>R</w:t>
      </w:r>
      <w:r w:rsidR="0055345F" w:rsidRPr="001605E7">
        <w:rPr>
          <w:rFonts w:eastAsiaTheme="minorHAnsi"/>
        </w:rPr>
        <w:t>=</w:t>
      </w:r>
      <w:r w:rsidR="00222458" w:rsidRPr="001605E7">
        <w:rPr>
          <w:rFonts w:eastAsiaTheme="minorHAnsi"/>
        </w:rPr>
        <w:t>W] [0x0040</w:t>
      </w:r>
      <w:r w:rsidR="00DB537E" w:rsidRPr="001605E7">
        <w:rPr>
          <w:rFonts w:eastAsiaTheme="minorHAnsi"/>
        </w:rPr>
        <w:t>-</w:t>
      </w:r>
      <w:r w:rsidR="00804D8D" w:rsidRPr="001605E7">
        <w:rPr>
          <w:rFonts w:eastAsiaTheme="minorHAnsi"/>
        </w:rPr>
        <w:t>0x00</w:t>
      </w:r>
      <w:r w:rsidR="005A04EA" w:rsidRPr="001605E7">
        <w:rPr>
          <w:rFonts w:eastAsiaTheme="minorHAnsi"/>
        </w:rPr>
        <w:t>41</w:t>
      </w:r>
      <w:r w:rsidR="00222458" w:rsidRPr="001605E7">
        <w:rPr>
          <w:rFonts w:eastAsiaTheme="minorHAnsi"/>
        </w:rPr>
        <w:t>] [0x</w:t>
      </w:r>
      <w:r w:rsidR="005A04EA" w:rsidRPr="001605E7">
        <w:rPr>
          <w:rFonts w:eastAsiaTheme="minorHAnsi"/>
        </w:rPr>
        <w:t>00</w:t>
      </w:r>
      <w:r w:rsidR="00222458" w:rsidRPr="001605E7">
        <w:rPr>
          <w:rFonts w:eastAsiaTheme="minorHAnsi"/>
        </w:rPr>
        <w:t>00]</w:t>
      </w:r>
    </w:p>
    <w:p w14:paraId="664AD1BF" w14:textId="2BC5F2BD" w:rsidR="006160D7" w:rsidRPr="001605E7" w:rsidRDefault="00222458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PHYDIR</w:t>
      </w:r>
      <w:r w:rsidRPr="001605E7">
        <w:rPr>
          <w:rFonts w:eastAsiaTheme="minorHAnsi" w:hint="eastAsia"/>
        </w:rPr>
        <w:t>은</w:t>
      </w:r>
      <w:r w:rsidR="0005563C" w:rsidRPr="001605E7">
        <w:rPr>
          <w:rFonts w:eastAsiaTheme="minorHAnsi"/>
        </w:rPr>
        <w:t>MDC/MDIO Interface</w:t>
      </w:r>
      <w:r w:rsidR="0005563C" w:rsidRPr="001605E7">
        <w:rPr>
          <w:rFonts w:eastAsiaTheme="minorHAnsi" w:hint="eastAsia"/>
        </w:rPr>
        <w:t>의</w:t>
      </w:r>
      <w:r w:rsidR="00804D8D" w:rsidRPr="001605E7">
        <w:rPr>
          <w:rFonts w:eastAsiaTheme="minorHAnsi"/>
        </w:rPr>
        <w:t xml:space="preserve"> </w:t>
      </w:r>
      <w:r w:rsidR="005A04EA" w:rsidRPr="001605E7">
        <w:rPr>
          <w:rFonts w:eastAsiaTheme="minorHAnsi"/>
        </w:rPr>
        <w:t>DATA</w:t>
      </w:r>
      <w:r w:rsidR="005A04EA" w:rsidRPr="001605E7">
        <w:rPr>
          <w:rFonts w:eastAsiaTheme="minorHAnsi" w:hint="eastAsia"/>
        </w:rPr>
        <w:t>를</w:t>
      </w:r>
      <w:r w:rsidR="005A04EA" w:rsidRPr="001605E7">
        <w:rPr>
          <w:rFonts w:eastAsiaTheme="minorHAnsi"/>
        </w:rPr>
        <w:t xml:space="preserve"> </w:t>
      </w:r>
      <w:r w:rsidR="005A04EA" w:rsidRPr="001605E7">
        <w:rPr>
          <w:rFonts w:eastAsiaTheme="minorHAnsi" w:hint="eastAsia"/>
        </w:rPr>
        <w:t>설정한다</w:t>
      </w:r>
      <w:r w:rsidR="00804D8D" w:rsidRPr="001605E7">
        <w:rPr>
          <w:rFonts w:eastAsiaTheme="minorHAnsi"/>
        </w:rPr>
        <w:t>.</w:t>
      </w:r>
    </w:p>
    <w:p w14:paraId="2AC1E4A5" w14:textId="77777777" w:rsidR="006160D7" w:rsidRPr="001605E7" w:rsidRDefault="006160D7" w:rsidP="00155A42">
      <w:pPr>
        <w:pStyle w:val="11"/>
        <w:rPr>
          <w:rFonts w:eastAsiaTheme="minorHAnsi"/>
        </w:rPr>
      </w:pPr>
    </w:p>
    <w:p w14:paraId="227FD32F" w14:textId="12F47E61" w:rsidR="006160D7" w:rsidRPr="001605E7" w:rsidRDefault="006160D7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 xml:space="preserve">Ex) </w:t>
      </w:r>
      <w:r w:rsidR="00350C3B" w:rsidRPr="001605E7">
        <w:rPr>
          <w:rFonts w:eastAsiaTheme="minorHAnsi"/>
        </w:rPr>
        <w:t xml:space="preserve">PHYDIR = </w:t>
      </w:r>
      <w:r w:rsidRPr="001605E7">
        <w:rPr>
          <w:rFonts w:eastAsiaTheme="minorHAnsi"/>
        </w:rPr>
        <w:t>0x1234</w:t>
      </w:r>
      <w:r w:rsidR="00350C3B" w:rsidRPr="001605E7">
        <w:rPr>
          <w:rFonts w:eastAsiaTheme="minorHAnsi"/>
        </w:rPr>
        <w:t>,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1852"/>
        <w:gridCol w:w="1853"/>
      </w:tblGrid>
      <w:tr w:rsidR="008C25B1" w:rsidRPr="00546234" w14:paraId="1176982B" w14:textId="77777777" w:rsidTr="001605E7">
        <w:trPr>
          <w:jc w:val="center"/>
        </w:trPr>
        <w:tc>
          <w:tcPr>
            <w:tcW w:w="1852" w:type="dxa"/>
          </w:tcPr>
          <w:p w14:paraId="4690AB40" w14:textId="26F8EBA4" w:rsidR="008C25B1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PHYDIR0(0x0040)</w:t>
            </w:r>
          </w:p>
        </w:tc>
        <w:tc>
          <w:tcPr>
            <w:tcW w:w="1853" w:type="dxa"/>
          </w:tcPr>
          <w:p w14:paraId="37068DB1" w14:textId="36DEF88E" w:rsidR="008C25B1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PHYDIR1(0x0041)</w:t>
            </w:r>
          </w:p>
        </w:tc>
      </w:tr>
      <w:tr w:rsidR="008C25B1" w:rsidRPr="00546234" w14:paraId="5A19E15D" w14:textId="77777777" w:rsidTr="001605E7">
        <w:trPr>
          <w:jc w:val="center"/>
        </w:trPr>
        <w:tc>
          <w:tcPr>
            <w:tcW w:w="1852" w:type="dxa"/>
          </w:tcPr>
          <w:p w14:paraId="774AFD8F" w14:textId="27952396" w:rsidR="008C25B1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0x34</w:t>
            </w:r>
          </w:p>
        </w:tc>
        <w:tc>
          <w:tcPr>
            <w:tcW w:w="1853" w:type="dxa"/>
            <w:vAlign w:val="center"/>
          </w:tcPr>
          <w:p w14:paraId="12EE46AC" w14:textId="2E485BA3" w:rsidR="008C25B1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0x12</w:t>
            </w:r>
          </w:p>
        </w:tc>
      </w:tr>
    </w:tbl>
    <w:p w14:paraId="418FBEE9" w14:textId="77777777" w:rsidR="00860A3D" w:rsidRPr="001605E7" w:rsidRDefault="00860A3D" w:rsidP="00155A42">
      <w:pPr>
        <w:pStyle w:val="11"/>
        <w:rPr>
          <w:rFonts w:eastAsiaTheme="minorHAnsi"/>
        </w:rPr>
      </w:pPr>
    </w:p>
    <w:p w14:paraId="5E4E3DE8" w14:textId="5A8E72BC" w:rsidR="00042DC5" w:rsidRPr="001605E7" w:rsidRDefault="00042DC5" w:rsidP="00350C3B">
      <w:pPr>
        <w:pStyle w:val="41"/>
        <w:numPr>
          <w:ilvl w:val="0"/>
          <w:numId w:val="0"/>
        </w:numPr>
        <w:ind w:left="484"/>
        <w:rPr>
          <w:rFonts w:eastAsiaTheme="minorHAnsi"/>
        </w:rPr>
      </w:pPr>
      <w:r w:rsidRPr="001605E7">
        <w:rPr>
          <w:rFonts w:eastAsiaTheme="minorHAnsi"/>
        </w:rPr>
        <w:t>PHYDOR</w:t>
      </w:r>
      <w:r w:rsidR="00640B1B" w:rsidRPr="001605E7">
        <w:rPr>
          <w:rFonts w:eastAsiaTheme="minorHAnsi"/>
        </w:rPr>
        <w:t xml:space="preserve"> </w:t>
      </w:r>
      <w:r w:rsidRPr="001605E7">
        <w:rPr>
          <w:rFonts w:eastAsiaTheme="minorHAnsi"/>
        </w:rPr>
        <w:t>(PHY Data Output Register)</w:t>
      </w:r>
    </w:p>
    <w:p w14:paraId="7AA9DA4C" w14:textId="1E18A662" w:rsidR="00042DC5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042DC5" w:rsidRPr="001605E7">
        <w:rPr>
          <w:rFonts w:eastAsiaTheme="minorHAnsi"/>
        </w:rPr>
        <w:t>R</w:t>
      </w:r>
      <w:r w:rsidR="0055345F" w:rsidRPr="001605E7">
        <w:rPr>
          <w:rFonts w:eastAsiaTheme="minorHAnsi"/>
        </w:rPr>
        <w:t>=</w:t>
      </w:r>
      <w:r w:rsidR="00042DC5" w:rsidRPr="001605E7">
        <w:rPr>
          <w:rFonts w:eastAsiaTheme="minorHAnsi"/>
        </w:rPr>
        <w:t>W] [0x0042</w:t>
      </w:r>
      <w:r w:rsidR="00DB537E" w:rsidRPr="001605E7">
        <w:rPr>
          <w:rFonts w:eastAsiaTheme="minorHAnsi"/>
        </w:rPr>
        <w:t>-</w:t>
      </w:r>
      <w:r w:rsidR="00860A3D" w:rsidRPr="001605E7">
        <w:rPr>
          <w:rFonts w:eastAsiaTheme="minorHAnsi"/>
        </w:rPr>
        <w:t>0x0043</w:t>
      </w:r>
      <w:r w:rsidR="00042DC5" w:rsidRPr="001605E7">
        <w:rPr>
          <w:rFonts w:eastAsiaTheme="minorHAnsi"/>
        </w:rPr>
        <w:t>] [0x00</w:t>
      </w:r>
      <w:r w:rsidR="00860A3D" w:rsidRPr="001605E7">
        <w:rPr>
          <w:rFonts w:eastAsiaTheme="minorHAnsi"/>
        </w:rPr>
        <w:t>00</w:t>
      </w:r>
      <w:r w:rsidR="00042DC5" w:rsidRPr="001605E7">
        <w:rPr>
          <w:rFonts w:eastAsiaTheme="minorHAnsi"/>
        </w:rPr>
        <w:t>]</w:t>
      </w:r>
    </w:p>
    <w:p w14:paraId="6128A0D3" w14:textId="6F9E17ED" w:rsidR="00F40C48" w:rsidRPr="001605E7" w:rsidRDefault="00F40C48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PHYDOR</w:t>
      </w:r>
      <w:r w:rsidRPr="001605E7">
        <w:rPr>
          <w:rFonts w:eastAsiaTheme="minorHAnsi" w:hint="eastAsia"/>
        </w:rPr>
        <w:t>은</w:t>
      </w:r>
      <w:r w:rsidR="0005563C" w:rsidRPr="001605E7">
        <w:rPr>
          <w:rFonts w:eastAsiaTheme="minorHAnsi"/>
        </w:rPr>
        <w:t>MDC/MDIO Interface</w:t>
      </w:r>
      <w:r w:rsidR="0005563C" w:rsidRPr="001605E7">
        <w:rPr>
          <w:rFonts w:eastAsiaTheme="minorHAnsi" w:hint="eastAsia"/>
        </w:rPr>
        <w:t>의</w:t>
      </w:r>
      <w:r w:rsidR="0005563C" w:rsidRPr="001605E7">
        <w:rPr>
          <w:rFonts w:eastAsiaTheme="minorHAnsi"/>
        </w:rPr>
        <w:t xml:space="preserve"> </w:t>
      </w:r>
      <w:r w:rsidR="007D15E2" w:rsidRPr="001605E7">
        <w:rPr>
          <w:rFonts w:eastAsiaTheme="minorHAnsi"/>
        </w:rPr>
        <w:t>DATA</w:t>
      </w:r>
      <w:r w:rsidR="00804D8D" w:rsidRPr="001605E7">
        <w:rPr>
          <w:rFonts w:eastAsiaTheme="minorHAnsi" w:hint="eastAsia"/>
        </w:rPr>
        <w:t>가</w:t>
      </w:r>
      <w:r w:rsidR="00804D8D" w:rsidRPr="001605E7">
        <w:rPr>
          <w:rFonts w:eastAsiaTheme="minorHAnsi"/>
        </w:rPr>
        <w:t xml:space="preserve"> </w:t>
      </w:r>
      <w:r w:rsidR="00804D8D" w:rsidRPr="001605E7">
        <w:rPr>
          <w:rFonts w:eastAsiaTheme="minorHAnsi" w:hint="eastAsia"/>
        </w:rPr>
        <w:t>저장된</w:t>
      </w:r>
      <w:r w:rsidR="000F4BB8" w:rsidRPr="001605E7">
        <w:rPr>
          <w:rFonts w:eastAsiaTheme="minorHAnsi" w:hint="eastAsia"/>
        </w:rPr>
        <w:t>다</w:t>
      </w:r>
      <w:r w:rsidR="007D15E2" w:rsidRPr="001605E7">
        <w:rPr>
          <w:rFonts w:eastAsiaTheme="minorHAnsi"/>
        </w:rPr>
        <w:t>.</w:t>
      </w:r>
    </w:p>
    <w:p w14:paraId="25D23EDE" w14:textId="77777777" w:rsidR="006160D7" w:rsidRPr="001605E7" w:rsidRDefault="006160D7" w:rsidP="00155A42">
      <w:pPr>
        <w:pStyle w:val="11"/>
        <w:rPr>
          <w:rFonts w:eastAsiaTheme="minorHAnsi"/>
        </w:rPr>
      </w:pPr>
    </w:p>
    <w:p w14:paraId="7B7E06B3" w14:textId="6536C989" w:rsidR="006160D7" w:rsidRPr="001605E7" w:rsidRDefault="006160D7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 xml:space="preserve">Ex) </w:t>
      </w:r>
      <w:r w:rsidR="00350C3B" w:rsidRPr="001605E7">
        <w:rPr>
          <w:rFonts w:eastAsiaTheme="minorHAnsi"/>
        </w:rPr>
        <w:t xml:space="preserve">PHYDOR = </w:t>
      </w:r>
      <w:r w:rsidRPr="001605E7">
        <w:rPr>
          <w:rFonts w:eastAsiaTheme="minorHAnsi"/>
        </w:rPr>
        <w:t>0x1234</w:t>
      </w:r>
      <w:r w:rsidR="00350C3B" w:rsidRPr="001605E7">
        <w:rPr>
          <w:rFonts w:eastAsiaTheme="minorHAnsi"/>
        </w:rPr>
        <w:t>,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1923"/>
        <w:gridCol w:w="1924"/>
      </w:tblGrid>
      <w:tr w:rsidR="008C25B1" w:rsidRPr="00546234" w14:paraId="5AE6354F" w14:textId="77777777" w:rsidTr="001605E7">
        <w:trPr>
          <w:jc w:val="center"/>
        </w:trPr>
        <w:tc>
          <w:tcPr>
            <w:tcW w:w="1923" w:type="dxa"/>
          </w:tcPr>
          <w:p w14:paraId="5CE3DEBB" w14:textId="17FF5069" w:rsidR="008C25B1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PHYDOR0(0x0042)</w:t>
            </w:r>
          </w:p>
        </w:tc>
        <w:tc>
          <w:tcPr>
            <w:tcW w:w="1924" w:type="dxa"/>
          </w:tcPr>
          <w:p w14:paraId="2CE4A6F8" w14:textId="77E3134C" w:rsidR="008C25B1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PHYDPR1(0x0043)</w:t>
            </w:r>
          </w:p>
        </w:tc>
      </w:tr>
      <w:tr w:rsidR="008C25B1" w:rsidRPr="00546234" w14:paraId="3AB2FD03" w14:textId="77777777" w:rsidTr="001605E7">
        <w:trPr>
          <w:jc w:val="center"/>
        </w:trPr>
        <w:tc>
          <w:tcPr>
            <w:tcW w:w="1923" w:type="dxa"/>
          </w:tcPr>
          <w:p w14:paraId="7E67524A" w14:textId="57905F1E" w:rsidR="008C25B1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0x34</w:t>
            </w:r>
          </w:p>
        </w:tc>
        <w:tc>
          <w:tcPr>
            <w:tcW w:w="1924" w:type="dxa"/>
            <w:vAlign w:val="center"/>
          </w:tcPr>
          <w:p w14:paraId="5CCCDFCF" w14:textId="39FB3F3B" w:rsidR="008C25B1" w:rsidRPr="001605E7" w:rsidRDefault="008C25B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0x12</w:t>
            </w:r>
          </w:p>
        </w:tc>
      </w:tr>
    </w:tbl>
    <w:p w14:paraId="6EAEAB5F" w14:textId="77777777" w:rsidR="00F40C48" w:rsidRPr="001605E7" w:rsidRDefault="00F40C48" w:rsidP="00155A42">
      <w:pPr>
        <w:pStyle w:val="11"/>
        <w:rPr>
          <w:rFonts w:eastAsiaTheme="minorHAnsi"/>
        </w:rPr>
      </w:pPr>
    </w:p>
    <w:p w14:paraId="187F212B" w14:textId="77777777" w:rsidR="00855A94" w:rsidRPr="001605E7" w:rsidRDefault="00855A94" w:rsidP="00155A42">
      <w:pPr>
        <w:pStyle w:val="11"/>
        <w:rPr>
          <w:rFonts w:eastAsiaTheme="minorHAnsi"/>
        </w:rPr>
      </w:pPr>
    </w:p>
    <w:p w14:paraId="60282C96" w14:textId="25D4880A" w:rsidR="00B8503D" w:rsidRPr="001605E7" w:rsidRDefault="00DD12E3" w:rsidP="00350C3B">
      <w:pPr>
        <w:pStyle w:val="41"/>
        <w:numPr>
          <w:ilvl w:val="0"/>
          <w:numId w:val="0"/>
        </w:numPr>
        <w:ind w:left="484"/>
        <w:rPr>
          <w:rFonts w:eastAsiaTheme="minorHAnsi"/>
        </w:rPr>
      </w:pPr>
      <w:r w:rsidRPr="001605E7">
        <w:rPr>
          <w:rFonts w:eastAsiaTheme="minorHAnsi"/>
        </w:rPr>
        <w:t>PHY</w:t>
      </w:r>
      <w:r w:rsidR="00804D8D" w:rsidRPr="001605E7">
        <w:rPr>
          <w:rFonts w:eastAsiaTheme="minorHAnsi"/>
        </w:rPr>
        <w:t>AC</w:t>
      </w:r>
      <w:r w:rsidRPr="001605E7">
        <w:rPr>
          <w:rFonts w:eastAsiaTheme="minorHAnsi"/>
        </w:rPr>
        <w:t>R</w:t>
      </w:r>
      <w:r w:rsidR="00640B1B" w:rsidRPr="001605E7">
        <w:rPr>
          <w:rFonts w:eastAsiaTheme="minorHAnsi"/>
        </w:rPr>
        <w:t xml:space="preserve"> </w:t>
      </w:r>
      <w:r w:rsidR="00855A94" w:rsidRPr="001605E7">
        <w:rPr>
          <w:rFonts w:eastAsiaTheme="minorHAnsi"/>
        </w:rPr>
        <w:t>(PHY Ac</w:t>
      </w:r>
      <w:r w:rsidR="0005563C" w:rsidRPr="001605E7">
        <w:rPr>
          <w:rFonts w:eastAsiaTheme="minorHAnsi"/>
        </w:rPr>
        <w:t>cess Control</w:t>
      </w:r>
      <w:r w:rsidR="00855A94" w:rsidRPr="001605E7">
        <w:rPr>
          <w:rFonts w:eastAsiaTheme="minorHAnsi"/>
        </w:rPr>
        <w:t xml:space="preserve"> Register)</w:t>
      </w:r>
    </w:p>
    <w:p w14:paraId="004358A7" w14:textId="02FB05AC" w:rsidR="00DD12E3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C30479" w:rsidRPr="001605E7">
        <w:rPr>
          <w:rFonts w:eastAsiaTheme="minorHAnsi"/>
        </w:rPr>
        <w:t>R</w:t>
      </w:r>
      <w:r w:rsidR="0055345F" w:rsidRPr="001605E7">
        <w:rPr>
          <w:rFonts w:eastAsiaTheme="minorHAnsi"/>
        </w:rPr>
        <w:t>=</w:t>
      </w:r>
      <w:r w:rsidR="00855A94" w:rsidRPr="001605E7">
        <w:rPr>
          <w:rFonts w:eastAsiaTheme="minorHAnsi"/>
        </w:rPr>
        <w:t>W] [0x0044] [</w:t>
      </w:r>
      <w:r w:rsidR="00C30479" w:rsidRPr="001605E7">
        <w:rPr>
          <w:rFonts w:eastAsiaTheme="minorHAnsi"/>
        </w:rPr>
        <w:t>0x00</w:t>
      </w:r>
      <w:r w:rsidR="00855A94" w:rsidRPr="001605E7">
        <w:rPr>
          <w:rFonts w:eastAsiaTheme="minorHAnsi"/>
        </w:rPr>
        <w:t>]</w:t>
      </w:r>
    </w:p>
    <w:p w14:paraId="32ACB032" w14:textId="6B806394" w:rsidR="005949DF" w:rsidRPr="001605E7" w:rsidRDefault="00C30479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PHYACR</w:t>
      </w:r>
      <w:r w:rsidRPr="001605E7">
        <w:rPr>
          <w:rFonts w:eastAsiaTheme="minorHAnsi" w:hint="eastAsia"/>
        </w:rPr>
        <w:t>은</w:t>
      </w:r>
      <w:r w:rsidR="00855A94" w:rsidRPr="001605E7">
        <w:rPr>
          <w:rFonts w:eastAsiaTheme="minorHAnsi"/>
        </w:rPr>
        <w:t>MDC/MDIO Interface</w:t>
      </w:r>
      <w:r w:rsidR="0005563C" w:rsidRPr="001605E7">
        <w:rPr>
          <w:rFonts w:eastAsiaTheme="minorHAnsi" w:hint="eastAsia"/>
        </w:rPr>
        <w:t>의</w:t>
      </w:r>
      <w:r w:rsidR="005949DF" w:rsidRPr="001605E7">
        <w:rPr>
          <w:rFonts w:eastAsiaTheme="minorHAnsi"/>
        </w:rPr>
        <w:t xml:space="preserve"> </w:t>
      </w:r>
      <w:r w:rsidR="00855A94" w:rsidRPr="001605E7">
        <w:rPr>
          <w:rFonts w:eastAsiaTheme="minorHAnsi"/>
        </w:rPr>
        <w:t>Access</w:t>
      </w:r>
      <w:r w:rsidR="005949DF" w:rsidRPr="001605E7">
        <w:rPr>
          <w:rFonts w:eastAsiaTheme="minorHAnsi"/>
        </w:rPr>
        <w:t xml:space="preserve"> </w:t>
      </w:r>
      <w:r w:rsidR="0005563C" w:rsidRPr="001605E7">
        <w:rPr>
          <w:rFonts w:eastAsiaTheme="minorHAnsi"/>
        </w:rPr>
        <w:t>Type</w:t>
      </w:r>
      <w:r w:rsidR="0005563C" w:rsidRPr="001605E7">
        <w:rPr>
          <w:rFonts w:eastAsiaTheme="minorHAnsi" w:hint="eastAsia"/>
        </w:rPr>
        <w:t>을</w:t>
      </w:r>
      <w:r w:rsidR="0005563C" w:rsidRPr="001605E7">
        <w:rPr>
          <w:rFonts w:eastAsiaTheme="minorHAnsi"/>
        </w:rPr>
        <w:t xml:space="preserve"> </w:t>
      </w:r>
      <w:r w:rsidR="0005563C" w:rsidRPr="001605E7">
        <w:rPr>
          <w:rFonts w:eastAsiaTheme="minorHAnsi" w:hint="eastAsia"/>
        </w:rPr>
        <w:t>설정한</w:t>
      </w:r>
      <w:r w:rsidR="005949DF" w:rsidRPr="001605E7">
        <w:rPr>
          <w:rFonts w:eastAsiaTheme="minorHAnsi" w:hint="eastAsia"/>
        </w:rPr>
        <w:t>다</w:t>
      </w:r>
      <w:r w:rsidR="005949DF" w:rsidRPr="001605E7">
        <w:rPr>
          <w:rFonts w:eastAsiaTheme="minorHAnsi"/>
        </w:rPr>
        <w:t xml:space="preserve">. </w:t>
      </w:r>
    </w:p>
    <w:p w14:paraId="25F04A7B" w14:textId="473C20EB" w:rsidR="00DD12E3" w:rsidRPr="001605E7" w:rsidRDefault="005949DF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Read/Write Access</w:t>
      </w:r>
      <w:r w:rsidRPr="001605E7">
        <w:rPr>
          <w:rFonts w:eastAsiaTheme="minorHAnsi" w:hint="eastAsia"/>
        </w:rPr>
        <w:t>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성공적으로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끝나게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되면</w:t>
      </w:r>
      <w:r w:rsidRPr="001605E7">
        <w:rPr>
          <w:rFonts w:eastAsiaTheme="minorHAnsi"/>
        </w:rPr>
        <w:t xml:space="preserve"> PHYACR</w:t>
      </w:r>
      <w:r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자동적으로</w:t>
      </w:r>
      <w:r w:rsidRPr="001605E7">
        <w:rPr>
          <w:rFonts w:eastAsiaTheme="minorHAnsi"/>
        </w:rPr>
        <w:t xml:space="preserve"> 0x00</w:t>
      </w:r>
      <w:r w:rsidRPr="001605E7">
        <w:rPr>
          <w:rFonts w:eastAsiaTheme="minorHAnsi" w:hint="eastAsia"/>
        </w:rPr>
        <w:t>으로</w:t>
      </w:r>
      <w:r w:rsidRPr="001605E7">
        <w:rPr>
          <w:rFonts w:eastAsiaTheme="minorHAnsi"/>
        </w:rPr>
        <w:t xml:space="preserve"> Clear</w:t>
      </w:r>
      <w:r w:rsidRPr="001605E7">
        <w:rPr>
          <w:rFonts w:eastAsiaTheme="minorHAnsi" w:hint="eastAsia"/>
        </w:rPr>
        <w:t>된다</w:t>
      </w:r>
      <w:r w:rsidRPr="001605E7">
        <w:rPr>
          <w:rFonts w:eastAsiaTheme="minorHAnsi"/>
        </w:rPr>
        <w:t>.</w:t>
      </w:r>
    </w:p>
    <w:tbl>
      <w:tblPr>
        <w:tblStyle w:val="af3"/>
        <w:tblpPr w:leftFromText="142" w:rightFromText="142" w:vertAnchor="text" w:horzAnchor="margin" w:tblpXSpec="center" w:tblpY="289"/>
        <w:tblW w:w="0" w:type="auto"/>
        <w:tblLook w:val="04A0" w:firstRow="1" w:lastRow="0" w:firstColumn="1" w:lastColumn="0" w:noHBand="0" w:noVBand="1"/>
      </w:tblPr>
      <w:tblGrid>
        <w:gridCol w:w="1980"/>
        <w:gridCol w:w="1980"/>
      </w:tblGrid>
      <w:tr w:rsidR="0005563C" w:rsidRPr="00546234" w14:paraId="52982D51" w14:textId="77777777" w:rsidTr="00350C3B">
        <w:tc>
          <w:tcPr>
            <w:tcW w:w="1980" w:type="dxa"/>
            <w:tcBorders>
              <w:top w:val="nil"/>
              <w:left w:val="nil"/>
              <w:right w:val="nil"/>
            </w:tcBorders>
            <w:vAlign w:val="center"/>
          </w:tcPr>
          <w:p w14:paraId="5D8F0382" w14:textId="45A72199" w:rsidR="0005563C" w:rsidRPr="001605E7" w:rsidRDefault="0005563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Access Type</w:t>
            </w:r>
          </w:p>
        </w:tc>
        <w:tc>
          <w:tcPr>
            <w:tcW w:w="1980" w:type="dxa"/>
            <w:tcBorders>
              <w:top w:val="nil"/>
              <w:left w:val="nil"/>
              <w:right w:val="nil"/>
            </w:tcBorders>
            <w:vAlign w:val="center"/>
          </w:tcPr>
          <w:p w14:paraId="0E660A28" w14:textId="78728CC3" w:rsidR="0005563C" w:rsidRPr="001605E7" w:rsidRDefault="0005563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Value</w:t>
            </w:r>
          </w:p>
        </w:tc>
      </w:tr>
      <w:tr w:rsidR="0005563C" w:rsidRPr="00546234" w14:paraId="67F53D5E" w14:textId="77777777" w:rsidTr="00350C3B">
        <w:tc>
          <w:tcPr>
            <w:tcW w:w="1980" w:type="dxa"/>
            <w:vAlign w:val="center"/>
          </w:tcPr>
          <w:p w14:paraId="0B9046F8" w14:textId="37C0CE63" w:rsidR="0005563C" w:rsidRPr="001605E7" w:rsidRDefault="0005563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Write</w:t>
            </w:r>
          </w:p>
        </w:tc>
        <w:tc>
          <w:tcPr>
            <w:tcW w:w="1980" w:type="dxa"/>
            <w:vAlign w:val="center"/>
          </w:tcPr>
          <w:p w14:paraId="330F68B3" w14:textId="52867701" w:rsidR="0005563C" w:rsidRPr="001605E7" w:rsidRDefault="0005563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0x01</w:t>
            </w:r>
          </w:p>
        </w:tc>
      </w:tr>
      <w:tr w:rsidR="0005563C" w:rsidRPr="00546234" w14:paraId="4CAB76D5" w14:textId="77777777" w:rsidTr="00350C3B">
        <w:tc>
          <w:tcPr>
            <w:tcW w:w="1980" w:type="dxa"/>
            <w:vAlign w:val="center"/>
          </w:tcPr>
          <w:p w14:paraId="36C35D89" w14:textId="7ABA83B4" w:rsidR="0005563C" w:rsidRPr="001605E7" w:rsidRDefault="0005563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Read</w:t>
            </w:r>
          </w:p>
        </w:tc>
        <w:tc>
          <w:tcPr>
            <w:tcW w:w="1980" w:type="dxa"/>
            <w:vAlign w:val="center"/>
          </w:tcPr>
          <w:p w14:paraId="46401CE2" w14:textId="38FF5742" w:rsidR="0005563C" w:rsidRPr="001605E7" w:rsidRDefault="0005563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0x02</w:t>
            </w:r>
          </w:p>
        </w:tc>
      </w:tr>
    </w:tbl>
    <w:p w14:paraId="68FAAB15" w14:textId="77777777" w:rsidR="0041522C" w:rsidRPr="001605E7" w:rsidRDefault="0041522C" w:rsidP="00155A42">
      <w:pPr>
        <w:pStyle w:val="11"/>
        <w:rPr>
          <w:rFonts w:eastAsiaTheme="minorHAnsi"/>
        </w:rPr>
      </w:pPr>
    </w:p>
    <w:p w14:paraId="73823F6F" w14:textId="77777777" w:rsidR="0041522C" w:rsidRPr="001605E7" w:rsidRDefault="0041522C" w:rsidP="00155A42">
      <w:pPr>
        <w:pStyle w:val="11"/>
        <w:rPr>
          <w:rFonts w:eastAsiaTheme="minorHAnsi"/>
        </w:rPr>
      </w:pPr>
    </w:p>
    <w:p w14:paraId="66C87A5C" w14:textId="77777777" w:rsidR="0041522C" w:rsidRPr="001605E7" w:rsidRDefault="0041522C" w:rsidP="00155A42">
      <w:pPr>
        <w:pStyle w:val="11"/>
        <w:rPr>
          <w:rFonts w:eastAsiaTheme="minorHAnsi"/>
        </w:rPr>
      </w:pPr>
    </w:p>
    <w:p w14:paraId="340B1123" w14:textId="77777777" w:rsidR="0041522C" w:rsidRPr="001605E7" w:rsidRDefault="0041522C" w:rsidP="00155A42">
      <w:pPr>
        <w:pStyle w:val="11"/>
        <w:rPr>
          <w:rFonts w:eastAsiaTheme="minorHAnsi"/>
        </w:rPr>
      </w:pPr>
    </w:p>
    <w:p w14:paraId="279D2CE7" w14:textId="77777777" w:rsidR="0041522C" w:rsidRPr="001605E7" w:rsidRDefault="0041522C" w:rsidP="00155A42">
      <w:pPr>
        <w:pStyle w:val="11"/>
        <w:rPr>
          <w:rFonts w:eastAsiaTheme="minorHAnsi"/>
        </w:rPr>
      </w:pPr>
    </w:p>
    <w:p w14:paraId="5650D51A" w14:textId="77777777" w:rsidR="00855A94" w:rsidRPr="001605E7" w:rsidRDefault="00855A94" w:rsidP="00155A42">
      <w:pPr>
        <w:pStyle w:val="11"/>
        <w:rPr>
          <w:rFonts w:eastAsiaTheme="minorHAnsi"/>
        </w:rPr>
      </w:pPr>
    </w:p>
    <w:p w14:paraId="760C18DD" w14:textId="6573B721" w:rsidR="00442EA4" w:rsidRPr="001605E7" w:rsidRDefault="00DD12E3" w:rsidP="00350C3B">
      <w:pPr>
        <w:pStyle w:val="41"/>
        <w:numPr>
          <w:ilvl w:val="0"/>
          <w:numId w:val="0"/>
        </w:numPr>
        <w:ind w:left="484"/>
        <w:rPr>
          <w:rFonts w:eastAsiaTheme="minorHAnsi"/>
          <w:color w:val="FFC000"/>
        </w:rPr>
      </w:pPr>
      <w:commentRangeStart w:id="409"/>
      <w:r w:rsidRPr="001605E7">
        <w:rPr>
          <w:rFonts w:eastAsiaTheme="minorHAnsi"/>
          <w:color w:val="FFC000"/>
        </w:rPr>
        <w:t>PHYDIVR</w:t>
      </w:r>
      <w:r w:rsidR="00640B1B" w:rsidRPr="001605E7">
        <w:rPr>
          <w:rFonts w:eastAsiaTheme="minorHAnsi"/>
          <w:color w:val="FFC000"/>
        </w:rPr>
        <w:t xml:space="preserve"> </w:t>
      </w:r>
      <w:r w:rsidR="00A26D56" w:rsidRPr="001605E7">
        <w:rPr>
          <w:rFonts w:eastAsiaTheme="minorHAnsi"/>
          <w:color w:val="FFC000"/>
        </w:rPr>
        <w:t>(PHY Division Register)</w:t>
      </w:r>
      <w:commentRangeEnd w:id="409"/>
      <w:r w:rsidR="003D1CEF" w:rsidRPr="001605E7">
        <w:rPr>
          <w:rStyle w:val="aff7"/>
          <w:rFonts w:eastAsiaTheme="minorHAnsi"/>
          <w:bCs w:val="0"/>
        </w:rPr>
        <w:commentReference w:id="409"/>
      </w:r>
    </w:p>
    <w:p w14:paraId="4922CEFF" w14:textId="7740DA15" w:rsidR="00DD12E3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DB537E" w:rsidRPr="001605E7">
        <w:rPr>
          <w:rFonts w:eastAsiaTheme="minorHAnsi"/>
        </w:rPr>
        <w:t>R=W</w:t>
      </w:r>
      <w:r w:rsidR="00A26D56" w:rsidRPr="001605E7">
        <w:rPr>
          <w:rFonts w:eastAsiaTheme="minorHAnsi"/>
        </w:rPr>
        <w:t>] [</w:t>
      </w:r>
      <w:r w:rsidR="00DB537E" w:rsidRPr="001605E7">
        <w:rPr>
          <w:rFonts w:eastAsiaTheme="minorHAnsi"/>
        </w:rPr>
        <w:t>0x0045</w:t>
      </w:r>
      <w:r w:rsidR="00A26D56" w:rsidRPr="001605E7">
        <w:rPr>
          <w:rFonts w:eastAsiaTheme="minorHAnsi"/>
        </w:rPr>
        <w:t>] [</w:t>
      </w:r>
      <w:r w:rsidR="002F12DC" w:rsidRPr="001605E7">
        <w:rPr>
          <w:rFonts w:eastAsiaTheme="minorHAnsi"/>
        </w:rPr>
        <w:t>0x0</w:t>
      </w:r>
      <w:r w:rsidR="00101DC6" w:rsidRPr="001605E7">
        <w:rPr>
          <w:rFonts w:eastAsiaTheme="minorHAnsi"/>
        </w:rPr>
        <w:t>1</w:t>
      </w:r>
      <w:r w:rsidR="00A26D56" w:rsidRPr="001605E7">
        <w:rPr>
          <w:rFonts w:eastAsiaTheme="minorHAnsi"/>
        </w:rPr>
        <w:t>]</w:t>
      </w:r>
    </w:p>
    <w:p w14:paraId="576BD817" w14:textId="77777777" w:rsidR="002F12DC" w:rsidRPr="001605E7" w:rsidRDefault="002F12DC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PHYDIVR(PHY Division Register)</w:t>
      </w:r>
      <w:r w:rsidRPr="001605E7">
        <w:rPr>
          <w:rFonts w:eastAsiaTheme="minorHAnsi" w:hint="eastAsia"/>
        </w:rPr>
        <w:t>는</w:t>
      </w:r>
      <w:r w:rsidRPr="001605E7">
        <w:rPr>
          <w:rFonts w:eastAsiaTheme="minorHAnsi"/>
        </w:rPr>
        <w:t xml:space="preserve"> PHY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Clock Division Register</w:t>
      </w:r>
      <w:r w:rsidRPr="001605E7">
        <w:rPr>
          <w:rFonts w:eastAsiaTheme="minorHAnsi" w:hint="eastAsia"/>
        </w:rPr>
        <w:t>이다</w:t>
      </w:r>
      <w:r w:rsidRPr="001605E7">
        <w:rPr>
          <w:rFonts w:eastAsiaTheme="minorHAnsi"/>
        </w:rPr>
        <w:t xml:space="preserve">. </w:t>
      </w:r>
    </w:p>
    <w:tbl>
      <w:tblPr>
        <w:tblStyle w:val="af3"/>
        <w:tblpPr w:leftFromText="142" w:rightFromText="142" w:vertAnchor="text" w:horzAnchor="margin" w:tblpXSpec="center" w:tblpY="289"/>
        <w:tblW w:w="0" w:type="auto"/>
        <w:tblLook w:val="04A0" w:firstRow="1" w:lastRow="0" w:firstColumn="1" w:lastColumn="0" w:noHBand="0" w:noVBand="1"/>
      </w:tblPr>
      <w:tblGrid>
        <w:gridCol w:w="1980"/>
        <w:gridCol w:w="1884"/>
      </w:tblGrid>
      <w:tr w:rsidR="002F12DC" w:rsidRPr="00546234" w14:paraId="0CA9E50E" w14:textId="77777777" w:rsidTr="00350C3B">
        <w:tc>
          <w:tcPr>
            <w:tcW w:w="1980" w:type="dxa"/>
            <w:tcBorders>
              <w:top w:val="nil"/>
              <w:left w:val="nil"/>
              <w:right w:val="nil"/>
            </w:tcBorders>
            <w:vAlign w:val="center"/>
          </w:tcPr>
          <w:p w14:paraId="5F4DC0D2" w14:textId="77777777" w:rsidR="002F12DC" w:rsidRPr="001605E7" w:rsidRDefault="002F12D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Value</w:t>
            </w:r>
          </w:p>
        </w:tc>
        <w:tc>
          <w:tcPr>
            <w:tcW w:w="1884" w:type="dxa"/>
            <w:tcBorders>
              <w:top w:val="nil"/>
              <w:left w:val="nil"/>
              <w:right w:val="nil"/>
            </w:tcBorders>
            <w:vAlign w:val="center"/>
          </w:tcPr>
          <w:p w14:paraId="44EB29A8" w14:textId="77777777" w:rsidR="002F12DC" w:rsidRPr="001605E7" w:rsidRDefault="002F12D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Division</w:t>
            </w:r>
          </w:p>
        </w:tc>
      </w:tr>
      <w:tr w:rsidR="002F12DC" w:rsidRPr="00546234" w14:paraId="06718CA8" w14:textId="77777777" w:rsidTr="00350C3B">
        <w:tc>
          <w:tcPr>
            <w:tcW w:w="1980" w:type="dxa"/>
            <w:vAlign w:val="center"/>
          </w:tcPr>
          <w:p w14:paraId="6CC50773" w14:textId="77777777" w:rsidR="002F12DC" w:rsidRPr="001605E7" w:rsidRDefault="002F12D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0x00</w:t>
            </w:r>
          </w:p>
        </w:tc>
        <w:tc>
          <w:tcPr>
            <w:tcW w:w="1884" w:type="dxa"/>
            <w:vAlign w:val="center"/>
          </w:tcPr>
          <w:p w14:paraId="5DBBBDE9" w14:textId="086923BB" w:rsidR="002F12DC" w:rsidRPr="001605E7" w:rsidRDefault="00101DC6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</w:t>
            </w:r>
            <w:r w:rsidR="002F12DC" w:rsidRPr="001605E7">
              <w:rPr>
                <w:rFonts w:eastAsiaTheme="minorHAnsi"/>
              </w:rPr>
              <w:t>/</w:t>
            </w:r>
            <w:r w:rsidRPr="001605E7">
              <w:rPr>
                <w:rFonts w:eastAsiaTheme="minorHAnsi"/>
              </w:rPr>
              <w:t>32</w:t>
            </w:r>
          </w:p>
        </w:tc>
      </w:tr>
      <w:tr w:rsidR="002F12DC" w:rsidRPr="00546234" w14:paraId="7D23935F" w14:textId="77777777" w:rsidTr="00350C3B">
        <w:tc>
          <w:tcPr>
            <w:tcW w:w="1980" w:type="dxa"/>
            <w:vAlign w:val="center"/>
          </w:tcPr>
          <w:p w14:paraId="4D2DC9EB" w14:textId="54A07C24" w:rsidR="002F12DC" w:rsidRPr="001605E7" w:rsidRDefault="002F12D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0x10</w:t>
            </w:r>
          </w:p>
        </w:tc>
        <w:tc>
          <w:tcPr>
            <w:tcW w:w="1884" w:type="dxa"/>
            <w:vAlign w:val="center"/>
          </w:tcPr>
          <w:p w14:paraId="70A821BF" w14:textId="0541F902" w:rsidR="002F12DC" w:rsidRPr="001605E7" w:rsidRDefault="00101DC6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</w:t>
            </w:r>
            <w:r w:rsidR="002F12DC" w:rsidRPr="001605E7">
              <w:rPr>
                <w:rFonts w:eastAsiaTheme="minorHAnsi"/>
              </w:rPr>
              <w:t>/</w:t>
            </w:r>
            <w:r w:rsidRPr="001605E7">
              <w:rPr>
                <w:rFonts w:eastAsiaTheme="minorHAnsi"/>
              </w:rPr>
              <w:t>64</w:t>
            </w:r>
          </w:p>
        </w:tc>
      </w:tr>
      <w:tr w:rsidR="002F12DC" w:rsidRPr="00546234" w14:paraId="2902997B" w14:textId="5F00D3C9" w:rsidTr="00350C3B">
        <w:tc>
          <w:tcPr>
            <w:tcW w:w="1980" w:type="dxa"/>
            <w:vAlign w:val="center"/>
          </w:tcPr>
          <w:p w14:paraId="58D98E6F" w14:textId="5E2E3129" w:rsidR="002F12DC" w:rsidRPr="001605E7" w:rsidRDefault="002F12D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others</w:t>
            </w:r>
          </w:p>
        </w:tc>
        <w:tc>
          <w:tcPr>
            <w:tcW w:w="1884" w:type="dxa"/>
            <w:vAlign w:val="center"/>
          </w:tcPr>
          <w:p w14:paraId="2D3A19F5" w14:textId="2D20D10E" w:rsidR="002F12DC" w:rsidRPr="001605E7" w:rsidRDefault="002F12D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1/128</w:t>
            </w:r>
          </w:p>
        </w:tc>
      </w:tr>
    </w:tbl>
    <w:p w14:paraId="63C6D67A" w14:textId="77777777" w:rsidR="002F12DC" w:rsidRPr="001605E7" w:rsidRDefault="002F12DC" w:rsidP="00155A42">
      <w:pPr>
        <w:pStyle w:val="11"/>
        <w:rPr>
          <w:rFonts w:eastAsiaTheme="minorHAnsi"/>
        </w:rPr>
      </w:pPr>
    </w:p>
    <w:p w14:paraId="5E1EFB82" w14:textId="77777777" w:rsidR="00C30479" w:rsidRPr="001605E7" w:rsidRDefault="00C30479" w:rsidP="00155A42">
      <w:pPr>
        <w:pStyle w:val="11"/>
        <w:rPr>
          <w:rFonts w:eastAsiaTheme="minorHAnsi"/>
        </w:rPr>
      </w:pPr>
    </w:p>
    <w:p w14:paraId="65A3875C" w14:textId="77777777" w:rsidR="002F12DC" w:rsidRPr="001605E7" w:rsidRDefault="002F12DC" w:rsidP="00155A42">
      <w:pPr>
        <w:pStyle w:val="11"/>
        <w:rPr>
          <w:rFonts w:eastAsiaTheme="minorHAnsi"/>
        </w:rPr>
      </w:pPr>
    </w:p>
    <w:p w14:paraId="4D8CCC28" w14:textId="77777777" w:rsidR="002F12DC" w:rsidRPr="001605E7" w:rsidRDefault="002F12DC" w:rsidP="00155A42">
      <w:pPr>
        <w:pStyle w:val="11"/>
        <w:rPr>
          <w:rFonts w:eastAsiaTheme="minorHAnsi"/>
        </w:rPr>
      </w:pPr>
    </w:p>
    <w:p w14:paraId="2D80FE6A" w14:textId="77777777" w:rsidR="002F12DC" w:rsidRPr="001605E7" w:rsidRDefault="002F12DC" w:rsidP="00155A42">
      <w:pPr>
        <w:pStyle w:val="11"/>
        <w:rPr>
          <w:rFonts w:eastAsiaTheme="minorHAnsi"/>
        </w:rPr>
      </w:pPr>
    </w:p>
    <w:p w14:paraId="48ACE0DB" w14:textId="77777777" w:rsidR="002F12DC" w:rsidRPr="001605E7" w:rsidRDefault="002F12DC" w:rsidP="00155A42">
      <w:pPr>
        <w:pStyle w:val="11"/>
        <w:rPr>
          <w:rFonts w:eastAsiaTheme="minorHAnsi"/>
        </w:rPr>
      </w:pPr>
    </w:p>
    <w:p w14:paraId="2B3AFBD0" w14:textId="2345627A" w:rsidR="00442EA4" w:rsidRPr="001605E7" w:rsidRDefault="00DD12E3" w:rsidP="00350C3B">
      <w:pPr>
        <w:pStyle w:val="41"/>
        <w:numPr>
          <w:ilvl w:val="0"/>
          <w:numId w:val="0"/>
        </w:numPr>
        <w:ind w:left="484"/>
        <w:rPr>
          <w:rFonts w:eastAsiaTheme="minorHAnsi"/>
        </w:rPr>
      </w:pPr>
      <w:r w:rsidRPr="001605E7">
        <w:rPr>
          <w:rFonts w:eastAsiaTheme="minorHAnsi"/>
        </w:rPr>
        <w:t>PHYCR</w:t>
      </w:r>
      <w:r w:rsidR="00A26D56" w:rsidRPr="001605E7">
        <w:rPr>
          <w:rFonts w:eastAsiaTheme="minorHAnsi"/>
        </w:rPr>
        <w:t>0</w:t>
      </w:r>
      <w:r w:rsidR="00640B1B" w:rsidRPr="001605E7">
        <w:rPr>
          <w:rFonts w:eastAsiaTheme="minorHAnsi"/>
        </w:rPr>
        <w:t xml:space="preserve"> </w:t>
      </w:r>
      <w:r w:rsidR="00A26D56" w:rsidRPr="001605E7">
        <w:rPr>
          <w:rFonts w:eastAsiaTheme="minorHAnsi"/>
        </w:rPr>
        <w:t>(PHY Control Register 0)</w:t>
      </w:r>
    </w:p>
    <w:p w14:paraId="10DB34A1" w14:textId="50E5F79E" w:rsidR="00DD12E3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49364B" w:rsidRPr="001605E7">
        <w:rPr>
          <w:rFonts w:eastAsiaTheme="minorHAnsi"/>
        </w:rPr>
        <w:t>WO]</w:t>
      </w:r>
      <w:r w:rsidR="00A26D56" w:rsidRPr="001605E7">
        <w:rPr>
          <w:rFonts w:eastAsiaTheme="minorHAnsi"/>
        </w:rPr>
        <w:t xml:space="preserve"> [</w:t>
      </w:r>
      <w:r w:rsidR="00B87D8E" w:rsidRPr="001605E7">
        <w:rPr>
          <w:rFonts w:eastAsiaTheme="minorHAnsi"/>
        </w:rPr>
        <w:t>0x0046</w:t>
      </w:r>
      <w:r w:rsidR="00A26D56" w:rsidRPr="001605E7">
        <w:rPr>
          <w:rFonts w:eastAsiaTheme="minorHAnsi"/>
        </w:rPr>
        <w:t>] [</w:t>
      </w:r>
      <w:r w:rsidR="00B87D8E" w:rsidRPr="001605E7">
        <w:rPr>
          <w:rFonts w:eastAsiaTheme="minorHAnsi"/>
        </w:rPr>
        <w:t>0x00</w:t>
      </w:r>
      <w:r w:rsidR="00A26D56" w:rsidRPr="001605E7">
        <w:rPr>
          <w:rFonts w:eastAsiaTheme="minorHAnsi"/>
        </w:rPr>
        <w:t>]</w:t>
      </w:r>
    </w:p>
    <w:p w14:paraId="436D3EBD" w14:textId="19A26034" w:rsidR="00855031" w:rsidRPr="001605E7" w:rsidRDefault="00075F17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PHYCR0</w:t>
      </w:r>
      <w:r w:rsidRPr="001605E7">
        <w:rPr>
          <w:rFonts w:eastAsiaTheme="minorHAnsi" w:hint="eastAsia"/>
        </w:rPr>
        <w:t>는</w:t>
      </w:r>
      <w:r w:rsidRPr="001605E7">
        <w:rPr>
          <w:rFonts w:eastAsiaTheme="minorHAnsi"/>
        </w:rPr>
        <w:t xml:space="preserve"> PHY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Operation Mode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="009B2617" w:rsidRPr="001605E7">
        <w:rPr>
          <w:rFonts w:eastAsiaTheme="minorHAnsi" w:hint="eastAsia"/>
        </w:rPr>
        <w:t>설정한</w:t>
      </w:r>
      <w:r w:rsidRPr="001605E7">
        <w:rPr>
          <w:rFonts w:eastAsiaTheme="minorHAnsi" w:hint="eastAsia"/>
        </w:rPr>
        <w:t>다</w:t>
      </w:r>
      <w:r w:rsidRPr="001605E7">
        <w:rPr>
          <w:rFonts w:eastAsiaTheme="minorHAnsi"/>
        </w:rPr>
        <w:t>. PHYCR0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사용하기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위해서는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먼저</w:t>
      </w:r>
      <w:r w:rsidRPr="001605E7">
        <w:rPr>
          <w:rFonts w:eastAsiaTheme="minorHAnsi"/>
        </w:rPr>
        <w:t xml:space="preserve"> PHY</w:t>
      </w:r>
      <w:r w:rsidR="00855031" w:rsidRPr="001605E7">
        <w:rPr>
          <w:rFonts w:eastAsiaTheme="minorHAnsi"/>
        </w:rPr>
        <w:t>LCKR</w:t>
      </w:r>
      <w:r w:rsidRPr="001605E7">
        <w:rPr>
          <w:rFonts w:eastAsiaTheme="minorHAnsi"/>
        </w:rPr>
        <w:t xml:space="preserve">(PHY </w:t>
      </w:r>
      <w:r w:rsidR="00855031" w:rsidRPr="001605E7">
        <w:rPr>
          <w:rFonts w:eastAsiaTheme="minorHAnsi"/>
        </w:rPr>
        <w:t>Lock</w:t>
      </w:r>
      <w:r w:rsidRPr="001605E7">
        <w:rPr>
          <w:rFonts w:eastAsiaTheme="minorHAnsi"/>
        </w:rPr>
        <w:t xml:space="preserve"> Register)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Unlock</w:t>
      </w:r>
      <w:r w:rsidRPr="001605E7">
        <w:rPr>
          <w:rFonts w:eastAsiaTheme="minorHAnsi" w:hint="eastAsia"/>
        </w:rPr>
        <w:t>으로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설정해야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한다</w:t>
      </w:r>
      <w:r w:rsidRPr="001605E7">
        <w:rPr>
          <w:rFonts w:eastAsiaTheme="minorHAnsi"/>
        </w:rPr>
        <w:t>. PHYCR0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통해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설정된</w:t>
      </w:r>
      <w:r w:rsidRPr="001605E7">
        <w:rPr>
          <w:rFonts w:eastAsiaTheme="minorHAnsi"/>
        </w:rPr>
        <w:t xml:space="preserve"> </w:t>
      </w:r>
      <w:r w:rsidR="00855031" w:rsidRPr="001605E7">
        <w:rPr>
          <w:rFonts w:eastAsiaTheme="minorHAnsi"/>
        </w:rPr>
        <w:t>bit</w:t>
      </w:r>
      <w:r w:rsidR="00855031" w:rsidRPr="001605E7">
        <w:rPr>
          <w:rFonts w:eastAsiaTheme="minorHAnsi" w:hint="eastAsia"/>
        </w:rPr>
        <w:t>들은</w:t>
      </w:r>
      <w:r w:rsidRPr="001605E7">
        <w:rPr>
          <w:rFonts w:eastAsiaTheme="minorHAnsi"/>
        </w:rPr>
        <w:t xml:space="preserve"> PHYSR</w:t>
      </w:r>
      <w:r w:rsidR="00855031" w:rsidRPr="001605E7" w:rsidDel="00855031">
        <w:rPr>
          <w:rFonts w:eastAsiaTheme="minorHAnsi"/>
        </w:rPr>
        <w:t xml:space="preserve"> </w:t>
      </w:r>
      <w:r w:rsidRPr="001605E7">
        <w:rPr>
          <w:rFonts w:eastAsiaTheme="minorHAnsi"/>
        </w:rPr>
        <w:t>[5:3]</w:t>
      </w:r>
      <w:r w:rsidRPr="001605E7">
        <w:rPr>
          <w:rFonts w:eastAsiaTheme="minorHAnsi" w:hint="eastAsia"/>
        </w:rPr>
        <w:t>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통해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알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있다</w:t>
      </w:r>
      <w:r w:rsidRPr="001605E7">
        <w:rPr>
          <w:rFonts w:eastAsiaTheme="minorHAnsi"/>
        </w:rPr>
        <w:t>.</w:t>
      </w:r>
    </w:p>
    <w:p w14:paraId="7A2FAA38" w14:textId="77777777" w:rsidR="00E37BC5" w:rsidRPr="001605E7" w:rsidRDefault="00E37BC5" w:rsidP="00155A42">
      <w:pPr>
        <w:pStyle w:val="11"/>
        <w:rPr>
          <w:rFonts w:eastAsiaTheme="minorHAnsi"/>
        </w:rPr>
      </w:pPr>
    </w:p>
    <w:tbl>
      <w:tblPr>
        <w:tblStyle w:val="af3"/>
        <w:tblW w:w="5000" w:type="pct"/>
        <w:jc w:val="center"/>
        <w:tblLook w:val="04A0" w:firstRow="1" w:lastRow="0" w:firstColumn="1" w:lastColumn="0" w:noHBand="0" w:noVBand="1"/>
      </w:tblPr>
      <w:tblGrid>
        <w:gridCol w:w="1064"/>
        <w:gridCol w:w="1063"/>
        <w:gridCol w:w="1063"/>
        <w:gridCol w:w="1063"/>
        <w:gridCol w:w="1063"/>
        <w:gridCol w:w="1063"/>
        <w:gridCol w:w="1063"/>
        <w:gridCol w:w="1063"/>
      </w:tblGrid>
      <w:tr w:rsidR="00E37BC5" w:rsidRPr="00546234" w14:paraId="653992B8" w14:textId="77777777" w:rsidTr="00DB537E">
        <w:trPr>
          <w:jc w:val="center"/>
        </w:trPr>
        <w:tc>
          <w:tcPr>
            <w:tcW w:w="625" w:type="pct"/>
            <w:tcBorders>
              <w:top w:val="nil"/>
              <w:left w:val="nil"/>
              <w:right w:val="nil"/>
            </w:tcBorders>
            <w:vAlign w:val="center"/>
          </w:tcPr>
          <w:p w14:paraId="11A20DE6" w14:textId="77777777" w:rsidR="00E37BC5" w:rsidRPr="001605E7" w:rsidRDefault="00E37BC5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7</w:t>
            </w:r>
          </w:p>
        </w:tc>
        <w:tc>
          <w:tcPr>
            <w:tcW w:w="625" w:type="pct"/>
            <w:tcBorders>
              <w:top w:val="nil"/>
              <w:left w:val="nil"/>
              <w:right w:val="nil"/>
            </w:tcBorders>
            <w:vAlign w:val="center"/>
          </w:tcPr>
          <w:p w14:paraId="10FBE53C" w14:textId="77777777" w:rsidR="00E37BC5" w:rsidRPr="001605E7" w:rsidRDefault="00E37BC5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6</w:t>
            </w:r>
          </w:p>
        </w:tc>
        <w:tc>
          <w:tcPr>
            <w:tcW w:w="625" w:type="pct"/>
            <w:tcBorders>
              <w:top w:val="nil"/>
              <w:left w:val="nil"/>
              <w:right w:val="nil"/>
            </w:tcBorders>
            <w:vAlign w:val="center"/>
          </w:tcPr>
          <w:p w14:paraId="2A95D683" w14:textId="77777777" w:rsidR="00E37BC5" w:rsidRPr="001605E7" w:rsidRDefault="00E37BC5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5</w:t>
            </w:r>
          </w:p>
        </w:tc>
        <w:tc>
          <w:tcPr>
            <w:tcW w:w="625" w:type="pct"/>
            <w:tcBorders>
              <w:top w:val="nil"/>
              <w:left w:val="nil"/>
              <w:right w:val="nil"/>
            </w:tcBorders>
            <w:vAlign w:val="center"/>
          </w:tcPr>
          <w:p w14:paraId="51531D68" w14:textId="77777777" w:rsidR="00E37BC5" w:rsidRPr="001605E7" w:rsidRDefault="00E37BC5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4</w:t>
            </w:r>
          </w:p>
        </w:tc>
        <w:tc>
          <w:tcPr>
            <w:tcW w:w="625" w:type="pct"/>
            <w:tcBorders>
              <w:top w:val="nil"/>
              <w:left w:val="nil"/>
              <w:right w:val="nil"/>
            </w:tcBorders>
            <w:vAlign w:val="center"/>
          </w:tcPr>
          <w:p w14:paraId="7C9BF2FF" w14:textId="77777777" w:rsidR="00E37BC5" w:rsidRPr="001605E7" w:rsidRDefault="00E37BC5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3</w:t>
            </w:r>
          </w:p>
        </w:tc>
        <w:tc>
          <w:tcPr>
            <w:tcW w:w="625" w:type="pct"/>
            <w:tcBorders>
              <w:top w:val="nil"/>
              <w:left w:val="nil"/>
              <w:right w:val="nil"/>
            </w:tcBorders>
            <w:vAlign w:val="center"/>
          </w:tcPr>
          <w:p w14:paraId="05C62723" w14:textId="77777777" w:rsidR="00E37BC5" w:rsidRPr="001605E7" w:rsidRDefault="00E37BC5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2</w:t>
            </w:r>
          </w:p>
        </w:tc>
        <w:tc>
          <w:tcPr>
            <w:tcW w:w="625" w:type="pct"/>
            <w:tcBorders>
              <w:top w:val="nil"/>
              <w:left w:val="nil"/>
              <w:right w:val="nil"/>
            </w:tcBorders>
            <w:vAlign w:val="center"/>
          </w:tcPr>
          <w:p w14:paraId="1DD81EFE" w14:textId="77777777" w:rsidR="00E37BC5" w:rsidRPr="001605E7" w:rsidRDefault="00E37BC5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</w:t>
            </w:r>
          </w:p>
        </w:tc>
        <w:tc>
          <w:tcPr>
            <w:tcW w:w="626" w:type="pct"/>
            <w:tcBorders>
              <w:top w:val="nil"/>
              <w:left w:val="nil"/>
              <w:right w:val="nil"/>
            </w:tcBorders>
            <w:vAlign w:val="center"/>
          </w:tcPr>
          <w:p w14:paraId="0729AF5F" w14:textId="77777777" w:rsidR="00E37BC5" w:rsidRPr="001605E7" w:rsidRDefault="00E37BC5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</w:t>
            </w:r>
          </w:p>
        </w:tc>
      </w:tr>
      <w:tr w:rsidR="00E37BC5" w:rsidRPr="00546234" w14:paraId="5D474E67" w14:textId="77777777" w:rsidTr="00DB537E">
        <w:trPr>
          <w:jc w:val="center"/>
        </w:trPr>
        <w:tc>
          <w:tcPr>
            <w:tcW w:w="625" w:type="pct"/>
            <w:shd w:val="clear" w:color="auto" w:fill="D9D9D9" w:themeFill="background1" w:themeFillShade="D9"/>
            <w:vAlign w:val="center"/>
          </w:tcPr>
          <w:p w14:paraId="6CBE9A6C" w14:textId="5EC3127D" w:rsidR="00E37BC5" w:rsidRPr="001605E7" w:rsidRDefault="00F74E42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625" w:type="pct"/>
            <w:shd w:val="clear" w:color="auto" w:fill="D9D9D9" w:themeFill="background1" w:themeFillShade="D9"/>
            <w:vAlign w:val="center"/>
          </w:tcPr>
          <w:p w14:paraId="67370B8E" w14:textId="7CA92AEF" w:rsidR="00E37BC5" w:rsidRPr="001605E7" w:rsidRDefault="00F74E42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625" w:type="pct"/>
            <w:shd w:val="clear" w:color="auto" w:fill="D9D9D9" w:themeFill="background1" w:themeFillShade="D9"/>
            <w:vAlign w:val="center"/>
          </w:tcPr>
          <w:p w14:paraId="45C33D33" w14:textId="00E117C0" w:rsidR="00E37BC5" w:rsidRPr="001605E7" w:rsidRDefault="00F74E42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625" w:type="pct"/>
            <w:shd w:val="clear" w:color="auto" w:fill="D9D9D9" w:themeFill="background1" w:themeFillShade="D9"/>
            <w:vAlign w:val="center"/>
          </w:tcPr>
          <w:p w14:paraId="6E0F959B" w14:textId="5658DD37" w:rsidR="00E37BC5" w:rsidRPr="001605E7" w:rsidRDefault="00F74E42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625" w:type="pct"/>
            <w:shd w:val="clear" w:color="auto" w:fill="D9D9D9" w:themeFill="background1" w:themeFillShade="D9"/>
            <w:vAlign w:val="center"/>
          </w:tcPr>
          <w:p w14:paraId="66EB5178" w14:textId="2A2B773A" w:rsidR="00E37BC5" w:rsidRPr="001605E7" w:rsidRDefault="00F74E42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6CA153AA" w14:textId="6089AEC1" w:rsidR="00E37BC5" w:rsidRPr="001605E7" w:rsidRDefault="00855031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AUTO</w:t>
            </w:r>
          </w:p>
        </w:tc>
        <w:tc>
          <w:tcPr>
            <w:tcW w:w="625" w:type="pct"/>
            <w:vAlign w:val="center"/>
          </w:tcPr>
          <w:p w14:paraId="04139041" w14:textId="1D021548" w:rsidR="00E37BC5" w:rsidRPr="001605E7" w:rsidRDefault="00855031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SPD</w:t>
            </w:r>
          </w:p>
        </w:tc>
        <w:tc>
          <w:tcPr>
            <w:tcW w:w="626" w:type="pct"/>
            <w:vAlign w:val="center"/>
          </w:tcPr>
          <w:p w14:paraId="7D91CBE0" w14:textId="73F72599" w:rsidR="00E37BC5" w:rsidRPr="001605E7" w:rsidRDefault="00855031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DPX</w:t>
            </w:r>
          </w:p>
        </w:tc>
      </w:tr>
      <w:tr w:rsidR="00DB537E" w:rsidRPr="00546234" w14:paraId="7870B081" w14:textId="77777777" w:rsidTr="00DB537E">
        <w:trPr>
          <w:jc w:val="center"/>
        </w:trPr>
        <w:tc>
          <w:tcPr>
            <w:tcW w:w="625" w:type="pct"/>
            <w:shd w:val="clear" w:color="auto" w:fill="D9D9D9" w:themeFill="background1" w:themeFillShade="D9"/>
            <w:vAlign w:val="center"/>
          </w:tcPr>
          <w:p w14:paraId="1C4B1B7F" w14:textId="77777777" w:rsidR="00DB537E" w:rsidRPr="001605E7" w:rsidRDefault="00DB537E" w:rsidP="00DB537E">
            <w:pPr>
              <w:pStyle w:val="11"/>
              <w:jc w:val="center"/>
              <w:rPr>
                <w:rFonts w:eastAsiaTheme="minorHAnsi"/>
              </w:rPr>
            </w:pPr>
          </w:p>
        </w:tc>
        <w:tc>
          <w:tcPr>
            <w:tcW w:w="625" w:type="pct"/>
            <w:shd w:val="clear" w:color="auto" w:fill="D9D9D9" w:themeFill="background1" w:themeFillShade="D9"/>
            <w:vAlign w:val="center"/>
          </w:tcPr>
          <w:p w14:paraId="086A9A5A" w14:textId="77777777" w:rsidR="00DB537E" w:rsidRPr="001605E7" w:rsidRDefault="00DB537E" w:rsidP="00DB537E">
            <w:pPr>
              <w:pStyle w:val="11"/>
              <w:jc w:val="center"/>
              <w:rPr>
                <w:rFonts w:eastAsiaTheme="minorHAnsi"/>
              </w:rPr>
            </w:pPr>
          </w:p>
        </w:tc>
        <w:tc>
          <w:tcPr>
            <w:tcW w:w="625" w:type="pct"/>
            <w:shd w:val="clear" w:color="auto" w:fill="D9D9D9" w:themeFill="background1" w:themeFillShade="D9"/>
            <w:vAlign w:val="center"/>
          </w:tcPr>
          <w:p w14:paraId="7CB01F8C" w14:textId="77777777" w:rsidR="00DB537E" w:rsidRPr="001605E7" w:rsidRDefault="00DB537E" w:rsidP="00DB537E">
            <w:pPr>
              <w:pStyle w:val="11"/>
              <w:jc w:val="center"/>
              <w:rPr>
                <w:rFonts w:eastAsiaTheme="minorHAnsi"/>
              </w:rPr>
            </w:pPr>
          </w:p>
        </w:tc>
        <w:tc>
          <w:tcPr>
            <w:tcW w:w="625" w:type="pct"/>
            <w:shd w:val="clear" w:color="auto" w:fill="D9D9D9" w:themeFill="background1" w:themeFillShade="D9"/>
            <w:vAlign w:val="center"/>
          </w:tcPr>
          <w:p w14:paraId="0BB72830" w14:textId="77777777" w:rsidR="00DB537E" w:rsidRPr="001605E7" w:rsidRDefault="00DB537E" w:rsidP="00DB537E">
            <w:pPr>
              <w:pStyle w:val="11"/>
              <w:jc w:val="center"/>
              <w:rPr>
                <w:rFonts w:eastAsiaTheme="minorHAnsi"/>
              </w:rPr>
            </w:pPr>
          </w:p>
        </w:tc>
        <w:tc>
          <w:tcPr>
            <w:tcW w:w="625" w:type="pct"/>
            <w:shd w:val="clear" w:color="auto" w:fill="D9D9D9" w:themeFill="background1" w:themeFillShade="D9"/>
            <w:vAlign w:val="center"/>
          </w:tcPr>
          <w:p w14:paraId="0C8D6353" w14:textId="77777777" w:rsidR="00DB537E" w:rsidRPr="001605E7" w:rsidRDefault="00DB537E" w:rsidP="00DB537E">
            <w:pPr>
              <w:pStyle w:val="11"/>
              <w:jc w:val="center"/>
              <w:rPr>
                <w:rFonts w:eastAsiaTheme="minorHAnsi"/>
              </w:rPr>
            </w:pPr>
          </w:p>
        </w:tc>
        <w:tc>
          <w:tcPr>
            <w:tcW w:w="625" w:type="pct"/>
            <w:shd w:val="clear" w:color="auto" w:fill="auto"/>
            <w:vAlign w:val="center"/>
          </w:tcPr>
          <w:p w14:paraId="27282F3C" w14:textId="16302D9E" w:rsidR="00DB537E" w:rsidRPr="001605E7" w:rsidRDefault="00DB537E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WO</w:t>
            </w:r>
          </w:p>
        </w:tc>
        <w:tc>
          <w:tcPr>
            <w:tcW w:w="625" w:type="pct"/>
            <w:vAlign w:val="center"/>
          </w:tcPr>
          <w:p w14:paraId="4BA8E098" w14:textId="0855A140" w:rsidR="00DB537E" w:rsidRPr="001605E7" w:rsidRDefault="00DB537E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WO</w:t>
            </w:r>
          </w:p>
        </w:tc>
        <w:tc>
          <w:tcPr>
            <w:tcW w:w="626" w:type="pct"/>
            <w:vAlign w:val="center"/>
          </w:tcPr>
          <w:p w14:paraId="28BD1238" w14:textId="5817D68F" w:rsidR="00DB537E" w:rsidRPr="001605E7" w:rsidRDefault="00DB537E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WO</w:t>
            </w:r>
          </w:p>
        </w:tc>
      </w:tr>
    </w:tbl>
    <w:p w14:paraId="1397B357" w14:textId="77777777" w:rsidR="00E37BC5" w:rsidRPr="001605E7" w:rsidRDefault="00E37BC5" w:rsidP="00155A42">
      <w:pPr>
        <w:pStyle w:val="11"/>
        <w:rPr>
          <w:rFonts w:eastAsiaTheme="minorHAnsi"/>
        </w:rPr>
      </w:pPr>
    </w:p>
    <w:tbl>
      <w:tblPr>
        <w:tblStyle w:val="af3"/>
        <w:tblW w:w="0" w:type="auto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680"/>
        <w:gridCol w:w="1134"/>
        <w:gridCol w:w="6521"/>
      </w:tblGrid>
      <w:tr w:rsidR="00E37BC5" w:rsidRPr="00546234" w14:paraId="49D25879" w14:textId="77777777" w:rsidTr="001605E7">
        <w:trPr>
          <w:jc w:val="center"/>
        </w:trPr>
        <w:tc>
          <w:tcPr>
            <w:tcW w:w="680" w:type="dxa"/>
            <w:shd w:val="clear" w:color="auto" w:fill="EAE8DA"/>
          </w:tcPr>
          <w:p w14:paraId="3DC7D5FD" w14:textId="77777777" w:rsidR="00E37BC5" w:rsidRPr="001605E7" w:rsidRDefault="00E37BC5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Bit</w:t>
            </w:r>
          </w:p>
        </w:tc>
        <w:tc>
          <w:tcPr>
            <w:tcW w:w="1134" w:type="dxa"/>
            <w:shd w:val="clear" w:color="auto" w:fill="EAE8DA"/>
          </w:tcPr>
          <w:p w14:paraId="36692C65" w14:textId="77777777" w:rsidR="00E37BC5" w:rsidRPr="001605E7" w:rsidRDefault="00E37BC5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Symbol</w:t>
            </w:r>
          </w:p>
        </w:tc>
        <w:tc>
          <w:tcPr>
            <w:tcW w:w="6521" w:type="dxa"/>
            <w:shd w:val="clear" w:color="auto" w:fill="EAE8DA"/>
          </w:tcPr>
          <w:p w14:paraId="7BD8DE3A" w14:textId="77777777" w:rsidR="00E37BC5" w:rsidRPr="001605E7" w:rsidRDefault="00E37BC5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Description</w:t>
            </w:r>
          </w:p>
        </w:tc>
      </w:tr>
      <w:tr w:rsidR="00E37BC5" w:rsidRPr="00546234" w14:paraId="0F447F08" w14:textId="77777777" w:rsidTr="001605E7">
        <w:trPr>
          <w:jc w:val="center"/>
        </w:trPr>
        <w:tc>
          <w:tcPr>
            <w:tcW w:w="680" w:type="dxa"/>
            <w:vAlign w:val="center"/>
          </w:tcPr>
          <w:p w14:paraId="2598E81C" w14:textId="31902905" w:rsidR="00E37BC5" w:rsidRPr="001605E7" w:rsidRDefault="00F74E42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[</w:t>
            </w:r>
            <w:r w:rsidR="00E37BC5" w:rsidRPr="001605E7">
              <w:rPr>
                <w:rFonts w:eastAsiaTheme="minorHAnsi"/>
              </w:rPr>
              <w:t>7</w:t>
            </w:r>
            <w:r w:rsidRPr="001605E7">
              <w:rPr>
                <w:rFonts w:eastAsiaTheme="minorHAnsi"/>
              </w:rPr>
              <w:t>:3]</w:t>
            </w:r>
          </w:p>
        </w:tc>
        <w:tc>
          <w:tcPr>
            <w:tcW w:w="1134" w:type="dxa"/>
            <w:shd w:val="clear" w:color="auto" w:fill="EAE8DA"/>
            <w:vAlign w:val="center"/>
          </w:tcPr>
          <w:p w14:paraId="760D3EF4" w14:textId="6B6A527E" w:rsidR="00E37BC5" w:rsidRPr="001605E7" w:rsidRDefault="00F74E42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6521" w:type="dxa"/>
          </w:tcPr>
          <w:p w14:paraId="75350D19" w14:textId="77777777" w:rsidR="00E37BC5" w:rsidRPr="001605E7" w:rsidRDefault="008347ED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Reserved</w:t>
            </w:r>
          </w:p>
        </w:tc>
      </w:tr>
      <w:tr w:rsidR="00E37BC5" w:rsidRPr="00546234" w14:paraId="53238BB4" w14:textId="77777777" w:rsidTr="001605E7">
        <w:trPr>
          <w:jc w:val="center"/>
        </w:trPr>
        <w:tc>
          <w:tcPr>
            <w:tcW w:w="680" w:type="dxa"/>
            <w:vAlign w:val="center"/>
          </w:tcPr>
          <w:p w14:paraId="588A866A" w14:textId="77777777" w:rsidR="00E37BC5" w:rsidRPr="001605E7" w:rsidRDefault="00E37BC5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2</w:t>
            </w:r>
          </w:p>
        </w:tc>
        <w:tc>
          <w:tcPr>
            <w:tcW w:w="1134" w:type="dxa"/>
            <w:shd w:val="clear" w:color="auto" w:fill="EAE8DA"/>
            <w:vAlign w:val="center"/>
          </w:tcPr>
          <w:p w14:paraId="55536DB8" w14:textId="68EBABF9" w:rsidR="00E37BC5" w:rsidRPr="001605E7" w:rsidRDefault="0085503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AUTO</w:t>
            </w:r>
          </w:p>
        </w:tc>
        <w:tc>
          <w:tcPr>
            <w:tcW w:w="6521" w:type="dxa"/>
          </w:tcPr>
          <w:p w14:paraId="7CA5042E" w14:textId="77777777" w:rsidR="00E37BC5" w:rsidRPr="001605E7" w:rsidRDefault="00B87D8E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Auto</w:t>
            </w:r>
            <w:r w:rsidR="00DB1BDB" w:rsidRPr="001605E7">
              <w:rPr>
                <w:rFonts w:eastAsiaTheme="minorHAnsi"/>
              </w:rPr>
              <w:t xml:space="preserve"> Negotiation </w:t>
            </w:r>
            <w:r w:rsidR="00DB1BDB" w:rsidRPr="001605E7">
              <w:rPr>
                <w:rFonts w:eastAsiaTheme="minorHAnsi" w:hint="eastAsia"/>
              </w:rPr>
              <w:t>을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결정하는</w:t>
            </w:r>
            <w:r w:rsidRPr="001605E7">
              <w:rPr>
                <w:rFonts w:eastAsiaTheme="minorHAnsi"/>
              </w:rPr>
              <w:t xml:space="preserve"> bit</w:t>
            </w:r>
          </w:p>
          <w:p w14:paraId="619E5ED5" w14:textId="77777777" w:rsidR="00B87D8E" w:rsidRPr="001605E7" w:rsidRDefault="00B87D8E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1 : </w:t>
            </w:r>
            <w:r w:rsidR="00065D89" w:rsidRPr="001605E7">
              <w:rPr>
                <w:rFonts w:eastAsiaTheme="minorHAnsi"/>
              </w:rPr>
              <w:t>Disable Auto Negotiation</w:t>
            </w:r>
          </w:p>
          <w:p w14:paraId="58FB52C0" w14:textId="77777777" w:rsidR="00B87D8E" w:rsidRPr="001605E7" w:rsidRDefault="00B87D8E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0 : </w:t>
            </w:r>
            <w:r w:rsidR="00065D89" w:rsidRPr="001605E7">
              <w:rPr>
                <w:rFonts w:eastAsiaTheme="minorHAnsi"/>
              </w:rPr>
              <w:t xml:space="preserve">Enable </w:t>
            </w:r>
            <w:r w:rsidRPr="001605E7">
              <w:rPr>
                <w:rFonts w:eastAsiaTheme="minorHAnsi"/>
              </w:rPr>
              <w:t>Auto</w:t>
            </w:r>
            <w:r w:rsidR="00065D89" w:rsidRPr="001605E7">
              <w:rPr>
                <w:rFonts w:eastAsiaTheme="minorHAnsi"/>
              </w:rPr>
              <w:t xml:space="preserve"> Negotiation</w:t>
            </w:r>
          </w:p>
          <w:p w14:paraId="13A8F09E" w14:textId="100BDDEB" w:rsidR="00855031" w:rsidRPr="001605E7" w:rsidRDefault="00855031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AUTO</w:t>
            </w:r>
            <w:r w:rsidRPr="001605E7">
              <w:rPr>
                <w:rFonts w:eastAsiaTheme="minorHAnsi" w:hint="eastAsia"/>
              </w:rPr>
              <w:t>가</w:t>
            </w:r>
            <w:r w:rsidRPr="001605E7">
              <w:rPr>
                <w:rFonts w:eastAsiaTheme="minorHAnsi"/>
              </w:rPr>
              <w:t xml:space="preserve"> 1</w:t>
            </w:r>
            <w:r w:rsidRPr="001605E7">
              <w:rPr>
                <w:rFonts w:eastAsiaTheme="minorHAnsi" w:hint="eastAsia"/>
              </w:rPr>
              <w:t>로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설정되어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있을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경우</w:t>
            </w:r>
            <w:r w:rsidRPr="001605E7">
              <w:rPr>
                <w:rFonts w:eastAsiaTheme="minorHAnsi"/>
              </w:rPr>
              <w:t xml:space="preserve"> SPD</w:t>
            </w:r>
            <w:r w:rsidRPr="001605E7">
              <w:rPr>
                <w:rFonts w:eastAsiaTheme="minorHAnsi" w:hint="eastAsia"/>
              </w:rPr>
              <w:t>와</w:t>
            </w:r>
            <w:r w:rsidRPr="001605E7">
              <w:rPr>
                <w:rFonts w:eastAsiaTheme="minorHAnsi"/>
              </w:rPr>
              <w:t xml:space="preserve"> DPX</w:t>
            </w:r>
            <w:r w:rsidRPr="001605E7">
              <w:rPr>
                <w:rFonts w:eastAsiaTheme="minorHAnsi" w:hint="eastAsia"/>
              </w:rPr>
              <w:t>는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무시된다</w:t>
            </w:r>
            <w:r w:rsidRPr="001605E7">
              <w:rPr>
                <w:rFonts w:eastAsiaTheme="minorHAnsi"/>
              </w:rPr>
              <w:t>.</w:t>
            </w:r>
          </w:p>
        </w:tc>
      </w:tr>
      <w:tr w:rsidR="00E37BC5" w:rsidRPr="00546234" w14:paraId="47CA6376" w14:textId="77777777" w:rsidTr="001605E7">
        <w:trPr>
          <w:jc w:val="center"/>
        </w:trPr>
        <w:tc>
          <w:tcPr>
            <w:tcW w:w="680" w:type="dxa"/>
            <w:vAlign w:val="center"/>
          </w:tcPr>
          <w:p w14:paraId="15B35BF9" w14:textId="77777777" w:rsidR="00E37BC5" w:rsidRPr="001605E7" w:rsidRDefault="00E37BC5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</w:t>
            </w:r>
          </w:p>
        </w:tc>
        <w:tc>
          <w:tcPr>
            <w:tcW w:w="1134" w:type="dxa"/>
            <w:shd w:val="clear" w:color="auto" w:fill="EAE8DA"/>
            <w:vAlign w:val="center"/>
          </w:tcPr>
          <w:p w14:paraId="1CDC224C" w14:textId="34316791" w:rsidR="00E37BC5" w:rsidRPr="001605E7" w:rsidRDefault="0085503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SPD</w:t>
            </w:r>
          </w:p>
        </w:tc>
        <w:tc>
          <w:tcPr>
            <w:tcW w:w="6521" w:type="dxa"/>
          </w:tcPr>
          <w:p w14:paraId="441C71FC" w14:textId="77777777" w:rsidR="00E37BC5" w:rsidRPr="001605E7" w:rsidRDefault="00B87D8E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10/100 </w:t>
            </w:r>
            <w:r w:rsidR="00DB1BDB" w:rsidRPr="001605E7">
              <w:rPr>
                <w:rFonts w:eastAsiaTheme="minorHAnsi"/>
              </w:rPr>
              <w:t xml:space="preserve">Mbps </w:t>
            </w:r>
            <w:r w:rsidRPr="001605E7">
              <w:rPr>
                <w:rFonts w:eastAsiaTheme="minorHAnsi" w:hint="eastAsia"/>
              </w:rPr>
              <w:t>를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결정하는</w:t>
            </w:r>
            <w:r w:rsidRPr="001605E7">
              <w:rPr>
                <w:rFonts w:eastAsiaTheme="minorHAnsi"/>
              </w:rPr>
              <w:t xml:space="preserve"> bit</w:t>
            </w:r>
          </w:p>
          <w:p w14:paraId="124DA91D" w14:textId="77777777" w:rsidR="00B87D8E" w:rsidRPr="001605E7" w:rsidRDefault="00B87D8E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1 : 10 </w:t>
            </w:r>
            <w:r w:rsidR="00DB1BDB" w:rsidRPr="001605E7">
              <w:rPr>
                <w:rFonts w:eastAsiaTheme="minorHAnsi"/>
              </w:rPr>
              <w:t>Mbps</w:t>
            </w:r>
          </w:p>
          <w:p w14:paraId="485D8BD6" w14:textId="77777777" w:rsidR="00B87D8E" w:rsidRPr="001605E7" w:rsidRDefault="00B87D8E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0 : 100 </w:t>
            </w:r>
            <w:r w:rsidR="00DB1BDB" w:rsidRPr="001605E7">
              <w:rPr>
                <w:rFonts w:eastAsiaTheme="minorHAnsi"/>
              </w:rPr>
              <w:t>Mbps</w:t>
            </w:r>
          </w:p>
        </w:tc>
      </w:tr>
      <w:tr w:rsidR="00E37BC5" w:rsidRPr="00546234" w14:paraId="13E63220" w14:textId="77777777" w:rsidTr="001605E7">
        <w:trPr>
          <w:jc w:val="center"/>
        </w:trPr>
        <w:tc>
          <w:tcPr>
            <w:tcW w:w="680" w:type="dxa"/>
            <w:vAlign w:val="center"/>
          </w:tcPr>
          <w:p w14:paraId="3A569416" w14:textId="77777777" w:rsidR="00E37BC5" w:rsidRPr="001605E7" w:rsidRDefault="00E37BC5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</w:t>
            </w:r>
          </w:p>
        </w:tc>
        <w:tc>
          <w:tcPr>
            <w:tcW w:w="1134" w:type="dxa"/>
            <w:shd w:val="clear" w:color="auto" w:fill="EAE8DA"/>
            <w:vAlign w:val="center"/>
          </w:tcPr>
          <w:p w14:paraId="267BF140" w14:textId="665F0608" w:rsidR="00E37BC5" w:rsidRPr="001605E7" w:rsidRDefault="0085503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DPX</w:t>
            </w:r>
          </w:p>
        </w:tc>
        <w:tc>
          <w:tcPr>
            <w:tcW w:w="6521" w:type="dxa"/>
          </w:tcPr>
          <w:p w14:paraId="7BE2F53F" w14:textId="77777777" w:rsidR="00E37BC5" w:rsidRPr="001605E7" w:rsidRDefault="00B87D8E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Half/Full Duplex </w:t>
            </w:r>
            <w:r w:rsidRPr="001605E7">
              <w:rPr>
                <w:rFonts w:eastAsiaTheme="minorHAnsi" w:hint="eastAsia"/>
              </w:rPr>
              <w:t>를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결정하는</w:t>
            </w:r>
            <w:r w:rsidRPr="001605E7">
              <w:rPr>
                <w:rFonts w:eastAsiaTheme="minorHAnsi"/>
              </w:rPr>
              <w:t xml:space="preserve"> bit</w:t>
            </w:r>
          </w:p>
          <w:p w14:paraId="4CE7594A" w14:textId="77777777" w:rsidR="00B87D8E" w:rsidRPr="001605E7" w:rsidRDefault="00B87D8E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 : HDX</w:t>
            </w:r>
          </w:p>
          <w:p w14:paraId="625938D5" w14:textId="77777777" w:rsidR="00B87D8E" w:rsidRPr="001605E7" w:rsidRDefault="00B87D8E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 : FDX</w:t>
            </w:r>
          </w:p>
        </w:tc>
      </w:tr>
    </w:tbl>
    <w:p w14:paraId="011DBAF0" w14:textId="77777777" w:rsidR="00E37BC5" w:rsidRPr="001605E7" w:rsidRDefault="00E37BC5" w:rsidP="00155A42">
      <w:pPr>
        <w:pStyle w:val="11"/>
        <w:rPr>
          <w:rFonts w:eastAsiaTheme="minorHAnsi"/>
        </w:rPr>
      </w:pPr>
    </w:p>
    <w:p w14:paraId="6C993D56" w14:textId="37DFB4F8" w:rsidR="00442EA4" w:rsidRPr="001605E7" w:rsidRDefault="00A26D56" w:rsidP="00350C3B">
      <w:pPr>
        <w:pStyle w:val="41"/>
        <w:numPr>
          <w:ilvl w:val="0"/>
          <w:numId w:val="0"/>
        </w:numPr>
        <w:ind w:left="484"/>
        <w:rPr>
          <w:rFonts w:eastAsiaTheme="minorHAnsi"/>
        </w:rPr>
      </w:pPr>
      <w:r w:rsidRPr="001605E7">
        <w:rPr>
          <w:rFonts w:eastAsiaTheme="minorHAnsi"/>
        </w:rPr>
        <w:t>PHYCR1</w:t>
      </w:r>
      <w:r w:rsidR="00640B1B" w:rsidRPr="001605E7">
        <w:rPr>
          <w:rFonts w:eastAsiaTheme="minorHAnsi"/>
        </w:rPr>
        <w:t xml:space="preserve"> </w:t>
      </w:r>
      <w:r w:rsidRPr="001605E7">
        <w:rPr>
          <w:rFonts w:eastAsiaTheme="minorHAnsi"/>
        </w:rPr>
        <w:t>(PHY Control Register 1)</w:t>
      </w:r>
    </w:p>
    <w:p w14:paraId="4DD2F644" w14:textId="47FB1458" w:rsidR="00A26D56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DB537E" w:rsidRPr="001605E7">
        <w:rPr>
          <w:rFonts w:eastAsiaTheme="minorHAnsi"/>
        </w:rPr>
        <w:t>R=W</w:t>
      </w:r>
      <w:r w:rsidR="00A26D56" w:rsidRPr="001605E7">
        <w:rPr>
          <w:rFonts w:eastAsiaTheme="minorHAnsi"/>
        </w:rPr>
        <w:t>] [</w:t>
      </w:r>
      <w:r w:rsidR="002F213F" w:rsidRPr="001605E7">
        <w:rPr>
          <w:rFonts w:eastAsiaTheme="minorHAnsi"/>
        </w:rPr>
        <w:t>0x0047</w:t>
      </w:r>
      <w:r w:rsidR="00A26D56" w:rsidRPr="001605E7">
        <w:rPr>
          <w:rFonts w:eastAsiaTheme="minorHAnsi"/>
        </w:rPr>
        <w:t>] [</w:t>
      </w:r>
      <w:r w:rsidR="002F213F" w:rsidRPr="001605E7">
        <w:rPr>
          <w:rFonts w:eastAsiaTheme="minorHAnsi"/>
        </w:rPr>
        <w:t>0x</w:t>
      </w:r>
      <w:r w:rsidR="0031540D" w:rsidRPr="001605E7">
        <w:rPr>
          <w:rFonts w:eastAsiaTheme="minorHAnsi"/>
        </w:rPr>
        <w:t>4</w:t>
      </w:r>
      <w:r w:rsidR="00855031" w:rsidRPr="001605E7">
        <w:rPr>
          <w:rFonts w:eastAsiaTheme="minorHAnsi"/>
        </w:rPr>
        <w:t>1</w:t>
      </w:r>
      <w:r w:rsidR="00A26D56" w:rsidRPr="001605E7">
        <w:rPr>
          <w:rFonts w:eastAsiaTheme="minorHAnsi"/>
        </w:rPr>
        <w:t>]</w:t>
      </w:r>
    </w:p>
    <w:p w14:paraId="07BA0503" w14:textId="253E8F07" w:rsidR="00075F17" w:rsidRPr="001605E7" w:rsidRDefault="00855031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PHYCR1</w:t>
      </w:r>
      <w:r w:rsidRPr="001605E7">
        <w:rPr>
          <w:rFonts w:eastAsiaTheme="minorHAnsi" w:hint="eastAsia"/>
        </w:rPr>
        <w:t>는</w:t>
      </w:r>
      <w:r w:rsidRPr="001605E7">
        <w:rPr>
          <w:rFonts w:eastAsiaTheme="minorHAnsi"/>
        </w:rPr>
        <w:t xml:space="preserve"> PHY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Power Down, Reset</w:t>
      </w:r>
      <w:r w:rsidRPr="001605E7">
        <w:rPr>
          <w:rFonts w:eastAsiaTheme="minorHAnsi" w:hint="eastAsia"/>
        </w:rPr>
        <w:t>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설정한다</w:t>
      </w:r>
      <w:r w:rsidRPr="001605E7">
        <w:rPr>
          <w:rFonts w:eastAsiaTheme="minorHAnsi"/>
        </w:rPr>
        <w:t>. PHYCR1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사용하기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위해서는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먼저</w:t>
      </w:r>
      <w:r w:rsidRPr="001605E7">
        <w:rPr>
          <w:rFonts w:eastAsiaTheme="minorHAnsi"/>
        </w:rPr>
        <w:t xml:space="preserve"> PHYLCKR(PHY Lock Register)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Unlock</w:t>
      </w:r>
      <w:r w:rsidRPr="001605E7">
        <w:rPr>
          <w:rFonts w:eastAsiaTheme="minorHAnsi" w:hint="eastAsia"/>
        </w:rPr>
        <w:t>으로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설정해야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한다</w:t>
      </w:r>
      <w:r w:rsidRPr="001605E7">
        <w:rPr>
          <w:rFonts w:eastAsiaTheme="minorHAnsi"/>
        </w:rPr>
        <w:t xml:space="preserve">. </w:t>
      </w:r>
    </w:p>
    <w:p w14:paraId="4B60EADC" w14:textId="77777777" w:rsidR="00E37BC5" w:rsidRPr="001605E7" w:rsidRDefault="00E37BC5" w:rsidP="00155A42">
      <w:pPr>
        <w:pStyle w:val="11"/>
        <w:rPr>
          <w:rFonts w:eastAsiaTheme="minorHAnsi"/>
        </w:rPr>
      </w:pPr>
    </w:p>
    <w:tbl>
      <w:tblPr>
        <w:tblStyle w:val="af3"/>
        <w:tblW w:w="5000" w:type="pct"/>
        <w:jc w:val="center"/>
        <w:tblLook w:val="04A0" w:firstRow="1" w:lastRow="0" w:firstColumn="1" w:lastColumn="0" w:noHBand="0" w:noVBand="1"/>
      </w:tblPr>
      <w:tblGrid>
        <w:gridCol w:w="1064"/>
        <w:gridCol w:w="1063"/>
        <w:gridCol w:w="1063"/>
        <w:gridCol w:w="1063"/>
        <w:gridCol w:w="1063"/>
        <w:gridCol w:w="1063"/>
        <w:gridCol w:w="1063"/>
        <w:gridCol w:w="1063"/>
      </w:tblGrid>
      <w:tr w:rsidR="00E37BC5" w:rsidRPr="00546234" w14:paraId="230BCB1C" w14:textId="77777777" w:rsidTr="00DB537E">
        <w:trPr>
          <w:jc w:val="center"/>
        </w:trPr>
        <w:tc>
          <w:tcPr>
            <w:tcW w:w="625" w:type="pct"/>
            <w:tcBorders>
              <w:top w:val="nil"/>
              <w:left w:val="nil"/>
              <w:right w:val="nil"/>
            </w:tcBorders>
            <w:vAlign w:val="center"/>
          </w:tcPr>
          <w:p w14:paraId="601EDFF9" w14:textId="77777777" w:rsidR="00E37BC5" w:rsidRPr="001605E7" w:rsidRDefault="00E37BC5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7</w:t>
            </w:r>
          </w:p>
        </w:tc>
        <w:tc>
          <w:tcPr>
            <w:tcW w:w="625" w:type="pct"/>
            <w:tcBorders>
              <w:top w:val="nil"/>
              <w:left w:val="nil"/>
              <w:right w:val="nil"/>
            </w:tcBorders>
            <w:vAlign w:val="center"/>
          </w:tcPr>
          <w:p w14:paraId="1B833C6F" w14:textId="77777777" w:rsidR="00E37BC5" w:rsidRPr="001605E7" w:rsidRDefault="00E37BC5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6</w:t>
            </w:r>
          </w:p>
        </w:tc>
        <w:tc>
          <w:tcPr>
            <w:tcW w:w="625" w:type="pct"/>
            <w:tcBorders>
              <w:top w:val="nil"/>
              <w:left w:val="nil"/>
              <w:right w:val="nil"/>
            </w:tcBorders>
            <w:vAlign w:val="center"/>
          </w:tcPr>
          <w:p w14:paraId="14B23429" w14:textId="77777777" w:rsidR="00E37BC5" w:rsidRPr="001605E7" w:rsidRDefault="00E37BC5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5</w:t>
            </w:r>
          </w:p>
        </w:tc>
        <w:tc>
          <w:tcPr>
            <w:tcW w:w="625" w:type="pct"/>
            <w:tcBorders>
              <w:top w:val="nil"/>
              <w:left w:val="nil"/>
              <w:right w:val="nil"/>
            </w:tcBorders>
            <w:vAlign w:val="center"/>
          </w:tcPr>
          <w:p w14:paraId="1387C776" w14:textId="77777777" w:rsidR="00E37BC5" w:rsidRPr="001605E7" w:rsidRDefault="00E37BC5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4</w:t>
            </w:r>
          </w:p>
        </w:tc>
        <w:tc>
          <w:tcPr>
            <w:tcW w:w="625" w:type="pct"/>
            <w:tcBorders>
              <w:top w:val="nil"/>
              <w:left w:val="nil"/>
              <w:right w:val="nil"/>
            </w:tcBorders>
            <w:vAlign w:val="center"/>
          </w:tcPr>
          <w:p w14:paraId="5AFBC70B" w14:textId="77777777" w:rsidR="00E37BC5" w:rsidRPr="001605E7" w:rsidRDefault="00E37BC5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3</w:t>
            </w:r>
          </w:p>
        </w:tc>
        <w:tc>
          <w:tcPr>
            <w:tcW w:w="625" w:type="pct"/>
            <w:tcBorders>
              <w:top w:val="nil"/>
              <w:left w:val="nil"/>
              <w:right w:val="nil"/>
            </w:tcBorders>
            <w:vAlign w:val="center"/>
          </w:tcPr>
          <w:p w14:paraId="080FCE49" w14:textId="77777777" w:rsidR="00E37BC5" w:rsidRPr="001605E7" w:rsidRDefault="00E37BC5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2</w:t>
            </w:r>
          </w:p>
        </w:tc>
        <w:tc>
          <w:tcPr>
            <w:tcW w:w="625" w:type="pct"/>
            <w:tcBorders>
              <w:top w:val="nil"/>
              <w:left w:val="nil"/>
              <w:right w:val="nil"/>
            </w:tcBorders>
            <w:vAlign w:val="center"/>
          </w:tcPr>
          <w:p w14:paraId="61697F77" w14:textId="77777777" w:rsidR="00E37BC5" w:rsidRPr="001605E7" w:rsidRDefault="00E37BC5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</w:t>
            </w:r>
          </w:p>
        </w:tc>
        <w:tc>
          <w:tcPr>
            <w:tcW w:w="626" w:type="pct"/>
            <w:tcBorders>
              <w:top w:val="nil"/>
              <w:left w:val="nil"/>
              <w:right w:val="nil"/>
            </w:tcBorders>
            <w:vAlign w:val="center"/>
          </w:tcPr>
          <w:p w14:paraId="274BD3DF" w14:textId="77777777" w:rsidR="00E37BC5" w:rsidRPr="001605E7" w:rsidRDefault="00E37BC5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</w:t>
            </w:r>
          </w:p>
        </w:tc>
      </w:tr>
      <w:tr w:rsidR="00E37BC5" w:rsidRPr="00546234" w14:paraId="38A6C23D" w14:textId="77777777" w:rsidTr="00DB537E">
        <w:trPr>
          <w:jc w:val="center"/>
        </w:trPr>
        <w:tc>
          <w:tcPr>
            <w:tcW w:w="625" w:type="pct"/>
            <w:shd w:val="clear" w:color="auto" w:fill="D9D9D9" w:themeFill="background1" w:themeFillShade="D9"/>
            <w:vAlign w:val="center"/>
          </w:tcPr>
          <w:p w14:paraId="167BB463" w14:textId="0A776BC5" w:rsidR="00E37BC5" w:rsidRPr="001605E7" w:rsidRDefault="00F74E42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625" w:type="pct"/>
            <w:shd w:val="clear" w:color="auto" w:fill="D9D9D9" w:themeFill="background1" w:themeFillShade="D9"/>
            <w:vAlign w:val="center"/>
          </w:tcPr>
          <w:p w14:paraId="22C3EAD2" w14:textId="773811A9" w:rsidR="00E37BC5" w:rsidRPr="001605E7" w:rsidRDefault="00F74E42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51143E40" w14:textId="06017A62" w:rsidR="00E37BC5" w:rsidRPr="001605E7" w:rsidRDefault="00827D81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PWDN</w:t>
            </w:r>
          </w:p>
        </w:tc>
        <w:tc>
          <w:tcPr>
            <w:tcW w:w="625" w:type="pct"/>
            <w:shd w:val="clear" w:color="auto" w:fill="D9D9D9" w:themeFill="background1" w:themeFillShade="D9"/>
            <w:vAlign w:val="center"/>
          </w:tcPr>
          <w:p w14:paraId="10A4ED6D" w14:textId="5755FAEE" w:rsidR="00E37BC5" w:rsidRPr="001605E7" w:rsidRDefault="00F74E42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625" w:type="pct"/>
            <w:shd w:val="clear" w:color="auto" w:fill="D9D9D9" w:themeFill="background1" w:themeFillShade="D9"/>
            <w:vAlign w:val="center"/>
          </w:tcPr>
          <w:p w14:paraId="22352FB6" w14:textId="18886A29" w:rsidR="00E37BC5" w:rsidRPr="001605E7" w:rsidRDefault="00F74E42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625" w:type="pct"/>
            <w:shd w:val="clear" w:color="auto" w:fill="D9D9D9" w:themeFill="background1" w:themeFillShade="D9"/>
            <w:vAlign w:val="center"/>
          </w:tcPr>
          <w:p w14:paraId="6D742D09" w14:textId="445D5760" w:rsidR="00E37BC5" w:rsidRPr="001605E7" w:rsidRDefault="00F74E42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625" w:type="pct"/>
            <w:shd w:val="clear" w:color="auto" w:fill="D9D9D9" w:themeFill="background1" w:themeFillShade="D9"/>
            <w:vAlign w:val="center"/>
          </w:tcPr>
          <w:p w14:paraId="1CF09CE5" w14:textId="4BEDC55B" w:rsidR="00E37BC5" w:rsidRPr="001605E7" w:rsidRDefault="00F74E42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626" w:type="pct"/>
            <w:vAlign w:val="center"/>
          </w:tcPr>
          <w:p w14:paraId="55BFC2F3" w14:textId="77777777" w:rsidR="00E37BC5" w:rsidRPr="001605E7" w:rsidRDefault="002C27C8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Reset</w:t>
            </w:r>
          </w:p>
        </w:tc>
      </w:tr>
      <w:tr w:rsidR="00DB537E" w:rsidRPr="00546234" w14:paraId="29E5FBB5" w14:textId="77777777" w:rsidTr="00DB537E">
        <w:trPr>
          <w:jc w:val="center"/>
        </w:trPr>
        <w:tc>
          <w:tcPr>
            <w:tcW w:w="625" w:type="pct"/>
            <w:shd w:val="clear" w:color="auto" w:fill="D9D9D9" w:themeFill="background1" w:themeFillShade="D9"/>
            <w:vAlign w:val="center"/>
          </w:tcPr>
          <w:p w14:paraId="38BA4CF3" w14:textId="590C6BF4" w:rsidR="00DB537E" w:rsidRPr="001605E7" w:rsidRDefault="00DB537E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625" w:type="pct"/>
            <w:shd w:val="clear" w:color="auto" w:fill="D9D9D9" w:themeFill="background1" w:themeFillShade="D9"/>
            <w:vAlign w:val="center"/>
          </w:tcPr>
          <w:p w14:paraId="5E26CAD6" w14:textId="4C964F79" w:rsidR="00DB537E" w:rsidRPr="001605E7" w:rsidRDefault="00DB537E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1140554D" w14:textId="76F618B5" w:rsidR="00DB537E" w:rsidRPr="001605E7" w:rsidRDefault="00DB537E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R=W</w:t>
            </w:r>
          </w:p>
        </w:tc>
        <w:tc>
          <w:tcPr>
            <w:tcW w:w="625" w:type="pct"/>
            <w:shd w:val="clear" w:color="auto" w:fill="D9D9D9" w:themeFill="background1" w:themeFillShade="D9"/>
            <w:vAlign w:val="center"/>
          </w:tcPr>
          <w:p w14:paraId="6C15317A" w14:textId="064861F8" w:rsidR="00DB537E" w:rsidRPr="001605E7" w:rsidRDefault="00DB537E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625" w:type="pct"/>
            <w:shd w:val="clear" w:color="auto" w:fill="D9D9D9" w:themeFill="background1" w:themeFillShade="D9"/>
            <w:vAlign w:val="center"/>
          </w:tcPr>
          <w:p w14:paraId="0418129B" w14:textId="21E30D16" w:rsidR="00DB537E" w:rsidRPr="001605E7" w:rsidRDefault="00DB537E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625" w:type="pct"/>
            <w:shd w:val="clear" w:color="auto" w:fill="D9D9D9" w:themeFill="background1" w:themeFillShade="D9"/>
            <w:vAlign w:val="center"/>
          </w:tcPr>
          <w:p w14:paraId="2A8E6C66" w14:textId="1E79BBFE" w:rsidR="00DB537E" w:rsidRPr="001605E7" w:rsidRDefault="00DB537E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625" w:type="pct"/>
            <w:shd w:val="clear" w:color="auto" w:fill="D9D9D9" w:themeFill="background1" w:themeFillShade="D9"/>
            <w:vAlign w:val="center"/>
          </w:tcPr>
          <w:p w14:paraId="34E13F5A" w14:textId="3F2DBF30" w:rsidR="00DB537E" w:rsidRPr="001605E7" w:rsidRDefault="00DB537E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626" w:type="pct"/>
            <w:vAlign w:val="center"/>
          </w:tcPr>
          <w:p w14:paraId="40481F4F" w14:textId="5A1EBC4E" w:rsidR="00DB537E" w:rsidRPr="001605E7" w:rsidRDefault="00DB537E" w:rsidP="00DB537E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R=W</w:t>
            </w:r>
          </w:p>
        </w:tc>
      </w:tr>
    </w:tbl>
    <w:p w14:paraId="70766F74" w14:textId="77777777" w:rsidR="00E37BC5" w:rsidRPr="001605E7" w:rsidRDefault="00E37BC5" w:rsidP="00155A42">
      <w:pPr>
        <w:pStyle w:val="11"/>
        <w:rPr>
          <w:rFonts w:eastAsiaTheme="minorHAnsi"/>
        </w:rPr>
      </w:pPr>
    </w:p>
    <w:tbl>
      <w:tblPr>
        <w:tblStyle w:val="af3"/>
        <w:tblW w:w="0" w:type="auto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680"/>
        <w:gridCol w:w="1134"/>
        <w:gridCol w:w="6521"/>
      </w:tblGrid>
      <w:tr w:rsidR="00E37BC5" w:rsidRPr="00546234" w14:paraId="27B45EA2" w14:textId="77777777" w:rsidTr="001605E7">
        <w:trPr>
          <w:jc w:val="center"/>
        </w:trPr>
        <w:tc>
          <w:tcPr>
            <w:tcW w:w="680" w:type="dxa"/>
            <w:shd w:val="clear" w:color="auto" w:fill="EAE8DA"/>
          </w:tcPr>
          <w:p w14:paraId="0A9EB86B" w14:textId="77777777" w:rsidR="00E37BC5" w:rsidRPr="001605E7" w:rsidRDefault="00E37BC5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Bit</w:t>
            </w:r>
          </w:p>
        </w:tc>
        <w:tc>
          <w:tcPr>
            <w:tcW w:w="1134" w:type="dxa"/>
            <w:shd w:val="clear" w:color="auto" w:fill="EAE8DA"/>
          </w:tcPr>
          <w:p w14:paraId="06159D58" w14:textId="77777777" w:rsidR="00E37BC5" w:rsidRPr="001605E7" w:rsidRDefault="00E37BC5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Symbol</w:t>
            </w:r>
          </w:p>
        </w:tc>
        <w:tc>
          <w:tcPr>
            <w:tcW w:w="6521" w:type="dxa"/>
            <w:shd w:val="clear" w:color="auto" w:fill="EAE8DA"/>
          </w:tcPr>
          <w:p w14:paraId="0641DC7D" w14:textId="77777777" w:rsidR="00E37BC5" w:rsidRPr="001605E7" w:rsidRDefault="00E37BC5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Description</w:t>
            </w:r>
          </w:p>
        </w:tc>
      </w:tr>
      <w:tr w:rsidR="00E37BC5" w:rsidRPr="00546234" w14:paraId="7C6DE79E" w14:textId="77777777" w:rsidTr="001605E7">
        <w:trPr>
          <w:jc w:val="center"/>
        </w:trPr>
        <w:tc>
          <w:tcPr>
            <w:tcW w:w="680" w:type="dxa"/>
            <w:vAlign w:val="center"/>
          </w:tcPr>
          <w:p w14:paraId="4D9F41AB" w14:textId="48B71AAF" w:rsidR="00E37BC5" w:rsidRPr="001605E7" w:rsidRDefault="00DE32B6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[</w:t>
            </w:r>
            <w:r w:rsidR="00E37BC5" w:rsidRPr="001605E7">
              <w:rPr>
                <w:rFonts w:eastAsiaTheme="minorHAnsi"/>
              </w:rPr>
              <w:t>7</w:t>
            </w:r>
            <w:r w:rsidRPr="001605E7">
              <w:rPr>
                <w:rFonts w:eastAsiaTheme="minorHAnsi"/>
              </w:rPr>
              <w:t>:6]</w:t>
            </w:r>
          </w:p>
        </w:tc>
        <w:tc>
          <w:tcPr>
            <w:tcW w:w="1134" w:type="dxa"/>
            <w:shd w:val="clear" w:color="auto" w:fill="EAE8DA"/>
            <w:vAlign w:val="center"/>
          </w:tcPr>
          <w:p w14:paraId="71A72EA2" w14:textId="706633AF" w:rsidR="00E37BC5" w:rsidRPr="001605E7" w:rsidRDefault="00DE32B6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6521" w:type="dxa"/>
          </w:tcPr>
          <w:p w14:paraId="35B5042C" w14:textId="587E3B0B" w:rsidR="00E37BC5" w:rsidRPr="001605E7" w:rsidRDefault="00DE32B6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Reserved</w:t>
            </w:r>
          </w:p>
        </w:tc>
      </w:tr>
      <w:tr w:rsidR="00E37BC5" w:rsidRPr="00546234" w14:paraId="14E5F46B" w14:textId="77777777" w:rsidTr="001605E7">
        <w:trPr>
          <w:jc w:val="center"/>
        </w:trPr>
        <w:tc>
          <w:tcPr>
            <w:tcW w:w="680" w:type="dxa"/>
            <w:vAlign w:val="center"/>
          </w:tcPr>
          <w:p w14:paraId="5C799381" w14:textId="77777777" w:rsidR="00E37BC5" w:rsidRPr="001605E7" w:rsidRDefault="00E37BC5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5</w:t>
            </w:r>
          </w:p>
        </w:tc>
        <w:tc>
          <w:tcPr>
            <w:tcW w:w="1134" w:type="dxa"/>
            <w:shd w:val="clear" w:color="auto" w:fill="EAE8DA"/>
            <w:vAlign w:val="center"/>
          </w:tcPr>
          <w:p w14:paraId="3F1C9C4C" w14:textId="59CE49E6" w:rsidR="00E37BC5" w:rsidRPr="001605E7" w:rsidRDefault="002C27C8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PW</w:t>
            </w:r>
            <w:r w:rsidR="00DB537E" w:rsidRPr="001605E7">
              <w:rPr>
                <w:rFonts w:eastAsiaTheme="minorHAnsi"/>
              </w:rPr>
              <w:t>D</w:t>
            </w:r>
            <w:r w:rsidRPr="001605E7">
              <w:rPr>
                <w:rFonts w:eastAsiaTheme="minorHAnsi"/>
              </w:rPr>
              <w:t>N</w:t>
            </w:r>
          </w:p>
        </w:tc>
        <w:tc>
          <w:tcPr>
            <w:tcW w:w="6521" w:type="dxa"/>
          </w:tcPr>
          <w:p w14:paraId="47A4E0AF" w14:textId="77777777" w:rsidR="00E37BC5" w:rsidRPr="001605E7" w:rsidRDefault="002C27C8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PHY Power Down Bit</w:t>
            </w:r>
          </w:p>
          <w:p w14:paraId="5C4859F5" w14:textId="015753FF" w:rsidR="002C27C8" w:rsidRPr="001605E7" w:rsidRDefault="002C27C8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 : Enable Power Down mode</w:t>
            </w:r>
          </w:p>
          <w:p w14:paraId="2041BC6A" w14:textId="2AB052DE" w:rsidR="002C27C8" w:rsidRPr="001605E7" w:rsidRDefault="002C27C8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0 : </w:t>
            </w:r>
            <w:r w:rsidR="00DE32B6" w:rsidRPr="001605E7">
              <w:rPr>
                <w:rFonts w:eastAsiaTheme="minorHAnsi"/>
              </w:rPr>
              <w:t>Disable Power Down mode</w:t>
            </w:r>
          </w:p>
        </w:tc>
      </w:tr>
      <w:tr w:rsidR="00E37BC5" w:rsidRPr="00546234" w14:paraId="146D04EA" w14:textId="77777777" w:rsidTr="001605E7">
        <w:trPr>
          <w:jc w:val="center"/>
        </w:trPr>
        <w:tc>
          <w:tcPr>
            <w:tcW w:w="680" w:type="dxa"/>
            <w:vAlign w:val="center"/>
          </w:tcPr>
          <w:p w14:paraId="2FB54607" w14:textId="46E82592" w:rsidR="00E37BC5" w:rsidRPr="001605E7" w:rsidRDefault="00F74E42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[</w:t>
            </w:r>
            <w:r w:rsidR="00DE32B6" w:rsidRPr="001605E7">
              <w:rPr>
                <w:rFonts w:eastAsiaTheme="minorHAnsi"/>
              </w:rPr>
              <w:t>4</w:t>
            </w:r>
            <w:r w:rsidRPr="001605E7">
              <w:rPr>
                <w:rFonts w:eastAsiaTheme="minorHAnsi"/>
              </w:rPr>
              <w:t>:1]</w:t>
            </w:r>
          </w:p>
        </w:tc>
        <w:tc>
          <w:tcPr>
            <w:tcW w:w="1134" w:type="dxa"/>
            <w:shd w:val="clear" w:color="auto" w:fill="EAE8DA"/>
            <w:vAlign w:val="center"/>
          </w:tcPr>
          <w:p w14:paraId="584C53A2" w14:textId="779D6CED" w:rsidR="00E37BC5" w:rsidRPr="001605E7" w:rsidRDefault="0085503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6521" w:type="dxa"/>
          </w:tcPr>
          <w:p w14:paraId="03314692" w14:textId="77777777" w:rsidR="00E37BC5" w:rsidRPr="001605E7" w:rsidRDefault="002C27C8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Reserved</w:t>
            </w:r>
          </w:p>
        </w:tc>
      </w:tr>
      <w:tr w:rsidR="00E37BC5" w:rsidRPr="00546234" w14:paraId="38FEA652" w14:textId="77777777" w:rsidTr="001605E7">
        <w:trPr>
          <w:jc w:val="center"/>
        </w:trPr>
        <w:tc>
          <w:tcPr>
            <w:tcW w:w="680" w:type="dxa"/>
            <w:vAlign w:val="center"/>
          </w:tcPr>
          <w:p w14:paraId="42C8DDBC" w14:textId="77777777" w:rsidR="00E37BC5" w:rsidRPr="001605E7" w:rsidRDefault="00E37BC5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</w:t>
            </w:r>
          </w:p>
        </w:tc>
        <w:tc>
          <w:tcPr>
            <w:tcW w:w="1134" w:type="dxa"/>
            <w:shd w:val="clear" w:color="auto" w:fill="EAE8DA"/>
            <w:vAlign w:val="center"/>
          </w:tcPr>
          <w:p w14:paraId="2EEF531C" w14:textId="6D68AF5D" w:rsidR="00E37BC5" w:rsidRPr="001605E7" w:rsidRDefault="001219C7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RST</w:t>
            </w:r>
          </w:p>
        </w:tc>
        <w:tc>
          <w:tcPr>
            <w:tcW w:w="6521" w:type="dxa"/>
          </w:tcPr>
          <w:p w14:paraId="2E541C89" w14:textId="3358C6FD" w:rsidR="00E37BC5" w:rsidRPr="001605E7" w:rsidRDefault="002C27C8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PHY Reset </w:t>
            </w:r>
            <w:r w:rsidR="00855031" w:rsidRPr="001605E7">
              <w:rPr>
                <w:rFonts w:eastAsiaTheme="minorHAnsi"/>
              </w:rPr>
              <w:t>Bit</w:t>
            </w:r>
          </w:p>
          <w:p w14:paraId="6BD7728F" w14:textId="4967E87D" w:rsidR="00F01EBA" w:rsidRPr="001605E7" w:rsidRDefault="00F01EBA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1 : </w:t>
            </w:r>
            <w:r w:rsidR="00855031" w:rsidRPr="001605E7">
              <w:rPr>
                <w:rFonts w:eastAsiaTheme="minorHAnsi"/>
              </w:rPr>
              <w:t>No</w:t>
            </w:r>
            <w:r w:rsidR="00DE32B6" w:rsidRPr="001605E7">
              <w:rPr>
                <w:rFonts w:eastAsiaTheme="minorHAnsi"/>
              </w:rPr>
              <w:t>r</w:t>
            </w:r>
            <w:r w:rsidR="00855031" w:rsidRPr="001605E7">
              <w:rPr>
                <w:rFonts w:eastAsiaTheme="minorHAnsi"/>
              </w:rPr>
              <w:t>mal</w:t>
            </w:r>
          </w:p>
          <w:p w14:paraId="4352BA08" w14:textId="104A7B35" w:rsidR="002C27C8" w:rsidRPr="001605E7" w:rsidRDefault="002C27C8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 : PHY Reset</w:t>
            </w:r>
          </w:p>
          <w:p w14:paraId="57B795E7" w14:textId="060A9987" w:rsidR="002C27C8" w:rsidRPr="001605E7" w:rsidRDefault="00855031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 w:hint="eastAsia"/>
              </w:rPr>
              <w:t>최소</w:t>
            </w:r>
            <w:r w:rsidRPr="001605E7">
              <w:rPr>
                <w:rFonts w:eastAsiaTheme="minorHAnsi"/>
              </w:rPr>
              <w:t xml:space="preserve"> </w:t>
            </w:r>
            <w:r w:rsidR="00075F17" w:rsidRPr="001605E7">
              <w:rPr>
                <w:rFonts w:eastAsiaTheme="minorHAnsi"/>
              </w:rPr>
              <w:t>PHY Reset Valid time</w:t>
            </w:r>
            <w:r w:rsidRPr="001605E7">
              <w:rPr>
                <w:rFonts w:eastAsiaTheme="minorHAnsi"/>
              </w:rPr>
              <w:t>(</w:t>
            </w:r>
            <w:commentRangeStart w:id="410"/>
            <w:r w:rsidRPr="001605E7">
              <w:rPr>
                <w:rFonts w:eastAsiaTheme="minorHAnsi"/>
              </w:rPr>
              <w:t>400us</w:t>
            </w:r>
            <w:commentRangeEnd w:id="410"/>
            <w:r w:rsidRPr="001605E7">
              <w:rPr>
                <w:rStyle w:val="aff7"/>
                <w:rFonts w:eastAsiaTheme="minorHAnsi" w:cs="Times New Roman"/>
              </w:rPr>
              <w:commentReference w:id="410"/>
            </w:r>
            <w:r w:rsidRPr="001605E7">
              <w:rPr>
                <w:rFonts w:eastAsiaTheme="minorHAnsi"/>
              </w:rPr>
              <w:t xml:space="preserve">) </w:t>
            </w:r>
            <w:r w:rsidR="00075F17" w:rsidRPr="001605E7">
              <w:rPr>
                <w:rFonts w:eastAsiaTheme="minorHAnsi" w:hint="eastAsia"/>
              </w:rPr>
              <w:t>이</w:t>
            </w:r>
            <w:del w:id="411" w:author="becky" w:date="2017-09-01T16:07:00Z">
              <w:r w:rsidRPr="001605E7" w:rsidDel="00A76091">
                <w:rPr>
                  <w:rFonts w:eastAsiaTheme="minorHAnsi"/>
                </w:rPr>
                <w:delText xml:space="preserve"> </w:delText>
              </w:r>
            </w:del>
            <w:r w:rsidRPr="001605E7">
              <w:rPr>
                <w:rFonts w:eastAsiaTheme="minorHAnsi" w:hint="eastAsia"/>
              </w:rPr>
              <w:t>후</w:t>
            </w:r>
            <w:r w:rsidR="00075F17"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/>
              </w:rPr>
              <w:t>1</w:t>
            </w:r>
            <w:r w:rsidRPr="001605E7">
              <w:rPr>
                <w:rFonts w:eastAsiaTheme="minorHAnsi" w:hint="eastAsia"/>
              </w:rPr>
              <w:t>로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설정해야</w:t>
            </w:r>
            <w:r w:rsidR="001219C7" w:rsidRPr="001605E7">
              <w:rPr>
                <w:rFonts w:eastAsiaTheme="minorHAnsi"/>
              </w:rPr>
              <w:t xml:space="preserve"> </w:t>
            </w:r>
            <w:r w:rsidR="001219C7" w:rsidRPr="001605E7">
              <w:rPr>
                <w:rFonts w:eastAsiaTheme="minorHAnsi" w:hint="eastAsia"/>
              </w:rPr>
              <w:t>한다</w:t>
            </w:r>
            <w:r w:rsidR="001219C7" w:rsidRPr="001605E7">
              <w:rPr>
                <w:rFonts w:eastAsiaTheme="minorHAnsi"/>
              </w:rPr>
              <w:t>.</w:t>
            </w:r>
          </w:p>
        </w:tc>
      </w:tr>
    </w:tbl>
    <w:p w14:paraId="1C3F64BE" w14:textId="1A152F0B" w:rsidR="003D1CEF" w:rsidRPr="001605E7" w:rsidRDefault="003D1CEF" w:rsidP="00155A42">
      <w:pPr>
        <w:pStyle w:val="11"/>
        <w:rPr>
          <w:rFonts w:eastAsiaTheme="minorHAnsi"/>
        </w:rPr>
      </w:pPr>
    </w:p>
    <w:p w14:paraId="39BA6E45" w14:textId="77777777" w:rsidR="003D1CEF" w:rsidRPr="001605E7" w:rsidRDefault="003D1CEF">
      <w:pPr>
        <w:rPr>
          <w:rFonts w:ascii="Trebuchet MS" w:eastAsiaTheme="minorHAnsi" w:hAnsi="Trebuchet MS" w:cs="굴림"/>
        </w:rPr>
      </w:pPr>
      <w:r w:rsidRPr="001605E7">
        <w:rPr>
          <w:rFonts w:ascii="Trebuchet MS" w:eastAsiaTheme="minorHAnsi" w:hAnsi="Trebuchet MS"/>
        </w:rPr>
        <w:br w:type="page"/>
      </w:r>
    </w:p>
    <w:p w14:paraId="47089567" w14:textId="3436CC8D" w:rsidR="00E37BC5" w:rsidRPr="008C14F1" w:rsidRDefault="00053E69" w:rsidP="00E54C87">
      <w:pPr>
        <w:pStyle w:val="31"/>
      </w:pPr>
      <w:bookmarkStart w:id="412" w:name="_Toc483830045"/>
      <w:r w:rsidRPr="008C14F1">
        <w:t>SOCKET</w:t>
      </w:r>
      <w:r w:rsidR="00EE3206" w:rsidRPr="008C14F1">
        <w:t xml:space="preserve">-less </w:t>
      </w:r>
      <w:bookmarkEnd w:id="412"/>
      <w:r w:rsidR="001219C7" w:rsidRPr="008C14F1">
        <w:t>Registers</w:t>
      </w:r>
    </w:p>
    <w:p w14:paraId="7CC33598" w14:textId="1CE255C8" w:rsidR="00075F17" w:rsidRPr="001605E7" w:rsidRDefault="00053E69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SOCKET</w:t>
      </w:r>
      <w:r w:rsidR="00EE3206" w:rsidRPr="001605E7">
        <w:rPr>
          <w:rFonts w:eastAsiaTheme="minorHAnsi"/>
        </w:rPr>
        <w:t>-less</w:t>
      </w:r>
      <w:r w:rsidR="001219C7" w:rsidRPr="001605E7">
        <w:rPr>
          <w:rFonts w:eastAsiaTheme="minorHAnsi"/>
        </w:rPr>
        <w:t xml:space="preserve"> Register</w:t>
      </w:r>
      <w:r w:rsidR="00075F17" w:rsidRPr="001605E7">
        <w:rPr>
          <w:rFonts w:eastAsiaTheme="minorHAnsi" w:hint="eastAsia"/>
        </w:rPr>
        <w:t>는</w:t>
      </w:r>
      <w:r w:rsidR="00075F17" w:rsidRPr="001605E7">
        <w:rPr>
          <w:rFonts w:eastAsiaTheme="minorHAnsi"/>
        </w:rPr>
        <w:t xml:space="preserve"> S</w:t>
      </w:r>
      <w:r w:rsidR="001219C7" w:rsidRPr="001605E7">
        <w:rPr>
          <w:rFonts w:eastAsiaTheme="minorHAnsi"/>
        </w:rPr>
        <w:t>OCKET</w:t>
      </w:r>
      <w:r w:rsidR="00075F17" w:rsidRPr="001605E7">
        <w:rPr>
          <w:rFonts w:eastAsiaTheme="minorHAnsi"/>
        </w:rPr>
        <w:t xml:space="preserve"> </w:t>
      </w:r>
      <w:r w:rsidR="00075F17" w:rsidRPr="001605E7">
        <w:rPr>
          <w:rFonts w:eastAsiaTheme="minorHAnsi" w:hint="eastAsia"/>
        </w:rPr>
        <w:t>없이</w:t>
      </w:r>
      <w:r w:rsidR="00075F17" w:rsidRPr="001605E7">
        <w:rPr>
          <w:rFonts w:eastAsiaTheme="minorHAnsi"/>
        </w:rPr>
        <w:t xml:space="preserve"> ARP</w:t>
      </w:r>
      <w:r w:rsidR="001219C7" w:rsidRPr="001605E7">
        <w:rPr>
          <w:rFonts w:eastAsiaTheme="minorHAnsi"/>
        </w:rPr>
        <w:t>/</w:t>
      </w:r>
      <w:r w:rsidR="00075F17" w:rsidRPr="001605E7">
        <w:rPr>
          <w:rFonts w:eastAsiaTheme="minorHAnsi"/>
        </w:rPr>
        <w:t>PING Request</w:t>
      </w:r>
      <w:r w:rsidR="001219C7" w:rsidRPr="001605E7">
        <w:rPr>
          <w:rFonts w:eastAsiaTheme="minorHAnsi"/>
        </w:rPr>
        <w:t xml:space="preserve"> Packet</w:t>
      </w:r>
      <w:r w:rsidR="00075F17" w:rsidRPr="001605E7">
        <w:rPr>
          <w:rFonts w:eastAsiaTheme="minorHAnsi" w:hint="eastAsia"/>
        </w:rPr>
        <w:t>을</w:t>
      </w:r>
      <w:r w:rsidR="00075F17" w:rsidRPr="001605E7">
        <w:rPr>
          <w:rFonts w:eastAsiaTheme="minorHAnsi"/>
        </w:rPr>
        <w:t xml:space="preserve"> </w:t>
      </w:r>
      <w:r w:rsidR="00075F17" w:rsidRPr="001605E7">
        <w:rPr>
          <w:rFonts w:eastAsiaTheme="minorHAnsi" w:hint="eastAsia"/>
        </w:rPr>
        <w:t>전송하는</w:t>
      </w:r>
      <w:r w:rsidR="00075F17" w:rsidRPr="001605E7">
        <w:rPr>
          <w:rFonts w:eastAsiaTheme="minorHAnsi"/>
        </w:rPr>
        <w:t xml:space="preserve"> </w:t>
      </w:r>
      <w:r w:rsidR="00075F17" w:rsidRPr="001605E7">
        <w:rPr>
          <w:rFonts w:eastAsiaTheme="minorHAnsi" w:hint="eastAsia"/>
        </w:rPr>
        <w:t>기능을</w:t>
      </w:r>
      <w:r w:rsidR="00075F17" w:rsidRPr="001605E7">
        <w:rPr>
          <w:rFonts w:eastAsiaTheme="minorHAnsi"/>
        </w:rPr>
        <w:t xml:space="preserve"> </w:t>
      </w:r>
      <w:r w:rsidR="00075F17" w:rsidRPr="001605E7">
        <w:rPr>
          <w:rFonts w:eastAsiaTheme="minorHAnsi" w:hint="eastAsia"/>
        </w:rPr>
        <w:t>제공한다</w:t>
      </w:r>
      <w:r w:rsidR="00075F17" w:rsidRPr="001605E7">
        <w:rPr>
          <w:rFonts w:eastAsiaTheme="minorHAnsi"/>
        </w:rPr>
        <w:t>.</w:t>
      </w:r>
    </w:p>
    <w:p w14:paraId="709D58DE" w14:textId="77777777" w:rsidR="008347ED" w:rsidRPr="001605E7" w:rsidRDefault="008347ED" w:rsidP="00155A42">
      <w:pPr>
        <w:pStyle w:val="11"/>
        <w:rPr>
          <w:rFonts w:eastAsiaTheme="minorHAnsi"/>
        </w:rPr>
      </w:pPr>
    </w:p>
    <w:p w14:paraId="5F6726AC" w14:textId="1C2E4EFC" w:rsidR="00442EA4" w:rsidRPr="001605E7" w:rsidRDefault="008F781E" w:rsidP="00350C3B">
      <w:pPr>
        <w:pStyle w:val="41"/>
        <w:numPr>
          <w:ilvl w:val="0"/>
          <w:numId w:val="0"/>
        </w:numPr>
        <w:ind w:left="484"/>
        <w:rPr>
          <w:rFonts w:eastAsiaTheme="minorHAnsi"/>
        </w:rPr>
      </w:pPr>
      <w:r w:rsidRPr="001605E7">
        <w:rPr>
          <w:rFonts w:eastAsiaTheme="minorHAnsi"/>
        </w:rPr>
        <w:t>SLCR</w:t>
      </w:r>
      <w:r w:rsidR="00640B1B" w:rsidRPr="001605E7">
        <w:rPr>
          <w:rFonts w:eastAsiaTheme="minorHAnsi"/>
        </w:rPr>
        <w:t xml:space="preserve"> </w:t>
      </w:r>
      <w:r w:rsidR="009C6F62" w:rsidRPr="001605E7">
        <w:rPr>
          <w:rFonts w:eastAsiaTheme="minorHAnsi"/>
        </w:rPr>
        <w:t>(</w:t>
      </w:r>
      <w:r w:rsidR="00053E69" w:rsidRPr="001605E7">
        <w:rPr>
          <w:rFonts w:eastAsiaTheme="minorHAnsi"/>
        </w:rPr>
        <w:t>SOCKET</w:t>
      </w:r>
      <w:r w:rsidRPr="001605E7">
        <w:rPr>
          <w:rFonts w:eastAsiaTheme="minorHAnsi"/>
        </w:rPr>
        <w:t xml:space="preserve">-less </w:t>
      </w:r>
      <w:r w:rsidR="00496694" w:rsidRPr="001605E7">
        <w:rPr>
          <w:rFonts w:eastAsiaTheme="minorHAnsi"/>
        </w:rPr>
        <w:t>Command</w:t>
      </w:r>
      <w:r w:rsidR="009C6F62" w:rsidRPr="001605E7">
        <w:rPr>
          <w:rFonts w:eastAsiaTheme="minorHAnsi"/>
        </w:rPr>
        <w:t xml:space="preserve"> Register)</w:t>
      </w:r>
    </w:p>
    <w:p w14:paraId="13436F3A" w14:textId="3FE71C66" w:rsidR="00DD12E3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A90613" w:rsidRPr="001605E7">
        <w:rPr>
          <w:rFonts w:eastAsiaTheme="minorHAnsi"/>
        </w:rPr>
        <w:t>RW</w:t>
      </w:r>
      <w:r w:rsidR="009C6F62" w:rsidRPr="001605E7">
        <w:rPr>
          <w:rFonts w:eastAsiaTheme="minorHAnsi"/>
        </w:rPr>
        <w:t>] [</w:t>
      </w:r>
      <w:r w:rsidR="002F0FDD" w:rsidRPr="001605E7">
        <w:rPr>
          <w:rFonts w:eastAsiaTheme="minorHAnsi"/>
        </w:rPr>
        <w:t>0x004C</w:t>
      </w:r>
      <w:r w:rsidR="009C6F62" w:rsidRPr="001605E7">
        <w:rPr>
          <w:rFonts w:eastAsiaTheme="minorHAnsi"/>
        </w:rPr>
        <w:t>] [</w:t>
      </w:r>
      <w:r w:rsidR="002F0FDD" w:rsidRPr="001605E7">
        <w:rPr>
          <w:rFonts w:eastAsiaTheme="minorHAnsi"/>
        </w:rPr>
        <w:t>0x00</w:t>
      </w:r>
      <w:r w:rsidR="009C6F62" w:rsidRPr="001605E7">
        <w:rPr>
          <w:rFonts w:eastAsiaTheme="minorHAnsi"/>
        </w:rPr>
        <w:t>]</w:t>
      </w:r>
    </w:p>
    <w:p w14:paraId="4B93EA78" w14:textId="77777777" w:rsidR="00A76091" w:rsidRPr="001605E7" w:rsidRDefault="00A76091">
      <w:pPr>
        <w:pStyle w:val="11"/>
        <w:rPr>
          <w:ins w:id="413" w:author="becky" w:date="2017-09-01T16:04:00Z"/>
        </w:rPr>
        <w:pPrChange w:id="414" w:author="becky" w:date="2017-09-01T16:04:00Z">
          <w:pPr>
            <w:pStyle w:val="11"/>
            <w:numPr>
              <w:numId w:val="1"/>
            </w:numPr>
            <w:tabs>
              <w:tab w:val="num" w:pos="760"/>
            </w:tabs>
            <w:ind w:left="760" w:hanging="360"/>
          </w:pPr>
        </w:pPrChange>
      </w:pPr>
      <w:ins w:id="415" w:author="becky" w:date="2017-09-01T16:04:00Z">
        <w:r w:rsidRPr="001605E7">
          <w:t>SLCR</w:t>
        </w:r>
        <w:r w:rsidRPr="001605E7">
          <w:rPr>
            <w:rFonts w:hint="eastAsia"/>
          </w:rPr>
          <w:t>은</w:t>
        </w:r>
        <w:r w:rsidRPr="001605E7">
          <w:t xml:space="preserve"> </w:t>
        </w:r>
        <w:r w:rsidRPr="00A76091">
          <w:rPr>
            <w:rPrChange w:id="416" w:author="becky" w:date="2017-09-01T16:04:00Z">
              <w:rPr>
                <w:rFonts w:eastAsiaTheme="minorHAnsi"/>
              </w:rPr>
            </w:rPrChange>
          </w:rPr>
          <w:t>ARP</w:t>
        </w:r>
        <w:r w:rsidRPr="001605E7">
          <w:t xml:space="preserve"> </w:t>
        </w:r>
        <w:r w:rsidRPr="001605E7">
          <w:rPr>
            <w:rFonts w:hint="eastAsia"/>
          </w:rPr>
          <w:t>또는</w:t>
        </w:r>
        <w:r w:rsidRPr="001605E7">
          <w:t xml:space="preserve"> PING Request </w:t>
        </w:r>
        <w:r w:rsidRPr="001605E7">
          <w:rPr>
            <w:rFonts w:hint="eastAsia"/>
          </w:rPr>
          <w:t>전송</w:t>
        </w:r>
        <w:r w:rsidRPr="001605E7">
          <w:t xml:space="preserve"> Command</w:t>
        </w:r>
        <w:r w:rsidRPr="001605E7">
          <w:rPr>
            <w:rFonts w:hint="eastAsia"/>
          </w:rPr>
          <w:t>를</w:t>
        </w:r>
        <w:r w:rsidRPr="001605E7">
          <w:t xml:space="preserve"> </w:t>
        </w:r>
        <w:r w:rsidRPr="001605E7">
          <w:rPr>
            <w:rFonts w:hint="eastAsia"/>
          </w:rPr>
          <w:t>설정한다</w:t>
        </w:r>
        <w:r w:rsidRPr="001605E7">
          <w:t xml:space="preserve">. </w:t>
        </w:r>
        <w:r w:rsidRPr="001605E7">
          <w:rPr>
            <w:rFonts w:hint="eastAsia"/>
          </w:rPr>
          <w:t>각</w:t>
        </w:r>
        <w:r w:rsidRPr="001605E7">
          <w:t xml:space="preserve"> Command</w:t>
        </w:r>
        <w:r w:rsidRPr="001605E7">
          <w:rPr>
            <w:rFonts w:hint="eastAsia"/>
          </w:rPr>
          <w:t>는</w:t>
        </w:r>
        <w:r w:rsidRPr="001605E7">
          <w:t xml:space="preserve"> </w:t>
        </w:r>
        <w:r w:rsidRPr="001605E7">
          <w:rPr>
            <w:rFonts w:hint="eastAsia"/>
          </w:rPr>
          <w:t>동시에</w:t>
        </w:r>
        <w:r w:rsidRPr="001605E7">
          <w:t xml:space="preserve"> </w:t>
        </w:r>
        <w:r w:rsidRPr="001605E7">
          <w:rPr>
            <w:rFonts w:hint="eastAsia"/>
          </w:rPr>
          <w:t>수행</w:t>
        </w:r>
        <w:r w:rsidRPr="001605E7">
          <w:t xml:space="preserve"> </w:t>
        </w:r>
        <w:r w:rsidRPr="001605E7">
          <w:rPr>
            <w:rFonts w:hint="eastAsia"/>
          </w:rPr>
          <w:t>될</w:t>
        </w:r>
        <w:r w:rsidRPr="001605E7">
          <w:t xml:space="preserve"> </w:t>
        </w:r>
        <w:r w:rsidRPr="001605E7">
          <w:rPr>
            <w:rFonts w:hint="eastAsia"/>
          </w:rPr>
          <w:t>수</w:t>
        </w:r>
        <w:r w:rsidRPr="001605E7">
          <w:t xml:space="preserve"> </w:t>
        </w:r>
        <w:r w:rsidRPr="001605E7">
          <w:rPr>
            <w:rFonts w:hint="eastAsia"/>
          </w:rPr>
          <w:t>없다</w:t>
        </w:r>
        <w:r w:rsidRPr="001605E7">
          <w:t xml:space="preserve">. </w:t>
        </w:r>
      </w:ins>
    </w:p>
    <w:p w14:paraId="0496D198" w14:textId="77777777" w:rsidR="00A76091" w:rsidRPr="001605E7" w:rsidRDefault="00A76091">
      <w:pPr>
        <w:pStyle w:val="11"/>
        <w:rPr>
          <w:ins w:id="417" w:author="becky" w:date="2017-09-01T16:04:00Z"/>
        </w:rPr>
        <w:pPrChange w:id="418" w:author="becky" w:date="2017-09-01T16:04:00Z">
          <w:pPr>
            <w:pStyle w:val="11"/>
            <w:numPr>
              <w:numId w:val="1"/>
            </w:numPr>
            <w:tabs>
              <w:tab w:val="num" w:pos="760"/>
            </w:tabs>
            <w:ind w:left="760" w:hanging="360"/>
          </w:pPr>
        </w:pPrChange>
      </w:pPr>
      <w:ins w:id="419" w:author="becky" w:date="2017-09-01T16:04:00Z">
        <w:r w:rsidRPr="00114DCA">
          <w:rPr>
            <w:rFonts w:hint="eastAsia"/>
          </w:rPr>
          <w:t>Command</w:t>
        </w:r>
        <w:r w:rsidRPr="00114DCA">
          <w:rPr>
            <w:rFonts w:hint="eastAsia"/>
          </w:rPr>
          <w:t>는</w:t>
        </w:r>
        <w:r w:rsidRPr="00114DCA">
          <w:rPr>
            <w:rFonts w:hint="eastAsia"/>
          </w:rPr>
          <w:t xml:space="preserve"> </w:t>
        </w:r>
        <w:r w:rsidRPr="00114DCA">
          <w:rPr>
            <w:rFonts w:hint="eastAsia"/>
          </w:rPr>
          <w:t>수행</w:t>
        </w:r>
        <w:r w:rsidRPr="00114DCA">
          <w:rPr>
            <w:rFonts w:hint="eastAsia"/>
          </w:rPr>
          <w:t xml:space="preserve"> </w:t>
        </w:r>
        <w:r w:rsidRPr="00114DCA">
          <w:rPr>
            <w:rFonts w:hint="eastAsia"/>
          </w:rPr>
          <w:t>완료</w:t>
        </w:r>
        <w:r w:rsidRPr="00114DCA">
          <w:rPr>
            <w:rFonts w:hint="eastAsia"/>
          </w:rPr>
          <w:t xml:space="preserve"> </w:t>
        </w:r>
        <w:r w:rsidRPr="00114DCA">
          <w:rPr>
            <w:rFonts w:hint="eastAsia"/>
          </w:rPr>
          <w:t>후</w:t>
        </w:r>
        <w:r w:rsidRPr="00114DCA">
          <w:rPr>
            <w:rFonts w:hint="eastAsia"/>
          </w:rPr>
          <w:t xml:space="preserve"> Auto Clear </w:t>
        </w:r>
        <w:r w:rsidRPr="00114DCA">
          <w:rPr>
            <w:rFonts w:hint="eastAsia"/>
          </w:rPr>
          <w:t>되며</w:t>
        </w:r>
        <w:r w:rsidRPr="00114DCA">
          <w:rPr>
            <w:rFonts w:hint="eastAsia"/>
          </w:rPr>
          <w:t>, Auto Clear</w:t>
        </w:r>
        <w:r w:rsidRPr="00114DCA">
          <w:rPr>
            <w:rFonts w:hint="eastAsia"/>
          </w:rPr>
          <w:t>전에는</w:t>
        </w:r>
        <w:r w:rsidRPr="00114DCA">
          <w:rPr>
            <w:rFonts w:hint="eastAsia"/>
          </w:rPr>
          <w:t xml:space="preserve"> </w:t>
        </w:r>
        <w:r w:rsidRPr="00114DCA">
          <w:rPr>
            <w:rFonts w:hint="eastAsia"/>
          </w:rPr>
          <w:t>다른</w:t>
        </w:r>
        <w:r w:rsidRPr="00114DCA">
          <w:rPr>
            <w:rFonts w:hint="eastAsia"/>
          </w:rPr>
          <w:t xml:space="preserve"> Command</w:t>
        </w:r>
        <w:r w:rsidRPr="00114DCA">
          <w:rPr>
            <w:rFonts w:hint="eastAsia"/>
          </w:rPr>
          <w:t>를</w:t>
        </w:r>
        <w:r w:rsidRPr="00114DCA">
          <w:rPr>
            <w:rFonts w:hint="eastAsia"/>
          </w:rPr>
          <w:t xml:space="preserve"> </w:t>
        </w:r>
        <w:r w:rsidRPr="00114DCA">
          <w:rPr>
            <w:rFonts w:hint="eastAsia"/>
          </w:rPr>
          <w:t>설정할</w:t>
        </w:r>
        <w:r w:rsidRPr="00114DCA">
          <w:rPr>
            <w:rFonts w:hint="eastAsia"/>
          </w:rPr>
          <w:t xml:space="preserve"> </w:t>
        </w:r>
        <w:r w:rsidRPr="00114DCA">
          <w:rPr>
            <w:rFonts w:hint="eastAsia"/>
          </w:rPr>
          <w:t>수</w:t>
        </w:r>
        <w:r w:rsidRPr="00114DCA">
          <w:rPr>
            <w:rFonts w:hint="eastAsia"/>
          </w:rPr>
          <w:t xml:space="preserve"> </w:t>
        </w:r>
        <w:r w:rsidRPr="00114DCA">
          <w:rPr>
            <w:rFonts w:hint="eastAsia"/>
          </w:rPr>
          <w:t>없다</w:t>
        </w:r>
        <w:r w:rsidRPr="00114DCA">
          <w:rPr>
            <w:rFonts w:hint="eastAsia"/>
          </w:rPr>
          <w:t>.</w:t>
        </w:r>
        <w:r>
          <w:t xml:space="preserve"> </w:t>
        </w:r>
        <w:r w:rsidRPr="001605E7">
          <w:t xml:space="preserve">Command </w:t>
        </w:r>
        <w:r w:rsidRPr="001605E7">
          <w:rPr>
            <w:rFonts w:hint="eastAsia"/>
          </w:rPr>
          <w:t>결과</w:t>
        </w:r>
        <w:r>
          <w:rPr>
            <w:rFonts w:hint="eastAsia"/>
          </w:rPr>
          <w:t>는</w:t>
        </w:r>
        <w:r>
          <w:rPr>
            <w:rFonts w:hint="eastAsia"/>
          </w:rPr>
          <w:t xml:space="preserve"> </w:t>
        </w:r>
        <w:r w:rsidRPr="001605E7">
          <w:t>SLIR(SOCKET-less Interrupt Register)</w:t>
        </w:r>
        <w:r w:rsidRPr="001605E7">
          <w:rPr>
            <w:rFonts w:hint="eastAsia"/>
          </w:rPr>
          <w:t>를</w:t>
        </w:r>
        <w:r w:rsidRPr="001605E7">
          <w:t xml:space="preserve"> </w:t>
        </w:r>
        <w:r w:rsidRPr="001605E7">
          <w:rPr>
            <w:rFonts w:hint="eastAsia"/>
          </w:rPr>
          <w:t>통해</w:t>
        </w:r>
        <w:r w:rsidRPr="001605E7">
          <w:t xml:space="preserve"> </w:t>
        </w:r>
        <w:r w:rsidRPr="001605E7">
          <w:rPr>
            <w:rFonts w:hint="eastAsia"/>
          </w:rPr>
          <w:t>알</w:t>
        </w:r>
        <w:r w:rsidRPr="001605E7">
          <w:t xml:space="preserve"> </w:t>
        </w:r>
        <w:r w:rsidRPr="001605E7">
          <w:rPr>
            <w:rFonts w:hint="eastAsia"/>
          </w:rPr>
          <w:t>수</w:t>
        </w:r>
        <w:r w:rsidRPr="001605E7">
          <w:t xml:space="preserve"> </w:t>
        </w:r>
        <w:r w:rsidRPr="001605E7">
          <w:rPr>
            <w:rFonts w:hint="eastAsia"/>
          </w:rPr>
          <w:t>있다</w:t>
        </w:r>
        <w:r w:rsidRPr="001605E7">
          <w:t>.</w:t>
        </w:r>
      </w:ins>
    </w:p>
    <w:p w14:paraId="61C22C74" w14:textId="5576813D" w:rsidR="00EE3206" w:rsidRPr="001605E7" w:rsidDel="00A76091" w:rsidRDefault="008F781E" w:rsidP="00155A42">
      <w:pPr>
        <w:pStyle w:val="11"/>
        <w:rPr>
          <w:del w:id="420" w:author="becky" w:date="2017-09-01T16:04:00Z"/>
          <w:rFonts w:eastAsiaTheme="minorHAnsi"/>
        </w:rPr>
      </w:pPr>
      <w:del w:id="421" w:author="becky" w:date="2017-09-01T16:04:00Z">
        <w:r w:rsidRPr="001605E7" w:rsidDel="00A76091">
          <w:rPr>
            <w:rFonts w:eastAsiaTheme="minorHAnsi"/>
          </w:rPr>
          <w:delText>SL</w:delText>
        </w:r>
        <w:r w:rsidR="00075F17" w:rsidRPr="001605E7" w:rsidDel="00A76091">
          <w:rPr>
            <w:rFonts w:eastAsiaTheme="minorHAnsi"/>
          </w:rPr>
          <w:delText>CR</w:delText>
        </w:r>
        <w:r w:rsidR="00075F17" w:rsidRPr="001605E7" w:rsidDel="00A76091">
          <w:rPr>
            <w:rFonts w:eastAsiaTheme="minorHAnsi" w:hint="eastAsia"/>
          </w:rPr>
          <w:delText>은</w:delText>
        </w:r>
        <w:r w:rsidR="00075F17" w:rsidRPr="001605E7" w:rsidDel="00A76091">
          <w:rPr>
            <w:rFonts w:eastAsiaTheme="minorHAnsi"/>
          </w:rPr>
          <w:delText xml:space="preserve"> ARP</w:delText>
        </w:r>
        <w:r w:rsidR="00EE3206" w:rsidRPr="001605E7" w:rsidDel="00A76091">
          <w:rPr>
            <w:rFonts w:eastAsiaTheme="minorHAnsi"/>
          </w:rPr>
          <w:delText xml:space="preserve"> </w:delText>
        </w:r>
        <w:r w:rsidR="00EE3206" w:rsidRPr="001605E7" w:rsidDel="00A76091">
          <w:rPr>
            <w:rFonts w:eastAsiaTheme="minorHAnsi" w:hint="eastAsia"/>
          </w:rPr>
          <w:delText>또는</w:delText>
        </w:r>
        <w:r w:rsidR="00EE3206" w:rsidRPr="001605E7" w:rsidDel="00A76091">
          <w:rPr>
            <w:rFonts w:eastAsiaTheme="minorHAnsi"/>
          </w:rPr>
          <w:delText xml:space="preserve"> </w:delText>
        </w:r>
        <w:r w:rsidR="00075F17" w:rsidRPr="001605E7" w:rsidDel="00A76091">
          <w:rPr>
            <w:rFonts w:eastAsiaTheme="minorHAnsi"/>
          </w:rPr>
          <w:delText xml:space="preserve">PING Request </w:delText>
        </w:r>
        <w:r w:rsidR="00135F79" w:rsidRPr="001605E7" w:rsidDel="00A76091">
          <w:rPr>
            <w:rFonts w:eastAsiaTheme="minorHAnsi" w:hint="eastAsia"/>
          </w:rPr>
          <w:delText>전송</w:delText>
        </w:r>
        <w:r w:rsidR="00135F79" w:rsidRPr="001605E7" w:rsidDel="00A76091">
          <w:rPr>
            <w:rFonts w:eastAsiaTheme="minorHAnsi"/>
          </w:rPr>
          <w:delText xml:space="preserve"> </w:delText>
        </w:r>
        <w:r w:rsidR="00075F17" w:rsidRPr="001605E7" w:rsidDel="00A76091">
          <w:rPr>
            <w:rFonts w:eastAsiaTheme="minorHAnsi"/>
          </w:rPr>
          <w:delText>Command</w:delText>
        </w:r>
        <w:r w:rsidR="00075F17" w:rsidRPr="001605E7" w:rsidDel="00A76091">
          <w:rPr>
            <w:rFonts w:eastAsiaTheme="minorHAnsi" w:hint="eastAsia"/>
          </w:rPr>
          <w:delText>를</w:delText>
        </w:r>
        <w:r w:rsidR="00075F17" w:rsidRPr="001605E7" w:rsidDel="00A76091">
          <w:rPr>
            <w:rFonts w:eastAsiaTheme="minorHAnsi"/>
          </w:rPr>
          <w:delText xml:space="preserve"> </w:delText>
        </w:r>
        <w:r w:rsidR="00075F17" w:rsidRPr="001605E7" w:rsidDel="00A76091">
          <w:rPr>
            <w:rFonts w:eastAsiaTheme="minorHAnsi" w:hint="eastAsia"/>
          </w:rPr>
          <w:delText>설정</w:delText>
        </w:r>
        <w:r w:rsidR="001219C7" w:rsidRPr="001605E7" w:rsidDel="00A76091">
          <w:rPr>
            <w:rFonts w:eastAsiaTheme="minorHAnsi" w:hint="eastAsia"/>
          </w:rPr>
          <w:delText>한다</w:delText>
        </w:r>
        <w:r w:rsidR="00075F17" w:rsidRPr="001605E7" w:rsidDel="00A76091">
          <w:rPr>
            <w:rFonts w:eastAsiaTheme="minorHAnsi"/>
          </w:rPr>
          <w:delText>.</w:delText>
        </w:r>
        <w:r w:rsidR="00EE3206" w:rsidRPr="001605E7" w:rsidDel="00A76091">
          <w:rPr>
            <w:rFonts w:eastAsiaTheme="minorHAnsi"/>
          </w:rPr>
          <w:delText xml:space="preserve"> </w:delText>
        </w:r>
        <w:r w:rsidR="00EE3206" w:rsidRPr="001605E7" w:rsidDel="00A76091">
          <w:rPr>
            <w:rFonts w:eastAsiaTheme="minorHAnsi" w:hint="eastAsia"/>
          </w:rPr>
          <w:delText>각</w:delText>
        </w:r>
        <w:r w:rsidR="00EE3206" w:rsidRPr="001605E7" w:rsidDel="00A76091">
          <w:rPr>
            <w:rFonts w:eastAsiaTheme="minorHAnsi"/>
          </w:rPr>
          <w:delText xml:space="preserve"> Command</w:delText>
        </w:r>
        <w:r w:rsidR="00EE3206" w:rsidRPr="001605E7" w:rsidDel="00A76091">
          <w:rPr>
            <w:rFonts w:eastAsiaTheme="minorHAnsi" w:hint="eastAsia"/>
          </w:rPr>
          <w:delText>는</w:delText>
        </w:r>
        <w:r w:rsidR="00EE3206" w:rsidRPr="001605E7" w:rsidDel="00A76091">
          <w:rPr>
            <w:rFonts w:eastAsiaTheme="minorHAnsi"/>
          </w:rPr>
          <w:delText xml:space="preserve"> </w:delText>
        </w:r>
        <w:r w:rsidR="00EE3206" w:rsidRPr="001605E7" w:rsidDel="00A76091">
          <w:rPr>
            <w:rFonts w:eastAsiaTheme="minorHAnsi" w:hint="eastAsia"/>
          </w:rPr>
          <w:delText>동시에</w:delText>
        </w:r>
        <w:r w:rsidR="00EE3206" w:rsidRPr="001605E7" w:rsidDel="00A76091">
          <w:rPr>
            <w:rFonts w:eastAsiaTheme="minorHAnsi"/>
          </w:rPr>
          <w:delText xml:space="preserve"> </w:delText>
        </w:r>
        <w:r w:rsidR="00EE3206" w:rsidRPr="001605E7" w:rsidDel="00A76091">
          <w:rPr>
            <w:rFonts w:eastAsiaTheme="minorHAnsi" w:hint="eastAsia"/>
          </w:rPr>
          <w:delText>수행</w:delText>
        </w:r>
        <w:r w:rsidR="00EE3206" w:rsidRPr="001605E7" w:rsidDel="00A76091">
          <w:rPr>
            <w:rFonts w:eastAsiaTheme="minorHAnsi"/>
          </w:rPr>
          <w:delText xml:space="preserve"> </w:delText>
        </w:r>
        <w:r w:rsidR="00EE3206" w:rsidRPr="001605E7" w:rsidDel="00A76091">
          <w:rPr>
            <w:rFonts w:eastAsiaTheme="minorHAnsi" w:hint="eastAsia"/>
          </w:rPr>
          <w:delText>될</w:delText>
        </w:r>
        <w:r w:rsidR="00EE3206" w:rsidRPr="001605E7" w:rsidDel="00A76091">
          <w:rPr>
            <w:rFonts w:eastAsiaTheme="minorHAnsi"/>
          </w:rPr>
          <w:delText xml:space="preserve"> </w:delText>
        </w:r>
        <w:r w:rsidR="00EE3206" w:rsidRPr="001605E7" w:rsidDel="00A76091">
          <w:rPr>
            <w:rFonts w:eastAsiaTheme="minorHAnsi" w:hint="eastAsia"/>
          </w:rPr>
          <w:delText>수</w:delText>
        </w:r>
        <w:r w:rsidR="00EE3206" w:rsidRPr="001605E7" w:rsidDel="00A76091">
          <w:rPr>
            <w:rFonts w:eastAsiaTheme="minorHAnsi"/>
          </w:rPr>
          <w:delText xml:space="preserve"> </w:delText>
        </w:r>
        <w:r w:rsidR="00EE3206" w:rsidRPr="001605E7" w:rsidDel="00A76091">
          <w:rPr>
            <w:rFonts w:eastAsiaTheme="minorHAnsi" w:hint="eastAsia"/>
          </w:rPr>
          <w:delText>없다</w:delText>
        </w:r>
        <w:r w:rsidR="00EE3206" w:rsidRPr="001605E7" w:rsidDel="00A76091">
          <w:rPr>
            <w:rFonts w:eastAsiaTheme="minorHAnsi"/>
          </w:rPr>
          <w:delText xml:space="preserve">. </w:delText>
        </w:r>
      </w:del>
    </w:p>
    <w:p w14:paraId="22962D13" w14:textId="1D331406" w:rsidR="00EE3206" w:rsidRPr="001605E7" w:rsidDel="00A76091" w:rsidRDefault="00135F79" w:rsidP="00155A42">
      <w:pPr>
        <w:pStyle w:val="11"/>
        <w:rPr>
          <w:del w:id="422" w:author="becky" w:date="2017-09-01T16:04:00Z"/>
          <w:rFonts w:eastAsiaTheme="minorHAnsi"/>
        </w:rPr>
      </w:pPr>
      <w:del w:id="423" w:author="becky" w:date="2017-09-01T16:04:00Z">
        <w:r w:rsidRPr="001605E7" w:rsidDel="00A76091">
          <w:rPr>
            <w:rFonts w:eastAsiaTheme="minorHAnsi"/>
          </w:rPr>
          <w:delText xml:space="preserve">Command </w:delText>
        </w:r>
        <w:r w:rsidR="008152D7" w:rsidRPr="001605E7" w:rsidDel="00A76091">
          <w:rPr>
            <w:rFonts w:eastAsiaTheme="minorHAnsi" w:hint="eastAsia"/>
          </w:rPr>
          <w:delText>결과</w:delText>
        </w:r>
        <w:r w:rsidR="008152D7" w:rsidRPr="001605E7" w:rsidDel="00A76091">
          <w:rPr>
            <w:rFonts w:eastAsiaTheme="minorHAnsi"/>
          </w:rPr>
          <w:delText xml:space="preserve"> </w:delText>
        </w:r>
        <w:r w:rsidR="008152D7" w:rsidRPr="001605E7" w:rsidDel="00A76091">
          <w:rPr>
            <w:rFonts w:eastAsiaTheme="minorHAnsi" w:hint="eastAsia"/>
          </w:rPr>
          <w:delText>성공</w:delText>
        </w:r>
        <w:r w:rsidR="008152D7" w:rsidRPr="001605E7" w:rsidDel="00A76091">
          <w:rPr>
            <w:rFonts w:eastAsiaTheme="minorHAnsi"/>
          </w:rPr>
          <w:delText xml:space="preserve"> </w:delText>
        </w:r>
        <w:r w:rsidR="008152D7" w:rsidRPr="001605E7" w:rsidDel="00A76091">
          <w:rPr>
            <w:rFonts w:eastAsiaTheme="minorHAnsi" w:hint="eastAsia"/>
          </w:rPr>
          <w:delText>여부</w:delText>
        </w:r>
        <w:r w:rsidRPr="001605E7" w:rsidDel="00A76091">
          <w:rPr>
            <w:rFonts w:eastAsiaTheme="minorHAnsi"/>
          </w:rPr>
          <w:delText>(Request</w:delText>
        </w:r>
        <w:r w:rsidRPr="001605E7" w:rsidDel="00A76091">
          <w:rPr>
            <w:rFonts w:eastAsiaTheme="minorHAnsi" w:hint="eastAsia"/>
          </w:rPr>
          <w:delText>에</w:delText>
        </w:r>
        <w:r w:rsidRPr="001605E7" w:rsidDel="00A76091">
          <w:rPr>
            <w:rFonts w:eastAsiaTheme="minorHAnsi"/>
          </w:rPr>
          <w:delText xml:space="preserve"> </w:delText>
        </w:r>
        <w:r w:rsidRPr="001605E7" w:rsidDel="00A76091">
          <w:rPr>
            <w:rFonts w:eastAsiaTheme="minorHAnsi" w:hint="eastAsia"/>
          </w:rPr>
          <w:delText>대한</w:delText>
        </w:r>
        <w:r w:rsidRPr="001605E7" w:rsidDel="00A76091">
          <w:rPr>
            <w:rFonts w:eastAsiaTheme="minorHAnsi"/>
          </w:rPr>
          <w:delText xml:space="preserve"> Reply </w:delText>
        </w:r>
        <w:r w:rsidRPr="001605E7" w:rsidDel="00A76091">
          <w:rPr>
            <w:rFonts w:eastAsiaTheme="minorHAnsi" w:hint="eastAsia"/>
          </w:rPr>
          <w:delText>수신</w:delText>
        </w:r>
        <w:r w:rsidR="008152D7" w:rsidRPr="001605E7" w:rsidDel="00A76091">
          <w:rPr>
            <w:rFonts w:eastAsiaTheme="minorHAnsi"/>
          </w:rPr>
          <w:delText>(</w:delText>
        </w:r>
        <w:r w:rsidR="008152D7" w:rsidRPr="001605E7" w:rsidDel="00A76091">
          <w:rPr>
            <w:rFonts w:eastAsiaTheme="minorHAnsi" w:hint="eastAsia"/>
          </w:rPr>
          <w:delText>성공</w:delText>
        </w:r>
        <w:r w:rsidR="008152D7" w:rsidRPr="001605E7" w:rsidDel="00A76091">
          <w:rPr>
            <w:rFonts w:eastAsiaTheme="minorHAnsi"/>
          </w:rPr>
          <w:delText>)</w:delText>
        </w:r>
        <w:r w:rsidRPr="001605E7" w:rsidDel="00A76091">
          <w:rPr>
            <w:rFonts w:eastAsiaTheme="minorHAnsi"/>
          </w:rPr>
          <w:delText xml:space="preserve"> </w:delText>
        </w:r>
        <w:r w:rsidRPr="001605E7" w:rsidDel="00A76091">
          <w:rPr>
            <w:rFonts w:eastAsiaTheme="minorHAnsi" w:hint="eastAsia"/>
          </w:rPr>
          <w:delText>또는</w:delText>
        </w:r>
        <w:r w:rsidRPr="001605E7" w:rsidDel="00A76091">
          <w:rPr>
            <w:rFonts w:eastAsiaTheme="minorHAnsi"/>
          </w:rPr>
          <w:delText xml:space="preserve"> Timeout </w:delText>
        </w:r>
        <w:r w:rsidRPr="001605E7" w:rsidDel="00A76091">
          <w:rPr>
            <w:rFonts w:eastAsiaTheme="minorHAnsi" w:hint="eastAsia"/>
          </w:rPr>
          <w:delText>발생</w:delText>
        </w:r>
        <w:r w:rsidR="008152D7" w:rsidRPr="001605E7" w:rsidDel="00A76091">
          <w:rPr>
            <w:rFonts w:eastAsiaTheme="minorHAnsi"/>
          </w:rPr>
          <w:delText>(</w:delText>
        </w:r>
        <w:r w:rsidR="008152D7" w:rsidRPr="001605E7" w:rsidDel="00A76091">
          <w:rPr>
            <w:rFonts w:eastAsiaTheme="minorHAnsi" w:hint="eastAsia"/>
          </w:rPr>
          <w:delText>실패</w:delText>
        </w:r>
        <w:r w:rsidR="008152D7" w:rsidRPr="001605E7" w:rsidDel="00A76091">
          <w:rPr>
            <w:rFonts w:eastAsiaTheme="minorHAnsi"/>
          </w:rPr>
          <w:delText>)</w:delText>
        </w:r>
        <w:r w:rsidRPr="001605E7" w:rsidDel="00A76091">
          <w:rPr>
            <w:rFonts w:eastAsiaTheme="minorHAnsi"/>
          </w:rPr>
          <w:delText>)</w:delText>
        </w:r>
        <w:r w:rsidR="008152D7" w:rsidRPr="001605E7" w:rsidDel="00A76091">
          <w:rPr>
            <w:rFonts w:eastAsiaTheme="minorHAnsi" w:hint="eastAsia"/>
          </w:rPr>
          <w:delText>를</w:delText>
        </w:r>
        <w:r w:rsidR="008152D7" w:rsidRPr="001605E7" w:rsidDel="00A76091">
          <w:rPr>
            <w:rFonts w:eastAsiaTheme="minorHAnsi"/>
          </w:rPr>
          <w:delText xml:space="preserve"> </w:delText>
        </w:r>
        <w:r w:rsidR="008152D7" w:rsidRPr="001605E7" w:rsidDel="00A76091">
          <w:rPr>
            <w:rFonts w:eastAsiaTheme="minorHAnsi" w:hint="eastAsia"/>
          </w:rPr>
          <w:delText>알기</w:delText>
        </w:r>
        <w:r w:rsidRPr="001605E7" w:rsidDel="00A76091">
          <w:rPr>
            <w:rFonts w:eastAsiaTheme="minorHAnsi"/>
          </w:rPr>
          <w:delText xml:space="preserve"> </w:delText>
        </w:r>
        <w:r w:rsidRPr="001605E7" w:rsidDel="00A76091">
          <w:rPr>
            <w:rFonts w:eastAsiaTheme="minorHAnsi" w:hint="eastAsia"/>
          </w:rPr>
          <w:delText>전까지</w:delText>
        </w:r>
        <w:r w:rsidR="001219C7" w:rsidRPr="001605E7" w:rsidDel="00A76091">
          <w:rPr>
            <w:rFonts w:eastAsiaTheme="minorHAnsi"/>
          </w:rPr>
          <w:delText xml:space="preserve">, </w:delText>
        </w:r>
        <w:r w:rsidR="001219C7" w:rsidRPr="001605E7" w:rsidDel="00A76091">
          <w:rPr>
            <w:rFonts w:eastAsiaTheme="minorHAnsi" w:hint="eastAsia"/>
          </w:rPr>
          <w:delText>다시</w:delText>
        </w:r>
        <w:r w:rsidR="001219C7" w:rsidRPr="001605E7" w:rsidDel="00A76091">
          <w:rPr>
            <w:rFonts w:eastAsiaTheme="minorHAnsi"/>
          </w:rPr>
          <w:delText xml:space="preserve"> Command</w:delText>
        </w:r>
        <w:r w:rsidR="001219C7" w:rsidRPr="001605E7" w:rsidDel="00A76091">
          <w:rPr>
            <w:rFonts w:eastAsiaTheme="minorHAnsi" w:hint="eastAsia"/>
          </w:rPr>
          <w:delText>를</w:delText>
        </w:r>
        <w:r w:rsidR="001219C7" w:rsidRPr="001605E7" w:rsidDel="00A76091">
          <w:rPr>
            <w:rFonts w:eastAsiaTheme="minorHAnsi"/>
          </w:rPr>
          <w:delText xml:space="preserve"> </w:delText>
        </w:r>
        <w:r w:rsidR="001219C7" w:rsidRPr="001605E7" w:rsidDel="00A76091">
          <w:rPr>
            <w:rFonts w:eastAsiaTheme="minorHAnsi" w:hint="eastAsia"/>
          </w:rPr>
          <w:delText>설정</w:delText>
        </w:r>
        <w:r w:rsidR="00E01E81" w:rsidDel="00A76091">
          <w:rPr>
            <w:rFonts w:eastAsiaTheme="minorHAnsi" w:hint="eastAsia"/>
          </w:rPr>
          <w:delText>할</w:delText>
        </w:r>
        <w:r w:rsidR="00E01E81" w:rsidDel="00A76091">
          <w:rPr>
            <w:rFonts w:eastAsiaTheme="minorHAnsi" w:hint="eastAsia"/>
          </w:rPr>
          <w:delText xml:space="preserve"> </w:delText>
        </w:r>
        <w:r w:rsidR="00E01E81" w:rsidDel="00A76091">
          <w:rPr>
            <w:rFonts w:eastAsiaTheme="minorHAnsi" w:hint="eastAsia"/>
          </w:rPr>
          <w:delText>수</w:delText>
        </w:r>
        <w:r w:rsidR="00E01E81" w:rsidDel="00A76091">
          <w:rPr>
            <w:rFonts w:eastAsiaTheme="minorHAnsi" w:hint="eastAsia"/>
          </w:rPr>
          <w:delText xml:space="preserve"> </w:delText>
        </w:r>
        <w:r w:rsidR="00E01E81" w:rsidDel="00A76091">
          <w:rPr>
            <w:rFonts w:eastAsiaTheme="minorHAnsi" w:hint="eastAsia"/>
          </w:rPr>
          <w:delText>없다</w:delText>
        </w:r>
        <w:r w:rsidR="00E01E81" w:rsidDel="00A76091">
          <w:rPr>
            <w:rFonts w:eastAsiaTheme="minorHAnsi" w:hint="eastAsia"/>
          </w:rPr>
          <w:delText>.</w:delText>
        </w:r>
        <w:r w:rsidRPr="001605E7" w:rsidDel="00A76091">
          <w:rPr>
            <w:rFonts w:eastAsiaTheme="minorHAnsi"/>
          </w:rPr>
          <w:delText xml:space="preserve"> </w:delText>
        </w:r>
        <w:r w:rsidR="00EE3206" w:rsidRPr="001605E7" w:rsidDel="00A76091">
          <w:rPr>
            <w:rFonts w:eastAsiaTheme="minorHAnsi"/>
          </w:rPr>
          <w:delText xml:space="preserve">Command </w:delText>
        </w:r>
        <w:r w:rsidR="008152D7" w:rsidRPr="001605E7" w:rsidDel="00A76091">
          <w:rPr>
            <w:rFonts w:eastAsiaTheme="minorHAnsi" w:hint="eastAsia"/>
          </w:rPr>
          <w:delText>결과</w:delText>
        </w:r>
        <w:r w:rsidR="008152D7" w:rsidRPr="001605E7" w:rsidDel="00A76091">
          <w:rPr>
            <w:rFonts w:eastAsiaTheme="minorHAnsi"/>
          </w:rPr>
          <w:delText xml:space="preserve"> </w:delText>
        </w:r>
        <w:r w:rsidR="008152D7" w:rsidRPr="001605E7" w:rsidDel="00A76091">
          <w:rPr>
            <w:rFonts w:eastAsiaTheme="minorHAnsi" w:hint="eastAsia"/>
          </w:rPr>
          <w:delText>성공</w:delText>
        </w:r>
        <w:r w:rsidR="008152D7" w:rsidRPr="001605E7" w:rsidDel="00A76091">
          <w:rPr>
            <w:rFonts w:eastAsiaTheme="minorHAnsi"/>
          </w:rPr>
          <w:delText xml:space="preserve"> </w:delText>
        </w:r>
        <w:r w:rsidR="008152D7" w:rsidRPr="001605E7" w:rsidDel="00A76091">
          <w:rPr>
            <w:rFonts w:eastAsiaTheme="minorHAnsi" w:hint="eastAsia"/>
          </w:rPr>
          <w:delText>여부는</w:delText>
        </w:r>
        <w:r w:rsidR="00EE3206" w:rsidRPr="001605E7" w:rsidDel="00A76091">
          <w:rPr>
            <w:rFonts w:eastAsiaTheme="minorHAnsi"/>
          </w:rPr>
          <w:delText xml:space="preserve"> </w:delText>
        </w:r>
        <w:r w:rsidR="008F781E" w:rsidRPr="001605E7" w:rsidDel="00A76091">
          <w:rPr>
            <w:rFonts w:eastAsiaTheme="minorHAnsi"/>
          </w:rPr>
          <w:delText>SL</w:delText>
        </w:r>
        <w:r w:rsidR="00EE3206" w:rsidRPr="001605E7" w:rsidDel="00A76091">
          <w:rPr>
            <w:rFonts w:eastAsiaTheme="minorHAnsi"/>
          </w:rPr>
          <w:delText>IR(</w:delText>
        </w:r>
        <w:r w:rsidR="00053E69" w:rsidRPr="001605E7" w:rsidDel="00A76091">
          <w:rPr>
            <w:rFonts w:eastAsiaTheme="minorHAnsi"/>
          </w:rPr>
          <w:delText>SOCKET</w:delText>
        </w:r>
        <w:r w:rsidR="008F781E" w:rsidRPr="001605E7" w:rsidDel="00A76091">
          <w:rPr>
            <w:rFonts w:eastAsiaTheme="minorHAnsi"/>
          </w:rPr>
          <w:delText>-less</w:delText>
        </w:r>
        <w:r w:rsidR="00EE3206" w:rsidRPr="001605E7" w:rsidDel="00A76091">
          <w:rPr>
            <w:rFonts w:eastAsiaTheme="minorHAnsi"/>
          </w:rPr>
          <w:delText xml:space="preserve"> Interrupt Register)</w:delText>
        </w:r>
        <w:r w:rsidR="00EE3206" w:rsidRPr="001605E7" w:rsidDel="00A76091">
          <w:rPr>
            <w:rFonts w:eastAsiaTheme="minorHAnsi" w:hint="eastAsia"/>
          </w:rPr>
          <w:delText>를</w:delText>
        </w:r>
        <w:r w:rsidR="00EE3206" w:rsidRPr="001605E7" w:rsidDel="00A76091">
          <w:rPr>
            <w:rFonts w:eastAsiaTheme="minorHAnsi"/>
          </w:rPr>
          <w:delText xml:space="preserve"> </w:delText>
        </w:r>
        <w:r w:rsidR="00EE3206" w:rsidRPr="001605E7" w:rsidDel="00A76091">
          <w:rPr>
            <w:rFonts w:eastAsiaTheme="minorHAnsi" w:hint="eastAsia"/>
          </w:rPr>
          <w:delText>통해</w:delText>
        </w:r>
        <w:r w:rsidR="00EE3206" w:rsidRPr="001605E7" w:rsidDel="00A76091">
          <w:rPr>
            <w:rFonts w:eastAsiaTheme="minorHAnsi"/>
          </w:rPr>
          <w:delText xml:space="preserve"> </w:delText>
        </w:r>
        <w:r w:rsidR="00EE3206" w:rsidRPr="001605E7" w:rsidDel="00A76091">
          <w:rPr>
            <w:rFonts w:eastAsiaTheme="minorHAnsi" w:hint="eastAsia"/>
          </w:rPr>
          <w:delText>알</w:delText>
        </w:r>
        <w:r w:rsidR="00EE3206" w:rsidRPr="001605E7" w:rsidDel="00A76091">
          <w:rPr>
            <w:rFonts w:eastAsiaTheme="minorHAnsi"/>
          </w:rPr>
          <w:delText xml:space="preserve"> </w:delText>
        </w:r>
        <w:r w:rsidR="00EE3206" w:rsidRPr="001605E7" w:rsidDel="00A76091">
          <w:rPr>
            <w:rFonts w:eastAsiaTheme="minorHAnsi" w:hint="eastAsia"/>
          </w:rPr>
          <w:delText>수</w:delText>
        </w:r>
        <w:r w:rsidR="00EE3206" w:rsidRPr="001605E7" w:rsidDel="00A76091">
          <w:rPr>
            <w:rFonts w:eastAsiaTheme="minorHAnsi"/>
          </w:rPr>
          <w:delText xml:space="preserve"> </w:delText>
        </w:r>
        <w:r w:rsidR="00EE3206" w:rsidRPr="001605E7" w:rsidDel="00A76091">
          <w:rPr>
            <w:rFonts w:eastAsiaTheme="minorHAnsi" w:hint="eastAsia"/>
          </w:rPr>
          <w:delText>있다</w:delText>
        </w:r>
        <w:r w:rsidR="00EE3206" w:rsidRPr="001605E7" w:rsidDel="00A76091">
          <w:rPr>
            <w:rFonts w:eastAsiaTheme="minorHAnsi"/>
          </w:rPr>
          <w:delText>.</w:delText>
        </w:r>
      </w:del>
    </w:p>
    <w:p w14:paraId="2C032EB9" w14:textId="77777777" w:rsidR="008347ED" w:rsidRPr="001605E7" w:rsidRDefault="008347ED" w:rsidP="00155A42">
      <w:pPr>
        <w:pStyle w:val="11"/>
        <w:rPr>
          <w:rFonts w:eastAsiaTheme="minorHAnsi"/>
        </w:rPr>
      </w:pPr>
    </w:p>
    <w:tbl>
      <w:tblPr>
        <w:tblStyle w:val="af3"/>
        <w:tblW w:w="5000" w:type="pct"/>
        <w:jc w:val="center"/>
        <w:tblLook w:val="04A0" w:firstRow="1" w:lastRow="0" w:firstColumn="1" w:lastColumn="0" w:noHBand="0" w:noVBand="1"/>
      </w:tblPr>
      <w:tblGrid>
        <w:gridCol w:w="1064"/>
        <w:gridCol w:w="1063"/>
        <w:gridCol w:w="1063"/>
        <w:gridCol w:w="1063"/>
        <w:gridCol w:w="1063"/>
        <w:gridCol w:w="1063"/>
        <w:gridCol w:w="1063"/>
        <w:gridCol w:w="1063"/>
      </w:tblGrid>
      <w:tr w:rsidR="009C6F62" w:rsidRPr="00546234" w14:paraId="5BA76B7F" w14:textId="77777777" w:rsidTr="00006930">
        <w:trPr>
          <w:jc w:val="center"/>
        </w:trPr>
        <w:tc>
          <w:tcPr>
            <w:tcW w:w="625" w:type="pct"/>
            <w:tcBorders>
              <w:top w:val="nil"/>
              <w:left w:val="nil"/>
              <w:right w:val="nil"/>
            </w:tcBorders>
          </w:tcPr>
          <w:p w14:paraId="11244035" w14:textId="77777777" w:rsidR="009C6F62" w:rsidRPr="001605E7" w:rsidRDefault="009C6F62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7</w:t>
            </w:r>
          </w:p>
        </w:tc>
        <w:tc>
          <w:tcPr>
            <w:tcW w:w="625" w:type="pct"/>
            <w:tcBorders>
              <w:top w:val="nil"/>
              <w:left w:val="nil"/>
              <w:right w:val="nil"/>
            </w:tcBorders>
          </w:tcPr>
          <w:p w14:paraId="36BFF24B" w14:textId="77777777" w:rsidR="009C6F62" w:rsidRPr="001605E7" w:rsidRDefault="009C6F62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6</w:t>
            </w:r>
          </w:p>
        </w:tc>
        <w:tc>
          <w:tcPr>
            <w:tcW w:w="625" w:type="pct"/>
            <w:tcBorders>
              <w:top w:val="nil"/>
              <w:left w:val="nil"/>
              <w:right w:val="nil"/>
            </w:tcBorders>
          </w:tcPr>
          <w:p w14:paraId="7CBEF432" w14:textId="77777777" w:rsidR="009C6F62" w:rsidRPr="001605E7" w:rsidRDefault="009C6F62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5</w:t>
            </w:r>
          </w:p>
        </w:tc>
        <w:tc>
          <w:tcPr>
            <w:tcW w:w="625" w:type="pct"/>
            <w:tcBorders>
              <w:top w:val="nil"/>
              <w:left w:val="nil"/>
              <w:right w:val="nil"/>
            </w:tcBorders>
          </w:tcPr>
          <w:p w14:paraId="44AB10E8" w14:textId="77777777" w:rsidR="009C6F62" w:rsidRPr="001605E7" w:rsidRDefault="009C6F62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4</w:t>
            </w:r>
          </w:p>
        </w:tc>
        <w:tc>
          <w:tcPr>
            <w:tcW w:w="625" w:type="pct"/>
            <w:tcBorders>
              <w:top w:val="nil"/>
              <w:left w:val="nil"/>
              <w:right w:val="nil"/>
            </w:tcBorders>
          </w:tcPr>
          <w:p w14:paraId="71B4801A" w14:textId="77777777" w:rsidR="009C6F62" w:rsidRPr="001605E7" w:rsidRDefault="009C6F62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3</w:t>
            </w:r>
          </w:p>
        </w:tc>
        <w:tc>
          <w:tcPr>
            <w:tcW w:w="625" w:type="pct"/>
            <w:tcBorders>
              <w:top w:val="nil"/>
              <w:left w:val="nil"/>
              <w:right w:val="nil"/>
            </w:tcBorders>
          </w:tcPr>
          <w:p w14:paraId="34A34DE5" w14:textId="77777777" w:rsidR="009C6F62" w:rsidRPr="001605E7" w:rsidRDefault="009C6F62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2</w:t>
            </w:r>
          </w:p>
        </w:tc>
        <w:tc>
          <w:tcPr>
            <w:tcW w:w="625" w:type="pct"/>
            <w:tcBorders>
              <w:top w:val="nil"/>
              <w:left w:val="nil"/>
              <w:right w:val="nil"/>
            </w:tcBorders>
          </w:tcPr>
          <w:p w14:paraId="77F02C1F" w14:textId="77777777" w:rsidR="009C6F62" w:rsidRPr="001605E7" w:rsidRDefault="009C6F62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</w:t>
            </w:r>
          </w:p>
        </w:tc>
        <w:tc>
          <w:tcPr>
            <w:tcW w:w="626" w:type="pct"/>
            <w:tcBorders>
              <w:top w:val="nil"/>
              <w:left w:val="nil"/>
              <w:right w:val="nil"/>
            </w:tcBorders>
          </w:tcPr>
          <w:p w14:paraId="53D98A9C" w14:textId="77777777" w:rsidR="009C6F62" w:rsidRPr="001605E7" w:rsidRDefault="009C6F62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</w:t>
            </w:r>
          </w:p>
        </w:tc>
      </w:tr>
      <w:tr w:rsidR="009C6F62" w:rsidRPr="00546234" w14:paraId="585D07B9" w14:textId="77777777" w:rsidTr="00006930">
        <w:trPr>
          <w:jc w:val="center"/>
        </w:trPr>
        <w:tc>
          <w:tcPr>
            <w:tcW w:w="625" w:type="pct"/>
            <w:shd w:val="clear" w:color="auto" w:fill="D9D9D9" w:themeFill="background1" w:themeFillShade="D9"/>
          </w:tcPr>
          <w:p w14:paraId="40D3C566" w14:textId="690465BA" w:rsidR="009C6F62" w:rsidRPr="001605E7" w:rsidRDefault="00F74E42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625" w:type="pct"/>
            <w:shd w:val="clear" w:color="auto" w:fill="D9D9D9" w:themeFill="background1" w:themeFillShade="D9"/>
          </w:tcPr>
          <w:p w14:paraId="1748A0DD" w14:textId="68BF823C" w:rsidR="009C6F62" w:rsidRPr="001605E7" w:rsidRDefault="00F74E42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625" w:type="pct"/>
            <w:shd w:val="clear" w:color="auto" w:fill="D9D9D9" w:themeFill="background1" w:themeFillShade="D9"/>
          </w:tcPr>
          <w:p w14:paraId="58500AB6" w14:textId="15F426B2" w:rsidR="009C6F62" w:rsidRPr="001605E7" w:rsidRDefault="00F74E42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625" w:type="pct"/>
            <w:shd w:val="clear" w:color="auto" w:fill="D9D9D9" w:themeFill="background1" w:themeFillShade="D9"/>
          </w:tcPr>
          <w:p w14:paraId="11B7CC73" w14:textId="527D278C" w:rsidR="009C6F62" w:rsidRPr="001605E7" w:rsidRDefault="00F74E42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625" w:type="pct"/>
            <w:shd w:val="clear" w:color="auto" w:fill="D9D9D9" w:themeFill="background1" w:themeFillShade="D9"/>
          </w:tcPr>
          <w:p w14:paraId="532B1392" w14:textId="2662F822" w:rsidR="009C6F62" w:rsidRPr="001605E7" w:rsidRDefault="00F74E42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625" w:type="pct"/>
            <w:shd w:val="clear" w:color="auto" w:fill="D9D9D9" w:themeFill="background1" w:themeFillShade="D9"/>
          </w:tcPr>
          <w:p w14:paraId="369A9FEE" w14:textId="3DD5F4C3" w:rsidR="009C6F62" w:rsidRPr="001605E7" w:rsidRDefault="00F74E42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625" w:type="pct"/>
          </w:tcPr>
          <w:p w14:paraId="64F649C5" w14:textId="541BB075" w:rsidR="009C6F62" w:rsidRPr="001605E7" w:rsidRDefault="009C6F62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ARP</w:t>
            </w:r>
          </w:p>
        </w:tc>
        <w:tc>
          <w:tcPr>
            <w:tcW w:w="626" w:type="pct"/>
          </w:tcPr>
          <w:p w14:paraId="57790260" w14:textId="454D6D9E" w:rsidR="009C6F62" w:rsidRPr="001605E7" w:rsidRDefault="009C6F62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PING</w:t>
            </w:r>
          </w:p>
        </w:tc>
      </w:tr>
      <w:tr w:rsidR="008152D7" w:rsidRPr="00546234" w14:paraId="5644EB06" w14:textId="77777777" w:rsidTr="00006930">
        <w:trPr>
          <w:jc w:val="center"/>
        </w:trPr>
        <w:tc>
          <w:tcPr>
            <w:tcW w:w="625" w:type="pct"/>
            <w:shd w:val="clear" w:color="auto" w:fill="D9D9D9" w:themeFill="background1" w:themeFillShade="D9"/>
          </w:tcPr>
          <w:p w14:paraId="0E192478" w14:textId="3650EEF6" w:rsidR="008152D7" w:rsidRPr="001605E7" w:rsidDel="00F74E42" w:rsidRDefault="00006930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625" w:type="pct"/>
            <w:shd w:val="clear" w:color="auto" w:fill="D9D9D9" w:themeFill="background1" w:themeFillShade="D9"/>
          </w:tcPr>
          <w:p w14:paraId="7598CFA8" w14:textId="59EC30BA" w:rsidR="008152D7" w:rsidRPr="001605E7" w:rsidDel="00F74E42" w:rsidRDefault="00006930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625" w:type="pct"/>
            <w:shd w:val="clear" w:color="auto" w:fill="D9D9D9" w:themeFill="background1" w:themeFillShade="D9"/>
          </w:tcPr>
          <w:p w14:paraId="0263457D" w14:textId="551635D9" w:rsidR="008152D7" w:rsidRPr="001605E7" w:rsidDel="00F74E42" w:rsidRDefault="00006930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625" w:type="pct"/>
            <w:shd w:val="clear" w:color="auto" w:fill="D9D9D9" w:themeFill="background1" w:themeFillShade="D9"/>
          </w:tcPr>
          <w:p w14:paraId="356D7DCA" w14:textId="501C9D59" w:rsidR="008152D7" w:rsidRPr="001605E7" w:rsidDel="00F74E42" w:rsidRDefault="00006930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625" w:type="pct"/>
            <w:shd w:val="clear" w:color="auto" w:fill="D9D9D9" w:themeFill="background1" w:themeFillShade="D9"/>
          </w:tcPr>
          <w:p w14:paraId="447F7CC3" w14:textId="74CD3F2A" w:rsidR="008152D7" w:rsidRPr="001605E7" w:rsidDel="00F74E42" w:rsidRDefault="00006930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625" w:type="pct"/>
            <w:shd w:val="clear" w:color="auto" w:fill="D9D9D9" w:themeFill="background1" w:themeFillShade="D9"/>
          </w:tcPr>
          <w:p w14:paraId="69E20F2B" w14:textId="00FD1450" w:rsidR="008152D7" w:rsidRPr="001605E7" w:rsidDel="00F74E42" w:rsidRDefault="00006930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625" w:type="pct"/>
          </w:tcPr>
          <w:p w14:paraId="206CC5A8" w14:textId="2CF9375F" w:rsidR="008152D7" w:rsidRPr="001605E7" w:rsidDel="001219C7" w:rsidRDefault="008152D7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AC</w:t>
            </w:r>
          </w:p>
        </w:tc>
        <w:tc>
          <w:tcPr>
            <w:tcW w:w="626" w:type="pct"/>
          </w:tcPr>
          <w:p w14:paraId="07E77A21" w14:textId="6FCE0A74" w:rsidR="008152D7" w:rsidRPr="001605E7" w:rsidDel="001219C7" w:rsidRDefault="008152D7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AC</w:t>
            </w:r>
          </w:p>
        </w:tc>
      </w:tr>
    </w:tbl>
    <w:p w14:paraId="03FE1ECD" w14:textId="77777777" w:rsidR="009C6F62" w:rsidRPr="001605E7" w:rsidRDefault="009C6F62" w:rsidP="00155A42">
      <w:pPr>
        <w:pStyle w:val="11"/>
        <w:rPr>
          <w:rFonts w:eastAsiaTheme="minorHAnsi"/>
        </w:rPr>
      </w:pPr>
    </w:p>
    <w:tbl>
      <w:tblPr>
        <w:tblStyle w:val="af3"/>
        <w:tblW w:w="0" w:type="auto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680"/>
        <w:gridCol w:w="1134"/>
        <w:gridCol w:w="6521"/>
      </w:tblGrid>
      <w:tr w:rsidR="009C6F62" w:rsidRPr="00546234" w14:paraId="4AAA142F" w14:textId="77777777" w:rsidTr="001605E7">
        <w:trPr>
          <w:jc w:val="center"/>
        </w:trPr>
        <w:tc>
          <w:tcPr>
            <w:tcW w:w="680" w:type="dxa"/>
            <w:shd w:val="clear" w:color="auto" w:fill="EAE8DA"/>
          </w:tcPr>
          <w:p w14:paraId="46F042BD" w14:textId="77777777" w:rsidR="009C6F62" w:rsidRPr="001605E7" w:rsidRDefault="009C6F62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Bit</w:t>
            </w:r>
          </w:p>
        </w:tc>
        <w:tc>
          <w:tcPr>
            <w:tcW w:w="1134" w:type="dxa"/>
            <w:shd w:val="clear" w:color="auto" w:fill="EAE8DA"/>
          </w:tcPr>
          <w:p w14:paraId="0A3D2335" w14:textId="77777777" w:rsidR="009C6F62" w:rsidRPr="001605E7" w:rsidRDefault="009C6F62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Symbol</w:t>
            </w:r>
          </w:p>
        </w:tc>
        <w:tc>
          <w:tcPr>
            <w:tcW w:w="6521" w:type="dxa"/>
            <w:shd w:val="clear" w:color="auto" w:fill="EAE8DA"/>
          </w:tcPr>
          <w:p w14:paraId="667C53DC" w14:textId="77777777" w:rsidR="009C6F62" w:rsidRPr="001605E7" w:rsidRDefault="009C6F6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Description</w:t>
            </w:r>
          </w:p>
        </w:tc>
      </w:tr>
      <w:tr w:rsidR="009C6F62" w:rsidRPr="00546234" w14:paraId="3405A3D3" w14:textId="77777777" w:rsidTr="001605E7">
        <w:trPr>
          <w:jc w:val="center"/>
        </w:trPr>
        <w:tc>
          <w:tcPr>
            <w:tcW w:w="680" w:type="dxa"/>
            <w:vAlign w:val="center"/>
          </w:tcPr>
          <w:p w14:paraId="79D5332D" w14:textId="23059C2D" w:rsidR="009C6F62" w:rsidRPr="001605E7" w:rsidRDefault="00F74E42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[</w:t>
            </w:r>
            <w:r w:rsidR="009C6F62" w:rsidRPr="001605E7">
              <w:rPr>
                <w:rFonts w:eastAsiaTheme="minorHAnsi"/>
              </w:rPr>
              <w:t>7</w:t>
            </w:r>
            <w:r w:rsidRPr="001605E7">
              <w:rPr>
                <w:rFonts w:eastAsiaTheme="minorHAnsi"/>
              </w:rPr>
              <w:t>:2]</w:t>
            </w:r>
          </w:p>
        </w:tc>
        <w:tc>
          <w:tcPr>
            <w:tcW w:w="1134" w:type="dxa"/>
            <w:shd w:val="clear" w:color="auto" w:fill="EAE8DA"/>
            <w:vAlign w:val="center"/>
          </w:tcPr>
          <w:p w14:paraId="031938F7" w14:textId="46731C91" w:rsidR="009C6F62" w:rsidRPr="001605E7" w:rsidRDefault="00F74E42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6521" w:type="dxa"/>
          </w:tcPr>
          <w:p w14:paraId="79AB19B1" w14:textId="77777777" w:rsidR="009C6F62" w:rsidRPr="001605E7" w:rsidRDefault="009C6F6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Reserved</w:t>
            </w:r>
          </w:p>
        </w:tc>
      </w:tr>
      <w:tr w:rsidR="009C6F62" w:rsidRPr="00546234" w14:paraId="3D71966C" w14:textId="77777777" w:rsidTr="001605E7">
        <w:trPr>
          <w:jc w:val="center"/>
        </w:trPr>
        <w:tc>
          <w:tcPr>
            <w:tcW w:w="680" w:type="dxa"/>
            <w:vAlign w:val="center"/>
          </w:tcPr>
          <w:p w14:paraId="33F2DA59" w14:textId="77777777" w:rsidR="009C6F62" w:rsidRPr="001605E7" w:rsidRDefault="009C6F62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</w:t>
            </w:r>
          </w:p>
        </w:tc>
        <w:tc>
          <w:tcPr>
            <w:tcW w:w="1134" w:type="dxa"/>
            <w:shd w:val="clear" w:color="auto" w:fill="EAE8DA"/>
            <w:vAlign w:val="center"/>
          </w:tcPr>
          <w:p w14:paraId="06AF66F8" w14:textId="491BBC2B" w:rsidR="009C6F62" w:rsidRPr="001605E7" w:rsidRDefault="009C6F62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ARP</w:t>
            </w:r>
          </w:p>
        </w:tc>
        <w:tc>
          <w:tcPr>
            <w:tcW w:w="6521" w:type="dxa"/>
          </w:tcPr>
          <w:p w14:paraId="5888CF72" w14:textId="74482ADA" w:rsidR="008152D7" w:rsidRPr="001605E7" w:rsidRDefault="008152D7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Write </w:t>
            </w:r>
            <w:r w:rsidR="001219C7" w:rsidRPr="001605E7">
              <w:rPr>
                <w:rFonts w:eastAsiaTheme="minorHAnsi"/>
              </w:rPr>
              <w:t xml:space="preserve">1: </w:t>
            </w:r>
            <w:r w:rsidR="003008B6" w:rsidRPr="001605E7">
              <w:rPr>
                <w:rFonts w:eastAsiaTheme="minorHAnsi"/>
              </w:rPr>
              <w:t>ARP</w:t>
            </w:r>
            <w:r w:rsidR="001219C7" w:rsidRPr="001605E7">
              <w:rPr>
                <w:rFonts w:eastAsiaTheme="minorHAnsi"/>
              </w:rPr>
              <w:t xml:space="preserve"> Packet</w:t>
            </w:r>
            <w:r w:rsidR="001219C7" w:rsidRPr="001605E7">
              <w:rPr>
                <w:rFonts w:eastAsiaTheme="minorHAnsi" w:hint="eastAsia"/>
              </w:rPr>
              <w:t>을</w:t>
            </w:r>
            <w:r w:rsidR="001219C7" w:rsidRPr="001605E7">
              <w:rPr>
                <w:rFonts w:eastAsiaTheme="minorHAnsi"/>
              </w:rPr>
              <w:t xml:space="preserve"> </w:t>
            </w:r>
            <w:r w:rsidR="001219C7" w:rsidRPr="001605E7">
              <w:rPr>
                <w:rFonts w:eastAsiaTheme="minorHAnsi" w:hint="eastAsia"/>
              </w:rPr>
              <w:t>전송한다</w:t>
            </w:r>
            <w:r w:rsidR="001219C7" w:rsidRPr="001605E7">
              <w:rPr>
                <w:rFonts w:eastAsiaTheme="minorHAnsi"/>
              </w:rPr>
              <w:t>.</w:t>
            </w:r>
          </w:p>
          <w:p w14:paraId="120DFB62" w14:textId="0FA0F26C" w:rsidR="003008B6" w:rsidRPr="001605E7" w:rsidRDefault="008152D7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Read 1 : Command </w:t>
            </w:r>
            <w:r w:rsidRPr="001605E7">
              <w:rPr>
                <w:rFonts w:eastAsiaTheme="minorHAnsi" w:hint="eastAsia"/>
              </w:rPr>
              <w:t>수행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중</w:t>
            </w:r>
          </w:p>
        </w:tc>
      </w:tr>
      <w:tr w:rsidR="009C6F62" w:rsidRPr="00546234" w14:paraId="28C3686E" w14:textId="77777777" w:rsidTr="001605E7">
        <w:trPr>
          <w:jc w:val="center"/>
        </w:trPr>
        <w:tc>
          <w:tcPr>
            <w:tcW w:w="680" w:type="dxa"/>
            <w:vAlign w:val="center"/>
          </w:tcPr>
          <w:p w14:paraId="49A49370" w14:textId="77777777" w:rsidR="009C6F62" w:rsidRPr="001605E7" w:rsidRDefault="009C6F62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</w:t>
            </w:r>
          </w:p>
        </w:tc>
        <w:tc>
          <w:tcPr>
            <w:tcW w:w="1134" w:type="dxa"/>
            <w:shd w:val="clear" w:color="auto" w:fill="EAE8DA"/>
            <w:vAlign w:val="center"/>
          </w:tcPr>
          <w:p w14:paraId="49B9003C" w14:textId="2C80CB37" w:rsidR="009C6F62" w:rsidRPr="001605E7" w:rsidRDefault="009C6F62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PING</w:t>
            </w:r>
          </w:p>
        </w:tc>
        <w:tc>
          <w:tcPr>
            <w:tcW w:w="6521" w:type="dxa"/>
          </w:tcPr>
          <w:p w14:paraId="22CA1B6E" w14:textId="6400B660" w:rsidR="003008B6" w:rsidRPr="001605E7" w:rsidRDefault="008152D7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Write </w:t>
            </w:r>
            <w:r w:rsidR="001219C7" w:rsidRPr="001605E7">
              <w:rPr>
                <w:rFonts w:eastAsiaTheme="minorHAnsi"/>
              </w:rPr>
              <w:t xml:space="preserve">1: </w:t>
            </w:r>
            <w:r w:rsidR="003008B6" w:rsidRPr="001605E7">
              <w:rPr>
                <w:rFonts w:eastAsiaTheme="minorHAnsi"/>
              </w:rPr>
              <w:t>PING</w:t>
            </w:r>
            <w:r w:rsidR="001219C7" w:rsidRPr="001605E7">
              <w:rPr>
                <w:rFonts w:eastAsiaTheme="minorHAnsi"/>
              </w:rPr>
              <w:t xml:space="preserve"> Packet</w:t>
            </w:r>
            <w:r w:rsidR="001219C7" w:rsidRPr="001605E7">
              <w:rPr>
                <w:rFonts w:eastAsiaTheme="minorHAnsi" w:hint="eastAsia"/>
              </w:rPr>
              <w:t>을</w:t>
            </w:r>
            <w:r w:rsidR="001219C7" w:rsidRPr="001605E7">
              <w:rPr>
                <w:rFonts w:eastAsiaTheme="minorHAnsi"/>
              </w:rPr>
              <w:t xml:space="preserve"> </w:t>
            </w:r>
            <w:r w:rsidR="001219C7" w:rsidRPr="001605E7">
              <w:rPr>
                <w:rFonts w:eastAsiaTheme="minorHAnsi" w:hint="eastAsia"/>
              </w:rPr>
              <w:t>전송한다</w:t>
            </w:r>
            <w:r w:rsidR="001219C7" w:rsidRPr="001605E7">
              <w:rPr>
                <w:rFonts w:eastAsiaTheme="minorHAnsi"/>
              </w:rPr>
              <w:t>.</w:t>
            </w:r>
          </w:p>
          <w:p w14:paraId="594AE1C0" w14:textId="3E8B1E22" w:rsidR="008152D7" w:rsidRPr="001605E7" w:rsidRDefault="008152D7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Read 1 : Command </w:t>
            </w:r>
            <w:r w:rsidRPr="001605E7">
              <w:rPr>
                <w:rFonts w:eastAsiaTheme="minorHAnsi" w:hint="eastAsia"/>
              </w:rPr>
              <w:t>수행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중</w:t>
            </w:r>
          </w:p>
        </w:tc>
      </w:tr>
    </w:tbl>
    <w:p w14:paraId="6B8A0A17" w14:textId="77777777" w:rsidR="009C6F62" w:rsidRPr="001605E7" w:rsidRDefault="009C6F62" w:rsidP="00155A42">
      <w:pPr>
        <w:pStyle w:val="11"/>
        <w:rPr>
          <w:rFonts w:eastAsiaTheme="minorHAnsi"/>
        </w:rPr>
      </w:pPr>
    </w:p>
    <w:p w14:paraId="29B21529" w14:textId="3798D890" w:rsidR="00442EA4" w:rsidRPr="001605E7" w:rsidRDefault="008F781E" w:rsidP="00350C3B">
      <w:pPr>
        <w:pStyle w:val="41"/>
        <w:numPr>
          <w:ilvl w:val="0"/>
          <w:numId w:val="0"/>
        </w:numPr>
        <w:ind w:left="484"/>
        <w:rPr>
          <w:rFonts w:eastAsiaTheme="minorHAnsi"/>
        </w:rPr>
      </w:pPr>
      <w:r w:rsidRPr="001605E7">
        <w:rPr>
          <w:rFonts w:eastAsiaTheme="minorHAnsi"/>
        </w:rPr>
        <w:t>SLRTR</w:t>
      </w:r>
      <w:r w:rsidR="00640B1B" w:rsidRPr="001605E7">
        <w:rPr>
          <w:rFonts w:eastAsiaTheme="minorHAnsi"/>
        </w:rPr>
        <w:t xml:space="preserve"> </w:t>
      </w:r>
      <w:r w:rsidR="002F0FDD" w:rsidRPr="001605E7">
        <w:rPr>
          <w:rFonts w:eastAsiaTheme="minorHAnsi"/>
        </w:rPr>
        <w:t>(</w:t>
      </w:r>
      <w:r w:rsidR="00053E69" w:rsidRPr="001605E7">
        <w:rPr>
          <w:rFonts w:eastAsiaTheme="minorHAnsi"/>
        </w:rPr>
        <w:t>SOCKET</w:t>
      </w:r>
      <w:r w:rsidRPr="001605E7">
        <w:rPr>
          <w:rFonts w:eastAsiaTheme="minorHAnsi"/>
        </w:rPr>
        <w:t>-less</w:t>
      </w:r>
      <w:r w:rsidR="00327C90" w:rsidRPr="001605E7">
        <w:rPr>
          <w:rFonts w:eastAsiaTheme="minorHAnsi"/>
        </w:rPr>
        <w:t xml:space="preserve"> </w:t>
      </w:r>
      <w:r w:rsidR="00A351B4" w:rsidRPr="001605E7">
        <w:rPr>
          <w:rFonts w:eastAsiaTheme="minorHAnsi"/>
        </w:rPr>
        <w:t>Retransmission</w:t>
      </w:r>
      <w:r w:rsidR="002F0FDD" w:rsidRPr="001605E7">
        <w:rPr>
          <w:rFonts w:eastAsiaTheme="minorHAnsi"/>
        </w:rPr>
        <w:t xml:space="preserve"> Timer-value Register)</w:t>
      </w:r>
    </w:p>
    <w:p w14:paraId="2FE282AA" w14:textId="6FB46008" w:rsidR="00DD12E3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327C90" w:rsidRPr="001605E7">
        <w:rPr>
          <w:rFonts w:eastAsiaTheme="minorHAnsi"/>
        </w:rPr>
        <w:t>R</w:t>
      </w:r>
      <w:r w:rsidR="00A143E9" w:rsidRPr="001605E7">
        <w:rPr>
          <w:rFonts w:eastAsiaTheme="minorHAnsi"/>
        </w:rPr>
        <w:t>=</w:t>
      </w:r>
      <w:r w:rsidR="00327C90" w:rsidRPr="001605E7">
        <w:rPr>
          <w:rFonts w:eastAsiaTheme="minorHAnsi"/>
        </w:rPr>
        <w:t>W</w:t>
      </w:r>
      <w:r w:rsidR="002F0FDD" w:rsidRPr="001605E7">
        <w:rPr>
          <w:rFonts w:eastAsiaTheme="minorHAnsi"/>
        </w:rPr>
        <w:t>] [</w:t>
      </w:r>
      <w:r w:rsidR="00327C90" w:rsidRPr="001605E7">
        <w:rPr>
          <w:rFonts w:eastAsiaTheme="minorHAnsi"/>
        </w:rPr>
        <w:t>0x004D-0x004E</w:t>
      </w:r>
      <w:r w:rsidR="002F0FDD" w:rsidRPr="001605E7">
        <w:rPr>
          <w:rFonts w:eastAsiaTheme="minorHAnsi"/>
        </w:rPr>
        <w:t>] [</w:t>
      </w:r>
      <w:r w:rsidR="00327C90" w:rsidRPr="001605E7">
        <w:rPr>
          <w:rFonts w:eastAsiaTheme="minorHAnsi"/>
        </w:rPr>
        <w:t>0x07D0</w:t>
      </w:r>
      <w:r w:rsidR="002F0FDD" w:rsidRPr="001605E7">
        <w:rPr>
          <w:rFonts w:eastAsiaTheme="minorHAnsi"/>
        </w:rPr>
        <w:t>]</w:t>
      </w:r>
    </w:p>
    <w:p w14:paraId="3A211872" w14:textId="4DF236F4" w:rsidR="00075F17" w:rsidRPr="001605E7" w:rsidRDefault="008F781E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SL</w:t>
      </w:r>
      <w:r w:rsidR="00075F17" w:rsidRPr="001605E7">
        <w:rPr>
          <w:rFonts w:eastAsiaTheme="minorHAnsi"/>
        </w:rPr>
        <w:t>RTR</w:t>
      </w:r>
      <w:r w:rsidR="00075F17" w:rsidRPr="001605E7">
        <w:rPr>
          <w:rFonts w:eastAsiaTheme="minorHAnsi" w:hint="eastAsia"/>
        </w:rPr>
        <w:t>은</w:t>
      </w:r>
      <w:r w:rsidR="00075F17" w:rsidRPr="001605E7">
        <w:rPr>
          <w:rFonts w:eastAsiaTheme="minorHAnsi"/>
        </w:rPr>
        <w:t xml:space="preserve"> </w:t>
      </w:r>
      <w:r w:rsidRPr="001605E7">
        <w:rPr>
          <w:rFonts w:eastAsiaTheme="minorHAnsi"/>
        </w:rPr>
        <w:t>SL</w:t>
      </w:r>
      <w:r w:rsidR="00EE3206" w:rsidRPr="001605E7">
        <w:rPr>
          <w:rFonts w:eastAsiaTheme="minorHAnsi"/>
        </w:rPr>
        <w:t>CR</w:t>
      </w:r>
      <w:r w:rsidR="00075F17" w:rsidRPr="001605E7">
        <w:rPr>
          <w:rFonts w:eastAsiaTheme="minorHAnsi" w:hint="eastAsia"/>
        </w:rPr>
        <w:t>의</w:t>
      </w:r>
      <w:r w:rsidR="00075F17" w:rsidRPr="001605E7">
        <w:rPr>
          <w:rFonts w:eastAsiaTheme="minorHAnsi"/>
        </w:rPr>
        <w:t xml:space="preserve"> </w:t>
      </w:r>
      <w:r w:rsidR="00075F17" w:rsidRPr="001605E7">
        <w:rPr>
          <w:rFonts w:eastAsiaTheme="minorHAnsi" w:hint="eastAsia"/>
        </w:rPr>
        <w:t>재전송</w:t>
      </w:r>
      <w:r w:rsidR="00075F17" w:rsidRPr="001605E7">
        <w:rPr>
          <w:rFonts w:eastAsiaTheme="minorHAnsi"/>
        </w:rPr>
        <w:t xml:space="preserve"> </w:t>
      </w:r>
      <w:r w:rsidR="00075F17" w:rsidRPr="001605E7">
        <w:rPr>
          <w:rFonts w:eastAsiaTheme="minorHAnsi" w:hint="eastAsia"/>
        </w:rPr>
        <w:t>시간을</w:t>
      </w:r>
      <w:r w:rsidR="00075F17" w:rsidRPr="001605E7">
        <w:rPr>
          <w:rFonts w:eastAsiaTheme="minorHAnsi"/>
        </w:rPr>
        <w:t xml:space="preserve"> </w:t>
      </w:r>
      <w:r w:rsidR="00A351B4" w:rsidRPr="001605E7">
        <w:rPr>
          <w:rFonts w:eastAsiaTheme="minorHAnsi" w:hint="eastAsia"/>
        </w:rPr>
        <w:t>설정한다</w:t>
      </w:r>
      <w:r w:rsidR="00A351B4" w:rsidRPr="001605E7">
        <w:rPr>
          <w:rFonts w:eastAsiaTheme="minorHAnsi"/>
        </w:rPr>
        <w:t>.</w:t>
      </w:r>
      <w:r w:rsidR="00075F17" w:rsidRPr="001605E7">
        <w:rPr>
          <w:rFonts w:eastAsiaTheme="minorHAnsi"/>
        </w:rPr>
        <w:t xml:space="preserve"> </w:t>
      </w:r>
      <w:r w:rsidR="00075F17" w:rsidRPr="001605E7">
        <w:rPr>
          <w:rFonts w:eastAsiaTheme="minorHAnsi" w:hint="eastAsia"/>
        </w:rPr>
        <w:t>단위는</w:t>
      </w:r>
      <w:r w:rsidR="00075F17" w:rsidRPr="001605E7">
        <w:rPr>
          <w:rFonts w:eastAsiaTheme="minorHAnsi"/>
        </w:rPr>
        <w:t xml:space="preserve"> 100us</w:t>
      </w:r>
      <w:r w:rsidR="00075F17" w:rsidRPr="001605E7">
        <w:rPr>
          <w:rFonts w:eastAsiaTheme="minorHAnsi" w:hint="eastAsia"/>
        </w:rPr>
        <w:t>이다</w:t>
      </w:r>
      <w:r w:rsidR="00075F17" w:rsidRPr="001605E7">
        <w:rPr>
          <w:rFonts w:eastAsiaTheme="minorHAnsi"/>
        </w:rPr>
        <w:t xml:space="preserve">. </w:t>
      </w:r>
      <w:r w:rsidRPr="001605E7">
        <w:rPr>
          <w:rFonts w:eastAsiaTheme="minorHAnsi"/>
        </w:rPr>
        <w:t>SL</w:t>
      </w:r>
      <w:r w:rsidR="00075F17" w:rsidRPr="001605E7">
        <w:rPr>
          <w:rFonts w:eastAsiaTheme="minorHAnsi"/>
        </w:rPr>
        <w:t>CR</w:t>
      </w:r>
      <w:r w:rsidR="00075F17" w:rsidRPr="001605E7">
        <w:rPr>
          <w:rFonts w:eastAsiaTheme="minorHAnsi" w:hint="eastAsia"/>
        </w:rPr>
        <w:t>에</w:t>
      </w:r>
      <w:r w:rsidR="00075F17" w:rsidRPr="001605E7">
        <w:rPr>
          <w:rFonts w:eastAsiaTheme="minorHAnsi"/>
        </w:rPr>
        <w:t xml:space="preserve"> </w:t>
      </w:r>
      <w:r w:rsidR="00075F17" w:rsidRPr="001605E7">
        <w:rPr>
          <w:rFonts w:eastAsiaTheme="minorHAnsi" w:hint="eastAsia"/>
        </w:rPr>
        <w:t>의해</w:t>
      </w:r>
      <w:r w:rsidR="00075F17" w:rsidRPr="001605E7">
        <w:rPr>
          <w:rFonts w:eastAsiaTheme="minorHAnsi"/>
        </w:rPr>
        <w:t xml:space="preserve"> </w:t>
      </w:r>
      <w:r w:rsidR="00075F17" w:rsidRPr="001605E7">
        <w:rPr>
          <w:rFonts w:eastAsiaTheme="minorHAnsi" w:hint="eastAsia"/>
        </w:rPr>
        <w:t>전송된</w:t>
      </w:r>
      <w:r w:rsidR="00075F17" w:rsidRPr="001605E7">
        <w:rPr>
          <w:rFonts w:eastAsiaTheme="minorHAnsi"/>
        </w:rPr>
        <w:t xml:space="preserve"> ARP </w:t>
      </w:r>
      <w:r w:rsidR="00075F17" w:rsidRPr="001605E7">
        <w:rPr>
          <w:rFonts w:eastAsiaTheme="minorHAnsi" w:hint="eastAsia"/>
        </w:rPr>
        <w:t>또는</w:t>
      </w:r>
      <w:r w:rsidR="00075F17" w:rsidRPr="001605E7">
        <w:rPr>
          <w:rFonts w:eastAsiaTheme="minorHAnsi"/>
        </w:rPr>
        <w:t xml:space="preserve"> PING Request </w:t>
      </w:r>
      <w:r w:rsidRPr="001605E7">
        <w:rPr>
          <w:rFonts w:eastAsiaTheme="minorHAnsi"/>
        </w:rPr>
        <w:t>Packet</w:t>
      </w:r>
      <w:r w:rsidR="00075F17" w:rsidRPr="001605E7">
        <w:rPr>
          <w:rFonts w:eastAsiaTheme="minorHAnsi" w:hint="eastAsia"/>
        </w:rPr>
        <w:t>에</w:t>
      </w:r>
      <w:r w:rsidR="00075F17" w:rsidRPr="001605E7">
        <w:rPr>
          <w:rFonts w:eastAsiaTheme="minorHAnsi"/>
        </w:rPr>
        <w:t xml:space="preserve"> </w:t>
      </w:r>
      <w:r w:rsidR="00075F17" w:rsidRPr="001605E7">
        <w:rPr>
          <w:rFonts w:eastAsiaTheme="minorHAnsi" w:hint="eastAsia"/>
        </w:rPr>
        <w:t>대한</w:t>
      </w:r>
      <w:r w:rsidR="00075F17" w:rsidRPr="001605E7">
        <w:rPr>
          <w:rFonts w:eastAsiaTheme="minorHAnsi"/>
        </w:rPr>
        <w:t xml:space="preserve"> </w:t>
      </w:r>
      <w:r w:rsidR="00075F17" w:rsidRPr="001605E7">
        <w:rPr>
          <w:rFonts w:eastAsiaTheme="minorHAnsi" w:hint="eastAsia"/>
        </w:rPr>
        <w:t>응답이</w:t>
      </w:r>
      <w:r w:rsidR="00075F17" w:rsidRPr="001605E7">
        <w:rPr>
          <w:rFonts w:eastAsiaTheme="minorHAnsi"/>
        </w:rPr>
        <w:t xml:space="preserve"> </w:t>
      </w:r>
      <w:r w:rsidR="00075F17" w:rsidRPr="001605E7">
        <w:rPr>
          <w:rFonts w:eastAsiaTheme="minorHAnsi" w:hint="eastAsia"/>
        </w:rPr>
        <w:t>없는</w:t>
      </w:r>
      <w:r w:rsidR="00075F17" w:rsidRPr="001605E7">
        <w:rPr>
          <w:rFonts w:eastAsiaTheme="minorHAnsi"/>
        </w:rPr>
        <w:t xml:space="preserve"> </w:t>
      </w:r>
      <w:r w:rsidR="00075F17" w:rsidRPr="001605E7">
        <w:rPr>
          <w:rFonts w:eastAsiaTheme="minorHAnsi" w:hint="eastAsia"/>
        </w:rPr>
        <w:t>경우</w:t>
      </w:r>
      <w:r w:rsidR="00075F17" w:rsidRPr="001605E7">
        <w:rPr>
          <w:rFonts w:eastAsiaTheme="minorHAnsi"/>
        </w:rPr>
        <w:t xml:space="preserve"> </w:t>
      </w:r>
      <w:del w:id="424" w:author="becky" w:date="2017-09-01T15:58:00Z">
        <w:r w:rsidR="00A351B4" w:rsidRPr="001605E7" w:rsidDel="00A76091">
          <w:rPr>
            <w:rFonts w:eastAsiaTheme="minorHAnsi"/>
          </w:rPr>
          <w:delText>SLRCR(</w:delText>
        </w:r>
        <w:r w:rsidR="00053E69" w:rsidRPr="001605E7" w:rsidDel="00A76091">
          <w:rPr>
            <w:rFonts w:eastAsiaTheme="minorHAnsi"/>
          </w:rPr>
          <w:delText>SOCKET</w:delText>
        </w:r>
        <w:r w:rsidR="00A351B4" w:rsidRPr="001605E7" w:rsidDel="00A76091">
          <w:rPr>
            <w:rFonts w:eastAsiaTheme="minorHAnsi"/>
          </w:rPr>
          <w:delText xml:space="preserve">-less Retry Count-value Register) </w:delText>
        </w:r>
        <w:r w:rsidR="00A351B4" w:rsidRPr="001605E7" w:rsidDel="00A76091">
          <w:rPr>
            <w:rFonts w:eastAsiaTheme="minorHAnsi" w:hint="eastAsia"/>
          </w:rPr>
          <w:delText>값에</w:delText>
        </w:r>
        <w:r w:rsidR="00A351B4" w:rsidRPr="001605E7" w:rsidDel="00A76091">
          <w:rPr>
            <w:rFonts w:eastAsiaTheme="minorHAnsi"/>
          </w:rPr>
          <w:delText xml:space="preserve"> </w:delText>
        </w:r>
        <w:r w:rsidR="00A351B4" w:rsidRPr="001605E7" w:rsidDel="00A76091">
          <w:rPr>
            <w:rFonts w:eastAsiaTheme="minorHAnsi" w:hint="eastAsia"/>
          </w:rPr>
          <w:delText>따라</w:delText>
        </w:r>
        <w:r w:rsidR="00A351B4" w:rsidRPr="001605E7" w:rsidDel="00A76091">
          <w:rPr>
            <w:rFonts w:eastAsiaTheme="minorHAnsi"/>
          </w:rPr>
          <w:delText xml:space="preserve"> </w:delText>
        </w:r>
      </w:del>
      <w:r w:rsidR="00075F17" w:rsidRPr="001605E7">
        <w:rPr>
          <w:rFonts w:eastAsiaTheme="minorHAnsi" w:hint="eastAsia"/>
        </w:rPr>
        <w:t>자동으로</w:t>
      </w:r>
      <w:r w:rsidR="00075F17" w:rsidRPr="001605E7">
        <w:rPr>
          <w:rFonts w:eastAsiaTheme="minorHAnsi"/>
        </w:rPr>
        <w:t xml:space="preserve"> Request</w:t>
      </w:r>
      <w:r w:rsidR="00A351B4" w:rsidRPr="001605E7">
        <w:rPr>
          <w:rFonts w:eastAsiaTheme="minorHAnsi"/>
        </w:rPr>
        <w:t xml:space="preserve"> </w:t>
      </w:r>
      <w:r w:rsidRPr="001605E7">
        <w:rPr>
          <w:rFonts w:eastAsiaTheme="minorHAnsi"/>
        </w:rPr>
        <w:t>Packet</w:t>
      </w:r>
      <w:r w:rsidR="00075F17" w:rsidRPr="001605E7">
        <w:rPr>
          <w:rFonts w:eastAsiaTheme="minorHAnsi" w:hint="eastAsia"/>
        </w:rPr>
        <w:t>을</w:t>
      </w:r>
      <w:r w:rsidR="00075F17" w:rsidRPr="001605E7">
        <w:rPr>
          <w:rFonts w:eastAsiaTheme="minorHAnsi"/>
        </w:rPr>
        <w:t xml:space="preserve"> </w:t>
      </w:r>
      <w:r w:rsidR="00075F17" w:rsidRPr="001605E7">
        <w:rPr>
          <w:rFonts w:eastAsiaTheme="minorHAnsi" w:hint="eastAsia"/>
        </w:rPr>
        <w:t>재전송한다</w:t>
      </w:r>
      <w:r w:rsidR="00075F17" w:rsidRPr="001605E7">
        <w:rPr>
          <w:rFonts w:eastAsiaTheme="minorHAnsi"/>
        </w:rPr>
        <w:t>.</w:t>
      </w:r>
    </w:p>
    <w:p w14:paraId="622CAE63" w14:textId="6AB67287" w:rsidR="00075F17" w:rsidRPr="001605E7" w:rsidRDefault="00075F17" w:rsidP="00155A42">
      <w:pPr>
        <w:pStyle w:val="11"/>
        <w:rPr>
          <w:rFonts w:eastAsiaTheme="minorHAnsi"/>
        </w:rPr>
      </w:pPr>
      <w:r w:rsidRPr="001605E7">
        <w:rPr>
          <w:rFonts w:eastAsiaTheme="minorHAnsi" w:hint="eastAsia"/>
        </w:rPr>
        <w:t>자세한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내용은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/>
        </w:rPr>
        <w:fldChar w:fldCharType="begin"/>
      </w:r>
      <w:r w:rsidRPr="001605E7">
        <w:rPr>
          <w:rFonts w:eastAsiaTheme="minorHAnsi"/>
        </w:rPr>
        <w:instrText xml:space="preserve"> REF _Ref484683192 \w \h </w:instrText>
      </w:r>
      <w:r w:rsidR="00936BCA" w:rsidRPr="001605E7">
        <w:rPr>
          <w:rFonts w:eastAsiaTheme="minorHAnsi"/>
        </w:rPr>
        <w:instrText xml:space="preserve"> \* MERGEFORMAT </w:instrText>
      </w:r>
      <w:r w:rsidRPr="001605E7">
        <w:rPr>
          <w:rFonts w:eastAsiaTheme="minorHAnsi"/>
        </w:rPr>
      </w:r>
      <w:r w:rsidRPr="001605E7">
        <w:rPr>
          <w:rFonts w:eastAsiaTheme="minorHAnsi"/>
        </w:rPr>
        <w:fldChar w:fldCharType="separate"/>
      </w:r>
      <w:r w:rsidRPr="001605E7">
        <w:rPr>
          <w:rFonts w:eastAsiaTheme="minorHAnsi"/>
        </w:rPr>
        <w:t>5.6</w:t>
      </w:r>
      <w:r w:rsidRPr="001605E7">
        <w:rPr>
          <w:rFonts w:eastAsiaTheme="minorHAnsi"/>
        </w:rPr>
        <w:fldChar w:fldCharType="end"/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/>
        </w:rPr>
        <w:fldChar w:fldCharType="begin"/>
      </w:r>
      <w:r w:rsidRPr="001605E7">
        <w:rPr>
          <w:rFonts w:eastAsiaTheme="minorHAnsi"/>
        </w:rPr>
        <w:instrText xml:space="preserve"> REF _Ref484683201 \h </w:instrText>
      </w:r>
      <w:r w:rsidR="00936BCA" w:rsidRPr="001605E7">
        <w:rPr>
          <w:rFonts w:eastAsiaTheme="minorHAnsi"/>
        </w:rPr>
        <w:instrText xml:space="preserve"> \* MERGEFORMAT </w:instrText>
      </w:r>
      <w:r w:rsidRPr="001605E7">
        <w:rPr>
          <w:rFonts w:eastAsiaTheme="minorHAnsi"/>
        </w:rPr>
      </w:r>
      <w:r w:rsidRPr="001605E7">
        <w:rPr>
          <w:rFonts w:eastAsiaTheme="minorHAnsi"/>
        </w:rPr>
        <w:fldChar w:fldCharType="separate"/>
      </w:r>
      <w:r w:rsidRPr="001605E7">
        <w:rPr>
          <w:rFonts w:eastAsiaTheme="minorHAnsi"/>
        </w:rPr>
        <w:t>Request Command</w:t>
      </w:r>
      <w:r w:rsidRPr="001605E7">
        <w:rPr>
          <w:rFonts w:eastAsiaTheme="minorHAnsi"/>
        </w:rPr>
        <w:fldChar w:fldCharType="end"/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commentRangeStart w:id="425"/>
      <w:r w:rsidRPr="001605E7">
        <w:rPr>
          <w:rFonts w:eastAsiaTheme="minorHAnsi" w:hint="eastAsia"/>
        </w:rPr>
        <w:t>참조</w:t>
      </w:r>
      <w:commentRangeEnd w:id="425"/>
      <w:r w:rsidR="008C14F1">
        <w:rPr>
          <w:rStyle w:val="aff7"/>
          <w:rFonts w:ascii="바탕" w:eastAsia="바탕" w:hAnsi="Times New Roman" w:cs="Times New Roman"/>
        </w:rPr>
        <w:commentReference w:id="425"/>
      </w:r>
    </w:p>
    <w:p w14:paraId="753D45E7" w14:textId="77777777" w:rsidR="002F0FDD" w:rsidRPr="001605E7" w:rsidRDefault="002F0FDD" w:rsidP="00155A42">
      <w:pPr>
        <w:pStyle w:val="11"/>
        <w:rPr>
          <w:rFonts w:eastAsiaTheme="minorHAnsi"/>
        </w:rPr>
      </w:pPr>
    </w:p>
    <w:p w14:paraId="17FBD3A4" w14:textId="68917E88" w:rsidR="003D1CEF" w:rsidRPr="001605E7" w:rsidRDefault="002F0FDD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 xml:space="preserve">Ex) </w:t>
      </w:r>
      <w:r w:rsidR="003D1CEF" w:rsidRPr="001605E7">
        <w:rPr>
          <w:rFonts w:eastAsiaTheme="minorHAnsi"/>
        </w:rPr>
        <w:t>SLRTR = 5000</w:t>
      </w:r>
      <w:r w:rsidR="00DE32B6" w:rsidRPr="001605E7">
        <w:rPr>
          <w:rFonts w:eastAsiaTheme="minorHAnsi"/>
        </w:rPr>
        <w:t xml:space="preserve"> (0x1388</w:t>
      </w:r>
      <w:r w:rsidR="003D1CEF" w:rsidRPr="001605E7">
        <w:rPr>
          <w:rFonts w:eastAsiaTheme="minorHAnsi"/>
        </w:rPr>
        <w:t>),</w:t>
      </w:r>
    </w:p>
    <w:p w14:paraId="4AAFAB99" w14:textId="6C603F5B" w:rsidR="002F0FDD" w:rsidRPr="001605E7" w:rsidRDefault="003D1CEF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 xml:space="preserve">   5000</w:t>
      </w:r>
      <w:r w:rsidR="00DE32B6" w:rsidRPr="001605E7">
        <w:rPr>
          <w:rFonts w:eastAsiaTheme="minorHAnsi"/>
        </w:rPr>
        <w:t xml:space="preserve"> </w:t>
      </w:r>
      <w:r w:rsidRPr="001605E7">
        <w:rPr>
          <w:rFonts w:eastAsiaTheme="minorHAnsi"/>
        </w:rPr>
        <w:t>*</w:t>
      </w:r>
      <w:r w:rsidR="00DE32B6" w:rsidRPr="001605E7">
        <w:rPr>
          <w:rFonts w:eastAsiaTheme="minorHAnsi"/>
        </w:rPr>
        <w:t xml:space="preserve"> </w:t>
      </w:r>
      <w:r w:rsidRPr="001605E7">
        <w:rPr>
          <w:rFonts w:eastAsiaTheme="minorHAnsi"/>
        </w:rPr>
        <w:t>100us = 0.5s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1810"/>
        <w:gridCol w:w="1810"/>
      </w:tblGrid>
      <w:tr w:rsidR="00064047" w:rsidRPr="00546234" w14:paraId="6D1035A9" w14:textId="77777777" w:rsidTr="001605E7">
        <w:trPr>
          <w:jc w:val="center"/>
        </w:trPr>
        <w:tc>
          <w:tcPr>
            <w:tcW w:w="1810" w:type="dxa"/>
          </w:tcPr>
          <w:p w14:paraId="32427E5B" w14:textId="6A4BA96B" w:rsidR="00064047" w:rsidRPr="001605E7" w:rsidRDefault="00064047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SLRTR0(0x004D)</w:t>
            </w:r>
          </w:p>
        </w:tc>
        <w:tc>
          <w:tcPr>
            <w:tcW w:w="1810" w:type="dxa"/>
          </w:tcPr>
          <w:p w14:paraId="3BF625AD" w14:textId="2952E0C7" w:rsidR="00064047" w:rsidRPr="001605E7" w:rsidRDefault="00064047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SLRTR1(0x004E)</w:t>
            </w:r>
          </w:p>
        </w:tc>
      </w:tr>
      <w:tr w:rsidR="00064047" w:rsidRPr="00546234" w14:paraId="3A494850" w14:textId="77777777" w:rsidTr="001605E7">
        <w:trPr>
          <w:jc w:val="center"/>
        </w:trPr>
        <w:tc>
          <w:tcPr>
            <w:tcW w:w="1810" w:type="dxa"/>
          </w:tcPr>
          <w:p w14:paraId="4B900B17" w14:textId="77777777" w:rsidR="00064047" w:rsidRPr="001605E7" w:rsidRDefault="00064047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0x013</w:t>
            </w:r>
          </w:p>
        </w:tc>
        <w:tc>
          <w:tcPr>
            <w:tcW w:w="1810" w:type="dxa"/>
            <w:vAlign w:val="center"/>
          </w:tcPr>
          <w:p w14:paraId="70063C6E" w14:textId="77777777" w:rsidR="00064047" w:rsidRPr="001605E7" w:rsidRDefault="00064047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0x88</w:t>
            </w:r>
          </w:p>
        </w:tc>
      </w:tr>
    </w:tbl>
    <w:p w14:paraId="286804BF" w14:textId="77777777" w:rsidR="002F0FDD" w:rsidRPr="001605E7" w:rsidRDefault="002F0FDD" w:rsidP="00155A42">
      <w:pPr>
        <w:pStyle w:val="11"/>
        <w:rPr>
          <w:rFonts w:eastAsiaTheme="minorHAnsi"/>
        </w:rPr>
      </w:pPr>
    </w:p>
    <w:p w14:paraId="398AEB81" w14:textId="7DB8DCEF" w:rsidR="00442EA4" w:rsidRPr="001605E7" w:rsidRDefault="008F781E" w:rsidP="00350C3B">
      <w:pPr>
        <w:pStyle w:val="41"/>
        <w:numPr>
          <w:ilvl w:val="0"/>
          <w:numId w:val="0"/>
        </w:numPr>
        <w:ind w:left="484"/>
        <w:rPr>
          <w:rFonts w:eastAsiaTheme="minorHAnsi"/>
        </w:rPr>
      </w:pPr>
      <w:r w:rsidRPr="001605E7">
        <w:rPr>
          <w:rFonts w:eastAsiaTheme="minorHAnsi"/>
        </w:rPr>
        <w:t>SLRCR</w:t>
      </w:r>
      <w:r w:rsidR="00640B1B" w:rsidRPr="001605E7">
        <w:rPr>
          <w:rFonts w:eastAsiaTheme="minorHAnsi"/>
        </w:rPr>
        <w:t xml:space="preserve"> </w:t>
      </w:r>
      <w:r w:rsidR="002F0FDD" w:rsidRPr="001605E7">
        <w:rPr>
          <w:rFonts w:eastAsiaTheme="minorHAnsi"/>
        </w:rPr>
        <w:t>(</w:t>
      </w:r>
      <w:r w:rsidR="00053E69" w:rsidRPr="001605E7">
        <w:rPr>
          <w:rFonts w:eastAsiaTheme="minorHAnsi"/>
        </w:rPr>
        <w:t>SOCKET</w:t>
      </w:r>
      <w:r w:rsidRPr="001605E7">
        <w:rPr>
          <w:rFonts w:eastAsiaTheme="minorHAnsi"/>
        </w:rPr>
        <w:t xml:space="preserve">-less </w:t>
      </w:r>
      <w:r w:rsidR="002F0FDD" w:rsidRPr="001605E7">
        <w:rPr>
          <w:rFonts w:eastAsiaTheme="minorHAnsi"/>
        </w:rPr>
        <w:t>Retr</w:t>
      </w:r>
      <w:r w:rsidR="00A351B4" w:rsidRPr="001605E7">
        <w:rPr>
          <w:rFonts w:eastAsiaTheme="minorHAnsi"/>
        </w:rPr>
        <w:t>ansmission</w:t>
      </w:r>
      <w:r w:rsidR="002F0FDD" w:rsidRPr="001605E7">
        <w:rPr>
          <w:rFonts w:eastAsiaTheme="minorHAnsi"/>
        </w:rPr>
        <w:t xml:space="preserve"> Count-value Register)</w:t>
      </w:r>
    </w:p>
    <w:p w14:paraId="21797EB8" w14:textId="2E9F42A5" w:rsidR="00DD12E3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327C90" w:rsidRPr="001605E7">
        <w:rPr>
          <w:rFonts w:eastAsiaTheme="minorHAnsi"/>
        </w:rPr>
        <w:t>R</w:t>
      </w:r>
      <w:r w:rsidR="00A143E9" w:rsidRPr="001605E7">
        <w:rPr>
          <w:rFonts w:eastAsiaTheme="minorHAnsi"/>
        </w:rPr>
        <w:t>=</w:t>
      </w:r>
      <w:r w:rsidR="00327C90" w:rsidRPr="001605E7">
        <w:rPr>
          <w:rFonts w:eastAsiaTheme="minorHAnsi"/>
        </w:rPr>
        <w:t>W</w:t>
      </w:r>
      <w:r w:rsidR="002F0FDD" w:rsidRPr="001605E7">
        <w:rPr>
          <w:rFonts w:eastAsiaTheme="minorHAnsi"/>
        </w:rPr>
        <w:t>] [</w:t>
      </w:r>
      <w:r w:rsidR="00327C90" w:rsidRPr="001605E7">
        <w:rPr>
          <w:rFonts w:eastAsiaTheme="minorHAnsi"/>
        </w:rPr>
        <w:t>0x004F</w:t>
      </w:r>
      <w:r w:rsidR="002F0FDD" w:rsidRPr="001605E7">
        <w:rPr>
          <w:rFonts w:eastAsiaTheme="minorHAnsi"/>
        </w:rPr>
        <w:t>] [</w:t>
      </w:r>
      <w:r w:rsidR="00327C90" w:rsidRPr="001605E7">
        <w:rPr>
          <w:rFonts w:eastAsiaTheme="minorHAnsi"/>
        </w:rPr>
        <w:t>0x00</w:t>
      </w:r>
      <w:r w:rsidR="002F0FDD" w:rsidRPr="001605E7">
        <w:rPr>
          <w:rFonts w:eastAsiaTheme="minorHAnsi"/>
        </w:rPr>
        <w:t>]</w:t>
      </w:r>
    </w:p>
    <w:p w14:paraId="2531C7F3" w14:textId="09AA172D" w:rsidR="00075F17" w:rsidRPr="001605E7" w:rsidRDefault="00A351B4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SL</w:t>
      </w:r>
      <w:r w:rsidR="00075F17" w:rsidRPr="001605E7">
        <w:rPr>
          <w:rFonts w:eastAsiaTheme="minorHAnsi"/>
        </w:rPr>
        <w:t>RCR</w:t>
      </w:r>
      <w:r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SLCR</w:t>
      </w:r>
      <w:r w:rsidR="00075F17" w:rsidRPr="001605E7">
        <w:rPr>
          <w:rFonts w:eastAsiaTheme="minorHAnsi" w:hint="eastAsia"/>
        </w:rPr>
        <w:t>의</w:t>
      </w:r>
      <w:r w:rsidR="00075F17" w:rsidRPr="001605E7">
        <w:rPr>
          <w:rFonts w:eastAsiaTheme="minorHAnsi"/>
        </w:rPr>
        <w:t xml:space="preserve"> </w:t>
      </w:r>
      <w:r w:rsidR="00075F17" w:rsidRPr="001605E7">
        <w:rPr>
          <w:rFonts w:eastAsiaTheme="minorHAnsi" w:hint="eastAsia"/>
        </w:rPr>
        <w:t>재전송</w:t>
      </w:r>
      <w:r w:rsidR="00075F17" w:rsidRPr="001605E7">
        <w:rPr>
          <w:rFonts w:eastAsiaTheme="minorHAnsi"/>
        </w:rPr>
        <w:t xml:space="preserve"> </w:t>
      </w:r>
      <w:r w:rsidR="00075F17" w:rsidRPr="001605E7">
        <w:rPr>
          <w:rFonts w:eastAsiaTheme="minorHAnsi" w:hint="eastAsia"/>
        </w:rPr>
        <w:t>횟수를</w:t>
      </w:r>
      <w:r w:rsidR="00075F17" w:rsidRPr="001605E7">
        <w:rPr>
          <w:rFonts w:eastAsiaTheme="minorHAnsi"/>
        </w:rPr>
        <w:t xml:space="preserve"> </w:t>
      </w:r>
      <w:r w:rsidR="00075F17" w:rsidRPr="001605E7">
        <w:rPr>
          <w:rFonts w:eastAsiaTheme="minorHAnsi" w:hint="eastAsia"/>
        </w:rPr>
        <w:t>설정</w:t>
      </w:r>
      <w:r w:rsidRPr="001605E7">
        <w:rPr>
          <w:rFonts w:eastAsiaTheme="minorHAnsi" w:hint="eastAsia"/>
        </w:rPr>
        <w:t>한</w:t>
      </w:r>
      <w:r w:rsidR="00075F17" w:rsidRPr="001605E7">
        <w:rPr>
          <w:rFonts w:eastAsiaTheme="minorHAnsi" w:hint="eastAsia"/>
        </w:rPr>
        <w:t>다</w:t>
      </w:r>
      <w:r w:rsidR="00075F17" w:rsidRPr="001605E7">
        <w:rPr>
          <w:rFonts w:eastAsiaTheme="minorHAnsi"/>
        </w:rPr>
        <w:t xml:space="preserve">. </w:t>
      </w:r>
      <w:r w:rsidR="00075F17" w:rsidRPr="001605E7">
        <w:rPr>
          <w:rFonts w:eastAsiaTheme="minorHAnsi" w:hint="eastAsia"/>
        </w:rPr>
        <w:t>재전송</w:t>
      </w:r>
      <w:r w:rsidR="00075F17" w:rsidRPr="001605E7">
        <w:rPr>
          <w:rFonts w:eastAsiaTheme="minorHAnsi"/>
        </w:rPr>
        <w:t xml:space="preserve"> </w:t>
      </w:r>
      <w:r w:rsidR="00075F17" w:rsidRPr="001605E7">
        <w:rPr>
          <w:rFonts w:eastAsiaTheme="minorHAnsi" w:hint="eastAsia"/>
        </w:rPr>
        <w:t>횟수가</w:t>
      </w:r>
      <w:r w:rsidR="00075F17" w:rsidRPr="001605E7">
        <w:rPr>
          <w:rFonts w:eastAsiaTheme="minorHAnsi"/>
        </w:rPr>
        <w:t xml:space="preserve"> </w:t>
      </w:r>
      <w:r w:rsidRPr="001605E7">
        <w:rPr>
          <w:rFonts w:eastAsiaTheme="minorHAnsi"/>
        </w:rPr>
        <w:t>SL</w:t>
      </w:r>
      <w:r w:rsidR="00075F17" w:rsidRPr="001605E7">
        <w:rPr>
          <w:rFonts w:eastAsiaTheme="minorHAnsi"/>
        </w:rPr>
        <w:t>RCR</w:t>
      </w:r>
      <w:r w:rsidR="00075F17" w:rsidRPr="001605E7">
        <w:rPr>
          <w:rFonts w:eastAsiaTheme="minorHAnsi" w:hint="eastAsia"/>
        </w:rPr>
        <w:t>을</w:t>
      </w:r>
      <w:r w:rsidR="00075F17" w:rsidRPr="001605E7">
        <w:rPr>
          <w:rFonts w:eastAsiaTheme="minorHAnsi"/>
        </w:rPr>
        <w:t xml:space="preserve"> </w:t>
      </w:r>
      <w:r w:rsidR="00075F17" w:rsidRPr="001605E7">
        <w:rPr>
          <w:rFonts w:eastAsiaTheme="minorHAnsi" w:hint="eastAsia"/>
        </w:rPr>
        <w:t>초과하</w:t>
      </w:r>
      <w:r w:rsidR="00687234" w:rsidRPr="001605E7">
        <w:rPr>
          <w:rFonts w:eastAsiaTheme="minorHAnsi" w:hint="eastAsia"/>
        </w:rPr>
        <w:t>면</w:t>
      </w:r>
      <w:r w:rsidR="00075F17" w:rsidRPr="001605E7">
        <w:rPr>
          <w:rFonts w:eastAsiaTheme="minorHAnsi"/>
        </w:rPr>
        <w:t xml:space="preserve"> </w:t>
      </w:r>
      <w:r w:rsidR="00C043AD" w:rsidRPr="001605E7">
        <w:rPr>
          <w:rFonts w:eastAsiaTheme="minorHAnsi"/>
        </w:rPr>
        <w:t>SLIR[TIMEOUT] = ‘1’</w:t>
      </w:r>
      <w:r w:rsidR="00C043AD" w:rsidRPr="001605E7">
        <w:rPr>
          <w:rFonts w:eastAsiaTheme="minorHAnsi" w:hint="eastAsia"/>
        </w:rPr>
        <w:t>이</w:t>
      </w:r>
      <w:r w:rsidR="00C043AD" w:rsidRPr="001605E7">
        <w:rPr>
          <w:rFonts w:eastAsiaTheme="minorHAnsi"/>
        </w:rPr>
        <w:t xml:space="preserve"> </w:t>
      </w:r>
      <w:r w:rsidR="00C043AD" w:rsidRPr="001605E7">
        <w:rPr>
          <w:rFonts w:eastAsiaTheme="minorHAnsi" w:hint="eastAsia"/>
        </w:rPr>
        <w:t>된다</w:t>
      </w:r>
      <w:r w:rsidR="00075F17" w:rsidRPr="001605E7">
        <w:rPr>
          <w:rFonts w:eastAsiaTheme="minorHAnsi"/>
        </w:rPr>
        <w:t>.</w:t>
      </w:r>
    </w:p>
    <w:p w14:paraId="34F612C6" w14:textId="6CB08670" w:rsidR="00075F17" w:rsidRPr="001605E7" w:rsidRDefault="00075F17" w:rsidP="00155A42">
      <w:pPr>
        <w:pStyle w:val="11"/>
        <w:rPr>
          <w:rFonts w:eastAsiaTheme="minorHAnsi"/>
        </w:rPr>
      </w:pPr>
      <w:r w:rsidRPr="001605E7">
        <w:rPr>
          <w:rFonts w:eastAsiaTheme="minorHAnsi" w:hint="eastAsia"/>
        </w:rPr>
        <w:t>자세한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내용은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/>
        </w:rPr>
        <w:fldChar w:fldCharType="begin"/>
      </w:r>
      <w:r w:rsidRPr="001605E7">
        <w:rPr>
          <w:rFonts w:eastAsiaTheme="minorHAnsi"/>
        </w:rPr>
        <w:instrText xml:space="preserve"> REF _Ref484683192 \w \h </w:instrText>
      </w:r>
      <w:r w:rsidR="00936BCA" w:rsidRPr="001605E7">
        <w:rPr>
          <w:rFonts w:eastAsiaTheme="minorHAnsi"/>
        </w:rPr>
        <w:instrText xml:space="preserve"> \* MERGEFORMAT </w:instrText>
      </w:r>
      <w:r w:rsidRPr="001605E7">
        <w:rPr>
          <w:rFonts w:eastAsiaTheme="minorHAnsi"/>
        </w:rPr>
      </w:r>
      <w:r w:rsidRPr="001605E7">
        <w:rPr>
          <w:rFonts w:eastAsiaTheme="minorHAnsi"/>
        </w:rPr>
        <w:fldChar w:fldCharType="separate"/>
      </w:r>
      <w:r w:rsidRPr="001605E7">
        <w:rPr>
          <w:rFonts w:eastAsiaTheme="minorHAnsi"/>
        </w:rPr>
        <w:t>5.6</w:t>
      </w:r>
      <w:r w:rsidRPr="001605E7">
        <w:rPr>
          <w:rFonts w:eastAsiaTheme="minorHAnsi"/>
        </w:rPr>
        <w:fldChar w:fldCharType="end"/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/>
        </w:rPr>
        <w:fldChar w:fldCharType="begin"/>
      </w:r>
      <w:r w:rsidRPr="001605E7">
        <w:rPr>
          <w:rFonts w:eastAsiaTheme="minorHAnsi"/>
        </w:rPr>
        <w:instrText xml:space="preserve"> REF _Ref484683201 \h </w:instrText>
      </w:r>
      <w:r w:rsidR="00936BCA" w:rsidRPr="001605E7">
        <w:rPr>
          <w:rFonts w:eastAsiaTheme="minorHAnsi"/>
        </w:rPr>
        <w:instrText xml:space="preserve"> \* MERGEFORMAT </w:instrText>
      </w:r>
      <w:r w:rsidRPr="001605E7">
        <w:rPr>
          <w:rFonts w:eastAsiaTheme="minorHAnsi"/>
        </w:rPr>
      </w:r>
      <w:r w:rsidRPr="001605E7">
        <w:rPr>
          <w:rFonts w:eastAsiaTheme="minorHAnsi"/>
        </w:rPr>
        <w:fldChar w:fldCharType="separate"/>
      </w:r>
      <w:r w:rsidRPr="001605E7">
        <w:rPr>
          <w:rFonts w:eastAsiaTheme="minorHAnsi"/>
        </w:rPr>
        <w:t>Request Command</w:t>
      </w:r>
      <w:r w:rsidRPr="001605E7">
        <w:rPr>
          <w:rFonts w:eastAsiaTheme="minorHAnsi"/>
        </w:rPr>
        <w:fldChar w:fldCharType="end"/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commentRangeStart w:id="426"/>
      <w:r w:rsidRPr="001605E7">
        <w:rPr>
          <w:rFonts w:eastAsiaTheme="minorHAnsi" w:hint="eastAsia"/>
        </w:rPr>
        <w:t>참조</w:t>
      </w:r>
      <w:commentRangeEnd w:id="426"/>
      <w:r w:rsidR="008C14F1">
        <w:rPr>
          <w:rStyle w:val="aff7"/>
          <w:rFonts w:ascii="바탕" w:eastAsia="바탕" w:hAnsi="Times New Roman" w:cs="Times New Roman"/>
        </w:rPr>
        <w:commentReference w:id="426"/>
      </w:r>
    </w:p>
    <w:p w14:paraId="120D3B11" w14:textId="77777777" w:rsidR="001A4323" w:rsidRPr="001605E7" w:rsidRDefault="001A4323" w:rsidP="00155A42">
      <w:pPr>
        <w:pStyle w:val="11"/>
        <w:rPr>
          <w:rFonts w:eastAsiaTheme="minorHAnsi"/>
        </w:rPr>
      </w:pPr>
    </w:p>
    <w:p w14:paraId="209FA67D" w14:textId="3800A7BF" w:rsidR="00442EA4" w:rsidRPr="001605E7" w:rsidRDefault="00687234" w:rsidP="00350C3B">
      <w:pPr>
        <w:pStyle w:val="41"/>
        <w:numPr>
          <w:ilvl w:val="0"/>
          <w:numId w:val="0"/>
        </w:numPr>
        <w:ind w:left="484"/>
        <w:rPr>
          <w:rFonts w:eastAsiaTheme="minorHAnsi"/>
        </w:rPr>
      </w:pPr>
      <w:r w:rsidRPr="001605E7">
        <w:rPr>
          <w:rFonts w:eastAsiaTheme="minorHAnsi"/>
        </w:rPr>
        <w:t>SLPIPR</w:t>
      </w:r>
      <w:r w:rsidR="00640B1B" w:rsidRPr="001605E7">
        <w:rPr>
          <w:rFonts w:eastAsiaTheme="minorHAnsi"/>
        </w:rPr>
        <w:t xml:space="preserve"> </w:t>
      </w:r>
      <w:r w:rsidR="0003631D" w:rsidRPr="001605E7">
        <w:rPr>
          <w:rFonts w:eastAsiaTheme="minorHAnsi"/>
        </w:rPr>
        <w:t>(</w:t>
      </w:r>
      <w:r w:rsidR="00053E69" w:rsidRPr="001605E7">
        <w:rPr>
          <w:rFonts w:eastAsiaTheme="minorHAnsi"/>
        </w:rPr>
        <w:t>SOCKET</w:t>
      </w:r>
      <w:r w:rsidRPr="001605E7">
        <w:rPr>
          <w:rFonts w:eastAsiaTheme="minorHAnsi"/>
        </w:rPr>
        <w:t>-less</w:t>
      </w:r>
      <w:r w:rsidR="00DE7C8E" w:rsidRPr="001605E7">
        <w:rPr>
          <w:rFonts w:eastAsiaTheme="minorHAnsi"/>
        </w:rPr>
        <w:t xml:space="preserve"> </w:t>
      </w:r>
      <w:r w:rsidR="0003631D" w:rsidRPr="001605E7">
        <w:rPr>
          <w:rFonts w:eastAsiaTheme="minorHAnsi"/>
        </w:rPr>
        <w:t>Peer IP Address Register)</w:t>
      </w:r>
    </w:p>
    <w:p w14:paraId="27C2BC70" w14:textId="29FC896D" w:rsidR="00DD12E3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1A4323" w:rsidRPr="001605E7">
        <w:rPr>
          <w:rFonts w:eastAsiaTheme="minorHAnsi"/>
        </w:rPr>
        <w:t>R</w:t>
      </w:r>
      <w:r w:rsidR="00A143E9" w:rsidRPr="001605E7">
        <w:rPr>
          <w:rFonts w:eastAsiaTheme="minorHAnsi"/>
        </w:rPr>
        <w:t>=</w:t>
      </w:r>
      <w:r w:rsidR="001A4323" w:rsidRPr="001605E7">
        <w:rPr>
          <w:rFonts w:eastAsiaTheme="minorHAnsi"/>
        </w:rPr>
        <w:t>W</w:t>
      </w:r>
      <w:r w:rsidR="0003631D" w:rsidRPr="001605E7">
        <w:rPr>
          <w:rFonts w:eastAsiaTheme="minorHAnsi"/>
        </w:rPr>
        <w:t>] [</w:t>
      </w:r>
      <w:r w:rsidR="001A4323" w:rsidRPr="001605E7">
        <w:rPr>
          <w:rFonts w:eastAsiaTheme="minorHAnsi"/>
        </w:rPr>
        <w:t>0x0050-0x0053</w:t>
      </w:r>
      <w:r w:rsidR="0003631D" w:rsidRPr="001605E7">
        <w:rPr>
          <w:rFonts w:eastAsiaTheme="minorHAnsi"/>
        </w:rPr>
        <w:t>] [</w:t>
      </w:r>
      <w:r w:rsidR="001A4323" w:rsidRPr="001605E7">
        <w:rPr>
          <w:rFonts w:eastAsiaTheme="minorHAnsi"/>
        </w:rPr>
        <w:t>0x0</w:t>
      </w:r>
      <w:r w:rsidR="00006930" w:rsidRPr="001605E7">
        <w:rPr>
          <w:rFonts w:eastAsiaTheme="minorHAnsi"/>
        </w:rPr>
        <w:t>00</w:t>
      </w:r>
      <w:r w:rsidR="001A4323" w:rsidRPr="001605E7">
        <w:rPr>
          <w:rFonts w:eastAsiaTheme="minorHAnsi"/>
        </w:rPr>
        <w:t>0</w:t>
      </w:r>
      <w:r w:rsidR="00006930" w:rsidRPr="001605E7">
        <w:rPr>
          <w:rFonts w:eastAsiaTheme="minorHAnsi"/>
        </w:rPr>
        <w:t>0000</w:t>
      </w:r>
      <w:r w:rsidR="0003631D" w:rsidRPr="001605E7">
        <w:rPr>
          <w:rFonts w:eastAsiaTheme="minorHAnsi"/>
        </w:rPr>
        <w:t>]</w:t>
      </w:r>
    </w:p>
    <w:p w14:paraId="74C3E2E9" w14:textId="0DE4AA03" w:rsidR="001A4323" w:rsidRPr="001605E7" w:rsidRDefault="00687234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SLPIPR</w:t>
      </w:r>
      <w:r w:rsidR="005636BB"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SLCR</w:t>
      </w:r>
      <w:r w:rsidRPr="001605E7">
        <w:rPr>
          <w:rFonts w:eastAsiaTheme="minorHAnsi" w:hint="eastAsia"/>
        </w:rPr>
        <w:t>에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의한</w:t>
      </w:r>
      <w:r w:rsidR="005636BB" w:rsidRPr="001605E7">
        <w:rPr>
          <w:rFonts w:eastAsiaTheme="minorHAnsi"/>
        </w:rPr>
        <w:t>ARP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또는</w:t>
      </w:r>
      <w:r w:rsidRPr="001605E7">
        <w:rPr>
          <w:rFonts w:eastAsiaTheme="minorHAnsi"/>
        </w:rPr>
        <w:t xml:space="preserve"> </w:t>
      </w:r>
      <w:r w:rsidR="005636BB" w:rsidRPr="001605E7">
        <w:rPr>
          <w:rFonts w:eastAsiaTheme="minorHAnsi"/>
        </w:rPr>
        <w:t xml:space="preserve">PING Request </w:t>
      </w:r>
      <w:r w:rsidR="008F781E" w:rsidRPr="001605E7">
        <w:rPr>
          <w:rFonts w:eastAsiaTheme="minorHAnsi"/>
        </w:rPr>
        <w:t>Packet</w:t>
      </w:r>
      <w:r w:rsidR="005636BB" w:rsidRPr="001605E7">
        <w:rPr>
          <w:rFonts w:eastAsiaTheme="minorHAnsi" w:hint="eastAsia"/>
        </w:rPr>
        <w:t>을</w:t>
      </w:r>
      <w:r w:rsidR="005636BB" w:rsidRPr="001605E7">
        <w:rPr>
          <w:rFonts w:eastAsiaTheme="minorHAnsi"/>
        </w:rPr>
        <w:t xml:space="preserve"> </w:t>
      </w:r>
      <w:r w:rsidR="005636BB" w:rsidRPr="001605E7">
        <w:rPr>
          <w:rFonts w:eastAsiaTheme="minorHAnsi" w:hint="eastAsia"/>
        </w:rPr>
        <w:t>전송할</w:t>
      </w:r>
      <w:r w:rsidR="005636BB" w:rsidRPr="001605E7">
        <w:rPr>
          <w:rFonts w:eastAsiaTheme="minorHAnsi"/>
        </w:rPr>
        <w:t xml:space="preserve"> </w:t>
      </w:r>
      <w:r w:rsidRPr="001605E7">
        <w:rPr>
          <w:rFonts w:eastAsiaTheme="minorHAnsi"/>
        </w:rPr>
        <w:t xml:space="preserve">Peer </w:t>
      </w:r>
      <w:r w:rsidR="005636BB" w:rsidRPr="001605E7">
        <w:rPr>
          <w:rFonts w:eastAsiaTheme="minorHAnsi"/>
        </w:rPr>
        <w:t>IP Address</w:t>
      </w:r>
      <w:r w:rsidR="005636BB" w:rsidRPr="001605E7">
        <w:rPr>
          <w:rFonts w:eastAsiaTheme="minorHAnsi" w:hint="eastAsia"/>
        </w:rPr>
        <w:t>를</w:t>
      </w:r>
      <w:r w:rsidR="005636BB"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설정한</w:t>
      </w:r>
      <w:r w:rsidR="005636BB" w:rsidRPr="001605E7">
        <w:rPr>
          <w:rFonts w:eastAsiaTheme="minorHAnsi" w:hint="eastAsia"/>
        </w:rPr>
        <w:t>다</w:t>
      </w:r>
      <w:r w:rsidR="005636BB" w:rsidRPr="001605E7">
        <w:rPr>
          <w:rFonts w:eastAsiaTheme="minorHAnsi"/>
        </w:rPr>
        <w:t>.</w:t>
      </w:r>
    </w:p>
    <w:p w14:paraId="19E4F6C3" w14:textId="77777777" w:rsidR="001A4323" w:rsidRPr="001605E7" w:rsidRDefault="001A4323" w:rsidP="00155A42">
      <w:pPr>
        <w:pStyle w:val="11"/>
        <w:rPr>
          <w:rFonts w:eastAsiaTheme="minorHAnsi"/>
        </w:rPr>
      </w:pPr>
    </w:p>
    <w:p w14:paraId="7FDB62E3" w14:textId="0C7847C8" w:rsidR="001A4323" w:rsidRPr="001605E7" w:rsidRDefault="001A4323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Ex)</w:t>
      </w:r>
      <w:r w:rsidR="00DE32B6" w:rsidRPr="001605E7">
        <w:rPr>
          <w:rFonts w:eastAsiaTheme="minorHAnsi"/>
        </w:rPr>
        <w:t xml:space="preserve"> SLPIPR =</w:t>
      </w:r>
      <w:r w:rsidRPr="001605E7">
        <w:rPr>
          <w:rFonts w:eastAsiaTheme="minorHAnsi"/>
        </w:rPr>
        <w:t xml:space="preserve"> “192.169.0.21”</w:t>
      </w:r>
      <w:r w:rsidR="00DE32B6" w:rsidRPr="001605E7">
        <w:rPr>
          <w:rFonts w:eastAsiaTheme="minorHAnsi"/>
        </w:rPr>
        <w:t>,</w:t>
      </w:r>
    </w:p>
    <w:tbl>
      <w:tblPr>
        <w:tblStyle w:val="af3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123"/>
        <w:gridCol w:w="2124"/>
        <w:gridCol w:w="2124"/>
        <w:gridCol w:w="2124"/>
      </w:tblGrid>
      <w:tr w:rsidR="00064047" w:rsidRPr="00546234" w14:paraId="23A55788" w14:textId="77777777" w:rsidTr="001605E7">
        <w:trPr>
          <w:jc w:val="center"/>
        </w:trPr>
        <w:tc>
          <w:tcPr>
            <w:tcW w:w="2123" w:type="dxa"/>
            <w:vAlign w:val="center"/>
          </w:tcPr>
          <w:p w14:paraId="1E6DACAE" w14:textId="54F32304" w:rsidR="001A4323" w:rsidRPr="001605E7" w:rsidRDefault="00064047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SLPIPR0(</w:t>
            </w:r>
            <w:r w:rsidR="005636BB" w:rsidRPr="001605E7">
              <w:rPr>
                <w:rFonts w:eastAsiaTheme="minorHAnsi"/>
              </w:rPr>
              <w:t>0x0050</w:t>
            </w:r>
            <w:r w:rsidRPr="001605E7">
              <w:rPr>
                <w:rFonts w:eastAsiaTheme="minorHAnsi"/>
              </w:rPr>
              <w:t>)</w:t>
            </w:r>
          </w:p>
        </w:tc>
        <w:tc>
          <w:tcPr>
            <w:tcW w:w="2124" w:type="dxa"/>
            <w:vAlign w:val="center"/>
          </w:tcPr>
          <w:p w14:paraId="70865FC2" w14:textId="27BD1E7D" w:rsidR="001A4323" w:rsidRPr="001605E7" w:rsidRDefault="00064047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SLPIPR1(0x0051)</w:t>
            </w:r>
          </w:p>
        </w:tc>
        <w:tc>
          <w:tcPr>
            <w:tcW w:w="2124" w:type="dxa"/>
            <w:vAlign w:val="center"/>
          </w:tcPr>
          <w:p w14:paraId="6E14796E" w14:textId="5767996B" w:rsidR="001A4323" w:rsidRPr="001605E7" w:rsidRDefault="00064047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SLPIPR2(0x0052)</w:t>
            </w:r>
          </w:p>
        </w:tc>
        <w:tc>
          <w:tcPr>
            <w:tcW w:w="2124" w:type="dxa"/>
            <w:vAlign w:val="center"/>
          </w:tcPr>
          <w:p w14:paraId="228356CA" w14:textId="00677F56" w:rsidR="001A4323" w:rsidRPr="001605E7" w:rsidRDefault="00064047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SLPIPR3(0x0053)</w:t>
            </w:r>
          </w:p>
        </w:tc>
      </w:tr>
      <w:tr w:rsidR="00064047" w:rsidRPr="00546234" w14:paraId="254B41E3" w14:textId="77777777" w:rsidTr="001605E7">
        <w:trPr>
          <w:jc w:val="center"/>
        </w:trPr>
        <w:tc>
          <w:tcPr>
            <w:tcW w:w="2123" w:type="dxa"/>
            <w:vAlign w:val="center"/>
          </w:tcPr>
          <w:p w14:paraId="191BAF36" w14:textId="77777777" w:rsidR="001A4323" w:rsidRPr="001605E7" w:rsidRDefault="001A4323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192(0xC0)</w:t>
            </w:r>
          </w:p>
        </w:tc>
        <w:tc>
          <w:tcPr>
            <w:tcW w:w="2124" w:type="dxa"/>
            <w:vAlign w:val="center"/>
          </w:tcPr>
          <w:p w14:paraId="561D63F0" w14:textId="77777777" w:rsidR="001A4323" w:rsidRPr="001605E7" w:rsidRDefault="001A4323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168(0xA8)</w:t>
            </w:r>
          </w:p>
        </w:tc>
        <w:tc>
          <w:tcPr>
            <w:tcW w:w="2124" w:type="dxa"/>
            <w:vAlign w:val="center"/>
          </w:tcPr>
          <w:p w14:paraId="408FC64E" w14:textId="77777777" w:rsidR="001A4323" w:rsidRPr="001605E7" w:rsidRDefault="001A4323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0(0x00)</w:t>
            </w:r>
          </w:p>
        </w:tc>
        <w:tc>
          <w:tcPr>
            <w:tcW w:w="2124" w:type="dxa"/>
            <w:vAlign w:val="center"/>
          </w:tcPr>
          <w:p w14:paraId="66B76930" w14:textId="77777777" w:rsidR="001A4323" w:rsidRPr="001605E7" w:rsidRDefault="001A4323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21(0x15)</w:t>
            </w:r>
          </w:p>
        </w:tc>
      </w:tr>
    </w:tbl>
    <w:p w14:paraId="532B6713" w14:textId="77777777" w:rsidR="001A4323" w:rsidRPr="001605E7" w:rsidRDefault="001A4323" w:rsidP="00155A42">
      <w:pPr>
        <w:pStyle w:val="11"/>
        <w:rPr>
          <w:rFonts w:eastAsiaTheme="minorHAnsi"/>
        </w:rPr>
      </w:pPr>
    </w:p>
    <w:p w14:paraId="431E13ED" w14:textId="0C302C06" w:rsidR="00442EA4" w:rsidRPr="001605E7" w:rsidRDefault="00687234" w:rsidP="00350C3B">
      <w:pPr>
        <w:pStyle w:val="41"/>
        <w:numPr>
          <w:ilvl w:val="0"/>
          <w:numId w:val="0"/>
        </w:numPr>
        <w:ind w:left="484"/>
        <w:rPr>
          <w:rFonts w:eastAsiaTheme="minorHAnsi"/>
        </w:rPr>
      </w:pPr>
      <w:r w:rsidRPr="001605E7">
        <w:rPr>
          <w:rFonts w:eastAsiaTheme="minorHAnsi"/>
        </w:rPr>
        <w:t>SLPHAR</w:t>
      </w:r>
      <w:r w:rsidR="00640B1B" w:rsidRPr="001605E7">
        <w:rPr>
          <w:rFonts w:eastAsiaTheme="minorHAnsi"/>
        </w:rPr>
        <w:t xml:space="preserve"> </w:t>
      </w:r>
      <w:r w:rsidR="0003631D" w:rsidRPr="001605E7">
        <w:rPr>
          <w:rFonts w:eastAsiaTheme="minorHAnsi"/>
        </w:rPr>
        <w:t>(</w:t>
      </w:r>
      <w:r w:rsidR="00053E69" w:rsidRPr="001605E7">
        <w:rPr>
          <w:rFonts w:eastAsiaTheme="minorHAnsi"/>
        </w:rPr>
        <w:t>SOCKET</w:t>
      </w:r>
      <w:r w:rsidRPr="001605E7">
        <w:rPr>
          <w:rFonts w:eastAsiaTheme="minorHAnsi"/>
        </w:rPr>
        <w:t>-less</w:t>
      </w:r>
      <w:r w:rsidR="00DE7C8E" w:rsidRPr="001605E7">
        <w:rPr>
          <w:rFonts w:eastAsiaTheme="minorHAnsi"/>
        </w:rPr>
        <w:t xml:space="preserve"> </w:t>
      </w:r>
      <w:r w:rsidR="0003631D" w:rsidRPr="001605E7">
        <w:rPr>
          <w:rFonts w:eastAsiaTheme="minorHAnsi"/>
        </w:rPr>
        <w:t>Peer Hardware Address Register)</w:t>
      </w:r>
    </w:p>
    <w:p w14:paraId="73EF44A2" w14:textId="392396D1" w:rsidR="00DD12E3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49364B" w:rsidRPr="001605E7">
        <w:rPr>
          <w:rFonts w:eastAsiaTheme="minorHAnsi"/>
        </w:rPr>
        <w:t>RO]</w:t>
      </w:r>
      <w:r w:rsidR="0003631D" w:rsidRPr="001605E7">
        <w:rPr>
          <w:rFonts w:eastAsiaTheme="minorHAnsi"/>
        </w:rPr>
        <w:t xml:space="preserve"> [</w:t>
      </w:r>
      <w:r w:rsidR="005636BB" w:rsidRPr="001605E7">
        <w:rPr>
          <w:rFonts w:eastAsiaTheme="minorHAnsi"/>
        </w:rPr>
        <w:t>0x0054-0x0059</w:t>
      </w:r>
      <w:r w:rsidR="0003631D" w:rsidRPr="001605E7">
        <w:rPr>
          <w:rFonts w:eastAsiaTheme="minorHAnsi"/>
        </w:rPr>
        <w:t>] [</w:t>
      </w:r>
      <w:r w:rsidR="005636BB" w:rsidRPr="001605E7">
        <w:rPr>
          <w:rFonts w:eastAsiaTheme="minorHAnsi"/>
        </w:rPr>
        <w:t>0x0</w:t>
      </w:r>
      <w:r w:rsidR="00006930" w:rsidRPr="001605E7">
        <w:rPr>
          <w:rFonts w:eastAsiaTheme="minorHAnsi"/>
        </w:rPr>
        <w:t>0000000000</w:t>
      </w:r>
      <w:r w:rsidR="005636BB" w:rsidRPr="001605E7">
        <w:rPr>
          <w:rFonts w:eastAsiaTheme="minorHAnsi"/>
        </w:rPr>
        <w:t>0</w:t>
      </w:r>
      <w:r w:rsidR="0003631D" w:rsidRPr="001605E7">
        <w:rPr>
          <w:rFonts w:eastAsiaTheme="minorHAnsi"/>
        </w:rPr>
        <w:t>]</w:t>
      </w:r>
    </w:p>
    <w:p w14:paraId="688D35E5" w14:textId="57BCF0F9" w:rsidR="005636BB" w:rsidRPr="001605E7" w:rsidRDefault="00687234" w:rsidP="00155A42">
      <w:pPr>
        <w:pStyle w:val="11"/>
        <w:rPr>
          <w:rFonts w:eastAsiaTheme="minorHAnsi"/>
        </w:rPr>
        <w:sectPr w:rsidR="005636BB" w:rsidRPr="001605E7" w:rsidSect="00177D76">
          <w:type w:val="continuous"/>
          <w:pgSz w:w="11907" w:h="16840" w:code="9"/>
          <w:pgMar w:top="1418" w:right="1701" w:bottom="1134" w:left="1701" w:header="851" w:footer="567" w:gutter="0"/>
          <w:pgNumType w:start="2"/>
          <w:cols w:space="425"/>
          <w:docGrid w:type="lines" w:linePitch="360"/>
        </w:sectPr>
      </w:pPr>
      <w:r w:rsidRPr="001605E7">
        <w:rPr>
          <w:rFonts w:eastAsiaTheme="minorHAnsi"/>
        </w:rPr>
        <w:t>SLPHAR</w:t>
      </w:r>
      <w:r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SLCR</w:t>
      </w:r>
      <w:r w:rsidRPr="001605E7">
        <w:rPr>
          <w:rFonts w:eastAsiaTheme="minorHAnsi" w:hint="eastAsia"/>
        </w:rPr>
        <w:t>에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의한</w:t>
      </w:r>
      <w:r w:rsidRPr="001605E7">
        <w:rPr>
          <w:rFonts w:eastAsiaTheme="minorHAnsi"/>
        </w:rPr>
        <w:t xml:space="preserve"> ARP Reply Packet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Peer</w:t>
      </w:r>
      <w:r w:rsidR="005636BB" w:rsidRPr="001605E7">
        <w:rPr>
          <w:rFonts w:eastAsiaTheme="minorHAnsi"/>
        </w:rPr>
        <w:t xml:space="preserve"> Hardware Address</w:t>
      </w:r>
      <w:r w:rsidRPr="001605E7">
        <w:rPr>
          <w:rFonts w:eastAsiaTheme="minorHAnsi" w:hint="eastAsia"/>
        </w:rPr>
        <w:t>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설정된다</w:t>
      </w:r>
      <w:r w:rsidRPr="001605E7">
        <w:rPr>
          <w:rFonts w:eastAsiaTheme="minorHAnsi"/>
        </w:rPr>
        <w:t>.</w:t>
      </w:r>
    </w:p>
    <w:p w14:paraId="0C599339" w14:textId="77777777" w:rsidR="005636BB" w:rsidRPr="001605E7" w:rsidRDefault="005636BB" w:rsidP="00155A42">
      <w:pPr>
        <w:pStyle w:val="11"/>
        <w:rPr>
          <w:rFonts w:eastAsiaTheme="minorHAnsi"/>
        </w:rPr>
      </w:pPr>
    </w:p>
    <w:p w14:paraId="63719CF0" w14:textId="7D667541" w:rsidR="005636BB" w:rsidRPr="001605E7" w:rsidRDefault="005636BB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 xml:space="preserve">Ex) </w:t>
      </w:r>
      <w:r w:rsidR="00DE32B6" w:rsidRPr="001605E7">
        <w:rPr>
          <w:rFonts w:eastAsiaTheme="minorHAnsi"/>
        </w:rPr>
        <w:t xml:space="preserve">SLPHAR = </w:t>
      </w:r>
      <w:r w:rsidRPr="001605E7">
        <w:rPr>
          <w:rFonts w:eastAsiaTheme="minorHAnsi"/>
        </w:rPr>
        <w:t>“</w:t>
      </w:r>
      <w:r w:rsidR="003D1CEF" w:rsidRPr="001605E7">
        <w:rPr>
          <w:rFonts w:eastAsiaTheme="minorHAnsi"/>
        </w:rPr>
        <w:t>11:22:33:AA:BB:CC</w:t>
      </w:r>
      <w:r w:rsidRPr="001605E7">
        <w:rPr>
          <w:rFonts w:eastAsiaTheme="minorHAnsi"/>
        </w:rPr>
        <w:t>”</w:t>
      </w:r>
      <w:r w:rsidR="003D1CEF" w:rsidRPr="001605E7">
        <w:rPr>
          <w:rFonts w:eastAsiaTheme="minorHAnsi"/>
        </w:rPr>
        <w:t>,</w:t>
      </w:r>
    </w:p>
    <w:tbl>
      <w:tblPr>
        <w:tblStyle w:val="af3"/>
        <w:tblW w:w="3117" w:type="pct"/>
        <w:jc w:val="center"/>
        <w:tblLook w:val="04A0" w:firstRow="1" w:lastRow="0" w:firstColumn="1" w:lastColumn="0" w:noHBand="0" w:noVBand="1"/>
      </w:tblPr>
      <w:tblGrid>
        <w:gridCol w:w="1767"/>
        <w:gridCol w:w="1767"/>
        <w:gridCol w:w="1767"/>
      </w:tblGrid>
      <w:tr w:rsidR="00064047" w:rsidRPr="00546234" w14:paraId="059BE16E" w14:textId="77777777" w:rsidTr="001605E7">
        <w:trPr>
          <w:jc w:val="center"/>
        </w:trPr>
        <w:tc>
          <w:tcPr>
            <w:tcW w:w="1667" w:type="pct"/>
            <w:vAlign w:val="center"/>
          </w:tcPr>
          <w:p w14:paraId="17D271CE" w14:textId="5D838AE9" w:rsidR="00064047" w:rsidRPr="001605E7" w:rsidRDefault="00064047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SLPHAR0(0x0054)</w:t>
            </w:r>
          </w:p>
        </w:tc>
        <w:tc>
          <w:tcPr>
            <w:tcW w:w="1666" w:type="pct"/>
            <w:vAlign w:val="center"/>
          </w:tcPr>
          <w:p w14:paraId="7F64B736" w14:textId="41EFB17C" w:rsidR="00064047" w:rsidRPr="001605E7" w:rsidRDefault="00064047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SLPHAR1(0x0055)</w:t>
            </w:r>
          </w:p>
        </w:tc>
        <w:tc>
          <w:tcPr>
            <w:tcW w:w="1666" w:type="pct"/>
            <w:vAlign w:val="center"/>
          </w:tcPr>
          <w:p w14:paraId="55D5887A" w14:textId="5CEC1EBD" w:rsidR="00064047" w:rsidRPr="001605E7" w:rsidRDefault="00064047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SLPHAR2(0x0056)</w:t>
            </w:r>
          </w:p>
        </w:tc>
      </w:tr>
      <w:tr w:rsidR="00064047" w:rsidRPr="00546234" w14:paraId="2A704DAB" w14:textId="77777777" w:rsidTr="001605E7">
        <w:trPr>
          <w:jc w:val="center"/>
        </w:trPr>
        <w:tc>
          <w:tcPr>
            <w:tcW w:w="1667" w:type="pct"/>
            <w:vAlign w:val="center"/>
          </w:tcPr>
          <w:p w14:paraId="2349AC59" w14:textId="51F6F261" w:rsidR="00064047" w:rsidRPr="001605E7" w:rsidRDefault="00064047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0x11</w:t>
            </w:r>
          </w:p>
        </w:tc>
        <w:tc>
          <w:tcPr>
            <w:tcW w:w="1666" w:type="pct"/>
            <w:vAlign w:val="center"/>
          </w:tcPr>
          <w:p w14:paraId="5C658F66" w14:textId="28FE81C5" w:rsidR="00064047" w:rsidRPr="001605E7" w:rsidRDefault="00064047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0x22</w:t>
            </w:r>
          </w:p>
        </w:tc>
        <w:tc>
          <w:tcPr>
            <w:tcW w:w="1666" w:type="pct"/>
            <w:vAlign w:val="center"/>
          </w:tcPr>
          <w:p w14:paraId="3F3B1751" w14:textId="68F33A6A" w:rsidR="00064047" w:rsidRPr="001605E7" w:rsidRDefault="00064047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0x33</w:t>
            </w:r>
          </w:p>
        </w:tc>
      </w:tr>
      <w:tr w:rsidR="00064047" w:rsidRPr="00546234" w14:paraId="61B5A05F" w14:textId="77777777" w:rsidTr="001605E7">
        <w:trPr>
          <w:jc w:val="center"/>
        </w:trPr>
        <w:tc>
          <w:tcPr>
            <w:tcW w:w="1667" w:type="pct"/>
            <w:vAlign w:val="center"/>
          </w:tcPr>
          <w:p w14:paraId="4B20434A" w14:textId="3C79B2A7" w:rsidR="00064047" w:rsidRPr="001605E7" w:rsidRDefault="00064047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SLPHAR3(0x0057)</w:t>
            </w:r>
          </w:p>
        </w:tc>
        <w:tc>
          <w:tcPr>
            <w:tcW w:w="1666" w:type="pct"/>
            <w:vAlign w:val="center"/>
          </w:tcPr>
          <w:p w14:paraId="2FC23D3C" w14:textId="23C7900E" w:rsidR="00064047" w:rsidRPr="001605E7" w:rsidRDefault="00064047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SLPHAR4(0x0058)</w:t>
            </w:r>
          </w:p>
        </w:tc>
        <w:tc>
          <w:tcPr>
            <w:tcW w:w="1666" w:type="pct"/>
            <w:vAlign w:val="center"/>
          </w:tcPr>
          <w:p w14:paraId="49B3E7FC" w14:textId="39EE2554" w:rsidR="00064047" w:rsidRPr="001605E7" w:rsidRDefault="00064047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SLPHAR5(0x0059)</w:t>
            </w:r>
          </w:p>
        </w:tc>
      </w:tr>
      <w:tr w:rsidR="00064047" w:rsidRPr="00546234" w14:paraId="4D171287" w14:textId="77777777" w:rsidTr="001605E7">
        <w:trPr>
          <w:jc w:val="center"/>
        </w:trPr>
        <w:tc>
          <w:tcPr>
            <w:tcW w:w="1667" w:type="pct"/>
            <w:vAlign w:val="center"/>
          </w:tcPr>
          <w:p w14:paraId="0FD643B1" w14:textId="001AE2DC" w:rsidR="00064047" w:rsidRPr="001605E7" w:rsidRDefault="00064047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0xAA</w:t>
            </w:r>
          </w:p>
        </w:tc>
        <w:tc>
          <w:tcPr>
            <w:tcW w:w="1666" w:type="pct"/>
            <w:vAlign w:val="center"/>
          </w:tcPr>
          <w:p w14:paraId="29EF9559" w14:textId="227DAF25" w:rsidR="00064047" w:rsidRPr="001605E7" w:rsidRDefault="00064047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0xBB</w:t>
            </w:r>
          </w:p>
        </w:tc>
        <w:tc>
          <w:tcPr>
            <w:tcW w:w="1666" w:type="pct"/>
            <w:vAlign w:val="center"/>
          </w:tcPr>
          <w:p w14:paraId="67414C13" w14:textId="4AB4F223" w:rsidR="00064047" w:rsidRPr="001605E7" w:rsidRDefault="00064047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0xCC</w:t>
            </w:r>
          </w:p>
        </w:tc>
      </w:tr>
    </w:tbl>
    <w:p w14:paraId="31605D3B" w14:textId="77777777" w:rsidR="005636BB" w:rsidRPr="001605E7" w:rsidRDefault="005636BB" w:rsidP="00155A42">
      <w:pPr>
        <w:pStyle w:val="11"/>
        <w:rPr>
          <w:rFonts w:eastAsiaTheme="minorHAnsi"/>
        </w:rPr>
      </w:pPr>
    </w:p>
    <w:p w14:paraId="58E57E8B" w14:textId="2F15894B" w:rsidR="00AB7DB8" w:rsidRPr="001605E7" w:rsidRDefault="00687234" w:rsidP="00350C3B">
      <w:pPr>
        <w:pStyle w:val="41"/>
        <w:numPr>
          <w:ilvl w:val="0"/>
          <w:numId w:val="0"/>
        </w:numPr>
        <w:ind w:left="484"/>
        <w:rPr>
          <w:rFonts w:eastAsiaTheme="minorHAnsi"/>
        </w:rPr>
      </w:pPr>
      <w:r w:rsidRPr="001605E7">
        <w:rPr>
          <w:rFonts w:eastAsiaTheme="minorHAnsi"/>
        </w:rPr>
        <w:t>PINGSEQR</w:t>
      </w:r>
      <w:r w:rsidR="00640B1B" w:rsidRPr="001605E7">
        <w:rPr>
          <w:rFonts w:eastAsiaTheme="minorHAnsi"/>
        </w:rPr>
        <w:t xml:space="preserve"> </w:t>
      </w:r>
      <w:r w:rsidR="0003631D" w:rsidRPr="001605E7">
        <w:rPr>
          <w:rFonts w:eastAsiaTheme="minorHAnsi"/>
        </w:rPr>
        <w:t>(PING Sequence</w:t>
      </w:r>
      <w:r w:rsidR="00446FA9" w:rsidRPr="001605E7">
        <w:rPr>
          <w:rFonts w:eastAsiaTheme="minorHAnsi"/>
        </w:rPr>
        <w:t>-number</w:t>
      </w:r>
      <w:r w:rsidR="0003631D" w:rsidRPr="001605E7">
        <w:rPr>
          <w:rFonts w:eastAsiaTheme="minorHAnsi"/>
        </w:rPr>
        <w:t xml:space="preserve"> Register)</w:t>
      </w:r>
    </w:p>
    <w:p w14:paraId="773479BA" w14:textId="6584F7CE" w:rsidR="00811166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A90613" w:rsidRPr="001605E7">
        <w:rPr>
          <w:rFonts w:eastAsiaTheme="minorHAnsi"/>
        </w:rPr>
        <w:t>R</w:t>
      </w:r>
      <w:r w:rsidR="00A143E9" w:rsidRPr="001605E7">
        <w:rPr>
          <w:rFonts w:eastAsiaTheme="minorHAnsi"/>
        </w:rPr>
        <w:t>=</w:t>
      </w:r>
      <w:r w:rsidR="00A90613" w:rsidRPr="001605E7">
        <w:rPr>
          <w:rFonts w:eastAsiaTheme="minorHAnsi"/>
        </w:rPr>
        <w:t>W</w:t>
      </w:r>
      <w:r w:rsidR="0003631D" w:rsidRPr="001605E7">
        <w:rPr>
          <w:rFonts w:eastAsiaTheme="minorHAnsi"/>
        </w:rPr>
        <w:t>] [</w:t>
      </w:r>
      <w:r w:rsidR="00A90613" w:rsidRPr="001605E7">
        <w:rPr>
          <w:rFonts w:eastAsiaTheme="minorHAnsi"/>
        </w:rPr>
        <w:t>0x00</w:t>
      </w:r>
      <w:r w:rsidR="00FF4E78" w:rsidRPr="001605E7">
        <w:rPr>
          <w:rFonts w:eastAsiaTheme="minorHAnsi"/>
        </w:rPr>
        <w:t>5A-0x005B</w:t>
      </w:r>
      <w:r w:rsidR="0003631D" w:rsidRPr="001605E7">
        <w:rPr>
          <w:rFonts w:eastAsiaTheme="minorHAnsi"/>
        </w:rPr>
        <w:t>] [</w:t>
      </w:r>
      <w:r w:rsidR="00FF4E78" w:rsidRPr="001605E7">
        <w:rPr>
          <w:rFonts w:eastAsiaTheme="minorHAnsi"/>
        </w:rPr>
        <w:t>0x0</w:t>
      </w:r>
      <w:r w:rsidR="00006930" w:rsidRPr="001605E7">
        <w:rPr>
          <w:rFonts w:eastAsiaTheme="minorHAnsi"/>
        </w:rPr>
        <w:t>00</w:t>
      </w:r>
      <w:r w:rsidR="00FF4E78" w:rsidRPr="001605E7">
        <w:rPr>
          <w:rFonts w:eastAsiaTheme="minorHAnsi"/>
        </w:rPr>
        <w:t>0</w:t>
      </w:r>
      <w:r w:rsidR="0003631D" w:rsidRPr="001605E7">
        <w:rPr>
          <w:rFonts w:eastAsiaTheme="minorHAnsi"/>
        </w:rPr>
        <w:t>]</w:t>
      </w:r>
    </w:p>
    <w:p w14:paraId="332ECF9B" w14:textId="23FC8EAA" w:rsidR="00FF4E78" w:rsidRPr="001605E7" w:rsidRDefault="00FF4E78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PINGSEQR</w:t>
      </w:r>
      <w:r w:rsidRPr="001605E7">
        <w:rPr>
          <w:rFonts w:eastAsiaTheme="minorHAnsi" w:hint="eastAsia"/>
        </w:rPr>
        <w:t>은</w:t>
      </w:r>
      <w:r w:rsidR="00446FA9" w:rsidRPr="001605E7">
        <w:rPr>
          <w:rFonts w:eastAsiaTheme="minorHAnsi"/>
        </w:rPr>
        <w:t xml:space="preserve"> </w:t>
      </w:r>
      <w:r w:rsidRPr="001605E7">
        <w:rPr>
          <w:rFonts w:eastAsiaTheme="minorHAnsi"/>
        </w:rPr>
        <w:t>PING Request</w:t>
      </w:r>
      <w:r w:rsidR="00446FA9" w:rsidRPr="001605E7">
        <w:rPr>
          <w:rFonts w:eastAsiaTheme="minorHAnsi"/>
        </w:rPr>
        <w:t xml:space="preserve"> </w:t>
      </w:r>
      <w:r w:rsidR="008F781E" w:rsidRPr="001605E7">
        <w:rPr>
          <w:rFonts w:eastAsiaTheme="minorHAnsi"/>
        </w:rPr>
        <w:t>Packet</w:t>
      </w:r>
      <w:r w:rsidR="00446FA9"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PING Sequence Number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="00446FA9" w:rsidRPr="001605E7">
        <w:rPr>
          <w:rFonts w:eastAsiaTheme="minorHAnsi" w:hint="eastAsia"/>
        </w:rPr>
        <w:t>설정한</w:t>
      </w:r>
      <w:r w:rsidRPr="001605E7">
        <w:rPr>
          <w:rFonts w:eastAsiaTheme="minorHAnsi" w:hint="eastAsia"/>
        </w:rPr>
        <w:t>다</w:t>
      </w:r>
      <w:r w:rsidRPr="001605E7">
        <w:rPr>
          <w:rFonts w:eastAsiaTheme="minorHAnsi"/>
        </w:rPr>
        <w:t xml:space="preserve">. </w:t>
      </w:r>
    </w:p>
    <w:p w14:paraId="7D74FF9E" w14:textId="77777777" w:rsidR="00FF4E78" w:rsidRPr="001605E7" w:rsidRDefault="00FF4E78" w:rsidP="00155A42">
      <w:pPr>
        <w:pStyle w:val="11"/>
        <w:rPr>
          <w:rFonts w:eastAsiaTheme="minorHAnsi"/>
        </w:rPr>
      </w:pPr>
    </w:p>
    <w:p w14:paraId="0C7F4943" w14:textId="29E45E13" w:rsidR="00FF4E78" w:rsidRPr="001605E7" w:rsidRDefault="00FF4E78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 xml:space="preserve">Ex) </w:t>
      </w:r>
      <w:r w:rsidR="003D1CEF" w:rsidRPr="001605E7">
        <w:rPr>
          <w:rFonts w:eastAsiaTheme="minorHAnsi"/>
        </w:rPr>
        <w:t>PINGSEQR = 1000</w:t>
      </w:r>
      <w:r w:rsidR="00DE32B6" w:rsidRPr="001605E7">
        <w:rPr>
          <w:rFonts w:eastAsiaTheme="minorHAnsi"/>
        </w:rPr>
        <w:t xml:space="preserve"> (0x03E8</w:t>
      </w:r>
      <w:r w:rsidR="003D1CEF" w:rsidRPr="001605E7">
        <w:rPr>
          <w:rFonts w:eastAsiaTheme="minorHAnsi"/>
        </w:rPr>
        <w:t>),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1991"/>
        <w:gridCol w:w="1986"/>
      </w:tblGrid>
      <w:tr w:rsidR="00FF4E78" w:rsidRPr="00546234" w14:paraId="5D9FD4A0" w14:textId="77777777" w:rsidTr="001605E7">
        <w:trPr>
          <w:jc w:val="center"/>
        </w:trPr>
        <w:tc>
          <w:tcPr>
            <w:tcW w:w="1843" w:type="dxa"/>
            <w:vAlign w:val="center"/>
          </w:tcPr>
          <w:p w14:paraId="0A2A425F" w14:textId="1B3B3C6F" w:rsidR="00FF4E78" w:rsidRPr="001605E7" w:rsidRDefault="00064047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PINGSEQR0(</w:t>
            </w:r>
            <w:r w:rsidR="00FF4E78" w:rsidRPr="001605E7">
              <w:rPr>
                <w:rFonts w:eastAsiaTheme="minorHAnsi"/>
              </w:rPr>
              <w:t>0x005A</w:t>
            </w:r>
            <w:r w:rsidRPr="001605E7">
              <w:rPr>
                <w:rFonts w:eastAsiaTheme="minorHAnsi"/>
              </w:rPr>
              <w:t>)</w:t>
            </w:r>
          </w:p>
        </w:tc>
        <w:tc>
          <w:tcPr>
            <w:tcW w:w="1701" w:type="dxa"/>
            <w:vAlign w:val="center"/>
          </w:tcPr>
          <w:p w14:paraId="1240DE60" w14:textId="2FA16E42" w:rsidR="00FF4E78" w:rsidRPr="001605E7" w:rsidRDefault="00064047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PINGSEQR1(</w:t>
            </w:r>
            <w:r w:rsidR="00FF4E78" w:rsidRPr="001605E7">
              <w:rPr>
                <w:rFonts w:eastAsiaTheme="minorHAnsi"/>
              </w:rPr>
              <w:t>0x005B</w:t>
            </w:r>
            <w:r w:rsidRPr="001605E7">
              <w:rPr>
                <w:rFonts w:eastAsiaTheme="minorHAnsi"/>
              </w:rPr>
              <w:t>)</w:t>
            </w:r>
          </w:p>
        </w:tc>
      </w:tr>
      <w:tr w:rsidR="00FF4E78" w:rsidRPr="00546234" w14:paraId="1835BB0F" w14:textId="77777777" w:rsidTr="003F7401">
        <w:trPr>
          <w:jc w:val="center"/>
        </w:trPr>
        <w:tc>
          <w:tcPr>
            <w:tcW w:w="1843" w:type="dxa"/>
          </w:tcPr>
          <w:p w14:paraId="57ACF077" w14:textId="77777777" w:rsidR="00FF4E78" w:rsidRPr="001605E7" w:rsidRDefault="00FF4E78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0x03</w:t>
            </w:r>
          </w:p>
        </w:tc>
        <w:tc>
          <w:tcPr>
            <w:tcW w:w="1701" w:type="dxa"/>
          </w:tcPr>
          <w:p w14:paraId="2091E61D" w14:textId="77777777" w:rsidR="00FF4E78" w:rsidRPr="001605E7" w:rsidRDefault="00FF4E78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0xE8</w:t>
            </w:r>
          </w:p>
        </w:tc>
      </w:tr>
    </w:tbl>
    <w:p w14:paraId="6055DDBA" w14:textId="77777777" w:rsidR="00A90613" w:rsidRPr="001605E7" w:rsidRDefault="00A90613" w:rsidP="00155A42">
      <w:pPr>
        <w:pStyle w:val="11"/>
        <w:rPr>
          <w:rFonts w:eastAsiaTheme="minorHAnsi"/>
        </w:rPr>
      </w:pPr>
    </w:p>
    <w:p w14:paraId="59281A03" w14:textId="6840D50A" w:rsidR="00442EA4" w:rsidRPr="001605E7" w:rsidRDefault="00DD12E3" w:rsidP="00350C3B">
      <w:pPr>
        <w:pStyle w:val="41"/>
        <w:numPr>
          <w:ilvl w:val="0"/>
          <w:numId w:val="0"/>
        </w:numPr>
        <w:ind w:left="484"/>
        <w:rPr>
          <w:rFonts w:eastAsiaTheme="minorHAnsi"/>
        </w:rPr>
      </w:pPr>
      <w:r w:rsidRPr="001605E7">
        <w:rPr>
          <w:rFonts w:eastAsiaTheme="minorHAnsi"/>
        </w:rPr>
        <w:t>PINGIDR</w:t>
      </w:r>
      <w:r w:rsidR="00640B1B" w:rsidRPr="001605E7">
        <w:rPr>
          <w:rFonts w:eastAsiaTheme="minorHAnsi"/>
        </w:rPr>
        <w:t xml:space="preserve"> </w:t>
      </w:r>
      <w:r w:rsidR="0003631D" w:rsidRPr="001605E7">
        <w:rPr>
          <w:rFonts w:eastAsiaTheme="minorHAnsi"/>
        </w:rPr>
        <w:t>(PING ID Register)</w:t>
      </w:r>
    </w:p>
    <w:p w14:paraId="727ABF13" w14:textId="255DA8DE" w:rsidR="00811166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8E1724" w:rsidRPr="001605E7">
        <w:rPr>
          <w:rFonts w:eastAsiaTheme="minorHAnsi"/>
        </w:rPr>
        <w:t>R</w:t>
      </w:r>
      <w:r w:rsidR="00A143E9" w:rsidRPr="001605E7">
        <w:rPr>
          <w:rFonts w:eastAsiaTheme="minorHAnsi"/>
        </w:rPr>
        <w:t>=</w:t>
      </w:r>
      <w:r w:rsidR="008E1724" w:rsidRPr="001605E7">
        <w:rPr>
          <w:rFonts w:eastAsiaTheme="minorHAnsi"/>
        </w:rPr>
        <w:t>W</w:t>
      </w:r>
      <w:r w:rsidR="0003631D" w:rsidRPr="001605E7">
        <w:rPr>
          <w:rFonts w:eastAsiaTheme="minorHAnsi"/>
        </w:rPr>
        <w:t>] [</w:t>
      </w:r>
      <w:r w:rsidR="008E1724" w:rsidRPr="001605E7">
        <w:rPr>
          <w:rFonts w:eastAsiaTheme="minorHAnsi"/>
        </w:rPr>
        <w:t>0x005C-0x005D</w:t>
      </w:r>
      <w:r w:rsidR="0003631D" w:rsidRPr="001605E7">
        <w:rPr>
          <w:rFonts w:eastAsiaTheme="minorHAnsi"/>
        </w:rPr>
        <w:t>] [</w:t>
      </w:r>
      <w:r w:rsidR="008E1724" w:rsidRPr="001605E7">
        <w:rPr>
          <w:rFonts w:eastAsiaTheme="minorHAnsi"/>
        </w:rPr>
        <w:t>0x0</w:t>
      </w:r>
      <w:r w:rsidR="00006930" w:rsidRPr="001605E7">
        <w:rPr>
          <w:rFonts w:eastAsiaTheme="minorHAnsi"/>
        </w:rPr>
        <w:t>00</w:t>
      </w:r>
      <w:r w:rsidR="008E1724" w:rsidRPr="001605E7">
        <w:rPr>
          <w:rFonts w:eastAsiaTheme="minorHAnsi"/>
        </w:rPr>
        <w:t>0</w:t>
      </w:r>
      <w:r w:rsidR="0003631D" w:rsidRPr="001605E7">
        <w:rPr>
          <w:rFonts w:eastAsiaTheme="minorHAnsi"/>
        </w:rPr>
        <w:t>]</w:t>
      </w:r>
    </w:p>
    <w:p w14:paraId="6A0141DF" w14:textId="066A90F7" w:rsidR="00811166" w:rsidRPr="001605E7" w:rsidRDefault="00FF4E78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PINGIDR</w:t>
      </w:r>
      <w:r w:rsidR="00446FA9" w:rsidRPr="001605E7">
        <w:rPr>
          <w:rFonts w:eastAsiaTheme="minorHAnsi" w:hint="eastAsia"/>
        </w:rPr>
        <w:t>은</w:t>
      </w:r>
      <w:r w:rsidR="00446FA9" w:rsidRPr="001605E7">
        <w:rPr>
          <w:rFonts w:eastAsiaTheme="minorHAnsi"/>
        </w:rPr>
        <w:t xml:space="preserve"> PING Request Packet</w:t>
      </w:r>
      <w:r w:rsidR="00446FA9" w:rsidRPr="001605E7">
        <w:rPr>
          <w:rFonts w:eastAsiaTheme="minorHAnsi" w:hint="eastAsia"/>
        </w:rPr>
        <w:t>의</w:t>
      </w:r>
      <w:r w:rsidR="00446FA9" w:rsidRPr="001605E7">
        <w:rPr>
          <w:rFonts w:eastAsiaTheme="minorHAnsi"/>
        </w:rPr>
        <w:t xml:space="preserve"> </w:t>
      </w:r>
      <w:r w:rsidRPr="001605E7">
        <w:rPr>
          <w:rFonts w:eastAsiaTheme="minorHAnsi"/>
        </w:rPr>
        <w:t>PING ID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="00446FA9" w:rsidRPr="001605E7">
        <w:rPr>
          <w:rFonts w:eastAsiaTheme="minorHAnsi" w:hint="eastAsia"/>
        </w:rPr>
        <w:t>설정한</w:t>
      </w:r>
      <w:r w:rsidRPr="001605E7">
        <w:rPr>
          <w:rFonts w:eastAsiaTheme="minorHAnsi" w:hint="eastAsia"/>
        </w:rPr>
        <w:t>다</w:t>
      </w:r>
      <w:r w:rsidRPr="001605E7">
        <w:rPr>
          <w:rFonts w:eastAsiaTheme="minorHAnsi"/>
        </w:rPr>
        <w:t>.</w:t>
      </w:r>
    </w:p>
    <w:p w14:paraId="047F86A8" w14:textId="77777777" w:rsidR="008E1724" w:rsidRPr="001605E7" w:rsidRDefault="008E1724" w:rsidP="00155A42">
      <w:pPr>
        <w:pStyle w:val="11"/>
        <w:rPr>
          <w:rFonts w:eastAsiaTheme="minorHAnsi"/>
        </w:rPr>
      </w:pPr>
    </w:p>
    <w:p w14:paraId="2B5D9FBE" w14:textId="62D4B004" w:rsidR="008E1724" w:rsidRPr="001605E7" w:rsidRDefault="008E1724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 xml:space="preserve">Ex) </w:t>
      </w:r>
      <w:r w:rsidR="003D1CEF" w:rsidRPr="001605E7">
        <w:rPr>
          <w:rFonts w:eastAsiaTheme="minorHAnsi"/>
        </w:rPr>
        <w:t xml:space="preserve">PINGIDR = </w:t>
      </w:r>
      <w:r w:rsidR="00DE32B6" w:rsidRPr="001605E7">
        <w:rPr>
          <w:rFonts w:eastAsiaTheme="minorHAnsi"/>
        </w:rPr>
        <w:t>256 (</w:t>
      </w:r>
      <w:r w:rsidRPr="001605E7">
        <w:rPr>
          <w:rFonts w:eastAsiaTheme="minorHAnsi"/>
        </w:rPr>
        <w:t>0x0100</w:t>
      </w:r>
      <w:r w:rsidR="003D1CEF" w:rsidRPr="001605E7">
        <w:rPr>
          <w:rFonts w:eastAsiaTheme="minorHAnsi"/>
        </w:rPr>
        <w:t>),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1843"/>
        <w:gridCol w:w="1835"/>
      </w:tblGrid>
      <w:tr w:rsidR="008E1724" w:rsidRPr="00546234" w14:paraId="4A0CA2C6" w14:textId="77777777" w:rsidTr="001605E7">
        <w:trPr>
          <w:jc w:val="center"/>
        </w:trPr>
        <w:tc>
          <w:tcPr>
            <w:tcW w:w="1843" w:type="dxa"/>
            <w:vAlign w:val="center"/>
          </w:tcPr>
          <w:p w14:paraId="41C60527" w14:textId="77D9D173" w:rsidR="008E1724" w:rsidRPr="001605E7" w:rsidRDefault="00064047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PINGIDR0(</w:t>
            </w:r>
            <w:r w:rsidR="008E1724" w:rsidRPr="001605E7">
              <w:rPr>
                <w:rFonts w:eastAsiaTheme="minorHAnsi"/>
              </w:rPr>
              <w:t>0x005C</w:t>
            </w:r>
            <w:r w:rsidRPr="001605E7">
              <w:rPr>
                <w:rFonts w:eastAsiaTheme="minorHAnsi"/>
              </w:rPr>
              <w:t>)</w:t>
            </w:r>
          </w:p>
        </w:tc>
        <w:tc>
          <w:tcPr>
            <w:tcW w:w="1701" w:type="dxa"/>
            <w:vAlign w:val="center"/>
          </w:tcPr>
          <w:p w14:paraId="64C08DCB" w14:textId="486D6BEF" w:rsidR="008E1724" w:rsidRPr="001605E7" w:rsidRDefault="00064047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PINGIDR1(</w:t>
            </w:r>
            <w:r w:rsidR="008E1724" w:rsidRPr="001605E7">
              <w:rPr>
                <w:rFonts w:eastAsiaTheme="minorHAnsi"/>
              </w:rPr>
              <w:t>0x005D</w:t>
            </w:r>
            <w:r w:rsidRPr="001605E7">
              <w:rPr>
                <w:rFonts w:eastAsiaTheme="minorHAnsi"/>
              </w:rPr>
              <w:t>)</w:t>
            </w:r>
          </w:p>
        </w:tc>
      </w:tr>
      <w:tr w:rsidR="008E1724" w:rsidRPr="00546234" w14:paraId="21EE3678" w14:textId="77777777" w:rsidTr="001605E7">
        <w:trPr>
          <w:jc w:val="center"/>
        </w:trPr>
        <w:tc>
          <w:tcPr>
            <w:tcW w:w="1843" w:type="dxa"/>
          </w:tcPr>
          <w:p w14:paraId="61CD73B3" w14:textId="77777777" w:rsidR="008E1724" w:rsidRPr="001605E7" w:rsidRDefault="008E1724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0x01</w:t>
            </w:r>
          </w:p>
        </w:tc>
        <w:tc>
          <w:tcPr>
            <w:tcW w:w="1701" w:type="dxa"/>
          </w:tcPr>
          <w:p w14:paraId="21DC77D7" w14:textId="77777777" w:rsidR="008E1724" w:rsidRPr="001605E7" w:rsidRDefault="008E1724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0x00</w:t>
            </w:r>
          </w:p>
        </w:tc>
      </w:tr>
    </w:tbl>
    <w:p w14:paraId="4AAC5862" w14:textId="77777777" w:rsidR="00FF4E78" w:rsidRPr="001605E7" w:rsidRDefault="00FF4E78" w:rsidP="00155A42">
      <w:pPr>
        <w:pStyle w:val="11"/>
        <w:rPr>
          <w:rFonts w:eastAsiaTheme="minorHAnsi"/>
        </w:rPr>
      </w:pPr>
    </w:p>
    <w:p w14:paraId="50C789AF" w14:textId="1A39D5D3" w:rsidR="00442EA4" w:rsidRPr="001605E7" w:rsidRDefault="00446FA9" w:rsidP="00350C3B">
      <w:pPr>
        <w:pStyle w:val="41"/>
        <w:numPr>
          <w:ilvl w:val="0"/>
          <w:numId w:val="0"/>
        </w:numPr>
        <w:ind w:left="484"/>
        <w:rPr>
          <w:rFonts w:eastAsiaTheme="minorHAnsi"/>
        </w:rPr>
      </w:pPr>
      <w:r w:rsidRPr="001605E7">
        <w:rPr>
          <w:rFonts w:eastAsiaTheme="minorHAnsi"/>
        </w:rPr>
        <w:t>SLIMR</w:t>
      </w:r>
      <w:r w:rsidR="00640B1B" w:rsidRPr="001605E7">
        <w:rPr>
          <w:rFonts w:eastAsiaTheme="minorHAnsi"/>
        </w:rPr>
        <w:t xml:space="preserve"> </w:t>
      </w:r>
      <w:r w:rsidR="0003631D" w:rsidRPr="001605E7">
        <w:rPr>
          <w:rFonts w:eastAsiaTheme="minorHAnsi"/>
        </w:rPr>
        <w:t>(</w:t>
      </w:r>
      <w:r w:rsidR="00053E69" w:rsidRPr="001605E7">
        <w:rPr>
          <w:rFonts w:eastAsiaTheme="minorHAnsi"/>
        </w:rPr>
        <w:t>SOCKET</w:t>
      </w:r>
      <w:r w:rsidRPr="001605E7">
        <w:rPr>
          <w:rFonts w:eastAsiaTheme="minorHAnsi"/>
        </w:rPr>
        <w:t xml:space="preserve">-less </w:t>
      </w:r>
      <w:r w:rsidR="0003631D" w:rsidRPr="001605E7">
        <w:rPr>
          <w:rFonts w:eastAsiaTheme="minorHAnsi"/>
        </w:rPr>
        <w:t>Interrupt Mask Register)</w:t>
      </w:r>
    </w:p>
    <w:p w14:paraId="11F9CF80" w14:textId="52BF6FBD" w:rsidR="00811166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4A32A7" w:rsidRPr="001605E7">
        <w:rPr>
          <w:rFonts w:eastAsiaTheme="minorHAnsi"/>
        </w:rPr>
        <w:t>R</w:t>
      </w:r>
      <w:r w:rsidR="00A143E9" w:rsidRPr="001605E7">
        <w:rPr>
          <w:rFonts w:eastAsiaTheme="minorHAnsi"/>
        </w:rPr>
        <w:t>=</w:t>
      </w:r>
      <w:r w:rsidR="004A32A7" w:rsidRPr="001605E7">
        <w:rPr>
          <w:rFonts w:eastAsiaTheme="minorHAnsi"/>
        </w:rPr>
        <w:t>W</w:t>
      </w:r>
      <w:r w:rsidR="0003631D" w:rsidRPr="001605E7">
        <w:rPr>
          <w:rFonts w:eastAsiaTheme="minorHAnsi"/>
        </w:rPr>
        <w:t>] [</w:t>
      </w:r>
      <w:r w:rsidR="004A32A7" w:rsidRPr="001605E7">
        <w:rPr>
          <w:rFonts w:eastAsiaTheme="minorHAnsi"/>
        </w:rPr>
        <w:t>0x005E</w:t>
      </w:r>
      <w:r w:rsidR="0003631D" w:rsidRPr="001605E7">
        <w:rPr>
          <w:rFonts w:eastAsiaTheme="minorHAnsi"/>
        </w:rPr>
        <w:t>] [</w:t>
      </w:r>
      <w:r w:rsidR="004A32A7" w:rsidRPr="001605E7">
        <w:rPr>
          <w:rFonts w:eastAsiaTheme="minorHAnsi"/>
        </w:rPr>
        <w:t>0x00</w:t>
      </w:r>
      <w:r w:rsidR="0003631D" w:rsidRPr="001605E7">
        <w:rPr>
          <w:rFonts w:eastAsiaTheme="minorHAnsi"/>
        </w:rPr>
        <w:t>]</w:t>
      </w:r>
    </w:p>
    <w:p w14:paraId="5CDB83BB" w14:textId="3439E7D7" w:rsidR="009B2617" w:rsidRPr="001605E7" w:rsidRDefault="009B2617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SL</w:t>
      </w:r>
      <w:r w:rsidR="00141D51" w:rsidRPr="001605E7">
        <w:rPr>
          <w:rFonts w:eastAsiaTheme="minorHAnsi"/>
        </w:rPr>
        <w:t>I</w:t>
      </w:r>
      <w:r w:rsidRPr="001605E7">
        <w:rPr>
          <w:rFonts w:eastAsiaTheme="minorHAnsi"/>
        </w:rPr>
        <w:t>MR</w:t>
      </w:r>
      <w:r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SLIR(SOCKET-less Interrupt Register)</w:t>
      </w:r>
      <w:r w:rsidR="002F1011"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</w:t>
      </w:r>
      <w:r w:rsidR="002F1011" w:rsidRPr="001605E7">
        <w:rPr>
          <w:rFonts w:eastAsiaTheme="minorHAnsi"/>
        </w:rPr>
        <w:t xml:space="preserve">1:1 </w:t>
      </w:r>
      <w:r w:rsidRPr="001605E7">
        <w:rPr>
          <w:rFonts w:eastAsiaTheme="minorHAnsi" w:hint="eastAsia"/>
        </w:rPr>
        <w:t>대응되는</w:t>
      </w:r>
      <w:r w:rsidRPr="001605E7">
        <w:rPr>
          <w:rFonts w:eastAsiaTheme="minorHAnsi"/>
        </w:rPr>
        <w:t xml:space="preserve"> Event </w:t>
      </w:r>
      <w:r w:rsidRPr="001605E7">
        <w:rPr>
          <w:rFonts w:eastAsiaTheme="minorHAnsi" w:hint="eastAsia"/>
        </w:rPr>
        <w:t>발생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시</w:t>
      </w:r>
      <w:r w:rsidRPr="001605E7">
        <w:rPr>
          <w:rFonts w:eastAsiaTheme="minorHAnsi"/>
        </w:rPr>
        <w:t xml:space="preserve"> INTn </w:t>
      </w:r>
      <w:r w:rsidRPr="001605E7">
        <w:rPr>
          <w:rFonts w:eastAsiaTheme="minorHAnsi" w:hint="eastAsia"/>
        </w:rPr>
        <w:t>핀이</w:t>
      </w:r>
      <w:r w:rsidRPr="001605E7">
        <w:rPr>
          <w:rFonts w:eastAsiaTheme="minorHAnsi"/>
        </w:rPr>
        <w:t xml:space="preserve"> Low </w:t>
      </w:r>
      <w:r w:rsidRPr="001605E7">
        <w:rPr>
          <w:rFonts w:eastAsiaTheme="minorHAnsi" w:hint="eastAsia"/>
        </w:rPr>
        <w:t>상태가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되도록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설정한다</w:t>
      </w:r>
      <w:r w:rsidR="002F1011" w:rsidRPr="001605E7">
        <w:rPr>
          <w:rFonts w:eastAsiaTheme="minorHAnsi"/>
        </w:rPr>
        <w:t>.</w:t>
      </w:r>
    </w:p>
    <w:p w14:paraId="2E20811D" w14:textId="77777777" w:rsidR="004A32A7" w:rsidRPr="001605E7" w:rsidRDefault="004A32A7" w:rsidP="00155A42">
      <w:pPr>
        <w:pStyle w:val="11"/>
        <w:rPr>
          <w:rFonts w:eastAsiaTheme="minorHAnsi"/>
        </w:rPr>
      </w:pP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1050"/>
        <w:gridCol w:w="1051"/>
        <w:gridCol w:w="1050"/>
        <w:gridCol w:w="1051"/>
        <w:gridCol w:w="1051"/>
        <w:gridCol w:w="1050"/>
        <w:gridCol w:w="1051"/>
        <w:gridCol w:w="1051"/>
      </w:tblGrid>
      <w:tr w:rsidR="00EB544B" w:rsidRPr="00546234" w14:paraId="593C0ED2" w14:textId="77777777" w:rsidTr="00006930">
        <w:trPr>
          <w:jc w:val="center"/>
        </w:trPr>
        <w:tc>
          <w:tcPr>
            <w:tcW w:w="1050" w:type="dxa"/>
            <w:tcBorders>
              <w:top w:val="nil"/>
              <w:left w:val="nil"/>
              <w:right w:val="nil"/>
            </w:tcBorders>
          </w:tcPr>
          <w:p w14:paraId="3005FD8B" w14:textId="77777777" w:rsidR="004A32A7" w:rsidRPr="001605E7" w:rsidRDefault="004A32A7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7</w:t>
            </w:r>
          </w:p>
        </w:tc>
        <w:tc>
          <w:tcPr>
            <w:tcW w:w="1051" w:type="dxa"/>
            <w:tcBorders>
              <w:top w:val="nil"/>
              <w:left w:val="nil"/>
              <w:right w:val="nil"/>
            </w:tcBorders>
          </w:tcPr>
          <w:p w14:paraId="70DC8653" w14:textId="77777777" w:rsidR="004A32A7" w:rsidRPr="001605E7" w:rsidRDefault="004A32A7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6</w:t>
            </w:r>
          </w:p>
        </w:tc>
        <w:tc>
          <w:tcPr>
            <w:tcW w:w="1050" w:type="dxa"/>
            <w:tcBorders>
              <w:top w:val="nil"/>
              <w:left w:val="nil"/>
              <w:right w:val="nil"/>
            </w:tcBorders>
          </w:tcPr>
          <w:p w14:paraId="571A0D45" w14:textId="77777777" w:rsidR="004A32A7" w:rsidRPr="001605E7" w:rsidRDefault="004A32A7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5</w:t>
            </w:r>
          </w:p>
        </w:tc>
        <w:tc>
          <w:tcPr>
            <w:tcW w:w="1051" w:type="dxa"/>
            <w:tcBorders>
              <w:top w:val="nil"/>
              <w:left w:val="nil"/>
              <w:right w:val="nil"/>
            </w:tcBorders>
          </w:tcPr>
          <w:p w14:paraId="1D7BF84B" w14:textId="77777777" w:rsidR="004A32A7" w:rsidRPr="001605E7" w:rsidRDefault="004A32A7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4</w:t>
            </w:r>
          </w:p>
        </w:tc>
        <w:tc>
          <w:tcPr>
            <w:tcW w:w="1051" w:type="dxa"/>
            <w:tcBorders>
              <w:top w:val="nil"/>
              <w:left w:val="nil"/>
              <w:right w:val="nil"/>
            </w:tcBorders>
          </w:tcPr>
          <w:p w14:paraId="37F12220" w14:textId="77777777" w:rsidR="004A32A7" w:rsidRPr="001605E7" w:rsidRDefault="004A32A7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3</w:t>
            </w:r>
          </w:p>
        </w:tc>
        <w:tc>
          <w:tcPr>
            <w:tcW w:w="1050" w:type="dxa"/>
            <w:tcBorders>
              <w:top w:val="nil"/>
              <w:left w:val="nil"/>
              <w:right w:val="nil"/>
            </w:tcBorders>
          </w:tcPr>
          <w:p w14:paraId="38B6E70A" w14:textId="77777777" w:rsidR="004A32A7" w:rsidRPr="001605E7" w:rsidRDefault="004A32A7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2</w:t>
            </w:r>
          </w:p>
        </w:tc>
        <w:tc>
          <w:tcPr>
            <w:tcW w:w="1051" w:type="dxa"/>
            <w:tcBorders>
              <w:top w:val="nil"/>
              <w:left w:val="nil"/>
              <w:right w:val="nil"/>
            </w:tcBorders>
          </w:tcPr>
          <w:p w14:paraId="5BCA3410" w14:textId="77777777" w:rsidR="004A32A7" w:rsidRPr="001605E7" w:rsidRDefault="004A32A7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</w:t>
            </w:r>
          </w:p>
        </w:tc>
        <w:tc>
          <w:tcPr>
            <w:tcW w:w="1051" w:type="dxa"/>
            <w:tcBorders>
              <w:top w:val="nil"/>
              <w:left w:val="nil"/>
              <w:right w:val="nil"/>
            </w:tcBorders>
          </w:tcPr>
          <w:p w14:paraId="773C23F3" w14:textId="77777777" w:rsidR="004A32A7" w:rsidRPr="001605E7" w:rsidRDefault="004A32A7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</w:t>
            </w:r>
          </w:p>
        </w:tc>
      </w:tr>
      <w:tr w:rsidR="00860D33" w:rsidRPr="00546234" w14:paraId="29FE1F43" w14:textId="77777777" w:rsidTr="00006930">
        <w:trPr>
          <w:jc w:val="center"/>
        </w:trPr>
        <w:tc>
          <w:tcPr>
            <w:tcW w:w="1050" w:type="dxa"/>
            <w:shd w:val="clear" w:color="auto" w:fill="D9D9D9" w:themeFill="background1" w:themeFillShade="D9"/>
          </w:tcPr>
          <w:p w14:paraId="70117DB4" w14:textId="483CEC61" w:rsidR="004A32A7" w:rsidRPr="001605E7" w:rsidRDefault="00F74E42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51" w:type="dxa"/>
            <w:shd w:val="clear" w:color="auto" w:fill="D9D9D9" w:themeFill="background1" w:themeFillShade="D9"/>
          </w:tcPr>
          <w:p w14:paraId="6A106669" w14:textId="4B6FAC4F" w:rsidR="004A32A7" w:rsidRPr="001605E7" w:rsidRDefault="00F74E42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50" w:type="dxa"/>
            <w:shd w:val="clear" w:color="auto" w:fill="D9D9D9" w:themeFill="background1" w:themeFillShade="D9"/>
          </w:tcPr>
          <w:p w14:paraId="1235CC73" w14:textId="16321F21" w:rsidR="004A32A7" w:rsidRPr="001605E7" w:rsidRDefault="00F74E42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51" w:type="dxa"/>
            <w:shd w:val="clear" w:color="auto" w:fill="D9D9D9" w:themeFill="background1" w:themeFillShade="D9"/>
          </w:tcPr>
          <w:p w14:paraId="34F10662" w14:textId="1BE0F2F5" w:rsidR="004A32A7" w:rsidRPr="001605E7" w:rsidRDefault="00F74E42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51" w:type="dxa"/>
            <w:shd w:val="clear" w:color="auto" w:fill="D9D9D9" w:themeFill="background1" w:themeFillShade="D9"/>
          </w:tcPr>
          <w:p w14:paraId="1D8EB6B2" w14:textId="1FD55CCD" w:rsidR="004A32A7" w:rsidRPr="001605E7" w:rsidRDefault="00F74E42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50" w:type="dxa"/>
            <w:shd w:val="clear" w:color="auto" w:fill="FFFFFF" w:themeFill="background1"/>
          </w:tcPr>
          <w:p w14:paraId="07037D05" w14:textId="5755D600" w:rsidR="004A32A7" w:rsidRPr="001605E7" w:rsidRDefault="00EB544B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TIMEOUT</w:t>
            </w:r>
          </w:p>
        </w:tc>
        <w:tc>
          <w:tcPr>
            <w:tcW w:w="1051" w:type="dxa"/>
          </w:tcPr>
          <w:p w14:paraId="2BDFDEB1" w14:textId="12FF9A51" w:rsidR="004A32A7" w:rsidRPr="001605E7" w:rsidRDefault="00EB544B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ARP</w:t>
            </w:r>
          </w:p>
        </w:tc>
        <w:tc>
          <w:tcPr>
            <w:tcW w:w="1051" w:type="dxa"/>
          </w:tcPr>
          <w:p w14:paraId="466EF6C8" w14:textId="72CFC082" w:rsidR="004A32A7" w:rsidRPr="001605E7" w:rsidRDefault="00EB544B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PING</w:t>
            </w:r>
          </w:p>
        </w:tc>
      </w:tr>
      <w:tr w:rsidR="00006930" w:rsidRPr="00546234" w14:paraId="618C2B30" w14:textId="77777777" w:rsidTr="00006930">
        <w:trPr>
          <w:jc w:val="center"/>
        </w:trPr>
        <w:tc>
          <w:tcPr>
            <w:tcW w:w="1050" w:type="dxa"/>
            <w:shd w:val="clear" w:color="auto" w:fill="D9D9D9" w:themeFill="background1" w:themeFillShade="D9"/>
          </w:tcPr>
          <w:p w14:paraId="26852F47" w14:textId="26A236E6" w:rsidR="00006930" w:rsidRPr="001605E7" w:rsidRDefault="00006930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51" w:type="dxa"/>
            <w:shd w:val="clear" w:color="auto" w:fill="D9D9D9" w:themeFill="background1" w:themeFillShade="D9"/>
          </w:tcPr>
          <w:p w14:paraId="5E7374C2" w14:textId="3820D133" w:rsidR="00006930" w:rsidRPr="001605E7" w:rsidRDefault="00006930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50" w:type="dxa"/>
            <w:shd w:val="clear" w:color="auto" w:fill="D9D9D9" w:themeFill="background1" w:themeFillShade="D9"/>
          </w:tcPr>
          <w:p w14:paraId="0E5318A3" w14:textId="5E065B7B" w:rsidR="00006930" w:rsidRPr="001605E7" w:rsidRDefault="00006930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51" w:type="dxa"/>
            <w:shd w:val="clear" w:color="auto" w:fill="D9D9D9" w:themeFill="background1" w:themeFillShade="D9"/>
          </w:tcPr>
          <w:p w14:paraId="24E4D6BF" w14:textId="34F0623D" w:rsidR="00006930" w:rsidRPr="001605E7" w:rsidRDefault="00006930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51" w:type="dxa"/>
            <w:shd w:val="clear" w:color="auto" w:fill="D9D9D9" w:themeFill="background1" w:themeFillShade="D9"/>
          </w:tcPr>
          <w:p w14:paraId="7A0F1355" w14:textId="04F58EDD" w:rsidR="00006930" w:rsidRPr="001605E7" w:rsidRDefault="00006930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50" w:type="dxa"/>
            <w:shd w:val="clear" w:color="auto" w:fill="FFFFFF" w:themeFill="background1"/>
          </w:tcPr>
          <w:p w14:paraId="2F659BB1" w14:textId="5961CDB7" w:rsidR="00006930" w:rsidRPr="001605E7" w:rsidRDefault="00006930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R=W</w:t>
            </w:r>
          </w:p>
        </w:tc>
        <w:tc>
          <w:tcPr>
            <w:tcW w:w="1051" w:type="dxa"/>
          </w:tcPr>
          <w:p w14:paraId="681299DC" w14:textId="181DDA4C" w:rsidR="00006930" w:rsidRPr="001605E7" w:rsidRDefault="00006930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R=W</w:t>
            </w:r>
          </w:p>
        </w:tc>
        <w:tc>
          <w:tcPr>
            <w:tcW w:w="1051" w:type="dxa"/>
          </w:tcPr>
          <w:p w14:paraId="2CA56E7B" w14:textId="4C4C4FE7" w:rsidR="00006930" w:rsidRPr="001605E7" w:rsidRDefault="00006930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R=W</w:t>
            </w:r>
          </w:p>
        </w:tc>
      </w:tr>
    </w:tbl>
    <w:p w14:paraId="1502278E" w14:textId="77777777" w:rsidR="004A32A7" w:rsidRPr="001605E7" w:rsidRDefault="004A32A7" w:rsidP="00155A42">
      <w:pPr>
        <w:pStyle w:val="11"/>
        <w:rPr>
          <w:rFonts w:eastAsiaTheme="minorHAnsi"/>
        </w:rPr>
      </w:pPr>
    </w:p>
    <w:tbl>
      <w:tblPr>
        <w:tblStyle w:val="af3"/>
        <w:tblW w:w="0" w:type="auto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680"/>
        <w:gridCol w:w="1134"/>
        <w:gridCol w:w="6521"/>
      </w:tblGrid>
      <w:tr w:rsidR="004A32A7" w:rsidRPr="00546234" w14:paraId="12BE021A" w14:textId="77777777" w:rsidTr="001605E7">
        <w:trPr>
          <w:jc w:val="center"/>
        </w:trPr>
        <w:tc>
          <w:tcPr>
            <w:tcW w:w="680" w:type="dxa"/>
            <w:shd w:val="clear" w:color="auto" w:fill="EAE8DA"/>
          </w:tcPr>
          <w:p w14:paraId="0EB440BD" w14:textId="77777777" w:rsidR="004A32A7" w:rsidRPr="001605E7" w:rsidRDefault="004A32A7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Bit</w:t>
            </w:r>
          </w:p>
        </w:tc>
        <w:tc>
          <w:tcPr>
            <w:tcW w:w="1134" w:type="dxa"/>
            <w:shd w:val="clear" w:color="auto" w:fill="EAE8DA"/>
          </w:tcPr>
          <w:p w14:paraId="34245772" w14:textId="77777777" w:rsidR="004A32A7" w:rsidRPr="001605E7" w:rsidRDefault="004A32A7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Symbol</w:t>
            </w:r>
          </w:p>
        </w:tc>
        <w:tc>
          <w:tcPr>
            <w:tcW w:w="6521" w:type="dxa"/>
            <w:shd w:val="clear" w:color="auto" w:fill="EAE8DA"/>
          </w:tcPr>
          <w:p w14:paraId="713B8082" w14:textId="77777777" w:rsidR="004A32A7" w:rsidRPr="001605E7" w:rsidRDefault="004A32A7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Description</w:t>
            </w:r>
          </w:p>
        </w:tc>
      </w:tr>
      <w:tr w:rsidR="004A32A7" w:rsidRPr="00546234" w14:paraId="2042B558" w14:textId="77777777" w:rsidTr="001605E7">
        <w:trPr>
          <w:jc w:val="center"/>
        </w:trPr>
        <w:tc>
          <w:tcPr>
            <w:tcW w:w="680" w:type="dxa"/>
            <w:vAlign w:val="center"/>
          </w:tcPr>
          <w:p w14:paraId="1E635120" w14:textId="2040B0F4" w:rsidR="004A32A7" w:rsidRPr="001605E7" w:rsidRDefault="00F74E42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[</w:t>
            </w:r>
            <w:r w:rsidR="004A32A7" w:rsidRPr="001605E7">
              <w:rPr>
                <w:rFonts w:eastAsiaTheme="minorHAnsi"/>
              </w:rPr>
              <w:t>7</w:t>
            </w:r>
            <w:r w:rsidRPr="001605E7">
              <w:rPr>
                <w:rFonts w:eastAsiaTheme="minorHAnsi"/>
              </w:rPr>
              <w:t>:3]</w:t>
            </w:r>
          </w:p>
        </w:tc>
        <w:tc>
          <w:tcPr>
            <w:tcW w:w="1134" w:type="dxa"/>
            <w:shd w:val="clear" w:color="auto" w:fill="EAE8DA"/>
            <w:vAlign w:val="center"/>
          </w:tcPr>
          <w:p w14:paraId="632BFC82" w14:textId="0AD681A5" w:rsidR="004A32A7" w:rsidRPr="001605E7" w:rsidRDefault="00F74E42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6521" w:type="dxa"/>
          </w:tcPr>
          <w:p w14:paraId="2982F6CC" w14:textId="77777777" w:rsidR="004A32A7" w:rsidRPr="001605E7" w:rsidRDefault="00860D33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Reserved</w:t>
            </w:r>
          </w:p>
        </w:tc>
      </w:tr>
      <w:tr w:rsidR="004A32A7" w:rsidRPr="00546234" w14:paraId="2D178FAB" w14:textId="77777777" w:rsidTr="001605E7">
        <w:trPr>
          <w:jc w:val="center"/>
        </w:trPr>
        <w:tc>
          <w:tcPr>
            <w:tcW w:w="680" w:type="dxa"/>
            <w:vAlign w:val="center"/>
          </w:tcPr>
          <w:p w14:paraId="51F4CDBF" w14:textId="77777777" w:rsidR="004A32A7" w:rsidRPr="001605E7" w:rsidRDefault="004A32A7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2</w:t>
            </w:r>
          </w:p>
        </w:tc>
        <w:tc>
          <w:tcPr>
            <w:tcW w:w="1134" w:type="dxa"/>
            <w:shd w:val="clear" w:color="auto" w:fill="EAE8DA"/>
            <w:vAlign w:val="center"/>
          </w:tcPr>
          <w:p w14:paraId="37860509" w14:textId="62384924" w:rsidR="004A32A7" w:rsidRPr="001605E7" w:rsidRDefault="00EB544B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TIMEOUT</w:t>
            </w:r>
          </w:p>
        </w:tc>
        <w:tc>
          <w:tcPr>
            <w:tcW w:w="6521" w:type="dxa"/>
          </w:tcPr>
          <w:p w14:paraId="2B7BEC48" w14:textId="4D1FF1BE" w:rsidR="004A32A7" w:rsidRPr="001605E7" w:rsidRDefault="002523E8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TIMEOUT Interrupt Mask</w:t>
            </w:r>
          </w:p>
          <w:p w14:paraId="4C2460F8" w14:textId="5D89F43E" w:rsidR="002523E8" w:rsidRPr="001605E7" w:rsidRDefault="002523E8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 : Enable TIMEOUT Interrupt</w:t>
            </w:r>
          </w:p>
          <w:p w14:paraId="2AA8E9A1" w14:textId="106BCFC9" w:rsidR="002523E8" w:rsidRPr="001605E7" w:rsidRDefault="002523E8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 : Disable TIMEOUT Interrupt</w:t>
            </w:r>
          </w:p>
        </w:tc>
      </w:tr>
      <w:tr w:rsidR="004A32A7" w:rsidRPr="00546234" w14:paraId="7F48F73D" w14:textId="77777777" w:rsidTr="001605E7">
        <w:trPr>
          <w:jc w:val="center"/>
        </w:trPr>
        <w:tc>
          <w:tcPr>
            <w:tcW w:w="680" w:type="dxa"/>
            <w:vAlign w:val="center"/>
          </w:tcPr>
          <w:p w14:paraId="7BEF6637" w14:textId="77777777" w:rsidR="004A32A7" w:rsidRPr="001605E7" w:rsidRDefault="004A32A7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</w:t>
            </w:r>
          </w:p>
        </w:tc>
        <w:tc>
          <w:tcPr>
            <w:tcW w:w="1134" w:type="dxa"/>
            <w:shd w:val="clear" w:color="auto" w:fill="EAE8DA"/>
            <w:vAlign w:val="center"/>
          </w:tcPr>
          <w:p w14:paraId="2A3136AE" w14:textId="130EFCA8" w:rsidR="004A32A7" w:rsidRPr="001605E7" w:rsidRDefault="00EB544B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ARP</w:t>
            </w:r>
          </w:p>
        </w:tc>
        <w:tc>
          <w:tcPr>
            <w:tcW w:w="6521" w:type="dxa"/>
          </w:tcPr>
          <w:p w14:paraId="3D0B7DDD" w14:textId="40FF7A12" w:rsidR="004A32A7" w:rsidRPr="001605E7" w:rsidRDefault="002523E8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ARP Interrupt Mask</w:t>
            </w:r>
          </w:p>
          <w:p w14:paraId="7CE85A27" w14:textId="23FAD17E" w:rsidR="002523E8" w:rsidRPr="001605E7" w:rsidRDefault="002523E8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 : Enable ARP Interrupt</w:t>
            </w:r>
          </w:p>
          <w:p w14:paraId="78D78652" w14:textId="68439727" w:rsidR="002523E8" w:rsidRPr="001605E7" w:rsidRDefault="002523E8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 : Disable ARP Interrupt</w:t>
            </w:r>
          </w:p>
        </w:tc>
      </w:tr>
      <w:tr w:rsidR="004A32A7" w:rsidRPr="00546234" w14:paraId="22A218A7" w14:textId="77777777" w:rsidTr="001605E7">
        <w:trPr>
          <w:jc w:val="center"/>
        </w:trPr>
        <w:tc>
          <w:tcPr>
            <w:tcW w:w="680" w:type="dxa"/>
            <w:vAlign w:val="center"/>
          </w:tcPr>
          <w:p w14:paraId="2D41DE51" w14:textId="77777777" w:rsidR="004A32A7" w:rsidRPr="001605E7" w:rsidRDefault="004A32A7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</w:t>
            </w:r>
          </w:p>
        </w:tc>
        <w:tc>
          <w:tcPr>
            <w:tcW w:w="1134" w:type="dxa"/>
            <w:shd w:val="clear" w:color="auto" w:fill="EAE8DA"/>
            <w:vAlign w:val="center"/>
          </w:tcPr>
          <w:p w14:paraId="52FA8657" w14:textId="040A9ED8" w:rsidR="004A32A7" w:rsidRPr="001605E7" w:rsidRDefault="00EB544B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PING</w:t>
            </w:r>
          </w:p>
        </w:tc>
        <w:tc>
          <w:tcPr>
            <w:tcW w:w="6521" w:type="dxa"/>
          </w:tcPr>
          <w:p w14:paraId="7000AB4B" w14:textId="267C789F" w:rsidR="004A32A7" w:rsidRPr="001605E7" w:rsidRDefault="00EB544B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</w:t>
            </w:r>
            <w:r w:rsidR="002523E8" w:rsidRPr="001605E7">
              <w:rPr>
                <w:rFonts w:eastAsiaTheme="minorHAnsi"/>
              </w:rPr>
              <w:t>ING Interrupt Mask</w:t>
            </w:r>
          </w:p>
          <w:p w14:paraId="64B84777" w14:textId="102C2F6D" w:rsidR="002523E8" w:rsidRPr="001605E7" w:rsidRDefault="002523E8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 : Enable PING Interrupt</w:t>
            </w:r>
          </w:p>
          <w:p w14:paraId="0C9A9DBD" w14:textId="0A241CE7" w:rsidR="002523E8" w:rsidRPr="001605E7" w:rsidRDefault="002523E8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 : Disable PING Interrupt</w:t>
            </w:r>
          </w:p>
        </w:tc>
      </w:tr>
    </w:tbl>
    <w:p w14:paraId="3F9892F6" w14:textId="77777777" w:rsidR="004A32A7" w:rsidRPr="001605E7" w:rsidRDefault="004A32A7" w:rsidP="00155A42">
      <w:pPr>
        <w:pStyle w:val="11"/>
        <w:rPr>
          <w:rFonts w:eastAsiaTheme="minorHAnsi"/>
        </w:rPr>
      </w:pPr>
    </w:p>
    <w:p w14:paraId="5B4ACE78" w14:textId="37CCB66D" w:rsidR="00442EA4" w:rsidRPr="001605E7" w:rsidRDefault="0019705A" w:rsidP="00350C3B">
      <w:pPr>
        <w:pStyle w:val="41"/>
        <w:numPr>
          <w:ilvl w:val="0"/>
          <w:numId w:val="0"/>
        </w:numPr>
        <w:ind w:left="484"/>
        <w:rPr>
          <w:rFonts w:eastAsiaTheme="minorHAnsi"/>
        </w:rPr>
      </w:pPr>
      <w:r w:rsidRPr="001605E7">
        <w:rPr>
          <w:rFonts w:eastAsiaTheme="minorHAnsi"/>
        </w:rPr>
        <w:t>SLIR</w:t>
      </w:r>
      <w:r w:rsidR="00640B1B" w:rsidRPr="001605E7">
        <w:rPr>
          <w:rFonts w:eastAsiaTheme="minorHAnsi"/>
        </w:rPr>
        <w:t xml:space="preserve"> </w:t>
      </w:r>
      <w:r w:rsidR="0003631D" w:rsidRPr="001605E7">
        <w:rPr>
          <w:rFonts w:eastAsiaTheme="minorHAnsi"/>
        </w:rPr>
        <w:t>(</w:t>
      </w:r>
      <w:r w:rsidR="00053E69" w:rsidRPr="001605E7">
        <w:rPr>
          <w:rFonts w:eastAsiaTheme="minorHAnsi"/>
        </w:rPr>
        <w:t>SOCKET</w:t>
      </w:r>
      <w:r w:rsidRPr="001605E7">
        <w:rPr>
          <w:rFonts w:eastAsiaTheme="minorHAnsi"/>
        </w:rPr>
        <w:t xml:space="preserve">-less </w:t>
      </w:r>
      <w:r w:rsidR="0070372E" w:rsidRPr="001605E7">
        <w:rPr>
          <w:rFonts w:eastAsiaTheme="minorHAnsi"/>
        </w:rPr>
        <w:t xml:space="preserve">Command </w:t>
      </w:r>
      <w:r w:rsidR="0003631D" w:rsidRPr="001605E7">
        <w:rPr>
          <w:rFonts w:eastAsiaTheme="minorHAnsi"/>
        </w:rPr>
        <w:t>Interrupt Register)</w:t>
      </w:r>
    </w:p>
    <w:p w14:paraId="5FDFA909" w14:textId="6AC11233" w:rsidR="00811166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2523E8" w:rsidRPr="001605E7">
        <w:rPr>
          <w:rFonts w:eastAsiaTheme="minorHAnsi"/>
        </w:rPr>
        <w:t>RW</w:t>
      </w:r>
      <w:r w:rsidR="0003631D" w:rsidRPr="001605E7">
        <w:rPr>
          <w:rFonts w:eastAsiaTheme="minorHAnsi"/>
        </w:rPr>
        <w:t>] [</w:t>
      </w:r>
      <w:r w:rsidR="002523E8" w:rsidRPr="001605E7">
        <w:rPr>
          <w:rFonts w:eastAsiaTheme="minorHAnsi"/>
        </w:rPr>
        <w:t>0x005F</w:t>
      </w:r>
      <w:r w:rsidR="0003631D" w:rsidRPr="001605E7">
        <w:rPr>
          <w:rFonts w:eastAsiaTheme="minorHAnsi"/>
        </w:rPr>
        <w:t>] [</w:t>
      </w:r>
      <w:r w:rsidR="002523E8" w:rsidRPr="001605E7">
        <w:rPr>
          <w:rFonts w:eastAsiaTheme="minorHAnsi"/>
        </w:rPr>
        <w:t>0x00</w:t>
      </w:r>
      <w:r w:rsidR="0003631D" w:rsidRPr="001605E7">
        <w:rPr>
          <w:rFonts w:eastAsiaTheme="minorHAnsi"/>
        </w:rPr>
        <w:t>]</w:t>
      </w:r>
    </w:p>
    <w:p w14:paraId="5F360A3C" w14:textId="148BE4E9" w:rsidR="009B2617" w:rsidRPr="001605E7" w:rsidRDefault="009B2617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SLIR</w:t>
      </w:r>
      <w:r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</w:t>
      </w:r>
      <w:r w:rsidR="00141D51" w:rsidRPr="001605E7">
        <w:rPr>
          <w:rFonts w:eastAsiaTheme="minorHAnsi"/>
        </w:rPr>
        <w:t>SLCR</w:t>
      </w:r>
      <w:r w:rsidR="00141D51" w:rsidRPr="001605E7">
        <w:rPr>
          <w:rFonts w:eastAsiaTheme="minorHAnsi" w:hint="eastAsia"/>
        </w:rPr>
        <w:t>로</w:t>
      </w:r>
      <w:ins w:id="427" w:author="becky" w:date="2017-09-01T15:34:00Z">
        <w:r w:rsidR="008956FA">
          <w:rPr>
            <w:rFonts w:eastAsiaTheme="minorHAnsi" w:hint="eastAsia"/>
          </w:rPr>
          <w:t xml:space="preserve"> </w:t>
        </w:r>
      </w:ins>
      <w:r w:rsidR="00141D51" w:rsidRPr="001605E7">
        <w:rPr>
          <w:rFonts w:eastAsiaTheme="minorHAnsi" w:hint="eastAsia"/>
        </w:rPr>
        <w:t>인한</w:t>
      </w:r>
      <w:r w:rsidRPr="001605E7">
        <w:rPr>
          <w:rFonts w:eastAsiaTheme="minorHAnsi"/>
        </w:rPr>
        <w:t xml:space="preserve"> Event</w:t>
      </w:r>
      <w:r w:rsidRPr="001605E7">
        <w:rPr>
          <w:rFonts w:eastAsiaTheme="minorHAnsi" w:hint="eastAsia"/>
        </w:rPr>
        <w:t>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발생했을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때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해당</w:t>
      </w:r>
      <w:r w:rsidRPr="001605E7">
        <w:rPr>
          <w:rFonts w:eastAsiaTheme="minorHAnsi"/>
        </w:rPr>
        <w:t xml:space="preserve"> Event bit</w:t>
      </w:r>
      <w:r w:rsidRPr="001605E7">
        <w:rPr>
          <w:rFonts w:eastAsiaTheme="minorHAnsi" w:hint="eastAsia"/>
        </w:rPr>
        <w:t>가</w:t>
      </w:r>
      <w:r w:rsidRPr="001605E7">
        <w:rPr>
          <w:rFonts w:eastAsiaTheme="minorHAnsi"/>
        </w:rPr>
        <w:t xml:space="preserve"> </w:t>
      </w:r>
      <w:r w:rsidR="00B70702" w:rsidRPr="001605E7">
        <w:rPr>
          <w:rFonts w:eastAsiaTheme="minorHAnsi"/>
        </w:rPr>
        <w:t>‘</w:t>
      </w:r>
      <w:r w:rsidRPr="001605E7">
        <w:rPr>
          <w:rFonts w:eastAsiaTheme="minorHAnsi"/>
        </w:rPr>
        <w:t>1</w:t>
      </w:r>
      <w:r w:rsidR="00B70702" w:rsidRPr="001605E7">
        <w:rPr>
          <w:rFonts w:eastAsiaTheme="minorHAnsi"/>
        </w:rPr>
        <w:t>’</w:t>
      </w:r>
      <w:r w:rsidRPr="001605E7">
        <w:rPr>
          <w:rFonts w:eastAsiaTheme="minorHAnsi" w:hint="eastAsia"/>
        </w:rPr>
        <w:t>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설정된다</w:t>
      </w:r>
      <w:r w:rsidRPr="001605E7">
        <w:rPr>
          <w:rFonts w:eastAsiaTheme="minorHAnsi"/>
        </w:rPr>
        <w:t>.</w:t>
      </w:r>
    </w:p>
    <w:p w14:paraId="37338B52" w14:textId="732B52F0" w:rsidR="009B2617" w:rsidRPr="001605E7" w:rsidRDefault="007713D8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SLIR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Event</w:t>
      </w:r>
      <w:r w:rsidRPr="001605E7">
        <w:rPr>
          <w:rFonts w:eastAsiaTheme="minorHAnsi" w:hint="eastAsia"/>
        </w:rPr>
        <w:t>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발생하고</w:t>
      </w:r>
      <w:r w:rsidRPr="001605E7">
        <w:rPr>
          <w:rFonts w:eastAsiaTheme="minorHAnsi"/>
        </w:rPr>
        <w:t>, SLIMR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1:1 </w:t>
      </w:r>
      <w:r w:rsidRPr="001605E7">
        <w:rPr>
          <w:rFonts w:eastAsiaTheme="minorHAnsi" w:hint="eastAsia"/>
        </w:rPr>
        <w:t>대응되는</w:t>
      </w:r>
      <w:r w:rsidRPr="001605E7">
        <w:rPr>
          <w:rFonts w:eastAsiaTheme="minorHAnsi"/>
        </w:rPr>
        <w:t xml:space="preserve"> Bit</w:t>
      </w:r>
      <w:r w:rsidRPr="001605E7">
        <w:rPr>
          <w:rFonts w:eastAsiaTheme="minorHAnsi" w:hint="eastAsia"/>
        </w:rPr>
        <w:t>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설정되어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있을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경우</w:t>
      </w:r>
      <w:r w:rsidRPr="001605E7">
        <w:rPr>
          <w:rFonts w:eastAsiaTheme="minorHAnsi"/>
        </w:rPr>
        <w:t xml:space="preserve">, </w:t>
      </w:r>
      <w:r w:rsidR="00B70702" w:rsidRPr="001605E7">
        <w:rPr>
          <w:rFonts w:eastAsiaTheme="minorHAnsi"/>
        </w:rPr>
        <w:t xml:space="preserve">INTn </w:t>
      </w:r>
      <w:r w:rsidR="00B70702" w:rsidRPr="001605E7">
        <w:rPr>
          <w:rFonts w:eastAsiaTheme="minorHAnsi" w:hint="eastAsia"/>
        </w:rPr>
        <w:t>핀이</w:t>
      </w:r>
      <w:r w:rsidRPr="001605E7">
        <w:rPr>
          <w:rFonts w:eastAsiaTheme="minorHAnsi"/>
        </w:rPr>
        <w:t xml:space="preserve"> </w:t>
      </w:r>
      <w:r w:rsidR="00B70702" w:rsidRPr="001605E7">
        <w:rPr>
          <w:rFonts w:eastAsiaTheme="minorHAnsi"/>
        </w:rPr>
        <w:t xml:space="preserve">Low </w:t>
      </w:r>
      <w:r w:rsidR="00B70702" w:rsidRPr="001605E7">
        <w:rPr>
          <w:rFonts w:eastAsiaTheme="minorHAnsi" w:hint="eastAsia"/>
        </w:rPr>
        <w:t>상태가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된다</w:t>
      </w:r>
      <w:r w:rsidRPr="001605E7">
        <w:rPr>
          <w:rFonts w:eastAsiaTheme="minorHAnsi"/>
        </w:rPr>
        <w:t>.</w:t>
      </w:r>
    </w:p>
    <w:p w14:paraId="0A6D4648" w14:textId="77777777" w:rsidR="002523E8" w:rsidRPr="001605E7" w:rsidRDefault="002523E8" w:rsidP="00155A42">
      <w:pPr>
        <w:pStyle w:val="11"/>
        <w:rPr>
          <w:rFonts w:eastAsiaTheme="minorHAnsi"/>
        </w:rPr>
      </w:pP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1050"/>
        <w:gridCol w:w="1051"/>
        <w:gridCol w:w="1050"/>
        <w:gridCol w:w="1051"/>
        <w:gridCol w:w="1051"/>
        <w:gridCol w:w="1050"/>
        <w:gridCol w:w="1051"/>
        <w:gridCol w:w="1051"/>
      </w:tblGrid>
      <w:tr w:rsidR="002523E8" w:rsidRPr="00546234" w14:paraId="369475ED" w14:textId="77777777" w:rsidTr="00006930">
        <w:trPr>
          <w:jc w:val="center"/>
        </w:trPr>
        <w:tc>
          <w:tcPr>
            <w:tcW w:w="1050" w:type="dxa"/>
            <w:tcBorders>
              <w:top w:val="nil"/>
              <w:left w:val="nil"/>
              <w:right w:val="nil"/>
            </w:tcBorders>
            <w:vAlign w:val="center"/>
          </w:tcPr>
          <w:p w14:paraId="1D2E0183" w14:textId="77777777" w:rsidR="002523E8" w:rsidRPr="001605E7" w:rsidRDefault="002523E8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7</w:t>
            </w:r>
          </w:p>
        </w:tc>
        <w:tc>
          <w:tcPr>
            <w:tcW w:w="1051" w:type="dxa"/>
            <w:tcBorders>
              <w:top w:val="nil"/>
              <w:left w:val="nil"/>
              <w:right w:val="nil"/>
            </w:tcBorders>
            <w:vAlign w:val="center"/>
          </w:tcPr>
          <w:p w14:paraId="08FCD1C4" w14:textId="77777777" w:rsidR="002523E8" w:rsidRPr="001605E7" w:rsidRDefault="002523E8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6</w:t>
            </w:r>
          </w:p>
        </w:tc>
        <w:tc>
          <w:tcPr>
            <w:tcW w:w="1050" w:type="dxa"/>
            <w:tcBorders>
              <w:top w:val="nil"/>
              <w:left w:val="nil"/>
              <w:right w:val="nil"/>
            </w:tcBorders>
            <w:vAlign w:val="center"/>
          </w:tcPr>
          <w:p w14:paraId="6607F124" w14:textId="77777777" w:rsidR="002523E8" w:rsidRPr="001605E7" w:rsidRDefault="002523E8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5</w:t>
            </w:r>
          </w:p>
        </w:tc>
        <w:tc>
          <w:tcPr>
            <w:tcW w:w="1051" w:type="dxa"/>
            <w:tcBorders>
              <w:top w:val="nil"/>
              <w:left w:val="nil"/>
              <w:right w:val="nil"/>
            </w:tcBorders>
            <w:vAlign w:val="center"/>
          </w:tcPr>
          <w:p w14:paraId="59BAE0F9" w14:textId="77777777" w:rsidR="002523E8" w:rsidRPr="001605E7" w:rsidRDefault="002523E8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4</w:t>
            </w:r>
          </w:p>
        </w:tc>
        <w:tc>
          <w:tcPr>
            <w:tcW w:w="1051" w:type="dxa"/>
            <w:tcBorders>
              <w:top w:val="nil"/>
              <w:left w:val="nil"/>
              <w:right w:val="nil"/>
            </w:tcBorders>
            <w:vAlign w:val="center"/>
          </w:tcPr>
          <w:p w14:paraId="715583B3" w14:textId="77777777" w:rsidR="002523E8" w:rsidRPr="001605E7" w:rsidRDefault="002523E8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3</w:t>
            </w:r>
          </w:p>
        </w:tc>
        <w:tc>
          <w:tcPr>
            <w:tcW w:w="1050" w:type="dxa"/>
            <w:tcBorders>
              <w:top w:val="nil"/>
              <w:left w:val="nil"/>
              <w:right w:val="nil"/>
            </w:tcBorders>
            <w:vAlign w:val="center"/>
          </w:tcPr>
          <w:p w14:paraId="78AA62A9" w14:textId="77777777" w:rsidR="002523E8" w:rsidRPr="001605E7" w:rsidRDefault="002523E8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2</w:t>
            </w:r>
          </w:p>
        </w:tc>
        <w:tc>
          <w:tcPr>
            <w:tcW w:w="1051" w:type="dxa"/>
            <w:tcBorders>
              <w:top w:val="nil"/>
              <w:left w:val="nil"/>
              <w:right w:val="nil"/>
            </w:tcBorders>
            <w:vAlign w:val="center"/>
          </w:tcPr>
          <w:p w14:paraId="3B97D851" w14:textId="77777777" w:rsidR="002523E8" w:rsidRPr="001605E7" w:rsidRDefault="002523E8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</w:t>
            </w:r>
          </w:p>
        </w:tc>
        <w:tc>
          <w:tcPr>
            <w:tcW w:w="1051" w:type="dxa"/>
            <w:tcBorders>
              <w:top w:val="nil"/>
              <w:left w:val="nil"/>
              <w:right w:val="nil"/>
            </w:tcBorders>
            <w:vAlign w:val="center"/>
          </w:tcPr>
          <w:p w14:paraId="4B527D0F" w14:textId="77777777" w:rsidR="002523E8" w:rsidRPr="001605E7" w:rsidRDefault="002523E8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</w:t>
            </w:r>
          </w:p>
        </w:tc>
      </w:tr>
      <w:tr w:rsidR="00860D33" w:rsidRPr="00546234" w14:paraId="3003F83D" w14:textId="77777777" w:rsidTr="00006930">
        <w:trPr>
          <w:jc w:val="center"/>
        </w:trPr>
        <w:tc>
          <w:tcPr>
            <w:tcW w:w="1050" w:type="dxa"/>
            <w:shd w:val="clear" w:color="auto" w:fill="D9D9D9" w:themeFill="background1" w:themeFillShade="D9"/>
            <w:vAlign w:val="center"/>
          </w:tcPr>
          <w:p w14:paraId="787CD7E4" w14:textId="648B8F93" w:rsidR="002523E8" w:rsidRPr="001605E7" w:rsidRDefault="00F74E42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51" w:type="dxa"/>
            <w:shd w:val="clear" w:color="auto" w:fill="D9D9D9" w:themeFill="background1" w:themeFillShade="D9"/>
            <w:vAlign w:val="center"/>
          </w:tcPr>
          <w:p w14:paraId="68733B04" w14:textId="590FD810" w:rsidR="002523E8" w:rsidRPr="001605E7" w:rsidRDefault="00F74E42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50" w:type="dxa"/>
            <w:shd w:val="clear" w:color="auto" w:fill="D9D9D9" w:themeFill="background1" w:themeFillShade="D9"/>
            <w:vAlign w:val="center"/>
          </w:tcPr>
          <w:p w14:paraId="27ABE597" w14:textId="4FE0B999" w:rsidR="002523E8" w:rsidRPr="001605E7" w:rsidRDefault="00F74E42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51" w:type="dxa"/>
            <w:shd w:val="clear" w:color="auto" w:fill="D9D9D9" w:themeFill="background1" w:themeFillShade="D9"/>
            <w:vAlign w:val="center"/>
          </w:tcPr>
          <w:p w14:paraId="0893A33B" w14:textId="7B3D0FF9" w:rsidR="002523E8" w:rsidRPr="001605E7" w:rsidRDefault="00F74E42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51" w:type="dxa"/>
            <w:shd w:val="clear" w:color="auto" w:fill="D9D9D9" w:themeFill="background1" w:themeFillShade="D9"/>
            <w:vAlign w:val="center"/>
          </w:tcPr>
          <w:p w14:paraId="22E9CBF4" w14:textId="709ACB26" w:rsidR="002523E8" w:rsidRPr="001605E7" w:rsidRDefault="00F74E42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50" w:type="dxa"/>
            <w:shd w:val="clear" w:color="auto" w:fill="FFFFFF" w:themeFill="background1"/>
            <w:vAlign w:val="center"/>
          </w:tcPr>
          <w:p w14:paraId="7E4207FC" w14:textId="7D706F35" w:rsidR="002523E8" w:rsidRPr="001605E7" w:rsidRDefault="002523E8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TIMEOUT</w:t>
            </w:r>
          </w:p>
        </w:tc>
        <w:tc>
          <w:tcPr>
            <w:tcW w:w="1051" w:type="dxa"/>
            <w:vAlign w:val="center"/>
          </w:tcPr>
          <w:p w14:paraId="46393F2A" w14:textId="5D672E93" w:rsidR="002523E8" w:rsidRPr="001605E7" w:rsidRDefault="002523E8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ARP</w:t>
            </w:r>
          </w:p>
        </w:tc>
        <w:tc>
          <w:tcPr>
            <w:tcW w:w="1051" w:type="dxa"/>
            <w:vAlign w:val="center"/>
          </w:tcPr>
          <w:p w14:paraId="1D390866" w14:textId="5A72B403" w:rsidR="002523E8" w:rsidRPr="001605E7" w:rsidRDefault="002523E8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PING</w:t>
            </w:r>
          </w:p>
        </w:tc>
      </w:tr>
      <w:tr w:rsidR="00006930" w:rsidRPr="00546234" w14:paraId="2E229418" w14:textId="77777777" w:rsidTr="00006930">
        <w:trPr>
          <w:jc w:val="center"/>
        </w:trPr>
        <w:tc>
          <w:tcPr>
            <w:tcW w:w="1050" w:type="dxa"/>
            <w:shd w:val="clear" w:color="auto" w:fill="D9D9D9" w:themeFill="background1" w:themeFillShade="D9"/>
            <w:vAlign w:val="center"/>
          </w:tcPr>
          <w:p w14:paraId="5D8A1AAD" w14:textId="7F9815F6" w:rsidR="00006930" w:rsidRPr="001605E7" w:rsidRDefault="00006930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51" w:type="dxa"/>
            <w:shd w:val="clear" w:color="auto" w:fill="D9D9D9" w:themeFill="background1" w:themeFillShade="D9"/>
            <w:vAlign w:val="center"/>
          </w:tcPr>
          <w:p w14:paraId="162E3817" w14:textId="088F75E2" w:rsidR="00006930" w:rsidRPr="001605E7" w:rsidRDefault="00006930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50" w:type="dxa"/>
            <w:shd w:val="clear" w:color="auto" w:fill="D9D9D9" w:themeFill="background1" w:themeFillShade="D9"/>
            <w:vAlign w:val="center"/>
          </w:tcPr>
          <w:p w14:paraId="062A961D" w14:textId="02AA07CB" w:rsidR="00006930" w:rsidRPr="001605E7" w:rsidRDefault="00006930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51" w:type="dxa"/>
            <w:shd w:val="clear" w:color="auto" w:fill="D9D9D9" w:themeFill="background1" w:themeFillShade="D9"/>
            <w:vAlign w:val="center"/>
          </w:tcPr>
          <w:p w14:paraId="2ACD7C27" w14:textId="4FF99C0F" w:rsidR="00006930" w:rsidRPr="001605E7" w:rsidRDefault="00006930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51" w:type="dxa"/>
            <w:shd w:val="clear" w:color="auto" w:fill="D9D9D9" w:themeFill="background1" w:themeFillShade="D9"/>
            <w:vAlign w:val="center"/>
          </w:tcPr>
          <w:p w14:paraId="28209EB0" w14:textId="35E4D6D3" w:rsidR="00006930" w:rsidRPr="001605E7" w:rsidRDefault="00006930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50" w:type="dxa"/>
            <w:shd w:val="clear" w:color="auto" w:fill="FFFFFF" w:themeFill="background1"/>
            <w:vAlign w:val="center"/>
          </w:tcPr>
          <w:p w14:paraId="06749A76" w14:textId="2712324C" w:rsidR="00006930" w:rsidRPr="001605E7" w:rsidRDefault="00006930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WC</w:t>
            </w:r>
          </w:p>
        </w:tc>
        <w:tc>
          <w:tcPr>
            <w:tcW w:w="1051" w:type="dxa"/>
            <w:vAlign w:val="center"/>
          </w:tcPr>
          <w:p w14:paraId="42565026" w14:textId="002058B1" w:rsidR="00006930" w:rsidRPr="001605E7" w:rsidRDefault="00006930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WC</w:t>
            </w:r>
          </w:p>
        </w:tc>
        <w:tc>
          <w:tcPr>
            <w:tcW w:w="1051" w:type="dxa"/>
            <w:vAlign w:val="center"/>
          </w:tcPr>
          <w:p w14:paraId="044D8CE3" w14:textId="73F731EC" w:rsidR="00006930" w:rsidRPr="001605E7" w:rsidRDefault="00006930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WC</w:t>
            </w:r>
          </w:p>
        </w:tc>
      </w:tr>
    </w:tbl>
    <w:p w14:paraId="23570511" w14:textId="77777777" w:rsidR="002523E8" w:rsidRPr="001605E7" w:rsidRDefault="002523E8" w:rsidP="00155A42">
      <w:pPr>
        <w:pStyle w:val="11"/>
        <w:rPr>
          <w:rFonts w:eastAsiaTheme="minorHAnsi"/>
        </w:rPr>
      </w:pPr>
    </w:p>
    <w:tbl>
      <w:tblPr>
        <w:tblStyle w:val="af3"/>
        <w:tblW w:w="0" w:type="auto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680"/>
        <w:gridCol w:w="1134"/>
        <w:gridCol w:w="6521"/>
      </w:tblGrid>
      <w:tr w:rsidR="002523E8" w:rsidRPr="00546234" w14:paraId="6A492374" w14:textId="77777777" w:rsidTr="001605E7">
        <w:trPr>
          <w:jc w:val="center"/>
        </w:trPr>
        <w:tc>
          <w:tcPr>
            <w:tcW w:w="680" w:type="dxa"/>
            <w:shd w:val="clear" w:color="auto" w:fill="EAE8DA"/>
          </w:tcPr>
          <w:p w14:paraId="5C6A2CE6" w14:textId="77777777" w:rsidR="002523E8" w:rsidRPr="001605E7" w:rsidRDefault="002523E8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Bit</w:t>
            </w:r>
          </w:p>
        </w:tc>
        <w:tc>
          <w:tcPr>
            <w:tcW w:w="1134" w:type="dxa"/>
            <w:shd w:val="clear" w:color="auto" w:fill="EAE8DA"/>
          </w:tcPr>
          <w:p w14:paraId="70495795" w14:textId="77777777" w:rsidR="002523E8" w:rsidRPr="001605E7" w:rsidRDefault="002523E8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Symbol</w:t>
            </w:r>
          </w:p>
        </w:tc>
        <w:tc>
          <w:tcPr>
            <w:tcW w:w="6521" w:type="dxa"/>
            <w:shd w:val="clear" w:color="auto" w:fill="EAE8DA"/>
          </w:tcPr>
          <w:p w14:paraId="48B1DBC6" w14:textId="77777777" w:rsidR="002523E8" w:rsidRPr="001605E7" w:rsidRDefault="002523E8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Description</w:t>
            </w:r>
          </w:p>
        </w:tc>
      </w:tr>
      <w:tr w:rsidR="002523E8" w:rsidRPr="00546234" w14:paraId="539E6ADA" w14:textId="77777777" w:rsidTr="001605E7">
        <w:trPr>
          <w:jc w:val="center"/>
        </w:trPr>
        <w:tc>
          <w:tcPr>
            <w:tcW w:w="680" w:type="dxa"/>
            <w:vAlign w:val="center"/>
          </w:tcPr>
          <w:p w14:paraId="12E201E5" w14:textId="7009A659" w:rsidR="002523E8" w:rsidRPr="001605E7" w:rsidRDefault="008B347B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[</w:t>
            </w:r>
            <w:r w:rsidR="002523E8" w:rsidRPr="001605E7">
              <w:rPr>
                <w:rFonts w:eastAsiaTheme="minorHAnsi"/>
              </w:rPr>
              <w:t>7</w:t>
            </w:r>
            <w:r w:rsidRPr="001605E7">
              <w:rPr>
                <w:rFonts w:eastAsiaTheme="minorHAnsi"/>
              </w:rPr>
              <w:t>:3]</w:t>
            </w:r>
          </w:p>
        </w:tc>
        <w:tc>
          <w:tcPr>
            <w:tcW w:w="1134" w:type="dxa"/>
            <w:shd w:val="clear" w:color="auto" w:fill="EAE8DA"/>
            <w:vAlign w:val="center"/>
          </w:tcPr>
          <w:p w14:paraId="036F5F20" w14:textId="7D70C588" w:rsidR="002523E8" w:rsidRPr="001605E7" w:rsidRDefault="008B347B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6521" w:type="dxa"/>
          </w:tcPr>
          <w:p w14:paraId="62A0F330" w14:textId="77777777" w:rsidR="002523E8" w:rsidRPr="001605E7" w:rsidRDefault="00860D33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Reserved</w:t>
            </w:r>
          </w:p>
        </w:tc>
      </w:tr>
      <w:tr w:rsidR="002523E8" w:rsidRPr="00546234" w14:paraId="14FE8FB9" w14:textId="77777777" w:rsidTr="001605E7">
        <w:trPr>
          <w:jc w:val="center"/>
        </w:trPr>
        <w:tc>
          <w:tcPr>
            <w:tcW w:w="680" w:type="dxa"/>
            <w:vAlign w:val="center"/>
          </w:tcPr>
          <w:p w14:paraId="1DE4A23F" w14:textId="77777777" w:rsidR="002523E8" w:rsidRPr="001605E7" w:rsidRDefault="002523E8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2</w:t>
            </w:r>
          </w:p>
        </w:tc>
        <w:tc>
          <w:tcPr>
            <w:tcW w:w="1134" w:type="dxa"/>
            <w:shd w:val="clear" w:color="auto" w:fill="EAE8DA"/>
            <w:vAlign w:val="center"/>
          </w:tcPr>
          <w:p w14:paraId="673117D6" w14:textId="2324EDC0" w:rsidR="002523E8" w:rsidRPr="001605E7" w:rsidRDefault="002523E8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TIMEOUT</w:t>
            </w:r>
          </w:p>
        </w:tc>
        <w:tc>
          <w:tcPr>
            <w:tcW w:w="6521" w:type="dxa"/>
          </w:tcPr>
          <w:p w14:paraId="616C5B7C" w14:textId="52304A05" w:rsidR="008B347B" w:rsidRPr="001605E7" w:rsidRDefault="005B5C24">
            <w:pPr>
              <w:pStyle w:val="11"/>
              <w:tabs>
                <w:tab w:val="left" w:pos="3065"/>
              </w:tabs>
              <w:rPr>
                <w:rFonts w:eastAsiaTheme="minorHAnsi"/>
              </w:rPr>
              <w:pPrChange w:id="428" w:author="becky" w:date="2017-09-01T15:36:00Z">
                <w:pPr>
                  <w:pStyle w:val="11"/>
                </w:pPr>
              </w:pPrChange>
            </w:pPr>
            <w:r w:rsidRPr="001605E7">
              <w:rPr>
                <w:rFonts w:eastAsiaTheme="minorHAnsi"/>
              </w:rPr>
              <w:t>TIMEOUT</w:t>
            </w:r>
            <w:r w:rsidR="008B347B" w:rsidRPr="001605E7">
              <w:rPr>
                <w:rFonts w:eastAsiaTheme="minorHAnsi"/>
              </w:rPr>
              <w:t xml:space="preserve"> </w:t>
            </w:r>
            <w:r w:rsidR="008B347B" w:rsidRPr="001605E7">
              <w:rPr>
                <w:rFonts w:eastAsiaTheme="minorHAnsi" w:hint="eastAsia"/>
              </w:rPr>
              <w:t>발생</w:t>
            </w:r>
            <w:r w:rsidR="008B347B" w:rsidRPr="001605E7">
              <w:rPr>
                <w:rFonts w:eastAsiaTheme="minorHAnsi"/>
              </w:rPr>
              <w:t xml:space="preserve"> </w:t>
            </w:r>
            <w:r w:rsidR="008B347B" w:rsidRPr="001605E7">
              <w:rPr>
                <w:rFonts w:eastAsiaTheme="minorHAnsi" w:hint="eastAsia"/>
              </w:rPr>
              <w:t>시</w:t>
            </w:r>
            <w:r w:rsidR="008B347B" w:rsidRPr="001605E7">
              <w:rPr>
                <w:rFonts w:eastAsiaTheme="minorHAnsi"/>
              </w:rPr>
              <w:t>, ‘1’</w:t>
            </w:r>
            <w:r w:rsidR="008B347B" w:rsidRPr="001605E7">
              <w:rPr>
                <w:rFonts w:eastAsiaTheme="minorHAnsi" w:hint="eastAsia"/>
              </w:rPr>
              <w:t>로</w:t>
            </w:r>
            <w:r w:rsidR="008B347B" w:rsidRPr="001605E7">
              <w:rPr>
                <w:rFonts w:eastAsiaTheme="minorHAnsi"/>
              </w:rPr>
              <w:t xml:space="preserve"> </w:t>
            </w:r>
            <w:r w:rsidR="008B347B" w:rsidRPr="001605E7">
              <w:rPr>
                <w:rFonts w:eastAsiaTheme="minorHAnsi" w:hint="eastAsia"/>
              </w:rPr>
              <w:t>설정된다</w:t>
            </w:r>
            <w:ins w:id="429" w:author="becky" w:date="2017-09-01T15:36:00Z">
              <w:r w:rsidR="008956FA">
                <w:rPr>
                  <w:rFonts w:eastAsiaTheme="minorHAnsi"/>
                </w:rPr>
                <w:t>.</w:t>
              </w:r>
            </w:ins>
          </w:p>
        </w:tc>
      </w:tr>
      <w:tr w:rsidR="002523E8" w:rsidRPr="00546234" w14:paraId="4827A3D8" w14:textId="77777777" w:rsidTr="001605E7">
        <w:trPr>
          <w:jc w:val="center"/>
        </w:trPr>
        <w:tc>
          <w:tcPr>
            <w:tcW w:w="680" w:type="dxa"/>
            <w:vAlign w:val="center"/>
          </w:tcPr>
          <w:p w14:paraId="04DC605C" w14:textId="77777777" w:rsidR="002523E8" w:rsidRPr="001605E7" w:rsidRDefault="002523E8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</w:t>
            </w:r>
          </w:p>
        </w:tc>
        <w:tc>
          <w:tcPr>
            <w:tcW w:w="1134" w:type="dxa"/>
            <w:shd w:val="clear" w:color="auto" w:fill="EAE8DA"/>
            <w:vAlign w:val="center"/>
          </w:tcPr>
          <w:p w14:paraId="15696D16" w14:textId="6A0527B0" w:rsidR="002523E8" w:rsidRPr="001605E7" w:rsidRDefault="002523E8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ARP</w:t>
            </w:r>
          </w:p>
        </w:tc>
        <w:tc>
          <w:tcPr>
            <w:tcW w:w="6521" w:type="dxa"/>
          </w:tcPr>
          <w:p w14:paraId="088A994C" w14:textId="15790A9C" w:rsidR="008B347B" w:rsidRPr="001605E7" w:rsidRDefault="002523E8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ARP</w:t>
            </w:r>
            <w:r w:rsidR="008B347B" w:rsidRPr="001605E7">
              <w:rPr>
                <w:rFonts w:eastAsiaTheme="minorHAnsi"/>
              </w:rPr>
              <w:t xml:space="preserve"> Reply </w:t>
            </w:r>
            <w:r w:rsidR="008B347B" w:rsidRPr="001605E7">
              <w:rPr>
                <w:rFonts w:eastAsiaTheme="minorHAnsi" w:hint="eastAsia"/>
              </w:rPr>
              <w:t>수신</w:t>
            </w:r>
            <w:r w:rsidR="008B347B" w:rsidRPr="001605E7">
              <w:rPr>
                <w:rFonts w:eastAsiaTheme="minorHAnsi"/>
              </w:rPr>
              <w:t xml:space="preserve"> </w:t>
            </w:r>
            <w:r w:rsidR="008B347B" w:rsidRPr="001605E7">
              <w:rPr>
                <w:rFonts w:eastAsiaTheme="minorHAnsi" w:hint="eastAsia"/>
              </w:rPr>
              <w:t>시</w:t>
            </w:r>
            <w:r w:rsidR="008B347B" w:rsidRPr="001605E7">
              <w:rPr>
                <w:rFonts w:eastAsiaTheme="minorHAnsi"/>
              </w:rPr>
              <w:t>, ‘1’</w:t>
            </w:r>
            <w:r w:rsidR="008B347B" w:rsidRPr="001605E7">
              <w:rPr>
                <w:rFonts w:eastAsiaTheme="minorHAnsi" w:hint="eastAsia"/>
              </w:rPr>
              <w:t>로</w:t>
            </w:r>
            <w:r w:rsidR="008B347B" w:rsidRPr="001605E7">
              <w:rPr>
                <w:rFonts w:eastAsiaTheme="minorHAnsi"/>
              </w:rPr>
              <w:t xml:space="preserve"> </w:t>
            </w:r>
            <w:r w:rsidR="008B347B" w:rsidRPr="001605E7">
              <w:rPr>
                <w:rFonts w:eastAsiaTheme="minorHAnsi" w:hint="eastAsia"/>
              </w:rPr>
              <w:t>설정된다</w:t>
            </w:r>
            <w:ins w:id="430" w:author="becky" w:date="2017-09-01T15:36:00Z">
              <w:r w:rsidR="008956FA">
                <w:rPr>
                  <w:rFonts w:eastAsiaTheme="minorHAnsi" w:hint="eastAsia"/>
                </w:rPr>
                <w:t>.</w:t>
              </w:r>
            </w:ins>
          </w:p>
        </w:tc>
      </w:tr>
      <w:tr w:rsidR="002523E8" w:rsidRPr="00546234" w14:paraId="43981C12" w14:textId="77777777" w:rsidTr="001605E7">
        <w:trPr>
          <w:jc w:val="center"/>
        </w:trPr>
        <w:tc>
          <w:tcPr>
            <w:tcW w:w="680" w:type="dxa"/>
            <w:vAlign w:val="center"/>
          </w:tcPr>
          <w:p w14:paraId="33C567E4" w14:textId="77777777" w:rsidR="002523E8" w:rsidRPr="001605E7" w:rsidRDefault="002523E8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</w:t>
            </w:r>
          </w:p>
        </w:tc>
        <w:tc>
          <w:tcPr>
            <w:tcW w:w="1134" w:type="dxa"/>
            <w:shd w:val="clear" w:color="auto" w:fill="EAE8DA"/>
            <w:vAlign w:val="center"/>
          </w:tcPr>
          <w:p w14:paraId="372F682D" w14:textId="2BA348F1" w:rsidR="002523E8" w:rsidRPr="001605E7" w:rsidRDefault="002523E8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PING</w:t>
            </w:r>
          </w:p>
        </w:tc>
        <w:tc>
          <w:tcPr>
            <w:tcW w:w="6521" w:type="dxa"/>
          </w:tcPr>
          <w:p w14:paraId="30BC51BA" w14:textId="5F98C8BB" w:rsidR="008B347B" w:rsidRPr="001605E7" w:rsidRDefault="002523E8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</w:t>
            </w:r>
            <w:r w:rsidR="005B5C24" w:rsidRPr="001605E7">
              <w:rPr>
                <w:rFonts w:eastAsiaTheme="minorHAnsi"/>
              </w:rPr>
              <w:t>ING</w:t>
            </w:r>
            <w:r w:rsidR="008B347B" w:rsidRPr="001605E7">
              <w:rPr>
                <w:rFonts w:eastAsiaTheme="minorHAnsi"/>
              </w:rPr>
              <w:t xml:space="preserve"> Reply </w:t>
            </w:r>
            <w:r w:rsidR="008B347B" w:rsidRPr="001605E7">
              <w:rPr>
                <w:rFonts w:eastAsiaTheme="minorHAnsi" w:hint="eastAsia"/>
              </w:rPr>
              <w:t>수신</w:t>
            </w:r>
            <w:r w:rsidR="008B347B" w:rsidRPr="001605E7">
              <w:rPr>
                <w:rFonts w:eastAsiaTheme="minorHAnsi"/>
              </w:rPr>
              <w:t xml:space="preserve"> </w:t>
            </w:r>
            <w:r w:rsidR="008B347B" w:rsidRPr="001605E7">
              <w:rPr>
                <w:rFonts w:eastAsiaTheme="minorHAnsi" w:hint="eastAsia"/>
              </w:rPr>
              <w:t>시</w:t>
            </w:r>
            <w:r w:rsidR="008B347B" w:rsidRPr="001605E7">
              <w:rPr>
                <w:rFonts w:eastAsiaTheme="minorHAnsi"/>
              </w:rPr>
              <w:t>, ‘1’</w:t>
            </w:r>
            <w:r w:rsidR="008B347B" w:rsidRPr="001605E7">
              <w:rPr>
                <w:rFonts w:eastAsiaTheme="minorHAnsi" w:hint="eastAsia"/>
              </w:rPr>
              <w:t>로</w:t>
            </w:r>
            <w:r w:rsidR="008B347B" w:rsidRPr="001605E7">
              <w:rPr>
                <w:rFonts w:eastAsiaTheme="minorHAnsi"/>
              </w:rPr>
              <w:t xml:space="preserve"> </w:t>
            </w:r>
            <w:r w:rsidR="008B347B" w:rsidRPr="001605E7">
              <w:rPr>
                <w:rFonts w:eastAsiaTheme="minorHAnsi" w:hint="eastAsia"/>
              </w:rPr>
              <w:t>설정된다</w:t>
            </w:r>
            <w:ins w:id="431" w:author="becky" w:date="2017-09-01T15:36:00Z">
              <w:r w:rsidR="008956FA">
                <w:rPr>
                  <w:rFonts w:eastAsiaTheme="minorHAnsi" w:hint="eastAsia"/>
                </w:rPr>
                <w:t>.</w:t>
              </w:r>
            </w:ins>
          </w:p>
        </w:tc>
      </w:tr>
    </w:tbl>
    <w:p w14:paraId="3D79ADAA" w14:textId="77777777" w:rsidR="002523E8" w:rsidRPr="001605E7" w:rsidRDefault="002523E8" w:rsidP="00155A42">
      <w:pPr>
        <w:pStyle w:val="11"/>
        <w:rPr>
          <w:rFonts w:eastAsiaTheme="minorHAnsi"/>
        </w:rPr>
      </w:pPr>
    </w:p>
    <w:p w14:paraId="6E03D060" w14:textId="437F44F8" w:rsidR="00442EA4" w:rsidRPr="008C14F1" w:rsidRDefault="008B347B" w:rsidP="00E54C87">
      <w:pPr>
        <w:pStyle w:val="31"/>
      </w:pPr>
      <w:bookmarkStart w:id="432" w:name="_Toc483830048"/>
      <w:bookmarkStart w:id="433" w:name="_Ref478471924"/>
      <w:r w:rsidRPr="008C14F1">
        <w:t>CLKLCKR</w:t>
      </w:r>
      <w:r w:rsidR="00640B1B" w:rsidRPr="008C14F1">
        <w:t xml:space="preserve"> </w:t>
      </w:r>
      <w:r w:rsidR="001A4323" w:rsidRPr="008C14F1">
        <w:t>(</w:t>
      </w:r>
      <w:r w:rsidRPr="008C14F1">
        <w:t xml:space="preserve">Clock </w:t>
      </w:r>
      <w:r w:rsidR="00E54613" w:rsidRPr="008C14F1">
        <w:t>Lo</w:t>
      </w:r>
      <w:r w:rsidRPr="008C14F1">
        <w:t>c</w:t>
      </w:r>
      <w:r w:rsidR="00E54613" w:rsidRPr="008C14F1">
        <w:t>k</w:t>
      </w:r>
      <w:r w:rsidR="001A4323" w:rsidRPr="008C14F1">
        <w:t xml:space="preserve"> Register)</w:t>
      </w:r>
      <w:bookmarkEnd w:id="432"/>
    </w:p>
    <w:p w14:paraId="235DF374" w14:textId="0A67A3ED" w:rsidR="00811166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006930" w:rsidRPr="001605E7">
        <w:rPr>
          <w:rFonts w:eastAsiaTheme="minorHAnsi"/>
        </w:rPr>
        <w:t>WO</w:t>
      </w:r>
      <w:r w:rsidR="0049364B" w:rsidRPr="001605E7">
        <w:rPr>
          <w:rFonts w:eastAsiaTheme="minorHAnsi"/>
        </w:rPr>
        <w:t>]</w:t>
      </w:r>
      <w:r w:rsidR="001A4323" w:rsidRPr="001605E7">
        <w:rPr>
          <w:rFonts w:eastAsiaTheme="minorHAnsi"/>
        </w:rPr>
        <w:t xml:space="preserve"> [</w:t>
      </w:r>
      <w:r w:rsidR="0062572B" w:rsidRPr="001605E7">
        <w:rPr>
          <w:rFonts w:eastAsiaTheme="minorHAnsi"/>
        </w:rPr>
        <w:t>0x0070</w:t>
      </w:r>
      <w:r w:rsidR="001A4323" w:rsidRPr="001605E7">
        <w:rPr>
          <w:rFonts w:eastAsiaTheme="minorHAnsi"/>
        </w:rPr>
        <w:t>] [</w:t>
      </w:r>
      <w:r w:rsidR="00397E21" w:rsidRPr="001605E7">
        <w:rPr>
          <w:rFonts w:eastAsiaTheme="minorHAnsi"/>
        </w:rPr>
        <w:t>0x00</w:t>
      </w:r>
      <w:r w:rsidR="001A4323" w:rsidRPr="001605E7">
        <w:rPr>
          <w:rFonts w:eastAsiaTheme="minorHAnsi"/>
        </w:rPr>
        <w:t>]</w:t>
      </w:r>
      <w:bookmarkEnd w:id="433"/>
    </w:p>
    <w:p w14:paraId="6651774A" w14:textId="6AB6EEE4" w:rsidR="00811166" w:rsidRPr="001605E7" w:rsidRDefault="008B347B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CLKLCKR</w:t>
      </w:r>
      <w:r w:rsidR="004F69B3" w:rsidRPr="001605E7">
        <w:rPr>
          <w:rFonts w:eastAsiaTheme="minorHAnsi" w:hint="eastAsia"/>
        </w:rPr>
        <w:t>은</w:t>
      </w:r>
      <w:r w:rsidR="004F69B3" w:rsidRPr="001605E7">
        <w:rPr>
          <w:rFonts w:eastAsiaTheme="minorHAnsi"/>
        </w:rPr>
        <w:t xml:space="preserve"> </w:t>
      </w:r>
      <w:r w:rsidR="0062572B" w:rsidRPr="001605E7">
        <w:rPr>
          <w:rFonts w:eastAsiaTheme="minorHAnsi"/>
        </w:rPr>
        <w:t>MR2</w:t>
      </w:r>
      <w:r w:rsidR="00F271DC" w:rsidRPr="001605E7">
        <w:rPr>
          <w:rFonts w:eastAsiaTheme="minorHAnsi"/>
        </w:rPr>
        <w:t>(</w:t>
      </w:r>
      <w:r w:rsidR="004F69B3" w:rsidRPr="001605E7">
        <w:rPr>
          <w:rFonts w:eastAsiaTheme="minorHAnsi"/>
        </w:rPr>
        <w:t>CLKSEL</w:t>
      </w:r>
      <w:r w:rsidR="00F271DC" w:rsidRPr="001605E7">
        <w:rPr>
          <w:rFonts w:eastAsiaTheme="minorHAnsi"/>
        </w:rPr>
        <w:t>)</w:t>
      </w:r>
      <w:r w:rsidR="007A5AA2" w:rsidRPr="001605E7">
        <w:rPr>
          <w:rFonts w:eastAsiaTheme="minorHAnsi" w:hint="eastAsia"/>
        </w:rPr>
        <w:t>의</w:t>
      </w:r>
      <w:r w:rsidR="007A5AA2" w:rsidRPr="001605E7">
        <w:rPr>
          <w:rFonts w:eastAsiaTheme="minorHAnsi"/>
        </w:rPr>
        <w:t xml:space="preserve"> </w:t>
      </w:r>
      <w:r w:rsidR="007A5AA2" w:rsidRPr="001605E7">
        <w:rPr>
          <w:rFonts w:eastAsiaTheme="minorHAnsi" w:hint="eastAsia"/>
        </w:rPr>
        <w:t>설정을</w:t>
      </w:r>
      <w:r w:rsidR="004F69B3" w:rsidRPr="001605E7">
        <w:rPr>
          <w:rFonts w:eastAsiaTheme="minorHAnsi"/>
        </w:rPr>
        <w:t xml:space="preserve"> Lock/Unlock</w:t>
      </w:r>
      <w:r w:rsidR="00F271DC" w:rsidRPr="001605E7">
        <w:rPr>
          <w:rFonts w:eastAsiaTheme="minorHAnsi" w:hint="eastAsia"/>
        </w:rPr>
        <w:t>한다</w:t>
      </w:r>
      <w:r w:rsidR="00F271DC" w:rsidRPr="001605E7">
        <w:rPr>
          <w:rFonts w:eastAsiaTheme="minorHAnsi"/>
        </w:rPr>
        <w:t>.</w:t>
      </w:r>
      <w:r w:rsidR="00397E21" w:rsidRPr="001605E7">
        <w:rPr>
          <w:rFonts w:eastAsiaTheme="minorHAnsi"/>
        </w:rPr>
        <w:t xml:space="preserve"> </w:t>
      </w:r>
      <w:r w:rsidR="00397E21" w:rsidRPr="001605E7">
        <w:rPr>
          <w:rFonts w:eastAsiaTheme="minorHAnsi" w:hint="eastAsia"/>
        </w:rPr>
        <w:t>초기</w:t>
      </w:r>
      <w:r w:rsidR="00397E21" w:rsidRPr="001605E7">
        <w:rPr>
          <w:rFonts w:eastAsiaTheme="minorHAnsi"/>
        </w:rPr>
        <w:t xml:space="preserve"> </w:t>
      </w:r>
      <w:r w:rsidR="00397E21" w:rsidRPr="001605E7">
        <w:rPr>
          <w:rFonts w:eastAsiaTheme="minorHAnsi" w:hint="eastAsia"/>
        </w:rPr>
        <w:t>상태는</w:t>
      </w:r>
      <w:r w:rsidR="00397E21" w:rsidRPr="001605E7">
        <w:rPr>
          <w:rFonts w:eastAsiaTheme="minorHAnsi"/>
        </w:rPr>
        <w:t xml:space="preserve"> Lock</w:t>
      </w:r>
      <w:r w:rsidR="00397E21" w:rsidRPr="001605E7">
        <w:rPr>
          <w:rFonts w:eastAsiaTheme="minorHAnsi" w:hint="eastAsia"/>
        </w:rPr>
        <w:t>이다</w:t>
      </w:r>
      <w:r w:rsidR="00397E21" w:rsidRPr="001605E7">
        <w:rPr>
          <w:rFonts w:eastAsiaTheme="minorHAnsi"/>
        </w:rPr>
        <w:t>.</w:t>
      </w:r>
    </w:p>
    <w:p w14:paraId="68F8DD2A" w14:textId="53CDE5AD" w:rsidR="007A5AA2" w:rsidRPr="001605E7" w:rsidRDefault="007A5AA2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MR2(CLKSEL)</w:t>
      </w:r>
      <w:r w:rsidR="00397E21" w:rsidRPr="001605E7">
        <w:rPr>
          <w:rFonts w:eastAsiaTheme="minorHAnsi" w:hint="eastAsia"/>
        </w:rPr>
        <w:t>의</w:t>
      </w:r>
      <w:r w:rsidR="00397E21" w:rsidRPr="001605E7">
        <w:rPr>
          <w:rFonts w:eastAsiaTheme="minorHAnsi"/>
        </w:rPr>
        <w:t xml:space="preserve"> </w:t>
      </w:r>
      <w:r w:rsidR="00397E21" w:rsidRPr="001605E7">
        <w:rPr>
          <w:rFonts w:eastAsiaTheme="minorHAnsi" w:hint="eastAsia"/>
        </w:rPr>
        <w:t>설정</w:t>
      </w:r>
      <w:r w:rsidR="00397E21" w:rsidRPr="001605E7">
        <w:rPr>
          <w:rFonts w:eastAsiaTheme="minorHAnsi"/>
        </w:rPr>
        <w:t xml:space="preserve"> </w:t>
      </w:r>
      <w:r w:rsidR="00397E21" w:rsidRPr="001605E7">
        <w:rPr>
          <w:rFonts w:eastAsiaTheme="minorHAnsi" w:hint="eastAsia"/>
        </w:rPr>
        <w:t>이</w:t>
      </w:r>
      <w:r w:rsidR="00397E21" w:rsidRPr="001605E7">
        <w:rPr>
          <w:rFonts w:eastAsiaTheme="minorHAnsi"/>
        </w:rPr>
        <w:t xml:space="preserve"> </w:t>
      </w:r>
      <w:r w:rsidR="00397E21" w:rsidRPr="001605E7">
        <w:rPr>
          <w:rFonts w:eastAsiaTheme="minorHAnsi" w:hint="eastAsia"/>
        </w:rPr>
        <w:t>후에도</w:t>
      </w:r>
      <w:r w:rsidR="00397E21" w:rsidRPr="001605E7">
        <w:rPr>
          <w:rFonts w:eastAsiaTheme="minorHAnsi"/>
        </w:rPr>
        <w:t xml:space="preserve"> Lock </w:t>
      </w:r>
      <w:r w:rsidR="00397E21" w:rsidRPr="001605E7">
        <w:rPr>
          <w:rFonts w:eastAsiaTheme="minorHAnsi" w:hint="eastAsia"/>
        </w:rPr>
        <w:t>상태는</w:t>
      </w:r>
      <w:r w:rsidR="00397E21" w:rsidRPr="001605E7">
        <w:rPr>
          <w:rFonts w:eastAsiaTheme="minorHAnsi"/>
        </w:rPr>
        <w:t xml:space="preserve"> </w:t>
      </w:r>
      <w:r w:rsidR="00397E21" w:rsidRPr="001605E7">
        <w:rPr>
          <w:rFonts w:eastAsiaTheme="minorHAnsi" w:hint="eastAsia"/>
        </w:rPr>
        <w:t>변하지</w:t>
      </w:r>
      <w:r w:rsidR="00397E21" w:rsidRPr="001605E7">
        <w:rPr>
          <w:rFonts w:eastAsiaTheme="minorHAnsi"/>
        </w:rPr>
        <w:t xml:space="preserve"> </w:t>
      </w:r>
      <w:r w:rsidR="00397E21" w:rsidRPr="001605E7">
        <w:rPr>
          <w:rFonts w:eastAsiaTheme="minorHAnsi" w:hint="eastAsia"/>
        </w:rPr>
        <w:t>않는다</w:t>
      </w:r>
      <w:r w:rsidRPr="001605E7">
        <w:rPr>
          <w:rFonts w:eastAsiaTheme="minorHAnsi"/>
        </w:rPr>
        <w:t>.</w:t>
      </w:r>
    </w:p>
    <w:p w14:paraId="46E42C01" w14:textId="77777777" w:rsidR="0058337E" w:rsidRPr="001605E7" w:rsidRDefault="0058337E" w:rsidP="00155A42">
      <w:pPr>
        <w:pStyle w:val="11"/>
        <w:rPr>
          <w:rFonts w:eastAsiaTheme="minorHAnsi"/>
        </w:rPr>
      </w:pP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1717"/>
        <w:gridCol w:w="1717"/>
      </w:tblGrid>
      <w:tr w:rsidR="0058337E" w:rsidRPr="00546234" w14:paraId="164BC5F9" w14:textId="77777777" w:rsidTr="00350C3B">
        <w:trPr>
          <w:jc w:val="center"/>
        </w:trPr>
        <w:tc>
          <w:tcPr>
            <w:tcW w:w="1717" w:type="dxa"/>
            <w:vAlign w:val="center"/>
          </w:tcPr>
          <w:p w14:paraId="3A7902DF" w14:textId="77A2F104" w:rsidR="0058337E" w:rsidRPr="001605E7" w:rsidRDefault="0058337E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Unlock</w:t>
            </w:r>
          </w:p>
        </w:tc>
        <w:tc>
          <w:tcPr>
            <w:tcW w:w="1717" w:type="dxa"/>
            <w:vAlign w:val="center"/>
          </w:tcPr>
          <w:p w14:paraId="4F6FFD0D" w14:textId="7D1AA660" w:rsidR="0058337E" w:rsidRPr="001605E7" w:rsidRDefault="007A5AA2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0xCE</w:t>
            </w:r>
          </w:p>
        </w:tc>
      </w:tr>
      <w:tr w:rsidR="0058337E" w:rsidRPr="00546234" w14:paraId="2378E3D2" w14:textId="77777777" w:rsidTr="00350C3B">
        <w:trPr>
          <w:jc w:val="center"/>
        </w:trPr>
        <w:tc>
          <w:tcPr>
            <w:tcW w:w="1717" w:type="dxa"/>
            <w:vAlign w:val="center"/>
          </w:tcPr>
          <w:p w14:paraId="73F6AAA9" w14:textId="026DBD5F" w:rsidR="0058337E" w:rsidRPr="001605E7" w:rsidRDefault="007A5AA2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Lock</w:t>
            </w:r>
          </w:p>
        </w:tc>
        <w:tc>
          <w:tcPr>
            <w:tcW w:w="1717" w:type="dxa"/>
            <w:vAlign w:val="center"/>
          </w:tcPr>
          <w:p w14:paraId="58FE00FE" w14:textId="470688CE" w:rsidR="0058337E" w:rsidRPr="001605E7" w:rsidRDefault="007A5AA2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others</w:t>
            </w:r>
          </w:p>
        </w:tc>
      </w:tr>
    </w:tbl>
    <w:p w14:paraId="6FC8B711" w14:textId="77777777" w:rsidR="0058337E" w:rsidRPr="001605E7" w:rsidRDefault="0058337E" w:rsidP="00155A42">
      <w:pPr>
        <w:pStyle w:val="11"/>
        <w:rPr>
          <w:rFonts w:eastAsiaTheme="minorHAnsi"/>
        </w:rPr>
      </w:pPr>
    </w:p>
    <w:p w14:paraId="022407D5" w14:textId="3A275748" w:rsidR="00442EA4" w:rsidRPr="008C14F1" w:rsidRDefault="00DD12E3" w:rsidP="00E54C87">
      <w:pPr>
        <w:pStyle w:val="31"/>
      </w:pPr>
      <w:bookmarkStart w:id="434" w:name="_Toc483830049"/>
      <w:r w:rsidRPr="008C14F1">
        <w:t>NET</w:t>
      </w:r>
      <w:r w:rsidR="00486E15" w:rsidRPr="008C14F1">
        <w:t>LCK</w:t>
      </w:r>
      <w:r w:rsidR="001A4323" w:rsidRPr="008C14F1">
        <w:t>R</w:t>
      </w:r>
      <w:r w:rsidR="00640B1B" w:rsidRPr="008C14F1">
        <w:t xml:space="preserve"> </w:t>
      </w:r>
      <w:r w:rsidR="001A4323" w:rsidRPr="008C14F1">
        <w:t xml:space="preserve">(Network </w:t>
      </w:r>
      <w:r w:rsidR="00E54613" w:rsidRPr="008C14F1">
        <w:t>Lock</w:t>
      </w:r>
      <w:r w:rsidR="001A4323" w:rsidRPr="008C14F1">
        <w:t xml:space="preserve"> Register)</w:t>
      </w:r>
      <w:bookmarkEnd w:id="434"/>
    </w:p>
    <w:p w14:paraId="3B4D2536" w14:textId="1E6026BD" w:rsidR="00811166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006930" w:rsidRPr="001605E7">
        <w:rPr>
          <w:rFonts w:eastAsiaTheme="minorHAnsi"/>
        </w:rPr>
        <w:t>WO</w:t>
      </w:r>
      <w:r w:rsidR="0049364B" w:rsidRPr="001605E7">
        <w:rPr>
          <w:rFonts w:eastAsiaTheme="minorHAnsi"/>
        </w:rPr>
        <w:t>]</w:t>
      </w:r>
      <w:r w:rsidR="001A4323" w:rsidRPr="001605E7">
        <w:rPr>
          <w:rFonts w:eastAsiaTheme="minorHAnsi"/>
        </w:rPr>
        <w:t xml:space="preserve"> [</w:t>
      </w:r>
      <w:r w:rsidR="0058337E" w:rsidRPr="001605E7">
        <w:rPr>
          <w:rFonts w:eastAsiaTheme="minorHAnsi"/>
        </w:rPr>
        <w:t>0x0071</w:t>
      </w:r>
      <w:r w:rsidR="001A4323" w:rsidRPr="001605E7">
        <w:rPr>
          <w:rFonts w:eastAsiaTheme="minorHAnsi"/>
        </w:rPr>
        <w:t>] [</w:t>
      </w:r>
      <w:r w:rsidR="00397E21" w:rsidRPr="001605E7">
        <w:rPr>
          <w:rFonts w:eastAsiaTheme="minorHAnsi"/>
        </w:rPr>
        <w:t>0x00</w:t>
      </w:r>
      <w:r w:rsidR="001A4323" w:rsidRPr="001605E7">
        <w:rPr>
          <w:rFonts w:eastAsiaTheme="minorHAnsi"/>
        </w:rPr>
        <w:t>]</w:t>
      </w:r>
    </w:p>
    <w:p w14:paraId="19995041" w14:textId="1801F179" w:rsidR="00811166" w:rsidRPr="001605E7" w:rsidRDefault="0058337E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NET</w:t>
      </w:r>
      <w:r w:rsidR="00E54613" w:rsidRPr="001605E7">
        <w:rPr>
          <w:rFonts w:eastAsiaTheme="minorHAnsi"/>
        </w:rPr>
        <w:t>LCK</w:t>
      </w:r>
      <w:r w:rsidRPr="001605E7">
        <w:rPr>
          <w:rFonts w:eastAsiaTheme="minorHAnsi"/>
        </w:rPr>
        <w:t>R</w:t>
      </w:r>
      <w:r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</w:t>
      </w:r>
      <w:r w:rsidR="008302BE" w:rsidRPr="001605E7">
        <w:rPr>
          <w:rFonts w:eastAsiaTheme="minorHAnsi"/>
        </w:rPr>
        <w:t xml:space="preserve">W5100S </w:t>
      </w:r>
      <w:r w:rsidRPr="001605E7">
        <w:rPr>
          <w:rFonts w:eastAsiaTheme="minorHAnsi"/>
        </w:rPr>
        <w:t>Network Configuration</w:t>
      </w:r>
      <w:r w:rsidRPr="001605E7">
        <w:rPr>
          <w:rFonts w:eastAsiaTheme="minorHAnsi" w:hint="eastAsia"/>
        </w:rPr>
        <w:t>에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관련된</w:t>
      </w:r>
      <w:r w:rsidRPr="001605E7">
        <w:rPr>
          <w:rFonts w:eastAsiaTheme="minorHAnsi"/>
        </w:rPr>
        <w:t xml:space="preserve"> GWR, SUBR, SHAR, SIPR</w:t>
      </w:r>
      <w:r w:rsidR="00397E21" w:rsidRPr="001605E7">
        <w:rPr>
          <w:rFonts w:eastAsiaTheme="minorHAnsi" w:hint="eastAsia"/>
        </w:rPr>
        <w:t>의</w:t>
      </w:r>
      <w:r w:rsidR="00397E21" w:rsidRPr="001605E7">
        <w:rPr>
          <w:rFonts w:eastAsiaTheme="minorHAnsi"/>
        </w:rPr>
        <w:t xml:space="preserve"> </w:t>
      </w:r>
      <w:r w:rsidR="00397E21" w:rsidRPr="001605E7">
        <w:rPr>
          <w:rFonts w:eastAsiaTheme="minorHAnsi" w:hint="eastAsia"/>
        </w:rPr>
        <w:t>설정을</w:t>
      </w:r>
      <w:r w:rsidR="00397E21" w:rsidRPr="001605E7">
        <w:rPr>
          <w:rFonts w:eastAsiaTheme="minorHAnsi"/>
        </w:rPr>
        <w:t xml:space="preserve"> Lock/Unlock</w:t>
      </w:r>
      <w:r w:rsidR="00397E21" w:rsidRPr="001605E7">
        <w:rPr>
          <w:rFonts w:eastAsiaTheme="minorHAnsi" w:hint="eastAsia"/>
        </w:rPr>
        <w:t>한다</w:t>
      </w:r>
      <w:r w:rsidR="00397E21" w:rsidRPr="001605E7">
        <w:rPr>
          <w:rFonts w:eastAsiaTheme="minorHAnsi"/>
        </w:rPr>
        <w:t xml:space="preserve">. </w:t>
      </w:r>
      <w:r w:rsidR="00397E21" w:rsidRPr="001605E7">
        <w:rPr>
          <w:rFonts w:eastAsiaTheme="minorHAnsi" w:hint="eastAsia"/>
        </w:rPr>
        <w:t>초기</w:t>
      </w:r>
      <w:r w:rsidR="00397E21" w:rsidRPr="001605E7">
        <w:rPr>
          <w:rFonts w:eastAsiaTheme="minorHAnsi"/>
        </w:rPr>
        <w:t xml:space="preserve"> </w:t>
      </w:r>
      <w:r w:rsidR="00397E21" w:rsidRPr="001605E7">
        <w:rPr>
          <w:rFonts w:eastAsiaTheme="minorHAnsi" w:hint="eastAsia"/>
        </w:rPr>
        <w:t>상태는</w:t>
      </w:r>
      <w:r w:rsidR="00397E21" w:rsidRPr="001605E7">
        <w:rPr>
          <w:rFonts w:eastAsiaTheme="minorHAnsi"/>
        </w:rPr>
        <w:t xml:space="preserve"> Unlock</w:t>
      </w:r>
      <w:r w:rsidR="00397E21" w:rsidRPr="001605E7">
        <w:rPr>
          <w:rFonts w:eastAsiaTheme="minorHAnsi" w:hint="eastAsia"/>
        </w:rPr>
        <w:t>이다</w:t>
      </w:r>
      <w:r w:rsidR="00397E21" w:rsidRPr="001605E7">
        <w:rPr>
          <w:rFonts w:eastAsiaTheme="minorHAnsi"/>
        </w:rPr>
        <w:t>.</w:t>
      </w:r>
    </w:p>
    <w:p w14:paraId="29A88A9B" w14:textId="66F7CBBB" w:rsidR="008302BE" w:rsidRPr="001605E7" w:rsidRDefault="00397E21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GWR, SUBR, SHAR, SIPR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이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후에도</w:t>
      </w:r>
      <w:r w:rsidRPr="001605E7">
        <w:rPr>
          <w:rFonts w:eastAsiaTheme="minorHAnsi"/>
        </w:rPr>
        <w:t xml:space="preserve"> Lock </w:t>
      </w:r>
      <w:r w:rsidRPr="001605E7">
        <w:rPr>
          <w:rFonts w:eastAsiaTheme="minorHAnsi" w:hint="eastAsia"/>
        </w:rPr>
        <w:t>상태는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변하지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않는다</w:t>
      </w:r>
      <w:r w:rsidRPr="001605E7">
        <w:rPr>
          <w:rFonts w:eastAsiaTheme="minorHAnsi"/>
        </w:rPr>
        <w:t>.</w:t>
      </w:r>
    </w:p>
    <w:p w14:paraId="41DA309A" w14:textId="77777777" w:rsidR="0058337E" w:rsidRPr="001605E7" w:rsidRDefault="0058337E" w:rsidP="00155A42">
      <w:pPr>
        <w:pStyle w:val="11"/>
        <w:rPr>
          <w:rFonts w:eastAsiaTheme="minorHAnsi"/>
        </w:rPr>
      </w:pP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1701"/>
        <w:gridCol w:w="1701"/>
      </w:tblGrid>
      <w:tr w:rsidR="008302BE" w:rsidRPr="00546234" w14:paraId="0F00CB57" w14:textId="77777777" w:rsidTr="001605E7">
        <w:trPr>
          <w:jc w:val="center"/>
        </w:trPr>
        <w:tc>
          <w:tcPr>
            <w:tcW w:w="1701" w:type="dxa"/>
            <w:vAlign w:val="center"/>
          </w:tcPr>
          <w:p w14:paraId="6A876B0B" w14:textId="4A59AEC8" w:rsidR="008302BE" w:rsidRPr="001605E7" w:rsidRDefault="00397E2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Unlock</w:t>
            </w:r>
          </w:p>
        </w:tc>
        <w:tc>
          <w:tcPr>
            <w:tcW w:w="1701" w:type="dxa"/>
            <w:vAlign w:val="center"/>
          </w:tcPr>
          <w:p w14:paraId="682282CC" w14:textId="3AF6761D" w:rsidR="008302BE" w:rsidRPr="001605E7" w:rsidRDefault="00397E2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0xC5</w:t>
            </w:r>
          </w:p>
        </w:tc>
      </w:tr>
      <w:tr w:rsidR="008302BE" w:rsidRPr="00546234" w14:paraId="3BDFA687" w14:textId="77777777" w:rsidTr="001605E7">
        <w:trPr>
          <w:jc w:val="center"/>
        </w:trPr>
        <w:tc>
          <w:tcPr>
            <w:tcW w:w="1701" w:type="dxa"/>
            <w:vAlign w:val="center"/>
          </w:tcPr>
          <w:p w14:paraId="2C858C6B" w14:textId="1C1E0AD5" w:rsidR="008302BE" w:rsidRPr="001605E7" w:rsidRDefault="00397E2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Lock</w:t>
            </w:r>
          </w:p>
        </w:tc>
        <w:tc>
          <w:tcPr>
            <w:tcW w:w="1701" w:type="dxa"/>
            <w:vAlign w:val="center"/>
          </w:tcPr>
          <w:p w14:paraId="1A68A71C" w14:textId="47924E1E" w:rsidR="008302BE" w:rsidRPr="001605E7" w:rsidRDefault="008302BE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</w:t>
            </w:r>
            <w:r w:rsidR="00397E21" w:rsidRPr="001605E7">
              <w:rPr>
                <w:rFonts w:eastAsiaTheme="minorHAnsi"/>
              </w:rPr>
              <w:t>3A</w:t>
            </w:r>
          </w:p>
        </w:tc>
      </w:tr>
    </w:tbl>
    <w:p w14:paraId="0E045C37" w14:textId="77777777" w:rsidR="008302BE" w:rsidRPr="001605E7" w:rsidRDefault="008302BE" w:rsidP="00155A42">
      <w:pPr>
        <w:pStyle w:val="11"/>
        <w:rPr>
          <w:rFonts w:eastAsiaTheme="minorHAnsi"/>
        </w:rPr>
      </w:pPr>
    </w:p>
    <w:p w14:paraId="58527548" w14:textId="3D081111" w:rsidR="00442EA4" w:rsidRPr="008C14F1" w:rsidRDefault="00DD12E3" w:rsidP="00E54C87">
      <w:pPr>
        <w:pStyle w:val="31"/>
      </w:pPr>
      <w:bookmarkStart w:id="435" w:name="_Toc483830050"/>
      <w:r w:rsidRPr="008C14F1">
        <w:t>PHY</w:t>
      </w:r>
      <w:r w:rsidR="00486E15" w:rsidRPr="008C14F1">
        <w:t>LCK</w:t>
      </w:r>
      <w:r w:rsidR="001A4323" w:rsidRPr="008C14F1">
        <w:t>R</w:t>
      </w:r>
      <w:r w:rsidR="00640B1B" w:rsidRPr="008C14F1">
        <w:t xml:space="preserve"> </w:t>
      </w:r>
      <w:r w:rsidR="001A4323" w:rsidRPr="008C14F1">
        <w:t xml:space="preserve">(PHY </w:t>
      </w:r>
      <w:r w:rsidR="00486E15" w:rsidRPr="008C14F1">
        <w:t>L</w:t>
      </w:r>
      <w:r w:rsidR="00E54613" w:rsidRPr="008C14F1">
        <w:t>ock</w:t>
      </w:r>
      <w:r w:rsidR="001A4323" w:rsidRPr="008C14F1">
        <w:t xml:space="preserve"> Register)</w:t>
      </w:r>
      <w:bookmarkEnd w:id="435"/>
    </w:p>
    <w:p w14:paraId="6E6A3A0C" w14:textId="57E15B70" w:rsidR="00811166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006930" w:rsidRPr="001605E7">
        <w:rPr>
          <w:rFonts w:eastAsiaTheme="minorHAnsi"/>
        </w:rPr>
        <w:t>WO</w:t>
      </w:r>
      <w:r w:rsidR="0049364B" w:rsidRPr="001605E7">
        <w:rPr>
          <w:rFonts w:eastAsiaTheme="minorHAnsi"/>
        </w:rPr>
        <w:t>]</w:t>
      </w:r>
      <w:r w:rsidR="001A4323" w:rsidRPr="001605E7">
        <w:rPr>
          <w:rFonts w:eastAsiaTheme="minorHAnsi"/>
        </w:rPr>
        <w:t xml:space="preserve"> [</w:t>
      </w:r>
      <w:r w:rsidR="008302BE" w:rsidRPr="001605E7">
        <w:rPr>
          <w:rFonts w:eastAsiaTheme="minorHAnsi"/>
        </w:rPr>
        <w:t>0x0072</w:t>
      </w:r>
      <w:r w:rsidR="001A4323" w:rsidRPr="001605E7">
        <w:rPr>
          <w:rFonts w:eastAsiaTheme="minorHAnsi"/>
        </w:rPr>
        <w:t>] [</w:t>
      </w:r>
      <w:r w:rsidR="008302BE" w:rsidRPr="001605E7">
        <w:rPr>
          <w:rFonts w:eastAsiaTheme="minorHAnsi"/>
        </w:rPr>
        <w:t>0x00</w:t>
      </w:r>
      <w:r w:rsidR="001A4323" w:rsidRPr="001605E7">
        <w:rPr>
          <w:rFonts w:eastAsiaTheme="minorHAnsi"/>
        </w:rPr>
        <w:t>]</w:t>
      </w:r>
    </w:p>
    <w:p w14:paraId="72635505" w14:textId="0DC30297" w:rsidR="00397E21" w:rsidRPr="001605E7" w:rsidRDefault="008302BE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PHY</w:t>
      </w:r>
      <w:r w:rsidR="00E54613" w:rsidRPr="001605E7">
        <w:rPr>
          <w:rFonts w:eastAsiaTheme="minorHAnsi"/>
        </w:rPr>
        <w:t>LCK</w:t>
      </w:r>
      <w:r w:rsidRPr="001605E7">
        <w:rPr>
          <w:rFonts w:eastAsiaTheme="minorHAnsi"/>
        </w:rPr>
        <w:t>R</w:t>
      </w:r>
      <w:r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PHYCR</w:t>
      </w:r>
      <w:r w:rsidR="002A1EAC" w:rsidRPr="001605E7">
        <w:rPr>
          <w:rFonts w:eastAsiaTheme="minorHAnsi"/>
        </w:rPr>
        <w:t xml:space="preserve">0, </w:t>
      </w:r>
      <w:r w:rsidR="0018552D" w:rsidRPr="001605E7">
        <w:rPr>
          <w:rFonts w:eastAsiaTheme="minorHAnsi"/>
        </w:rPr>
        <w:t>PHYCR</w:t>
      </w:r>
      <w:r w:rsidRPr="001605E7">
        <w:rPr>
          <w:rFonts w:eastAsiaTheme="minorHAnsi"/>
        </w:rPr>
        <w:t>1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</w:t>
      </w:r>
      <w:r w:rsidR="0018552D" w:rsidRPr="001605E7">
        <w:rPr>
          <w:rFonts w:eastAsiaTheme="minorHAnsi" w:hint="eastAsia"/>
        </w:rPr>
        <w:t>설정을</w:t>
      </w:r>
      <w:r w:rsidRPr="001605E7">
        <w:rPr>
          <w:rFonts w:eastAsiaTheme="minorHAnsi"/>
        </w:rPr>
        <w:t xml:space="preserve"> Lock/Unlock</w:t>
      </w:r>
      <w:r w:rsidR="0018552D" w:rsidRPr="001605E7">
        <w:rPr>
          <w:rFonts w:eastAsiaTheme="minorHAnsi" w:hint="eastAsia"/>
        </w:rPr>
        <w:t>한</w:t>
      </w:r>
      <w:r w:rsidRPr="001605E7">
        <w:rPr>
          <w:rFonts w:eastAsiaTheme="minorHAnsi" w:hint="eastAsia"/>
        </w:rPr>
        <w:t>다</w:t>
      </w:r>
      <w:r w:rsidRPr="001605E7">
        <w:rPr>
          <w:rFonts w:eastAsiaTheme="minorHAnsi"/>
        </w:rPr>
        <w:t>.</w:t>
      </w:r>
      <w:r w:rsidR="0018552D" w:rsidRPr="001605E7">
        <w:rPr>
          <w:rFonts w:eastAsiaTheme="minorHAnsi"/>
        </w:rPr>
        <w:t xml:space="preserve"> </w:t>
      </w:r>
      <w:r w:rsidR="00397E21" w:rsidRPr="001605E7">
        <w:rPr>
          <w:rFonts w:eastAsiaTheme="minorHAnsi" w:hint="eastAsia"/>
        </w:rPr>
        <w:t>초기</w:t>
      </w:r>
      <w:r w:rsidR="00397E21" w:rsidRPr="001605E7">
        <w:rPr>
          <w:rFonts w:eastAsiaTheme="minorHAnsi"/>
        </w:rPr>
        <w:t xml:space="preserve"> </w:t>
      </w:r>
      <w:r w:rsidR="00397E21" w:rsidRPr="001605E7">
        <w:rPr>
          <w:rFonts w:eastAsiaTheme="minorHAnsi" w:hint="eastAsia"/>
        </w:rPr>
        <w:t>상태는</w:t>
      </w:r>
      <w:r w:rsidR="00397E21" w:rsidRPr="001605E7">
        <w:rPr>
          <w:rFonts w:eastAsiaTheme="minorHAnsi"/>
        </w:rPr>
        <w:t xml:space="preserve"> </w:t>
      </w:r>
      <w:r w:rsidR="0018552D" w:rsidRPr="001605E7">
        <w:rPr>
          <w:rFonts w:eastAsiaTheme="minorHAnsi"/>
        </w:rPr>
        <w:t>L</w:t>
      </w:r>
      <w:r w:rsidR="00397E21" w:rsidRPr="001605E7">
        <w:rPr>
          <w:rFonts w:eastAsiaTheme="minorHAnsi"/>
        </w:rPr>
        <w:t>ock</w:t>
      </w:r>
      <w:r w:rsidR="00397E21" w:rsidRPr="001605E7">
        <w:rPr>
          <w:rFonts w:eastAsiaTheme="minorHAnsi" w:hint="eastAsia"/>
        </w:rPr>
        <w:t>이다</w:t>
      </w:r>
      <w:r w:rsidR="00397E21" w:rsidRPr="001605E7">
        <w:rPr>
          <w:rFonts w:eastAsiaTheme="minorHAnsi"/>
        </w:rPr>
        <w:t>.</w:t>
      </w:r>
    </w:p>
    <w:p w14:paraId="08F21E16" w14:textId="3462CB37" w:rsidR="00397E21" w:rsidRPr="001605E7" w:rsidRDefault="0018552D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PHYCR0, PHYCR1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이</w:t>
      </w:r>
      <w:del w:id="436" w:author="becky" w:date="2017-09-01T15:28:00Z">
        <w:r w:rsidRPr="001605E7" w:rsidDel="008956FA">
          <w:rPr>
            <w:rFonts w:eastAsiaTheme="minorHAnsi"/>
          </w:rPr>
          <w:delText xml:space="preserve"> </w:delText>
        </w:r>
      </w:del>
      <w:r w:rsidRPr="001605E7">
        <w:rPr>
          <w:rFonts w:eastAsiaTheme="minorHAnsi" w:hint="eastAsia"/>
        </w:rPr>
        <w:t>후에도</w:t>
      </w:r>
      <w:r w:rsidRPr="001605E7">
        <w:rPr>
          <w:rFonts w:eastAsiaTheme="minorHAnsi"/>
        </w:rPr>
        <w:t xml:space="preserve"> Lock </w:t>
      </w:r>
      <w:r w:rsidRPr="001605E7">
        <w:rPr>
          <w:rFonts w:eastAsiaTheme="minorHAnsi" w:hint="eastAsia"/>
        </w:rPr>
        <w:t>상태는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변하지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않는다</w:t>
      </w:r>
      <w:r w:rsidRPr="001605E7">
        <w:rPr>
          <w:rFonts w:eastAsiaTheme="minorHAnsi"/>
        </w:rPr>
        <w:t>.</w:t>
      </w:r>
    </w:p>
    <w:p w14:paraId="7C1B1580" w14:textId="77777777" w:rsidR="0098585B" w:rsidRPr="001605E7" w:rsidRDefault="0098585B" w:rsidP="00155A42">
      <w:pPr>
        <w:pStyle w:val="11"/>
        <w:rPr>
          <w:rFonts w:eastAsiaTheme="minorHAnsi"/>
        </w:rPr>
      </w:pP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1701"/>
        <w:gridCol w:w="1701"/>
      </w:tblGrid>
      <w:tr w:rsidR="0098585B" w:rsidRPr="00546234" w14:paraId="4274A7DD" w14:textId="77777777" w:rsidTr="001605E7">
        <w:trPr>
          <w:jc w:val="center"/>
        </w:trPr>
        <w:tc>
          <w:tcPr>
            <w:tcW w:w="1701" w:type="dxa"/>
            <w:vAlign w:val="center"/>
          </w:tcPr>
          <w:p w14:paraId="3614CC55" w14:textId="10F28D29" w:rsidR="0098585B" w:rsidRPr="001605E7" w:rsidRDefault="0098585B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Unlock</w:t>
            </w:r>
          </w:p>
        </w:tc>
        <w:tc>
          <w:tcPr>
            <w:tcW w:w="1701" w:type="dxa"/>
            <w:vAlign w:val="center"/>
          </w:tcPr>
          <w:p w14:paraId="56EFA408" w14:textId="53AC573B" w:rsidR="0098585B" w:rsidRPr="001605E7" w:rsidRDefault="0018552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0x53</w:t>
            </w:r>
          </w:p>
        </w:tc>
      </w:tr>
      <w:tr w:rsidR="0098585B" w:rsidRPr="00546234" w14:paraId="6AC85A97" w14:textId="77777777" w:rsidTr="001605E7">
        <w:trPr>
          <w:jc w:val="center"/>
        </w:trPr>
        <w:tc>
          <w:tcPr>
            <w:tcW w:w="1701" w:type="dxa"/>
            <w:vAlign w:val="center"/>
          </w:tcPr>
          <w:p w14:paraId="1058A4C7" w14:textId="0281E2D4" w:rsidR="0098585B" w:rsidRPr="001605E7" w:rsidRDefault="0018552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Lock</w:t>
            </w:r>
          </w:p>
        </w:tc>
        <w:tc>
          <w:tcPr>
            <w:tcW w:w="1701" w:type="dxa"/>
            <w:vAlign w:val="center"/>
          </w:tcPr>
          <w:p w14:paraId="33B61174" w14:textId="4BE796D6" w:rsidR="0098585B" w:rsidRPr="001605E7" w:rsidRDefault="0018552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Others</w:t>
            </w:r>
          </w:p>
        </w:tc>
      </w:tr>
    </w:tbl>
    <w:p w14:paraId="23484FB0" w14:textId="77777777" w:rsidR="0098585B" w:rsidRPr="001605E7" w:rsidRDefault="0098585B" w:rsidP="00155A42">
      <w:pPr>
        <w:pStyle w:val="11"/>
        <w:rPr>
          <w:rFonts w:eastAsiaTheme="minorHAnsi"/>
        </w:rPr>
      </w:pPr>
    </w:p>
    <w:p w14:paraId="2825DE18" w14:textId="2D8AA003" w:rsidR="00442EA4" w:rsidRPr="008C14F1" w:rsidRDefault="00DD12E3" w:rsidP="00E54C87">
      <w:pPr>
        <w:pStyle w:val="31"/>
      </w:pPr>
      <w:bookmarkStart w:id="437" w:name="_Toc483830051"/>
      <w:r w:rsidRPr="008C14F1">
        <w:t>VER</w:t>
      </w:r>
      <w:r w:rsidR="0018552D" w:rsidRPr="008C14F1">
        <w:t>R</w:t>
      </w:r>
      <w:r w:rsidR="00640B1B" w:rsidRPr="008C14F1">
        <w:t xml:space="preserve"> </w:t>
      </w:r>
      <w:r w:rsidR="001A4323" w:rsidRPr="008C14F1">
        <w:t>(W5100S Version Register)</w:t>
      </w:r>
      <w:bookmarkEnd w:id="437"/>
    </w:p>
    <w:p w14:paraId="4FC5F950" w14:textId="0E9275F3" w:rsidR="00811166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98585B" w:rsidRPr="001605E7">
        <w:rPr>
          <w:rFonts w:eastAsiaTheme="minorHAnsi"/>
        </w:rPr>
        <w:t>R</w:t>
      </w:r>
      <w:r w:rsidR="00075F17" w:rsidRPr="001605E7">
        <w:rPr>
          <w:rFonts w:eastAsiaTheme="minorHAnsi"/>
        </w:rPr>
        <w:t>O</w:t>
      </w:r>
      <w:r w:rsidR="001A4323" w:rsidRPr="001605E7">
        <w:rPr>
          <w:rFonts w:eastAsiaTheme="minorHAnsi"/>
        </w:rPr>
        <w:t>] [</w:t>
      </w:r>
      <w:r w:rsidR="0098585B" w:rsidRPr="001605E7">
        <w:rPr>
          <w:rFonts w:eastAsiaTheme="minorHAnsi"/>
        </w:rPr>
        <w:t>0x0080</w:t>
      </w:r>
      <w:r w:rsidR="001A4323" w:rsidRPr="001605E7">
        <w:rPr>
          <w:rFonts w:eastAsiaTheme="minorHAnsi"/>
        </w:rPr>
        <w:t>] [</w:t>
      </w:r>
      <w:r w:rsidR="0098585B" w:rsidRPr="001605E7">
        <w:rPr>
          <w:rFonts w:eastAsiaTheme="minorHAnsi"/>
        </w:rPr>
        <w:t>0x51</w:t>
      </w:r>
      <w:r w:rsidR="001A4323" w:rsidRPr="001605E7">
        <w:rPr>
          <w:rFonts w:eastAsiaTheme="minorHAnsi"/>
        </w:rPr>
        <w:t>]</w:t>
      </w:r>
    </w:p>
    <w:p w14:paraId="648ECEBF" w14:textId="4B537D8F" w:rsidR="00075F17" w:rsidRPr="001605E7" w:rsidRDefault="00075F17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VER</w:t>
      </w:r>
      <w:r w:rsidR="0018552D" w:rsidRPr="001605E7">
        <w:rPr>
          <w:rFonts w:eastAsiaTheme="minorHAnsi"/>
        </w:rPr>
        <w:t>R</w:t>
      </w:r>
      <w:r w:rsidRPr="001605E7">
        <w:rPr>
          <w:rFonts w:eastAsiaTheme="minorHAnsi" w:hint="eastAsia"/>
        </w:rPr>
        <w:t>는</w:t>
      </w:r>
      <w:r w:rsidRPr="001605E7">
        <w:rPr>
          <w:rFonts w:eastAsiaTheme="minorHAnsi"/>
        </w:rPr>
        <w:t xml:space="preserve"> W5100S</w:t>
      </w:r>
      <w:r w:rsidR="0018552D" w:rsidRPr="001605E7">
        <w:rPr>
          <w:rFonts w:eastAsiaTheme="minorHAnsi"/>
        </w:rPr>
        <w:t xml:space="preserve"> </w:t>
      </w:r>
      <w:r w:rsidRPr="001605E7">
        <w:rPr>
          <w:rFonts w:eastAsiaTheme="minorHAnsi"/>
        </w:rPr>
        <w:t>Version</w:t>
      </w:r>
      <w:r w:rsidRPr="001605E7">
        <w:rPr>
          <w:rFonts w:eastAsiaTheme="minorHAnsi" w:hint="eastAsia"/>
        </w:rPr>
        <w:t>이다</w:t>
      </w:r>
      <w:r w:rsidRPr="001605E7">
        <w:rPr>
          <w:rFonts w:eastAsiaTheme="minorHAnsi"/>
        </w:rPr>
        <w:t>.</w:t>
      </w:r>
    </w:p>
    <w:p w14:paraId="357DEBBF" w14:textId="77777777" w:rsidR="0098585B" w:rsidRPr="001605E7" w:rsidRDefault="0098585B" w:rsidP="00155A42">
      <w:pPr>
        <w:pStyle w:val="11"/>
        <w:rPr>
          <w:rFonts w:eastAsiaTheme="minorHAnsi"/>
        </w:rPr>
      </w:pPr>
    </w:p>
    <w:p w14:paraId="3AC9C9D7" w14:textId="311B3DD1" w:rsidR="00442EA4" w:rsidRPr="001605E7" w:rsidRDefault="00DD12E3" w:rsidP="00E54C87">
      <w:pPr>
        <w:pStyle w:val="31"/>
      </w:pPr>
      <w:bookmarkStart w:id="438" w:name="_Toc483830052"/>
      <w:commentRangeStart w:id="439"/>
      <w:r w:rsidRPr="001605E7">
        <w:t>TCNT</w:t>
      </w:r>
      <w:r w:rsidR="001A4323" w:rsidRPr="001605E7">
        <w:t>R</w:t>
      </w:r>
      <w:r w:rsidR="00640B1B" w:rsidRPr="001605E7">
        <w:t xml:space="preserve"> </w:t>
      </w:r>
      <w:r w:rsidR="001A4323" w:rsidRPr="001605E7">
        <w:t>(</w:t>
      </w:r>
      <w:r w:rsidR="00EF301F" w:rsidRPr="001605E7">
        <w:t>Ticker Counter Register</w:t>
      </w:r>
      <w:r w:rsidR="001A4323" w:rsidRPr="001605E7">
        <w:t>)</w:t>
      </w:r>
      <w:bookmarkEnd w:id="438"/>
      <w:commentRangeEnd w:id="439"/>
      <w:r w:rsidR="003D1CEF" w:rsidRPr="001605E7">
        <w:rPr>
          <w:rStyle w:val="aff7"/>
          <w:rFonts w:eastAsiaTheme="minorHAnsi"/>
        </w:rPr>
        <w:commentReference w:id="439"/>
      </w:r>
    </w:p>
    <w:p w14:paraId="6A511392" w14:textId="61CA2779" w:rsidR="00811166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006930" w:rsidRPr="001605E7">
        <w:rPr>
          <w:rFonts w:eastAsiaTheme="minorHAnsi"/>
        </w:rPr>
        <w:t>RO</w:t>
      </w:r>
      <w:r w:rsidR="0049364B" w:rsidRPr="001605E7">
        <w:rPr>
          <w:rFonts w:eastAsiaTheme="minorHAnsi"/>
        </w:rPr>
        <w:t>]</w:t>
      </w:r>
      <w:r w:rsidR="00EF301F" w:rsidRPr="001605E7">
        <w:rPr>
          <w:rFonts w:eastAsiaTheme="minorHAnsi"/>
        </w:rPr>
        <w:t>[0x0082-0x0083][0x0000]</w:t>
      </w:r>
    </w:p>
    <w:p w14:paraId="6F8587DA" w14:textId="77777777" w:rsidR="00075F17" w:rsidRPr="001605E7" w:rsidRDefault="00075F17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TCNTR</w:t>
      </w:r>
      <w:r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W5100S </w:t>
      </w:r>
      <w:r w:rsidRPr="001605E7">
        <w:rPr>
          <w:rFonts w:eastAsiaTheme="minorHAnsi" w:hint="eastAsia"/>
        </w:rPr>
        <w:t>내부</w:t>
      </w:r>
      <w:r w:rsidRPr="001605E7">
        <w:rPr>
          <w:rFonts w:eastAsiaTheme="minorHAnsi"/>
        </w:rPr>
        <w:t xml:space="preserve"> Clock</w:t>
      </w:r>
      <w:r w:rsidRPr="001605E7">
        <w:rPr>
          <w:rFonts w:eastAsiaTheme="minorHAnsi" w:hint="eastAsia"/>
        </w:rPr>
        <w:t>에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따라</w:t>
      </w:r>
      <w:r w:rsidRPr="001605E7">
        <w:rPr>
          <w:rFonts w:eastAsiaTheme="minorHAnsi"/>
        </w:rPr>
        <w:t xml:space="preserve"> 100us</w:t>
      </w:r>
      <w:r w:rsidRPr="001605E7">
        <w:rPr>
          <w:rFonts w:eastAsiaTheme="minorHAnsi" w:hint="eastAsia"/>
        </w:rPr>
        <w:t>마다</w:t>
      </w:r>
      <w:r w:rsidRPr="001605E7">
        <w:rPr>
          <w:rFonts w:eastAsiaTheme="minorHAnsi"/>
        </w:rPr>
        <w:t xml:space="preserve"> 1</w:t>
      </w:r>
      <w:r w:rsidRPr="001605E7">
        <w:rPr>
          <w:rFonts w:eastAsiaTheme="minorHAnsi" w:hint="eastAsia"/>
        </w:rPr>
        <w:t>씩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증가하는</w:t>
      </w:r>
      <w:r w:rsidRPr="001605E7">
        <w:rPr>
          <w:rFonts w:eastAsiaTheme="minorHAnsi"/>
        </w:rPr>
        <w:t xml:space="preserve"> Register</w:t>
      </w:r>
      <w:r w:rsidRPr="001605E7">
        <w:rPr>
          <w:rFonts w:eastAsiaTheme="minorHAnsi" w:hint="eastAsia"/>
        </w:rPr>
        <w:t>이다</w:t>
      </w:r>
      <w:r w:rsidRPr="001605E7">
        <w:rPr>
          <w:rFonts w:eastAsiaTheme="minorHAnsi"/>
        </w:rPr>
        <w:t>.</w:t>
      </w:r>
    </w:p>
    <w:p w14:paraId="70BBA533" w14:textId="77777777" w:rsidR="00EF301F" w:rsidRPr="001605E7" w:rsidRDefault="00EF301F" w:rsidP="00155A42">
      <w:pPr>
        <w:pStyle w:val="11"/>
        <w:rPr>
          <w:rFonts w:eastAsiaTheme="minorHAnsi"/>
        </w:rPr>
      </w:pPr>
    </w:p>
    <w:p w14:paraId="0500BCBF" w14:textId="77777777" w:rsidR="00442EA4" w:rsidRPr="001605E7" w:rsidRDefault="00442EA4">
      <w:pPr>
        <w:rPr>
          <w:rFonts w:ascii="Trebuchet MS" w:eastAsiaTheme="minorHAnsi" w:hAnsi="Trebuchet MS" w:cs="굴림"/>
        </w:rPr>
      </w:pPr>
      <w:r w:rsidRPr="001605E7">
        <w:rPr>
          <w:rFonts w:ascii="Trebuchet MS" w:eastAsiaTheme="minorHAnsi" w:hAnsi="Trebuchet MS"/>
        </w:rPr>
        <w:br w:type="page"/>
      </w:r>
    </w:p>
    <w:p w14:paraId="0855AB28" w14:textId="44123E2F" w:rsidR="001C2801" w:rsidRPr="00546234" w:rsidRDefault="001C2801" w:rsidP="00BF5B95">
      <w:pPr>
        <w:pStyle w:val="21"/>
      </w:pPr>
      <w:bookmarkStart w:id="440" w:name="_Toc483830054"/>
      <w:r w:rsidRPr="00546234">
        <w:t>S</w:t>
      </w:r>
      <w:r w:rsidR="0018552D" w:rsidRPr="00546234">
        <w:t>OCKET</w:t>
      </w:r>
      <w:r w:rsidRPr="00546234">
        <w:t xml:space="preserve"> Register</w:t>
      </w:r>
      <w:bookmarkEnd w:id="440"/>
    </w:p>
    <w:p w14:paraId="5993C0BF" w14:textId="215D9B12" w:rsidR="00442EA4" w:rsidRPr="008C14F1" w:rsidRDefault="001C2801" w:rsidP="00E54C87">
      <w:pPr>
        <w:pStyle w:val="31"/>
      </w:pPr>
      <w:bookmarkStart w:id="441" w:name="_Toc483830055"/>
      <w:r w:rsidRPr="008C14F1">
        <w:t>Sn_MR (</w:t>
      </w:r>
      <w:r w:rsidR="00053E69" w:rsidRPr="008C14F1">
        <w:t>SOCKET</w:t>
      </w:r>
      <w:r w:rsidR="0018552D" w:rsidRPr="008C14F1">
        <w:t xml:space="preserve"> </w:t>
      </w:r>
      <w:r w:rsidRPr="008C14F1">
        <w:t>n Mode Register)</w:t>
      </w:r>
      <w:bookmarkEnd w:id="441"/>
    </w:p>
    <w:p w14:paraId="14564777" w14:textId="4616FEDD" w:rsidR="001C2801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006930" w:rsidRPr="001605E7">
        <w:rPr>
          <w:rFonts w:eastAsiaTheme="minorHAnsi"/>
        </w:rPr>
        <w:t>R=</w:t>
      </w:r>
      <w:r w:rsidR="001C2801" w:rsidRPr="001605E7">
        <w:rPr>
          <w:rFonts w:eastAsiaTheme="minorHAnsi"/>
        </w:rPr>
        <w:t xml:space="preserve">W] </w:t>
      </w:r>
      <w:r w:rsidR="00756EBE" w:rsidRPr="001605E7">
        <w:rPr>
          <w:rFonts w:eastAsiaTheme="minorHAnsi"/>
        </w:rPr>
        <w:t>[0x0000+</w:t>
      </w:r>
      <w:r w:rsidR="001C2801" w:rsidRPr="001605E7">
        <w:rPr>
          <w:rFonts w:eastAsiaTheme="minorHAnsi"/>
        </w:rPr>
        <w:t>0x0100*(n+4)] [0x00]</w:t>
      </w:r>
    </w:p>
    <w:p w14:paraId="4D005F2B" w14:textId="616A15C0" w:rsidR="001C2801" w:rsidRPr="001605E7" w:rsidRDefault="00322C0E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Sn_MR</w:t>
      </w:r>
      <w:r w:rsidRPr="001605E7">
        <w:rPr>
          <w:rFonts w:eastAsiaTheme="minorHAnsi" w:hint="eastAsia"/>
        </w:rPr>
        <w:t>은</w:t>
      </w:r>
      <w:r w:rsidR="001C2801"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통신</w:t>
      </w:r>
      <w:r w:rsidRPr="001605E7">
        <w:rPr>
          <w:rFonts w:eastAsiaTheme="minorHAnsi"/>
        </w:rPr>
        <w:t xml:space="preserve"> </w:t>
      </w:r>
      <w:r w:rsidR="00D0680D" w:rsidRPr="001605E7">
        <w:rPr>
          <w:rFonts w:eastAsiaTheme="minorHAnsi"/>
        </w:rPr>
        <w:t>Protocol</w:t>
      </w:r>
      <w:r w:rsidR="0018552D" w:rsidRPr="001605E7">
        <w:rPr>
          <w:rFonts w:eastAsiaTheme="minorHAnsi" w:hint="eastAsia"/>
        </w:rPr>
        <w:t>과</w:t>
      </w:r>
      <w:r w:rsidR="001C2801" w:rsidRPr="001605E7">
        <w:rPr>
          <w:rFonts w:eastAsiaTheme="minorHAnsi"/>
        </w:rPr>
        <w:t xml:space="preserve"> </w:t>
      </w:r>
      <w:r w:rsidRPr="001605E7">
        <w:rPr>
          <w:rFonts w:eastAsiaTheme="minorHAnsi"/>
        </w:rPr>
        <w:t>No Delayed ACK, IGMP Report V</w:t>
      </w:r>
      <w:r w:rsidR="001C2801" w:rsidRPr="001605E7">
        <w:rPr>
          <w:rFonts w:eastAsiaTheme="minorHAnsi"/>
        </w:rPr>
        <w:t>ersion, M</w:t>
      </w:r>
      <w:r w:rsidRPr="001605E7">
        <w:rPr>
          <w:rFonts w:eastAsiaTheme="minorHAnsi"/>
        </w:rPr>
        <w:t>AC Filter, Multicast</w:t>
      </w:r>
      <w:r w:rsidR="0018552D" w:rsidRPr="001605E7">
        <w:rPr>
          <w:rFonts w:eastAsiaTheme="minorHAnsi" w:hint="eastAsia"/>
        </w:rPr>
        <w:t>등과</w:t>
      </w:r>
      <w:r w:rsidR="0018552D" w:rsidRPr="001605E7">
        <w:rPr>
          <w:rFonts w:eastAsiaTheme="minorHAnsi"/>
        </w:rPr>
        <w:t xml:space="preserve"> </w:t>
      </w:r>
      <w:r w:rsidR="0018552D" w:rsidRPr="001605E7">
        <w:rPr>
          <w:rFonts w:eastAsiaTheme="minorHAnsi" w:hint="eastAsia"/>
        </w:rPr>
        <w:t>같은</w:t>
      </w:r>
      <w:r w:rsidR="0018552D" w:rsidRPr="001605E7">
        <w:rPr>
          <w:rFonts w:eastAsiaTheme="minorHAnsi"/>
        </w:rPr>
        <w:t xml:space="preserve"> </w:t>
      </w:r>
      <w:r w:rsidR="00053E69" w:rsidRPr="001605E7">
        <w:rPr>
          <w:rFonts w:eastAsiaTheme="minorHAnsi"/>
        </w:rPr>
        <w:t>SOCKET</w:t>
      </w:r>
      <w:r w:rsidR="0018552D" w:rsidRPr="001605E7">
        <w:rPr>
          <w:rFonts w:eastAsiaTheme="minorHAnsi"/>
        </w:rPr>
        <w:t xml:space="preserve"> Option</w:t>
      </w:r>
      <w:r w:rsidR="0018552D" w:rsidRPr="001605E7">
        <w:rPr>
          <w:rFonts w:eastAsiaTheme="minorHAnsi" w:hint="eastAsia"/>
        </w:rPr>
        <w:t>을</w:t>
      </w:r>
      <w:r w:rsidR="0018552D" w:rsidRPr="001605E7">
        <w:rPr>
          <w:rFonts w:eastAsiaTheme="minorHAnsi"/>
        </w:rPr>
        <w:t xml:space="preserve"> </w:t>
      </w:r>
      <w:r w:rsidR="0018552D" w:rsidRPr="001605E7">
        <w:rPr>
          <w:rFonts w:eastAsiaTheme="minorHAnsi" w:hint="eastAsia"/>
        </w:rPr>
        <w:t>설정</w:t>
      </w:r>
      <w:r w:rsidR="0018552D" w:rsidRPr="001605E7">
        <w:rPr>
          <w:rFonts w:eastAsiaTheme="minorHAnsi"/>
        </w:rPr>
        <w:t xml:space="preserve"> </w:t>
      </w:r>
      <w:r w:rsidR="0018552D" w:rsidRPr="001605E7">
        <w:rPr>
          <w:rFonts w:eastAsiaTheme="minorHAnsi" w:hint="eastAsia"/>
        </w:rPr>
        <w:t>한다</w:t>
      </w:r>
      <w:r w:rsidR="0018552D" w:rsidRPr="001605E7">
        <w:rPr>
          <w:rFonts w:eastAsiaTheme="minorHAnsi"/>
        </w:rPr>
        <w:t>.</w:t>
      </w:r>
    </w:p>
    <w:p w14:paraId="224FE4A4" w14:textId="5D207992" w:rsidR="00D0680D" w:rsidRPr="001605E7" w:rsidRDefault="00D0680D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Sn_MR</w:t>
      </w:r>
      <w:r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</w:t>
      </w:r>
      <w:r w:rsidR="00053E69" w:rsidRPr="001605E7">
        <w:rPr>
          <w:rFonts w:eastAsiaTheme="minorHAnsi"/>
        </w:rPr>
        <w:t>SOCKET</w:t>
      </w:r>
      <w:r w:rsidR="00FB6515" w:rsidRPr="001605E7">
        <w:rPr>
          <w:rFonts w:eastAsiaTheme="minorHAnsi"/>
        </w:rPr>
        <w:t xml:space="preserve"> </w:t>
      </w:r>
      <w:r w:rsidR="00FB6515" w:rsidRPr="001605E7">
        <w:rPr>
          <w:rFonts w:eastAsiaTheme="minorHAnsi" w:hint="eastAsia"/>
        </w:rPr>
        <w:t>생성</w:t>
      </w:r>
      <w:r w:rsidR="00FB6515" w:rsidRPr="001605E7">
        <w:rPr>
          <w:rFonts w:eastAsiaTheme="minorHAnsi"/>
        </w:rPr>
        <w:t xml:space="preserve">(Sn_CR[OPEN] = ‘1’) </w:t>
      </w:r>
      <w:r w:rsidRPr="001605E7">
        <w:rPr>
          <w:rFonts w:eastAsiaTheme="minorHAnsi" w:hint="eastAsia"/>
        </w:rPr>
        <w:t>전에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</w:t>
      </w:r>
      <w:r w:rsidR="0018552D" w:rsidRPr="001605E7">
        <w:rPr>
          <w:rFonts w:eastAsiaTheme="minorHAnsi"/>
        </w:rPr>
        <w:t xml:space="preserve"> </w:t>
      </w:r>
      <w:r w:rsidR="0018552D" w:rsidRPr="001605E7">
        <w:rPr>
          <w:rFonts w:eastAsiaTheme="minorHAnsi" w:hint="eastAsia"/>
        </w:rPr>
        <w:t>해야</w:t>
      </w:r>
      <w:r w:rsidRPr="001605E7">
        <w:rPr>
          <w:rFonts w:eastAsiaTheme="minorHAnsi"/>
        </w:rPr>
        <w:t xml:space="preserve"> </w:t>
      </w:r>
      <w:r w:rsidR="0018552D" w:rsidRPr="001605E7">
        <w:rPr>
          <w:rFonts w:eastAsiaTheme="minorHAnsi" w:hint="eastAsia"/>
        </w:rPr>
        <w:t>한</w:t>
      </w:r>
      <w:r w:rsidRPr="001605E7">
        <w:rPr>
          <w:rFonts w:eastAsiaTheme="minorHAnsi" w:hint="eastAsia"/>
        </w:rPr>
        <w:t>다</w:t>
      </w:r>
      <w:r w:rsidRPr="001605E7">
        <w:rPr>
          <w:rFonts w:eastAsiaTheme="minorHAnsi"/>
        </w:rPr>
        <w:t>.</w:t>
      </w:r>
    </w:p>
    <w:p w14:paraId="6E033042" w14:textId="77777777" w:rsidR="001C2801" w:rsidRPr="001605E7" w:rsidRDefault="001C2801" w:rsidP="00155A42">
      <w:pPr>
        <w:pStyle w:val="11"/>
        <w:rPr>
          <w:rFonts w:eastAsiaTheme="minorHAnsi"/>
        </w:rPr>
      </w:pP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1050"/>
        <w:gridCol w:w="1051"/>
        <w:gridCol w:w="1050"/>
        <w:gridCol w:w="1051"/>
        <w:gridCol w:w="1051"/>
        <w:gridCol w:w="1050"/>
        <w:gridCol w:w="1051"/>
        <w:gridCol w:w="1051"/>
      </w:tblGrid>
      <w:tr w:rsidR="001C2801" w:rsidRPr="00546234" w14:paraId="335BC03A" w14:textId="77777777" w:rsidTr="001605E7">
        <w:trPr>
          <w:jc w:val="center"/>
        </w:trPr>
        <w:tc>
          <w:tcPr>
            <w:tcW w:w="1050" w:type="dxa"/>
            <w:tcBorders>
              <w:top w:val="nil"/>
              <w:left w:val="nil"/>
              <w:right w:val="nil"/>
            </w:tcBorders>
          </w:tcPr>
          <w:p w14:paraId="0B5F3529" w14:textId="77777777" w:rsidR="001C2801" w:rsidRPr="001605E7" w:rsidRDefault="001C2801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7</w:t>
            </w:r>
          </w:p>
        </w:tc>
        <w:tc>
          <w:tcPr>
            <w:tcW w:w="1051" w:type="dxa"/>
            <w:tcBorders>
              <w:top w:val="nil"/>
              <w:left w:val="nil"/>
              <w:right w:val="nil"/>
            </w:tcBorders>
          </w:tcPr>
          <w:p w14:paraId="5E872FFF" w14:textId="77777777" w:rsidR="001C2801" w:rsidRPr="001605E7" w:rsidRDefault="001C2801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6</w:t>
            </w:r>
          </w:p>
        </w:tc>
        <w:tc>
          <w:tcPr>
            <w:tcW w:w="1050" w:type="dxa"/>
            <w:tcBorders>
              <w:top w:val="nil"/>
              <w:left w:val="nil"/>
              <w:right w:val="nil"/>
            </w:tcBorders>
          </w:tcPr>
          <w:p w14:paraId="03493C22" w14:textId="77777777" w:rsidR="001C2801" w:rsidRPr="001605E7" w:rsidRDefault="001C2801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5</w:t>
            </w:r>
          </w:p>
        </w:tc>
        <w:tc>
          <w:tcPr>
            <w:tcW w:w="1051" w:type="dxa"/>
            <w:tcBorders>
              <w:top w:val="nil"/>
              <w:left w:val="nil"/>
              <w:right w:val="nil"/>
            </w:tcBorders>
          </w:tcPr>
          <w:p w14:paraId="2B948672" w14:textId="77777777" w:rsidR="001C2801" w:rsidRPr="001605E7" w:rsidRDefault="001C2801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4</w:t>
            </w:r>
          </w:p>
        </w:tc>
        <w:tc>
          <w:tcPr>
            <w:tcW w:w="1051" w:type="dxa"/>
            <w:tcBorders>
              <w:top w:val="nil"/>
              <w:left w:val="nil"/>
              <w:right w:val="nil"/>
            </w:tcBorders>
          </w:tcPr>
          <w:p w14:paraId="7BF68FB1" w14:textId="77777777" w:rsidR="001C2801" w:rsidRPr="001605E7" w:rsidRDefault="001C2801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3</w:t>
            </w:r>
          </w:p>
        </w:tc>
        <w:tc>
          <w:tcPr>
            <w:tcW w:w="1050" w:type="dxa"/>
            <w:tcBorders>
              <w:top w:val="nil"/>
              <w:left w:val="nil"/>
              <w:right w:val="nil"/>
            </w:tcBorders>
          </w:tcPr>
          <w:p w14:paraId="3CF366B2" w14:textId="77777777" w:rsidR="001C2801" w:rsidRPr="001605E7" w:rsidRDefault="001C2801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2</w:t>
            </w:r>
          </w:p>
        </w:tc>
        <w:tc>
          <w:tcPr>
            <w:tcW w:w="1051" w:type="dxa"/>
            <w:tcBorders>
              <w:top w:val="nil"/>
              <w:left w:val="nil"/>
              <w:right w:val="nil"/>
            </w:tcBorders>
          </w:tcPr>
          <w:p w14:paraId="60B79BFF" w14:textId="77777777" w:rsidR="001C2801" w:rsidRPr="001605E7" w:rsidRDefault="001C2801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</w:t>
            </w:r>
          </w:p>
        </w:tc>
        <w:tc>
          <w:tcPr>
            <w:tcW w:w="1051" w:type="dxa"/>
            <w:tcBorders>
              <w:top w:val="nil"/>
              <w:left w:val="nil"/>
              <w:right w:val="nil"/>
            </w:tcBorders>
          </w:tcPr>
          <w:p w14:paraId="7EE85D99" w14:textId="77777777" w:rsidR="001C2801" w:rsidRPr="001605E7" w:rsidRDefault="001C2801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</w:t>
            </w:r>
          </w:p>
        </w:tc>
      </w:tr>
      <w:tr w:rsidR="001C2801" w:rsidRPr="00546234" w14:paraId="6FC2B96C" w14:textId="77777777" w:rsidTr="001605E7">
        <w:trPr>
          <w:jc w:val="center"/>
        </w:trPr>
        <w:tc>
          <w:tcPr>
            <w:tcW w:w="1050" w:type="dxa"/>
          </w:tcPr>
          <w:p w14:paraId="61EA3E78" w14:textId="77777777" w:rsidR="001C2801" w:rsidRPr="001605E7" w:rsidRDefault="001C2801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MULTI</w:t>
            </w:r>
          </w:p>
        </w:tc>
        <w:tc>
          <w:tcPr>
            <w:tcW w:w="1051" w:type="dxa"/>
          </w:tcPr>
          <w:p w14:paraId="726B73C8" w14:textId="77777777" w:rsidR="001C2801" w:rsidRPr="001605E7" w:rsidRDefault="001C2801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MF</w:t>
            </w:r>
          </w:p>
        </w:tc>
        <w:tc>
          <w:tcPr>
            <w:tcW w:w="1050" w:type="dxa"/>
            <w:shd w:val="clear" w:color="auto" w:fill="auto"/>
          </w:tcPr>
          <w:p w14:paraId="1F45B8F8" w14:textId="77777777" w:rsidR="001C2801" w:rsidRPr="001605E7" w:rsidRDefault="001C2801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ND / MC</w:t>
            </w:r>
          </w:p>
        </w:tc>
        <w:tc>
          <w:tcPr>
            <w:tcW w:w="1051" w:type="dxa"/>
            <w:shd w:val="clear" w:color="auto" w:fill="D9D9D9" w:themeFill="background1" w:themeFillShade="D9"/>
          </w:tcPr>
          <w:p w14:paraId="50D5B891" w14:textId="7E4A5040" w:rsidR="001C2801" w:rsidRPr="001605E7" w:rsidRDefault="00F74E42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51" w:type="dxa"/>
          </w:tcPr>
          <w:p w14:paraId="32166E8A" w14:textId="77777777" w:rsidR="001C2801" w:rsidRPr="001605E7" w:rsidRDefault="001C2801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P3</w:t>
            </w:r>
          </w:p>
        </w:tc>
        <w:tc>
          <w:tcPr>
            <w:tcW w:w="1050" w:type="dxa"/>
            <w:shd w:val="clear" w:color="auto" w:fill="auto"/>
          </w:tcPr>
          <w:p w14:paraId="219B7223" w14:textId="77777777" w:rsidR="001C2801" w:rsidRPr="001605E7" w:rsidRDefault="001C2801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P2</w:t>
            </w:r>
          </w:p>
        </w:tc>
        <w:tc>
          <w:tcPr>
            <w:tcW w:w="1051" w:type="dxa"/>
          </w:tcPr>
          <w:p w14:paraId="63765F8F" w14:textId="77777777" w:rsidR="001C2801" w:rsidRPr="001605E7" w:rsidRDefault="001C2801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P1</w:t>
            </w:r>
          </w:p>
        </w:tc>
        <w:tc>
          <w:tcPr>
            <w:tcW w:w="1051" w:type="dxa"/>
          </w:tcPr>
          <w:p w14:paraId="4F3CEFA7" w14:textId="77777777" w:rsidR="001C2801" w:rsidRPr="001605E7" w:rsidRDefault="001C2801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P0</w:t>
            </w:r>
          </w:p>
        </w:tc>
      </w:tr>
      <w:tr w:rsidR="00006930" w:rsidRPr="00546234" w14:paraId="6B1AB347" w14:textId="77777777" w:rsidTr="001605E7">
        <w:trPr>
          <w:jc w:val="center"/>
        </w:trPr>
        <w:tc>
          <w:tcPr>
            <w:tcW w:w="1050" w:type="dxa"/>
          </w:tcPr>
          <w:p w14:paraId="5F7F927C" w14:textId="7B3C43AA" w:rsidR="00006930" w:rsidRPr="001605E7" w:rsidRDefault="00006930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R=W</w:t>
            </w:r>
          </w:p>
        </w:tc>
        <w:tc>
          <w:tcPr>
            <w:tcW w:w="1051" w:type="dxa"/>
          </w:tcPr>
          <w:p w14:paraId="3C239895" w14:textId="51FCD9BA" w:rsidR="00006930" w:rsidRPr="001605E7" w:rsidRDefault="00006930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R=W</w:t>
            </w:r>
          </w:p>
        </w:tc>
        <w:tc>
          <w:tcPr>
            <w:tcW w:w="1050" w:type="dxa"/>
            <w:shd w:val="clear" w:color="auto" w:fill="auto"/>
          </w:tcPr>
          <w:p w14:paraId="3CA1576F" w14:textId="6C398FE8" w:rsidR="00006930" w:rsidRPr="001605E7" w:rsidRDefault="00006930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R=W</w:t>
            </w:r>
          </w:p>
        </w:tc>
        <w:tc>
          <w:tcPr>
            <w:tcW w:w="1051" w:type="dxa"/>
            <w:shd w:val="clear" w:color="auto" w:fill="D9D9D9" w:themeFill="background1" w:themeFillShade="D9"/>
          </w:tcPr>
          <w:p w14:paraId="14A405DC" w14:textId="79160F85" w:rsidR="00006930" w:rsidRPr="001605E7" w:rsidRDefault="00006930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51" w:type="dxa"/>
          </w:tcPr>
          <w:p w14:paraId="738175CD" w14:textId="5E5E5873" w:rsidR="00006930" w:rsidRPr="001605E7" w:rsidRDefault="00006930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R=W</w:t>
            </w:r>
          </w:p>
        </w:tc>
        <w:tc>
          <w:tcPr>
            <w:tcW w:w="1050" w:type="dxa"/>
            <w:shd w:val="clear" w:color="auto" w:fill="auto"/>
          </w:tcPr>
          <w:p w14:paraId="4891321B" w14:textId="64742CC9" w:rsidR="00006930" w:rsidRPr="001605E7" w:rsidRDefault="00006930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R=W</w:t>
            </w:r>
          </w:p>
        </w:tc>
        <w:tc>
          <w:tcPr>
            <w:tcW w:w="1051" w:type="dxa"/>
          </w:tcPr>
          <w:p w14:paraId="053C20BC" w14:textId="57E70245" w:rsidR="00006930" w:rsidRPr="001605E7" w:rsidRDefault="00006930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R=W</w:t>
            </w:r>
          </w:p>
        </w:tc>
        <w:tc>
          <w:tcPr>
            <w:tcW w:w="1051" w:type="dxa"/>
          </w:tcPr>
          <w:p w14:paraId="6EC0877D" w14:textId="544EF672" w:rsidR="00006930" w:rsidRPr="001605E7" w:rsidRDefault="00006930" w:rsidP="00006930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R=W</w:t>
            </w:r>
          </w:p>
        </w:tc>
      </w:tr>
    </w:tbl>
    <w:p w14:paraId="1C5069AF" w14:textId="77777777" w:rsidR="001C2801" w:rsidRPr="001605E7" w:rsidRDefault="001C2801" w:rsidP="00155A42">
      <w:pPr>
        <w:pStyle w:val="11"/>
        <w:rPr>
          <w:rFonts w:eastAsiaTheme="minorHAnsi"/>
        </w:rPr>
      </w:pPr>
    </w:p>
    <w:tbl>
      <w:tblPr>
        <w:tblStyle w:val="af3"/>
        <w:tblW w:w="0" w:type="auto"/>
        <w:jc w:val="center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80"/>
        <w:gridCol w:w="1247"/>
        <w:gridCol w:w="6521"/>
      </w:tblGrid>
      <w:tr w:rsidR="001C2801" w:rsidRPr="00546234" w14:paraId="2FA6922B" w14:textId="77777777" w:rsidTr="001605E7">
        <w:trPr>
          <w:jc w:val="center"/>
        </w:trPr>
        <w:tc>
          <w:tcPr>
            <w:tcW w:w="680" w:type="dxa"/>
            <w:shd w:val="clear" w:color="auto" w:fill="EAE8DA"/>
          </w:tcPr>
          <w:p w14:paraId="53F32561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Bit</w:t>
            </w:r>
          </w:p>
        </w:tc>
        <w:tc>
          <w:tcPr>
            <w:tcW w:w="1247" w:type="dxa"/>
            <w:shd w:val="clear" w:color="auto" w:fill="EAE8DA"/>
          </w:tcPr>
          <w:p w14:paraId="31EDED08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Symbol</w:t>
            </w:r>
          </w:p>
        </w:tc>
        <w:tc>
          <w:tcPr>
            <w:tcW w:w="6521" w:type="dxa"/>
            <w:shd w:val="clear" w:color="auto" w:fill="EAE8DA"/>
          </w:tcPr>
          <w:p w14:paraId="0FAB09E0" w14:textId="77777777" w:rsidR="001C2801" w:rsidRPr="001605E7" w:rsidRDefault="001C2801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Description</w:t>
            </w:r>
          </w:p>
        </w:tc>
      </w:tr>
      <w:tr w:rsidR="001C2801" w:rsidRPr="00546234" w14:paraId="09EFC839" w14:textId="77777777" w:rsidTr="001605E7">
        <w:trPr>
          <w:jc w:val="center"/>
        </w:trPr>
        <w:tc>
          <w:tcPr>
            <w:tcW w:w="680" w:type="dxa"/>
            <w:vAlign w:val="center"/>
          </w:tcPr>
          <w:p w14:paraId="24425384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7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1F8AA4E7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MULTI</w:t>
            </w:r>
          </w:p>
        </w:tc>
        <w:tc>
          <w:tcPr>
            <w:tcW w:w="6521" w:type="dxa"/>
          </w:tcPr>
          <w:p w14:paraId="24E5035E" w14:textId="77777777" w:rsidR="001C2801" w:rsidRPr="001605E7" w:rsidRDefault="001C2801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Multicast</w:t>
            </w:r>
            <w:r w:rsidR="00251FD6" w:rsidRPr="001605E7">
              <w:rPr>
                <w:rFonts w:eastAsiaTheme="minorHAnsi"/>
              </w:rPr>
              <w:t xml:space="preserve"> in UDP</w:t>
            </w:r>
          </w:p>
          <w:p w14:paraId="00BEF1A3" w14:textId="4C8F8D16" w:rsidR="00251FD6" w:rsidRPr="001605E7" w:rsidRDefault="00322C0E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UDP</w:t>
            </w:r>
            <w:r w:rsidR="00251FD6" w:rsidRPr="001605E7">
              <w:rPr>
                <w:rFonts w:eastAsiaTheme="minorHAnsi"/>
              </w:rPr>
              <w:t xml:space="preserve"> </w:t>
            </w:r>
            <w:r w:rsidR="00793399" w:rsidRPr="001605E7">
              <w:rPr>
                <w:rFonts w:eastAsiaTheme="minorHAnsi"/>
              </w:rPr>
              <w:t>Mode</w:t>
            </w:r>
            <w:r w:rsidR="00793399" w:rsidRPr="001605E7">
              <w:rPr>
                <w:rFonts w:eastAsiaTheme="minorHAnsi" w:hint="eastAsia"/>
              </w:rPr>
              <w:t>에서</w:t>
            </w:r>
            <w:r w:rsidR="00251FD6" w:rsidRPr="001605E7">
              <w:rPr>
                <w:rFonts w:eastAsiaTheme="minorHAnsi"/>
              </w:rPr>
              <w:t xml:space="preserve"> </w:t>
            </w:r>
            <w:r w:rsidR="001C2801" w:rsidRPr="001605E7">
              <w:rPr>
                <w:rFonts w:eastAsiaTheme="minorHAnsi"/>
              </w:rPr>
              <w:t>Multicast</w:t>
            </w:r>
            <w:r w:rsidR="00793399" w:rsidRPr="001605E7">
              <w:rPr>
                <w:rFonts w:eastAsiaTheme="minorHAnsi" w:hint="eastAsia"/>
              </w:rPr>
              <w:t>를</w:t>
            </w:r>
            <w:r w:rsidR="00251FD6" w:rsidRPr="001605E7">
              <w:rPr>
                <w:rFonts w:eastAsiaTheme="minorHAnsi"/>
              </w:rPr>
              <w:t xml:space="preserve"> </w:t>
            </w:r>
            <w:r w:rsidR="00FB6515" w:rsidRPr="001605E7">
              <w:rPr>
                <w:rFonts w:eastAsiaTheme="minorHAnsi" w:hint="eastAsia"/>
              </w:rPr>
              <w:t>설정한</w:t>
            </w:r>
            <w:r w:rsidR="00251FD6" w:rsidRPr="001605E7">
              <w:rPr>
                <w:rFonts w:eastAsiaTheme="minorHAnsi" w:hint="eastAsia"/>
              </w:rPr>
              <w:t>다</w:t>
            </w:r>
            <w:r w:rsidR="00251FD6" w:rsidRPr="001605E7">
              <w:rPr>
                <w:rFonts w:eastAsiaTheme="minorHAnsi"/>
              </w:rPr>
              <w:t xml:space="preserve">. </w:t>
            </w:r>
            <w:r w:rsidR="00251FD6" w:rsidRPr="001605E7">
              <w:rPr>
                <w:rFonts w:eastAsiaTheme="minorHAnsi"/>
              </w:rPr>
              <w:fldChar w:fldCharType="begin"/>
            </w:r>
            <w:r w:rsidR="00251FD6" w:rsidRPr="001605E7">
              <w:rPr>
                <w:rFonts w:eastAsiaTheme="minorHAnsi"/>
              </w:rPr>
              <w:instrText xml:space="preserve"> REF _Ref478567827 \w \h </w:instrText>
            </w:r>
            <w:r w:rsidR="00E609AE" w:rsidRPr="001605E7">
              <w:rPr>
                <w:rFonts w:eastAsiaTheme="minorHAnsi"/>
              </w:rPr>
              <w:instrText xml:space="preserve"> \* MERGEFORMAT </w:instrText>
            </w:r>
            <w:r w:rsidR="00251FD6" w:rsidRPr="001605E7">
              <w:rPr>
                <w:rFonts w:eastAsiaTheme="minorHAnsi"/>
              </w:rPr>
            </w:r>
            <w:r w:rsidR="00251FD6" w:rsidRPr="001605E7">
              <w:rPr>
                <w:rFonts w:eastAsiaTheme="minorHAnsi"/>
              </w:rPr>
              <w:fldChar w:fldCharType="separate"/>
            </w:r>
            <w:r w:rsidR="00215B15" w:rsidRPr="001605E7">
              <w:rPr>
                <w:rFonts w:eastAsiaTheme="minorHAnsi"/>
              </w:rPr>
              <w:t>5.2.3</w:t>
            </w:r>
            <w:r w:rsidR="00251FD6" w:rsidRPr="001605E7">
              <w:rPr>
                <w:rFonts w:eastAsiaTheme="minorHAnsi"/>
              </w:rPr>
              <w:fldChar w:fldCharType="end"/>
            </w:r>
            <w:r w:rsidR="00251FD6" w:rsidRPr="001605E7">
              <w:rPr>
                <w:rFonts w:eastAsiaTheme="minorHAnsi"/>
              </w:rPr>
              <w:t xml:space="preserve"> </w:t>
            </w:r>
            <w:r w:rsidR="00251FD6" w:rsidRPr="001605E7">
              <w:rPr>
                <w:rFonts w:eastAsiaTheme="minorHAnsi"/>
              </w:rPr>
              <w:fldChar w:fldCharType="begin"/>
            </w:r>
            <w:r w:rsidR="00251FD6" w:rsidRPr="001605E7">
              <w:rPr>
                <w:rFonts w:eastAsiaTheme="minorHAnsi"/>
              </w:rPr>
              <w:instrText xml:space="preserve"> REF _Ref478567832 \h </w:instrText>
            </w:r>
            <w:r w:rsidR="00E609AE" w:rsidRPr="001605E7">
              <w:rPr>
                <w:rFonts w:eastAsiaTheme="minorHAnsi"/>
              </w:rPr>
              <w:instrText xml:space="preserve"> \* MERGEFORMAT </w:instrText>
            </w:r>
            <w:r w:rsidR="00251FD6" w:rsidRPr="001605E7">
              <w:rPr>
                <w:rFonts w:eastAsiaTheme="minorHAnsi"/>
              </w:rPr>
            </w:r>
            <w:r w:rsidR="00251FD6" w:rsidRPr="001605E7">
              <w:rPr>
                <w:rFonts w:eastAsiaTheme="minorHAnsi"/>
              </w:rPr>
              <w:fldChar w:fldCharType="separate"/>
            </w:r>
            <w:r w:rsidR="00215B15" w:rsidRPr="001605E7">
              <w:rPr>
                <w:rFonts w:eastAsiaTheme="minorHAnsi"/>
              </w:rPr>
              <w:t>UDP MULTICAST</w:t>
            </w:r>
            <w:r w:rsidR="00251FD6" w:rsidRPr="001605E7">
              <w:rPr>
                <w:rFonts w:eastAsiaTheme="minorHAnsi"/>
              </w:rPr>
              <w:fldChar w:fldCharType="end"/>
            </w:r>
            <w:r w:rsidR="00FB6515" w:rsidRPr="001605E7">
              <w:rPr>
                <w:rFonts w:eastAsiaTheme="minorHAnsi"/>
              </w:rPr>
              <w:t xml:space="preserve"> </w:t>
            </w:r>
            <w:commentRangeStart w:id="442"/>
            <w:r w:rsidR="00FB6515" w:rsidRPr="001605E7">
              <w:rPr>
                <w:rFonts w:eastAsiaTheme="minorHAnsi" w:hint="eastAsia"/>
              </w:rPr>
              <w:t>참조</w:t>
            </w:r>
            <w:commentRangeEnd w:id="442"/>
            <w:r w:rsidR="008C14F1">
              <w:rPr>
                <w:rStyle w:val="aff7"/>
                <w:rFonts w:ascii="바탕" w:eastAsia="바탕" w:hAnsi="Times New Roman" w:cs="Times New Roman"/>
              </w:rPr>
              <w:commentReference w:id="442"/>
            </w:r>
            <w:r w:rsidR="00FB6515" w:rsidRPr="001605E7">
              <w:rPr>
                <w:rFonts w:eastAsiaTheme="minorHAnsi"/>
              </w:rPr>
              <w:t>.</w:t>
            </w:r>
          </w:p>
          <w:p w14:paraId="3848AE71" w14:textId="77777777" w:rsidR="00322C0E" w:rsidRPr="001605E7" w:rsidRDefault="00251FD6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</w:t>
            </w:r>
            <w:r w:rsidR="00322C0E" w:rsidRPr="001605E7">
              <w:rPr>
                <w:rFonts w:eastAsiaTheme="minorHAnsi"/>
              </w:rPr>
              <w:t xml:space="preserve"> : </w:t>
            </w:r>
            <w:r w:rsidRPr="001605E7">
              <w:rPr>
                <w:rFonts w:eastAsiaTheme="minorHAnsi"/>
              </w:rPr>
              <w:t>Enable UDP Multicast</w:t>
            </w:r>
          </w:p>
          <w:p w14:paraId="5758EFAE" w14:textId="77777777" w:rsidR="00322C0E" w:rsidRPr="001605E7" w:rsidRDefault="00322C0E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0 : Disable </w:t>
            </w:r>
            <w:r w:rsidR="00251FD6" w:rsidRPr="001605E7">
              <w:rPr>
                <w:rFonts w:eastAsiaTheme="minorHAnsi"/>
              </w:rPr>
              <w:t xml:space="preserve">UDP </w:t>
            </w:r>
            <w:r w:rsidRPr="001605E7">
              <w:rPr>
                <w:rFonts w:eastAsiaTheme="minorHAnsi"/>
              </w:rPr>
              <w:t>Multicast</w:t>
            </w:r>
          </w:p>
        </w:tc>
      </w:tr>
      <w:tr w:rsidR="001C2801" w:rsidRPr="00546234" w14:paraId="380B9217" w14:textId="77777777" w:rsidTr="001605E7">
        <w:trPr>
          <w:jc w:val="center"/>
        </w:trPr>
        <w:tc>
          <w:tcPr>
            <w:tcW w:w="680" w:type="dxa"/>
            <w:vAlign w:val="center"/>
          </w:tcPr>
          <w:p w14:paraId="4EE0D64C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6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228A062A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MF</w:t>
            </w:r>
          </w:p>
        </w:tc>
        <w:tc>
          <w:tcPr>
            <w:tcW w:w="6521" w:type="dxa"/>
          </w:tcPr>
          <w:p w14:paraId="241B49F5" w14:textId="77777777" w:rsidR="001C2801" w:rsidRPr="001605E7" w:rsidRDefault="00251FD6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MAC Filter Enable in MACRAW</w:t>
            </w:r>
          </w:p>
          <w:p w14:paraId="7E8D3634" w14:textId="597AE489" w:rsidR="005456EE" w:rsidRPr="001605E7" w:rsidRDefault="001C2801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MACRAW Mode</w:t>
            </w:r>
            <w:r w:rsidR="00793399" w:rsidRPr="001605E7">
              <w:rPr>
                <w:rFonts w:eastAsiaTheme="minorHAnsi"/>
              </w:rPr>
              <w:t>(Sn_MR[3:0]</w:t>
            </w:r>
            <w:r w:rsidR="00546234" w:rsidRPr="001605E7">
              <w:rPr>
                <w:rFonts w:eastAsiaTheme="minorHAnsi"/>
              </w:rPr>
              <w:t xml:space="preserve"> </w:t>
            </w:r>
            <w:r w:rsidR="00793399" w:rsidRPr="001605E7">
              <w:rPr>
                <w:rFonts w:eastAsiaTheme="minorHAnsi"/>
              </w:rPr>
              <w:t>=</w:t>
            </w:r>
            <w:r w:rsidR="00546234" w:rsidRPr="001605E7">
              <w:rPr>
                <w:rFonts w:eastAsiaTheme="minorHAnsi"/>
              </w:rPr>
              <w:t xml:space="preserve"> </w:t>
            </w:r>
            <w:r w:rsidR="00793399" w:rsidRPr="001605E7">
              <w:rPr>
                <w:rFonts w:eastAsiaTheme="minorHAnsi"/>
              </w:rPr>
              <w:t>‘</w:t>
            </w:r>
            <w:r w:rsidR="00A97606" w:rsidRPr="001605E7">
              <w:rPr>
                <w:rFonts w:eastAsiaTheme="minorHAnsi"/>
              </w:rPr>
              <w:t>MACRAW</w:t>
            </w:r>
            <w:r w:rsidR="00793399" w:rsidRPr="001605E7">
              <w:rPr>
                <w:rFonts w:eastAsiaTheme="minorHAnsi"/>
              </w:rPr>
              <w:t>’)</w:t>
            </w:r>
            <w:r w:rsidR="005456EE" w:rsidRPr="001605E7">
              <w:rPr>
                <w:rFonts w:eastAsiaTheme="minorHAnsi" w:hint="eastAsia"/>
              </w:rPr>
              <w:t>에서</w:t>
            </w:r>
            <w:r w:rsidR="00D0680D" w:rsidRPr="001605E7">
              <w:rPr>
                <w:rFonts w:eastAsiaTheme="minorHAnsi"/>
              </w:rPr>
              <w:t xml:space="preserve"> W5100S</w:t>
            </w:r>
            <w:r w:rsidR="00D0680D" w:rsidRPr="001605E7">
              <w:rPr>
                <w:rFonts w:eastAsiaTheme="minorHAnsi" w:hint="eastAsia"/>
              </w:rPr>
              <w:t>로</w:t>
            </w:r>
            <w:r w:rsidR="00D0680D" w:rsidRPr="001605E7">
              <w:rPr>
                <w:rFonts w:eastAsiaTheme="minorHAnsi"/>
              </w:rPr>
              <w:t xml:space="preserve"> </w:t>
            </w:r>
            <w:r w:rsidR="00D0680D" w:rsidRPr="001605E7">
              <w:rPr>
                <w:rFonts w:eastAsiaTheme="minorHAnsi" w:hint="eastAsia"/>
              </w:rPr>
              <w:t>들어오는</w:t>
            </w:r>
            <w:r w:rsidR="00D0680D" w:rsidRPr="001605E7">
              <w:rPr>
                <w:rFonts w:eastAsiaTheme="minorHAnsi"/>
              </w:rPr>
              <w:t xml:space="preserve"> </w:t>
            </w:r>
            <w:r w:rsidR="008F781E" w:rsidRPr="001605E7">
              <w:rPr>
                <w:rFonts w:eastAsiaTheme="minorHAnsi"/>
              </w:rPr>
              <w:t>Packet</w:t>
            </w:r>
            <w:r w:rsidR="00D0680D" w:rsidRPr="001605E7">
              <w:rPr>
                <w:rFonts w:eastAsiaTheme="minorHAnsi" w:hint="eastAsia"/>
              </w:rPr>
              <w:t>을</w:t>
            </w:r>
            <w:r w:rsidR="00D0680D" w:rsidRPr="001605E7">
              <w:rPr>
                <w:rFonts w:eastAsiaTheme="minorHAnsi"/>
              </w:rPr>
              <w:t xml:space="preserve"> </w:t>
            </w:r>
            <w:r w:rsidR="00D0680D" w:rsidRPr="001605E7">
              <w:rPr>
                <w:rFonts w:eastAsiaTheme="minorHAnsi" w:hint="eastAsia"/>
              </w:rPr>
              <w:t>전부</w:t>
            </w:r>
            <w:r w:rsidR="00D0680D" w:rsidRPr="001605E7">
              <w:rPr>
                <w:rFonts w:eastAsiaTheme="minorHAnsi"/>
              </w:rPr>
              <w:t xml:space="preserve"> </w:t>
            </w:r>
            <w:r w:rsidR="00D0680D" w:rsidRPr="001605E7">
              <w:rPr>
                <w:rFonts w:eastAsiaTheme="minorHAnsi" w:hint="eastAsia"/>
              </w:rPr>
              <w:t>수신하게</w:t>
            </w:r>
            <w:r w:rsidR="00D0680D" w:rsidRPr="001605E7">
              <w:rPr>
                <w:rFonts w:eastAsiaTheme="minorHAnsi"/>
              </w:rPr>
              <w:t xml:space="preserve"> </w:t>
            </w:r>
            <w:r w:rsidR="00D0680D" w:rsidRPr="001605E7">
              <w:rPr>
                <w:rFonts w:eastAsiaTheme="minorHAnsi" w:hint="eastAsia"/>
              </w:rPr>
              <w:t>된다</w:t>
            </w:r>
            <w:r w:rsidR="00D0680D" w:rsidRPr="001605E7">
              <w:rPr>
                <w:rFonts w:eastAsiaTheme="minorHAnsi"/>
              </w:rPr>
              <w:t xml:space="preserve">. </w:t>
            </w:r>
            <w:r w:rsidR="005456EE" w:rsidRPr="001605E7">
              <w:rPr>
                <w:rFonts w:eastAsiaTheme="minorHAnsi"/>
              </w:rPr>
              <w:t xml:space="preserve">Filter Enable </w:t>
            </w:r>
            <w:r w:rsidR="005456EE" w:rsidRPr="001605E7">
              <w:rPr>
                <w:rFonts w:eastAsiaTheme="minorHAnsi" w:hint="eastAsia"/>
              </w:rPr>
              <w:t>시</w:t>
            </w:r>
            <w:r w:rsidR="00D0680D" w:rsidRPr="001605E7">
              <w:rPr>
                <w:rFonts w:eastAsiaTheme="minorHAnsi"/>
              </w:rPr>
              <w:t xml:space="preserve"> </w:t>
            </w:r>
            <w:r w:rsidR="005456EE" w:rsidRPr="001605E7">
              <w:rPr>
                <w:rFonts w:eastAsiaTheme="minorHAnsi"/>
              </w:rPr>
              <w:t>W5100S</w:t>
            </w:r>
            <w:r w:rsidR="005456EE" w:rsidRPr="001605E7">
              <w:rPr>
                <w:rFonts w:eastAsiaTheme="minorHAnsi" w:hint="eastAsia"/>
              </w:rPr>
              <w:t>의</w:t>
            </w:r>
            <w:r w:rsidR="005456EE" w:rsidRPr="001605E7">
              <w:rPr>
                <w:rFonts w:eastAsiaTheme="minorHAnsi"/>
              </w:rPr>
              <w:t xml:space="preserve"> MAC </w:t>
            </w:r>
            <w:r w:rsidR="005456EE" w:rsidRPr="001605E7">
              <w:rPr>
                <w:rFonts w:eastAsiaTheme="minorHAnsi" w:hint="eastAsia"/>
              </w:rPr>
              <w:t>주소</w:t>
            </w:r>
            <w:r w:rsidR="005456EE" w:rsidRPr="001605E7">
              <w:rPr>
                <w:rFonts w:eastAsiaTheme="minorHAnsi"/>
              </w:rPr>
              <w:t xml:space="preserve">(Multicast, Broadcast </w:t>
            </w:r>
            <w:r w:rsidR="005456EE" w:rsidRPr="001605E7">
              <w:rPr>
                <w:rFonts w:eastAsiaTheme="minorHAnsi" w:hint="eastAsia"/>
              </w:rPr>
              <w:t>포함</w:t>
            </w:r>
            <w:r w:rsidR="005456EE" w:rsidRPr="001605E7">
              <w:rPr>
                <w:rFonts w:eastAsiaTheme="minorHAnsi"/>
              </w:rPr>
              <w:t>)</w:t>
            </w:r>
            <w:r w:rsidR="00D0680D" w:rsidRPr="001605E7">
              <w:rPr>
                <w:rFonts w:eastAsiaTheme="minorHAnsi" w:hint="eastAsia"/>
              </w:rPr>
              <w:t>로</w:t>
            </w:r>
            <w:r w:rsidR="00D0680D" w:rsidRPr="001605E7">
              <w:rPr>
                <w:rFonts w:eastAsiaTheme="minorHAnsi"/>
              </w:rPr>
              <w:t xml:space="preserve"> </w:t>
            </w:r>
            <w:r w:rsidR="00D0680D" w:rsidRPr="001605E7">
              <w:rPr>
                <w:rFonts w:eastAsiaTheme="minorHAnsi" w:hint="eastAsia"/>
              </w:rPr>
              <w:t>보내온</w:t>
            </w:r>
            <w:r w:rsidRPr="001605E7">
              <w:rPr>
                <w:rFonts w:eastAsiaTheme="minorHAnsi"/>
              </w:rPr>
              <w:t xml:space="preserve"> Packet</w:t>
            </w:r>
            <w:r w:rsidRPr="001605E7">
              <w:rPr>
                <w:rFonts w:eastAsiaTheme="minorHAnsi" w:hint="eastAsia"/>
              </w:rPr>
              <w:t>만을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수신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한다</w:t>
            </w:r>
            <w:r w:rsidRPr="001605E7">
              <w:rPr>
                <w:rFonts w:eastAsiaTheme="minorHAnsi"/>
              </w:rPr>
              <w:t>.</w:t>
            </w:r>
          </w:p>
          <w:p w14:paraId="4ABAC9D7" w14:textId="0A655C35" w:rsidR="00251FD6" w:rsidRPr="001605E7" w:rsidRDefault="00251FD6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 : Enable MAC Filter</w:t>
            </w:r>
          </w:p>
          <w:p w14:paraId="7ADE2A59" w14:textId="77777777" w:rsidR="00251FD6" w:rsidRPr="001605E7" w:rsidRDefault="00251FD6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 : Disable MAC Filter</w:t>
            </w:r>
          </w:p>
        </w:tc>
      </w:tr>
      <w:tr w:rsidR="001C2801" w:rsidRPr="00546234" w14:paraId="5E356042" w14:textId="77777777" w:rsidTr="001605E7">
        <w:trPr>
          <w:jc w:val="center"/>
        </w:trPr>
        <w:tc>
          <w:tcPr>
            <w:tcW w:w="680" w:type="dxa"/>
            <w:vAlign w:val="center"/>
          </w:tcPr>
          <w:p w14:paraId="2EF05CA4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5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561EC2B6" w14:textId="472AE22B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ND / </w:t>
            </w:r>
            <w:r w:rsidR="00801B4E" w:rsidRPr="001605E7">
              <w:rPr>
                <w:rFonts w:eastAsiaTheme="minorHAnsi"/>
              </w:rPr>
              <w:t>MC</w:t>
            </w:r>
          </w:p>
        </w:tc>
        <w:tc>
          <w:tcPr>
            <w:tcW w:w="6521" w:type="dxa"/>
          </w:tcPr>
          <w:p w14:paraId="7520B6BA" w14:textId="74A4AA6C" w:rsidR="001C2801" w:rsidRPr="001605E7" w:rsidRDefault="001C2801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N</w:t>
            </w:r>
            <w:r w:rsidR="00801B4E" w:rsidRPr="001605E7">
              <w:rPr>
                <w:rFonts w:eastAsiaTheme="minorHAnsi"/>
              </w:rPr>
              <w:t>D</w:t>
            </w:r>
            <w:r w:rsidR="005456EE" w:rsidRPr="001605E7">
              <w:rPr>
                <w:rFonts w:eastAsiaTheme="minorHAnsi"/>
              </w:rPr>
              <w:t>(</w:t>
            </w:r>
            <w:r w:rsidR="00801B4E" w:rsidRPr="001605E7">
              <w:rPr>
                <w:rFonts w:eastAsiaTheme="minorHAnsi"/>
              </w:rPr>
              <w:t>No Delayed Ack</w:t>
            </w:r>
            <w:r w:rsidR="005456EE" w:rsidRPr="001605E7">
              <w:rPr>
                <w:rFonts w:eastAsiaTheme="minorHAnsi"/>
              </w:rPr>
              <w:t>)</w:t>
            </w:r>
          </w:p>
          <w:p w14:paraId="030EEC05" w14:textId="418762B9" w:rsidR="001C2801" w:rsidRPr="001605E7" w:rsidRDefault="001C2801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TCP</w:t>
            </w:r>
            <w:r w:rsidR="005456EE" w:rsidRPr="001605E7">
              <w:rPr>
                <w:rFonts w:eastAsiaTheme="minorHAnsi"/>
              </w:rPr>
              <w:t xml:space="preserve"> Mode</w:t>
            </w:r>
            <w:r w:rsidR="005456EE" w:rsidRPr="001605E7">
              <w:rPr>
                <w:rFonts w:eastAsiaTheme="minorHAnsi" w:hint="eastAsia"/>
              </w:rPr>
              <w:t>에서</w:t>
            </w:r>
            <w:r w:rsidRPr="001605E7">
              <w:rPr>
                <w:rFonts w:eastAsiaTheme="minorHAnsi"/>
              </w:rPr>
              <w:t xml:space="preserve"> </w:t>
            </w:r>
            <w:r w:rsidR="008F781E" w:rsidRPr="001605E7">
              <w:rPr>
                <w:rFonts w:eastAsiaTheme="minorHAnsi"/>
              </w:rPr>
              <w:t>Packet</w:t>
            </w:r>
            <w:r w:rsidR="00E40D5F" w:rsidRPr="001605E7">
              <w:rPr>
                <w:rFonts w:eastAsiaTheme="minorHAnsi" w:hint="eastAsia"/>
              </w:rPr>
              <w:t>을</w:t>
            </w:r>
            <w:r w:rsidR="00E40D5F" w:rsidRPr="001605E7">
              <w:rPr>
                <w:rFonts w:eastAsiaTheme="minorHAnsi"/>
              </w:rPr>
              <w:t xml:space="preserve"> </w:t>
            </w:r>
            <w:r w:rsidR="005456EE" w:rsidRPr="001605E7">
              <w:rPr>
                <w:rFonts w:eastAsiaTheme="minorHAnsi" w:hint="eastAsia"/>
              </w:rPr>
              <w:t>수신하자마자</w:t>
            </w:r>
            <w:r w:rsidR="005456EE" w:rsidRPr="001605E7">
              <w:rPr>
                <w:rFonts w:eastAsiaTheme="minorHAnsi"/>
              </w:rPr>
              <w:t xml:space="preserve"> </w:t>
            </w:r>
            <w:r w:rsidR="005456EE" w:rsidRPr="001605E7">
              <w:rPr>
                <w:rFonts w:eastAsiaTheme="minorHAnsi" w:hint="eastAsia"/>
              </w:rPr>
              <w:t>자동으로</w:t>
            </w:r>
            <w:r w:rsidR="005456EE" w:rsidRPr="001605E7">
              <w:rPr>
                <w:rFonts w:eastAsiaTheme="minorHAnsi"/>
              </w:rPr>
              <w:t xml:space="preserve"> </w:t>
            </w:r>
            <w:r w:rsidR="00E40D5F" w:rsidRPr="001605E7">
              <w:rPr>
                <w:rFonts w:eastAsiaTheme="minorHAnsi"/>
              </w:rPr>
              <w:t xml:space="preserve">ACK </w:t>
            </w:r>
            <w:r w:rsidR="008F781E" w:rsidRPr="001605E7">
              <w:rPr>
                <w:rFonts w:eastAsiaTheme="minorHAnsi"/>
              </w:rPr>
              <w:t>Packet</w:t>
            </w:r>
            <w:r w:rsidR="00E40D5F" w:rsidRPr="001605E7">
              <w:rPr>
                <w:rFonts w:eastAsiaTheme="minorHAnsi" w:hint="eastAsia"/>
              </w:rPr>
              <w:t>이</w:t>
            </w:r>
            <w:r w:rsidR="00E40D5F" w:rsidRPr="001605E7">
              <w:rPr>
                <w:rFonts w:eastAsiaTheme="minorHAnsi"/>
              </w:rPr>
              <w:t xml:space="preserve"> </w:t>
            </w:r>
            <w:r w:rsidR="00E40D5F" w:rsidRPr="001605E7">
              <w:rPr>
                <w:rFonts w:eastAsiaTheme="minorHAnsi" w:hint="eastAsia"/>
              </w:rPr>
              <w:t>전송</w:t>
            </w:r>
            <w:r w:rsidR="005456EE" w:rsidRPr="001605E7">
              <w:rPr>
                <w:rFonts w:eastAsiaTheme="minorHAnsi" w:hint="eastAsia"/>
              </w:rPr>
              <w:t>된다</w:t>
            </w:r>
            <w:r w:rsidR="005456EE" w:rsidRPr="001605E7">
              <w:rPr>
                <w:rFonts w:eastAsiaTheme="minorHAnsi"/>
              </w:rPr>
              <w:t>.</w:t>
            </w:r>
          </w:p>
          <w:p w14:paraId="6E812566" w14:textId="77777777" w:rsidR="00D0680D" w:rsidRPr="001605E7" w:rsidRDefault="00D0680D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 : Enable No Delayed ACK</w:t>
            </w:r>
          </w:p>
          <w:p w14:paraId="6B84B2FD" w14:textId="77777777" w:rsidR="00D0680D" w:rsidRPr="001605E7" w:rsidRDefault="00D0680D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 : Disable No Delayed ACK</w:t>
            </w:r>
          </w:p>
          <w:p w14:paraId="5CD38B45" w14:textId="77777777" w:rsidR="00D0680D" w:rsidRPr="001605E7" w:rsidRDefault="00D0680D" w:rsidP="00155A42">
            <w:pPr>
              <w:pStyle w:val="11"/>
              <w:rPr>
                <w:rFonts w:eastAsiaTheme="minorHAnsi"/>
              </w:rPr>
            </w:pPr>
          </w:p>
          <w:p w14:paraId="3A92BD8B" w14:textId="197F07DC" w:rsidR="001C2801" w:rsidRPr="001605E7" w:rsidRDefault="00801B4E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MC(</w:t>
            </w:r>
            <w:r w:rsidR="001C2801" w:rsidRPr="001605E7">
              <w:rPr>
                <w:rFonts w:eastAsiaTheme="minorHAnsi"/>
              </w:rPr>
              <w:t>Multicast</w:t>
            </w:r>
            <w:r w:rsidR="00D0680D" w:rsidRPr="001605E7">
              <w:rPr>
                <w:rFonts w:eastAsiaTheme="minorHAnsi"/>
              </w:rPr>
              <w:t xml:space="preserve"> IGMP Version</w:t>
            </w:r>
            <w:r w:rsidRPr="001605E7">
              <w:rPr>
                <w:rFonts w:eastAsiaTheme="minorHAnsi"/>
              </w:rPr>
              <w:t>)</w:t>
            </w:r>
          </w:p>
          <w:p w14:paraId="2A7E516B" w14:textId="1DD20CDD" w:rsidR="001C2801" w:rsidRPr="001605E7" w:rsidRDefault="001C2801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UDP</w:t>
            </w:r>
            <w:r w:rsidR="005456EE" w:rsidRPr="001605E7">
              <w:rPr>
                <w:rFonts w:eastAsiaTheme="minorHAnsi"/>
              </w:rPr>
              <w:t xml:space="preserve"> Mode</w:t>
            </w:r>
            <w:r w:rsidR="00801B4E" w:rsidRPr="001605E7">
              <w:rPr>
                <w:rFonts w:eastAsiaTheme="minorHAnsi" w:hint="eastAsia"/>
              </w:rPr>
              <w:t>이고</w:t>
            </w:r>
            <w:r w:rsidR="00D0680D"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/>
              </w:rPr>
              <w:t>Multicast</w:t>
            </w:r>
            <w:r w:rsidR="00801B4E" w:rsidRPr="001605E7">
              <w:rPr>
                <w:rFonts w:eastAsiaTheme="minorHAnsi" w:hint="eastAsia"/>
              </w:rPr>
              <w:t>일</w:t>
            </w:r>
            <w:r w:rsidR="00D0680D" w:rsidRPr="001605E7">
              <w:rPr>
                <w:rFonts w:eastAsiaTheme="minorHAnsi"/>
              </w:rPr>
              <w:t xml:space="preserve"> </w:t>
            </w:r>
            <w:r w:rsidR="00D0680D" w:rsidRPr="001605E7">
              <w:rPr>
                <w:rFonts w:eastAsiaTheme="minorHAnsi" w:hint="eastAsia"/>
              </w:rPr>
              <w:t>때</w:t>
            </w:r>
            <w:r w:rsidR="00801B4E" w:rsidRPr="001605E7">
              <w:rPr>
                <w:rFonts w:eastAsiaTheme="minorHAnsi"/>
              </w:rPr>
              <w:t>(Sn_MR[3:0] =</w:t>
            </w:r>
            <w:r w:rsidR="00546234" w:rsidRPr="001605E7">
              <w:rPr>
                <w:rFonts w:eastAsiaTheme="minorHAnsi"/>
              </w:rPr>
              <w:t xml:space="preserve"> </w:t>
            </w:r>
            <w:r w:rsidR="00801B4E" w:rsidRPr="001605E7">
              <w:rPr>
                <w:rFonts w:eastAsiaTheme="minorHAnsi"/>
              </w:rPr>
              <w:t>‘</w:t>
            </w:r>
            <w:r w:rsidR="00A97606" w:rsidRPr="001605E7">
              <w:rPr>
                <w:rFonts w:eastAsiaTheme="minorHAnsi"/>
              </w:rPr>
              <w:t>UDP</w:t>
            </w:r>
            <w:r w:rsidR="00801B4E" w:rsidRPr="001605E7">
              <w:rPr>
                <w:rFonts w:eastAsiaTheme="minorHAnsi"/>
              </w:rPr>
              <w:t>’ &amp; Sn_MR[MULTI] = ‘1’),</w:t>
            </w:r>
            <w:r w:rsidR="00D0680D" w:rsidRPr="001605E7">
              <w:rPr>
                <w:rFonts w:eastAsiaTheme="minorHAnsi"/>
              </w:rPr>
              <w:t xml:space="preserve"> IGMP Version</w:t>
            </w:r>
            <w:r w:rsidR="00D0680D" w:rsidRPr="001605E7">
              <w:rPr>
                <w:rFonts w:eastAsiaTheme="minorHAnsi" w:hint="eastAsia"/>
              </w:rPr>
              <w:t>을</w:t>
            </w:r>
            <w:r w:rsidR="00D0680D" w:rsidRPr="001605E7">
              <w:rPr>
                <w:rFonts w:eastAsiaTheme="minorHAnsi"/>
              </w:rPr>
              <w:t xml:space="preserve"> </w:t>
            </w:r>
            <w:r w:rsidR="00D0680D" w:rsidRPr="001605E7">
              <w:rPr>
                <w:rFonts w:eastAsiaTheme="minorHAnsi" w:hint="eastAsia"/>
              </w:rPr>
              <w:t>선택</w:t>
            </w:r>
            <w:r w:rsidR="005456EE" w:rsidRPr="001605E7">
              <w:rPr>
                <w:rFonts w:eastAsiaTheme="minorHAnsi" w:hint="eastAsia"/>
              </w:rPr>
              <w:t>한</w:t>
            </w:r>
            <w:r w:rsidR="00D0680D" w:rsidRPr="001605E7">
              <w:rPr>
                <w:rFonts w:eastAsiaTheme="minorHAnsi" w:hint="eastAsia"/>
              </w:rPr>
              <w:t>다</w:t>
            </w:r>
            <w:r w:rsidR="00D0680D" w:rsidRPr="001605E7">
              <w:rPr>
                <w:rFonts w:eastAsiaTheme="minorHAnsi"/>
              </w:rPr>
              <w:t>.</w:t>
            </w:r>
            <w:r w:rsidR="00801B4E" w:rsidRPr="001605E7">
              <w:rPr>
                <w:rFonts w:eastAsiaTheme="minorHAnsi"/>
              </w:rPr>
              <w:t>(version 3</w:t>
            </w:r>
            <w:r w:rsidR="00801B4E" w:rsidRPr="001605E7">
              <w:rPr>
                <w:rFonts w:eastAsiaTheme="minorHAnsi" w:hint="eastAsia"/>
              </w:rPr>
              <w:t>은</w:t>
            </w:r>
            <w:r w:rsidR="00801B4E" w:rsidRPr="001605E7">
              <w:rPr>
                <w:rFonts w:eastAsiaTheme="minorHAnsi"/>
              </w:rPr>
              <w:t xml:space="preserve"> </w:t>
            </w:r>
            <w:r w:rsidR="00801B4E" w:rsidRPr="001605E7">
              <w:rPr>
                <w:rFonts w:eastAsiaTheme="minorHAnsi" w:hint="eastAsia"/>
              </w:rPr>
              <w:t>지원하지</w:t>
            </w:r>
            <w:r w:rsidR="00801B4E" w:rsidRPr="001605E7">
              <w:rPr>
                <w:rFonts w:eastAsiaTheme="minorHAnsi"/>
              </w:rPr>
              <w:t xml:space="preserve"> </w:t>
            </w:r>
            <w:r w:rsidR="00801B4E" w:rsidRPr="001605E7">
              <w:rPr>
                <w:rFonts w:eastAsiaTheme="minorHAnsi" w:hint="eastAsia"/>
              </w:rPr>
              <w:t>않는다</w:t>
            </w:r>
            <w:r w:rsidR="00801B4E" w:rsidRPr="001605E7">
              <w:rPr>
                <w:rFonts w:eastAsiaTheme="minorHAnsi"/>
              </w:rPr>
              <w:t>.)</w:t>
            </w:r>
          </w:p>
          <w:p w14:paraId="4B063A21" w14:textId="77777777" w:rsidR="00D0680D" w:rsidRPr="001605E7" w:rsidRDefault="00D0680D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 : Using IGMP version 2</w:t>
            </w:r>
          </w:p>
          <w:p w14:paraId="48F0F009" w14:textId="77777777" w:rsidR="00D0680D" w:rsidRPr="001605E7" w:rsidRDefault="00D0680D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 : Using IGMP version 1</w:t>
            </w:r>
          </w:p>
        </w:tc>
      </w:tr>
      <w:tr w:rsidR="001C2801" w:rsidRPr="00546234" w14:paraId="1A6A848A" w14:textId="77777777" w:rsidTr="001605E7">
        <w:trPr>
          <w:jc w:val="center"/>
        </w:trPr>
        <w:tc>
          <w:tcPr>
            <w:tcW w:w="680" w:type="dxa"/>
            <w:vAlign w:val="center"/>
          </w:tcPr>
          <w:p w14:paraId="40BABFC2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4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575B5203" w14:textId="02C57CBA" w:rsidR="001C2801" w:rsidRPr="001605E7" w:rsidRDefault="00F74E42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6521" w:type="dxa"/>
          </w:tcPr>
          <w:p w14:paraId="65662371" w14:textId="77777777" w:rsidR="001C2801" w:rsidRPr="001605E7" w:rsidRDefault="00322C0E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</w:t>
            </w:r>
            <w:r w:rsidR="001C2801" w:rsidRPr="001605E7">
              <w:rPr>
                <w:rFonts w:eastAsiaTheme="minorHAnsi"/>
              </w:rPr>
              <w:t>eserved</w:t>
            </w:r>
          </w:p>
        </w:tc>
      </w:tr>
      <w:tr w:rsidR="003D3AAD" w:rsidRPr="00546234" w14:paraId="0A30DDE8" w14:textId="77777777" w:rsidTr="001605E7">
        <w:trPr>
          <w:trHeight w:val="3958"/>
          <w:jc w:val="center"/>
        </w:trPr>
        <w:tc>
          <w:tcPr>
            <w:tcW w:w="680" w:type="dxa"/>
            <w:vAlign w:val="center"/>
          </w:tcPr>
          <w:p w14:paraId="036B577C" w14:textId="3BEF82FE" w:rsidR="003D3AAD" w:rsidRPr="001605E7" w:rsidRDefault="003D3AA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[3:0]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4807F01C" w14:textId="7E2E7117" w:rsidR="003D3AAD" w:rsidRPr="001605E7" w:rsidRDefault="003D3AA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P[3:0]</w:t>
            </w:r>
          </w:p>
        </w:tc>
        <w:tc>
          <w:tcPr>
            <w:tcW w:w="6521" w:type="dxa"/>
          </w:tcPr>
          <w:p w14:paraId="7393479F" w14:textId="77777777" w:rsidR="003D3AAD" w:rsidRPr="001605E7" w:rsidRDefault="003D3AAD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Protocol</w:t>
            </w:r>
          </w:p>
          <w:p w14:paraId="14460C06" w14:textId="17DFE924" w:rsidR="003D3AAD" w:rsidRPr="001605E7" w:rsidRDefault="003D3AAD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SOCKET</w:t>
            </w:r>
            <w:r w:rsidRPr="001605E7">
              <w:rPr>
                <w:rFonts w:eastAsiaTheme="minorHAnsi" w:hint="eastAsia"/>
              </w:rPr>
              <w:t>의</w:t>
            </w:r>
            <w:r w:rsidRPr="001605E7">
              <w:rPr>
                <w:rFonts w:eastAsiaTheme="minorHAnsi"/>
              </w:rPr>
              <w:t xml:space="preserve"> Protocol</w:t>
            </w:r>
            <w:r w:rsidRPr="001605E7">
              <w:rPr>
                <w:rFonts w:eastAsiaTheme="minorHAnsi" w:hint="eastAsia"/>
              </w:rPr>
              <w:t>을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설정한다</w:t>
            </w:r>
            <w:r w:rsidRPr="001605E7">
              <w:rPr>
                <w:rFonts w:eastAsiaTheme="minorHAnsi"/>
              </w:rPr>
              <w:t xml:space="preserve">. </w:t>
            </w:r>
          </w:p>
          <w:p w14:paraId="742F9CB7" w14:textId="08259F16" w:rsidR="003D3AAD" w:rsidRPr="001605E7" w:rsidRDefault="003D3AAD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MACRAW Mode</w:t>
            </w:r>
            <w:r w:rsidRPr="001605E7">
              <w:rPr>
                <w:rFonts w:eastAsiaTheme="minorHAnsi" w:hint="eastAsia"/>
              </w:rPr>
              <w:t>는</w:t>
            </w:r>
            <w:r w:rsidRPr="001605E7">
              <w:rPr>
                <w:rFonts w:eastAsiaTheme="minorHAnsi"/>
              </w:rPr>
              <w:t xml:space="preserve"> SOCKET 0</w:t>
            </w:r>
            <w:r w:rsidRPr="001605E7">
              <w:rPr>
                <w:rFonts w:eastAsiaTheme="minorHAnsi" w:hint="eastAsia"/>
              </w:rPr>
              <w:t>에서만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사용할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수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있다</w:t>
            </w:r>
            <w:r w:rsidRPr="001605E7">
              <w:rPr>
                <w:rFonts w:eastAsiaTheme="minorHAnsi"/>
              </w:rPr>
              <w:t>.</w:t>
            </w:r>
          </w:p>
          <w:p w14:paraId="619BFF5B" w14:textId="77777777" w:rsidR="003D3AAD" w:rsidRPr="001605E7" w:rsidRDefault="003D3AAD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ab/>
            </w:r>
          </w:p>
          <w:tbl>
            <w:tblPr>
              <w:tblW w:w="0" w:type="auto"/>
              <w:jc w:val="center"/>
              <w:tblBorders>
                <w:top w:val="single" w:sz="4" w:space="0" w:color="999999"/>
                <w:left w:val="single" w:sz="4" w:space="0" w:color="999999"/>
                <w:bottom w:val="single" w:sz="4" w:space="0" w:color="999999"/>
                <w:right w:val="single" w:sz="4" w:space="0" w:color="999999"/>
                <w:insideH w:val="single" w:sz="4" w:space="0" w:color="999999"/>
                <w:insideV w:val="single" w:sz="4" w:space="0" w:color="999999"/>
              </w:tblBorders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699"/>
              <w:gridCol w:w="699"/>
              <w:gridCol w:w="699"/>
              <w:gridCol w:w="699"/>
              <w:gridCol w:w="2300"/>
            </w:tblGrid>
            <w:tr w:rsidR="003D3AAD" w:rsidRPr="00546234" w14:paraId="045199EE" w14:textId="77777777" w:rsidTr="001605E7">
              <w:trPr>
                <w:cantSplit/>
                <w:jc w:val="center"/>
              </w:trPr>
              <w:tc>
                <w:tcPr>
                  <w:tcW w:w="699" w:type="dxa"/>
                  <w:shd w:val="clear" w:color="auto" w:fill="EAE8DA"/>
                  <w:vAlign w:val="center"/>
                </w:tcPr>
                <w:p w14:paraId="38A02F09" w14:textId="77777777" w:rsidR="003D3AAD" w:rsidRPr="001605E7" w:rsidRDefault="003D3AAD" w:rsidP="001605E7">
                  <w:pPr>
                    <w:pStyle w:val="11"/>
                    <w:jc w:val="center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P3</w:t>
                  </w:r>
                </w:p>
              </w:tc>
              <w:tc>
                <w:tcPr>
                  <w:tcW w:w="699" w:type="dxa"/>
                  <w:shd w:val="clear" w:color="auto" w:fill="EAE8DA"/>
                  <w:vAlign w:val="center"/>
                </w:tcPr>
                <w:p w14:paraId="7439321A" w14:textId="77777777" w:rsidR="003D3AAD" w:rsidRPr="001605E7" w:rsidRDefault="003D3AAD" w:rsidP="001605E7">
                  <w:pPr>
                    <w:pStyle w:val="11"/>
                    <w:jc w:val="center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P2</w:t>
                  </w:r>
                </w:p>
              </w:tc>
              <w:tc>
                <w:tcPr>
                  <w:tcW w:w="699" w:type="dxa"/>
                  <w:shd w:val="clear" w:color="auto" w:fill="EAE8DA"/>
                  <w:vAlign w:val="center"/>
                </w:tcPr>
                <w:p w14:paraId="5143F45F" w14:textId="77777777" w:rsidR="003D3AAD" w:rsidRPr="001605E7" w:rsidRDefault="003D3AAD" w:rsidP="001605E7">
                  <w:pPr>
                    <w:pStyle w:val="11"/>
                    <w:jc w:val="center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P1</w:t>
                  </w:r>
                </w:p>
              </w:tc>
              <w:tc>
                <w:tcPr>
                  <w:tcW w:w="699" w:type="dxa"/>
                  <w:shd w:val="clear" w:color="auto" w:fill="EAE8DA"/>
                  <w:vAlign w:val="center"/>
                </w:tcPr>
                <w:p w14:paraId="3702D420" w14:textId="77777777" w:rsidR="003D3AAD" w:rsidRPr="001605E7" w:rsidRDefault="003D3AAD" w:rsidP="001605E7">
                  <w:pPr>
                    <w:pStyle w:val="11"/>
                    <w:jc w:val="center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P0</w:t>
                  </w:r>
                </w:p>
              </w:tc>
              <w:tc>
                <w:tcPr>
                  <w:tcW w:w="2300" w:type="dxa"/>
                  <w:shd w:val="clear" w:color="auto" w:fill="EAE8DA"/>
                  <w:vAlign w:val="center"/>
                </w:tcPr>
                <w:p w14:paraId="0290B3E2" w14:textId="3B518510" w:rsidR="003D3AAD" w:rsidRPr="001605E7" w:rsidRDefault="003F213C" w:rsidP="00155A42">
                  <w:pPr>
                    <w:pStyle w:val="11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 xml:space="preserve">Protocol Mode </w:t>
                  </w:r>
                  <w:r w:rsidR="003D3AAD" w:rsidRPr="001605E7">
                    <w:rPr>
                      <w:rFonts w:eastAsiaTheme="minorHAnsi"/>
                      <w:strike/>
                    </w:rPr>
                    <w:t>Meaning</w:t>
                  </w:r>
                </w:p>
              </w:tc>
            </w:tr>
            <w:tr w:rsidR="003D3AAD" w:rsidRPr="00546234" w14:paraId="4F34A8A7" w14:textId="77777777" w:rsidTr="001605E7">
              <w:trPr>
                <w:cantSplit/>
                <w:jc w:val="center"/>
              </w:trPr>
              <w:tc>
                <w:tcPr>
                  <w:tcW w:w="699" w:type="dxa"/>
                  <w:vAlign w:val="center"/>
                </w:tcPr>
                <w:p w14:paraId="498AF51D" w14:textId="77777777" w:rsidR="003D3AAD" w:rsidRPr="001605E7" w:rsidRDefault="003D3AAD" w:rsidP="001605E7">
                  <w:pPr>
                    <w:pStyle w:val="11"/>
                    <w:jc w:val="center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0</w:t>
                  </w:r>
                </w:p>
              </w:tc>
              <w:tc>
                <w:tcPr>
                  <w:tcW w:w="699" w:type="dxa"/>
                  <w:vAlign w:val="center"/>
                </w:tcPr>
                <w:p w14:paraId="72EA261A" w14:textId="77777777" w:rsidR="003D3AAD" w:rsidRPr="001605E7" w:rsidRDefault="003D3AAD" w:rsidP="001605E7">
                  <w:pPr>
                    <w:pStyle w:val="11"/>
                    <w:jc w:val="center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0</w:t>
                  </w:r>
                </w:p>
              </w:tc>
              <w:tc>
                <w:tcPr>
                  <w:tcW w:w="699" w:type="dxa"/>
                  <w:vAlign w:val="center"/>
                </w:tcPr>
                <w:p w14:paraId="1BC4966E" w14:textId="77777777" w:rsidR="003D3AAD" w:rsidRPr="001605E7" w:rsidRDefault="003D3AAD" w:rsidP="001605E7">
                  <w:pPr>
                    <w:pStyle w:val="11"/>
                    <w:jc w:val="center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0</w:t>
                  </w:r>
                </w:p>
              </w:tc>
              <w:tc>
                <w:tcPr>
                  <w:tcW w:w="699" w:type="dxa"/>
                  <w:vAlign w:val="center"/>
                </w:tcPr>
                <w:p w14:paraId="5FCBAB7D" w14:textId="77777777" w:rsidR="003D3AAD" w:rsidRPr="001605E7" w:rsidRDefault="003D3AAD" w:rsidP="001605E7">
                  <w:pPr>
                    <w:pStyle w:val="11"/>
                    <w:jc w:val="center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0</w:t>
                  </w:r>
                </w:p>
              </w:tc>
              <w:tc>
                <w:tcPr>
                  <w:tcW w:w="2300" w:type="dxa"/>
                </w:tcPr>
                <w:p w14:paraId="237EB6B9" w14:textId="416A95E6" w:rsidR="003D3AAD" w:rsidRPr="001605E7" w:rsidRDefault="003F213C" w:rsidP="00155A42">
                  <w:pPr>
                    <w:pStyle w:val="11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 xml:space="preserve">SOCKET </w:t>
                  </w:r>
                  <w:r w:rsidR="003D3AAD" w:rsidRPr="001605E7">
                    <w:rPr>
                      <w:rFonts w:eastAsiaTheme="minorHAnsi"/>
                    </w:rPr>
                    <w:t>Closed</w:t>
                  </w:r>
                </w:p>
              </w:tc>
            </w:tr>
            <w:tr w:rsidR="003D3AAD" w:rsidRPr="00546234" w14:paraId="6D6C796A" w14:textId="77777777" w:rsidTr="001605E7">
              <w:trPr>
                <w:cantSplit/>
                <w:jc w:val="center"/>
              </w:trPr>
              <w:tc>
                <w:tcPr>
                  <w:tcW w:w="699" w:type="dxa"/>
                  <w:vAlign w:val="center"/>
                </w:tcPr>
                <w:p w14:paraId="3236F984" w14:textId="77777777" w:rsidR="003D3AAD" w:rsidRPr="001605E7" w:rsidRDefault="003D3AAD" w:rsidP="001605E7">
                  <w:pPr>
                    <w:pStyle w:val="11"/>
                    <w:jc w:val="center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0</w:t>
                  </w:r>
                </w:p>
              </w:tc>
              <w:tc>
                <w:tcPr>
                  <w:tcW w:w="699" w:type="dxa"/>
                  <w:vAlign w:val="center"/>
                </w:tcPr>
                <w:p w14:paraId="020F178C" w14:textId="77777777" w:rsidR="003D3AAD" w:rsidRPr="001605E7" w:rsidRDefault="003D3AAD" w:rsidP="001605E7">
                  <w:pPr>
                    <w:pStyle w:val="11"/>
                    <w:jc w:val="center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0</w:t>
                  </w:r>
                </w:p>
              </w:tc>
              <w:tc>
                <w:tcPr>
                  <w:tcW w:w="699" w:type="dxa"/>
                  <w:vAlign w:val="center"/>
                </w:tcPr>
                <w:p w14:paraId="1806FA21" w14:textId="77777777" w:rsidR="003D3AAD" w:rsidRPr="001605E7" w:rsidRDefault="003D3AAD" w:rsidP="001605E7">
                  <w:pPr>
                    <w:pStyle w:val="11"/>
                    <w:jc w:val="center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0</w:t>
                  </w:r>
                </w:p>
              </w:tc>
              <w:tc>
                <w:tcPr>
                  <w:tcW w:w="699" w:type="dxa"/>
                  <w:vAlign w:val="center"/>
                </w:tcPr>
                <w:p w14:paraId="5EB6742B" w14:textId="77777777" w:rsidR="003D3AAD" w:rsidRPr="001605E7" w:rsidRDefault="003D3AAD" w:rsidP="001605E7">
                  <w:pPr>
                    <w:pStyle w:val="11"/>
                    <w:jc w:val="center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1</w:t>
                  </w:r>
                </w:p>
              </w:tc>
              <w:tc>
                <w:tcPr>
                  <w:tcW w:w="2300" w:type="dxa"/>
                </w:tcPr>
                <w:p w14:paraId="18937E99" w14:textId="77777777" w:rsidR="003D3AAD" w:rsidRPr="001605E7" w:rsidRDefault="003D3AAD" w:rsidP="00155A42">
                  <w:pPr>
                    <w:pStyle w:val="11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TCP</w:t>
                  </w:r>
                </w:p>
              </w:tc>
            </w:tr>
            <w:tr w:rsidR="003D3AAD" w:rsidRPr="00546234" w14:paraId="44740235" w14:textId="77777777" w:rsidTr="001605E7">
              <w:trPr>
                <w:cantSplit/>
                <w:jc w:val="center"/>
              </w:trPr>
              <w:tc>
                <w:tcPr>
                  <w:tcW w:w="699" w:type="dxa"/>
                  <w:vAlign w:val="center"/>
                </w:tcPr>
                <w:p w14:paraId="757ABC6F" w14:textId="77777777" w:rsidR="003D3AAD" w:rsidRPr="001605E7" w:rsidRDefault="003D3AAD" w:rsidP="001605E7">
                  <w:pPr>
                    <w:pStyle w:val="11"/>
                    <w:jc w:val="center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0</w:t>
                  </w:r>
                </w:p>
              </w:tc>
              <w:tc>
                <w:tcPr>
                  <w:tcW w:w="699" w:type="dxa"/>
                  <w:vAlign w:val="center"/>
                </w:tcPr>
                <w:p w14:paraId="009BE1F1" w14:textId="77777777" w:rsidR="003D3AAD" w:rsidRPr="001605E7" w:rsidRDefault="003D3AAD" w:rsidP="001605E7">
                  <w:pPr>
                    <w:pStyle w:val="11"/>
                    <w:jc w:val="center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0</w:t>
                  </w:r>
                </w:p>
              </w:tc>
              <w:tc>
                <w:tcPr>
                  <w:tcW w:w="699" w:type="dxa"/>
                  <w:vAlign w:val="center"/>
                </w:tcPr>
                <w:p w14:paraId="77379883" w14:textId="77777777" w:rsidR="003D3AAD" w:rsidRPr="001605E7" w:rsidRDefault="003D3AAD" w:rsidP="001605E7">
                  <w:pPr>
                    <w:pStyle w:val="11"/>
                    <w:jc w:val="center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1</w:t>
                  </w:r>
                </w:p>
              </w:tc>
              <w:tc>
                <w:tcPr>
                  <w:tcW w:w="699" w:type="dxa"/>
                  <w:vAlign w:val="center"/>
                </w:tcPr>
                <w:p w14:paraId="2AE2E21D" w14:textId="77777777" w:rsidR="003D3AAD" w:rsidRPr="001605E7" w:rsidRDefault="003D3AAD" w:rsidP="001605E7">
                  <w:pPr>
                    <w:pStyle w:val="11"/>
                    <w:jc w:val="center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0</w:t>
                  </w:r>
                </w:p>
              </w:tc>
              <w:tc>
                <w:tcPr>
                  <w:tcW w:w="2300" w:type="dxa"/>
                </w:tcPr>
                <w:p w14:paraId="5D092F9A" w14:textId="77777777" w:rsidR="003D3AAD" w:rsidRPr="001605E7" w:rsidRDefault="003D3AAD" w:rsidP="00155A42">
                  <w:pPr>
                    <w:pStyle w:val="11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UDP</w:t>
                  </w:r>
                </w:p>
              </w:tc>
            </w:tr>
            <w:tr w:rsidR="003D3AAD" w:rsidRPr="00546234" w14:paraId="410818B4" w14:textId="77777777" w:rsidTr="001605E7">
              <w:trPr>
                <w:cantSplit/>
                <w:jc w:val="center"/>
              </w:trPr>
              <w:tc>
                <w:tcPr>
                  <w:tcW w:w="699" w:type="dxa"/>
                  <w:vAlign w:val="center"/>
                </w:tcPr>
                <w:p w14:paraId="31858E3C" w14:textId="77777777" w:rsidR="003D3AAD" w:rsidRPr="001605E7" w:rsidRDefault="003D3AAD" w:rsidP="001605E7">
                  <w:pPr>
                    <w:pStyle w:val="11"/>
                    <w:jc w:val="center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0</w:t>
                  </w:r>
                </w:p>
              </w:tc>
              <w:tc>
                <w:tcPr>
                  <w:tcW w:w="699" w:type="dxa"/>
                  <w:vAlign w:val="center"/>
                </w:tcPr>
                <w:p w14:paraId="6BAE6B9C" w14:textId="77777777" w:rsidR="003D3AAD" w:rsidRPr="001605E7" w:rsidRDefault="003D3AAD" w:rsidP="001605E7">
                  <w:pPr>
                    <w:pStyle w:val="11"/>
                    <w:jc w:val="center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0</w:t>
                  </w:r>
                </w:p>
              </w:tc>
              <w:tc>
                <w:tcPr>
                  <w:tcW w:w="699" w:type="dxa"/>
                  <w:vAlign w:val="center"/>
                </w:tcPr>
                <w:p w14:paraId="1D633B62" w14:textId="77777777" w:rsidR="003D3AAD" w:rsidRPr="001605E7" w:rsidRDefault="003D3AAD" w:rsidP="001605E7">
                  <w:pPr>
                    <w:pStyle w:val="11"/>
                    <w:jc w:val="center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1</w:t>
                  </w:r>
                </w:p>
              </w:tc>
              <w:tc>
                <w:tcPr>
                  <w:tcW w:w="699" w:type="dxa"/>
                  <w:vAlign w:val="center"/>
                </w:tcPr>
                <w:p w14:paraId="02E9CDE3" w14:textId="77777777" w:rsidR="003D3AAD" w:rsidRPr="001605E7" w:rsidRDefault="003D3AAD" w:rsidP="001605E7">
                  <w:pPr>
                    <w:pStyle w:val="11"/>
                    <w:jc w:val="center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1</w:t>
                  </w:r>
                </w:p>
              </w:tc>
              <w:tc>
                <w:tcPr>
                  <w:tcW w:w="2300" w:type="dxa"/>
                </w:tcPr>
                <w:p w14:paraId="5E8C222E" w14:textId="77777777" w:rsidR="003D3AAD" w:rsidRPr="001605E7" w:rsidRDefault="003D3AAD" w:rsidP="00155A42">
                  <w:pPr>
                    <w:pStyle w:val="11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IPRAW</w:t>
                  </w:r>
                </w:p>
              </w:tc>
            </w:tr>
            <w:tr w:rsidR="003D3AAD" w:rsidRPr="00546234" w14:paraId="06355B03" w14:textId="77777777" w:rsidTr="001605E7">
              <w:trPr>
                <w:cantSplit/>
                <w:jc w:val="center"/>
              </w:trPr>
              <w:tc>
                <w:tcPr>
                  <w:tcW w:w="699" w:type="dxa"/>
                  <w:vAlign w:val="center"/>
                </w:tcPr>
                <w:p w14:paraId="6EA881A3" w14:textId="77777777" w:rsidR="003D3AAD" w:rsidRPr="001605E7" w:rsidRDefault="003D3AAD" w:rsidP="001605E7">
                  <w:pPr>
                    <w:pStyle w:val="11"/>
                    <w:jc w:val="center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0</w:t>
                  </w:r>
                </w:p>
              </w:tc>
              <w:tc>
                <w:tcPr>
                  <w:tcW w:w="699" w:type="dxa"/>
                  <w:vAlign w:val="center"/>
                </w:tcPr>
                <w:p w14:paraId="518238A9" w14:textId="77777777" w:rsidR="003D3AAD" w:rsidRPr="001605E7" w:rsidRDefault="003D3AAD" w:rsidP="001605E7">
                  <w:pPr>
                    <w:pStyle w:val="11"/>
                    <w:jc w:val="center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1</w:t>
                  </w:r>
                </w:p>
              </w:tc>
              <w:tc>
                <w:tcPr>
                  <w:tcW w:w="699" w:type="dxa"/>
                  <w:vAlign w:val="center"/>
                </w:tcPr>
                <w:p w14:paraId="0BC47B59" w14:textId="77777777" w:rsidR="003D3AAD" w:rsidRPr="001605E7" w:rsidRDefault="003D3AAD" w:rsidP="001605E7">
                  <w:pPr>
                    <w:pStyle w:val="11"/>
                    <w:jc w:val="center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0</w:t>
                  </w:r>
                </w:p>
              </w:tc>
              <w:tc>
                <w:tcPr>
                  <w:tcW w:w="699" w:type="dxa"/>
                  <w:vAlign w:val="center"/>
                </w:tcPr>
                <w:p w14:paraId="0BBCB18B" w14:textId="77777777" w:rsidR="003D3AAD" w:rsidRPr="001605E7" w:rsidRDefault="003D3AAD" w:rsidP="001605E7">
                  <w:pPr>
                    <w:pStyle w:val="11"/>
                    <w:jc w:val="center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0</w:t>
                  </w:r>
                </w:p>
              </w:tc>
              <w:tc>
                <w:tcPr>
                  <w:tcW w:w="2300" w:type="dxa"/>
                </w:tcPr>
                <w:p w14:paraId="60F3DB6A" w14:textId="77777777" w:rsidR="003D3AAD" w:rsidRPr="001605E7" w:rsidRDefault="003D3AAD" w:rsidP="00155A42">
                  <w:pPr>
                    <w:pStyle w:val="11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MACRAW</w:t>
                  </w:r>
                </w:p>
              </w:tc>
            </w:tr>
          </w:tbl>
          <w:p w14:paraId="47F12BF9" w14:textId="77777777" w:rsidR="003D3AAD" w:rsidRPr="001605E7" w:rsidRDefault="003D3AAD" w:rsidP="00155A42">
            <w:pPr>
              <w:pStyle w:val="11"/>
              <w:rPr>
                <w:rFonts w:eastAsiaTheme="minorHAnsi"/>
              </w:rPr>
            </w:pPr>
          </w:p>
        </w:tc>
      </w:tr>
    </w:tbl>
    <w:p w14:paraId="46627D39" w14:textId="77777777" w:rsidR="001C2801" w:rsidRPr="001605E7" w:rsidRDefault="001C2801" w:rsidP="00155A42">
      <w:pPr>
        <w:pStyle w:val="11"/>
        <w:rPr>
          <w:rFonts w:eastAsiaTheme="minorHAnsi"/>
        </w:rPr>
      </w:pPr>
    </w:p>
    <w:p w14:paraId="4B6ACEAB" w14:textId="25204E0C" w:rsidR="0017017C" w:rsidRPr="008C14F1" w:rsidRDefault="001C2801" w:rsidP="00E54C87">
      <w:pPr>
        <w:pStyle w:val="31"/>
      </w:pPr>
      <w:bookmarkStart w:id="443" w:name="_Toc483830056"/>
      <w:r w:rsidRPr="008C14F1">
        <w:t>Sn_CR (</w:t>
      </w:r>
      <w:r w:rsidR="00053E69" w:rsidRPr="008C14F1">
        <w:t>SOCKET</w:t>
      </w:r>
      <w:r w:rsidRPr="008C14F1">
        <w:t xml:space="preserve"> n Command Register)</w:t>
      </w:r>
      <w:bookmarkEnd w:id="443"/>
    </w:p>
    <w:p w14:paraId="5B876397" w14:textId="2E7D6032" w:rsidR="001C2801" w:rsidRPr="001605E7" w:rsidRDefault="001C2801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801B4E" w:rsidRPr="001605E7">
        <w:rPr>
          <w:rFonts w:eastAsiaTheme="minorHAnsi"/>
        </w:rPr>
        <w:t>RW</w:t>
      </w:r>
      <w:r w:rsidRPr="001605E7">
        <w:rPr>
          <w:rFonts w:eastAsiaTheme="minorHAnsi"/>
        </w:rPr>
        <w:t xml:space="preserve">] </w:t>
      </w:r>
      <w:r w:rsidR="00756EBE" w:rsidRPr="001605E7">
        <w:rPr>
          <w:rFonts w:eastAsiaTheme="minorHAnsi"/>
        </w:rPr>
        <w:t>[0x0001+</w:t>
      </w:r>
      <w:r w:rsidRPr="001605E7">
        <w:rPr>
          <w:rFonts w:eastAsiaTheme="minorHAnsi"/>
        </w:rPr>
        <w:t>0x0100*(n+4)] [0x00]</w:t>
      </w:r>
    </w:p>
    <w:p w14:paraId="74048027" w14:textId="728849DF" w:rsidR="00810360" w:rsidRPr="001605E7" w:rsidRDefault="00A24E1A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Sn_CR</w:t>
      </w:r>
      <w:r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</w:t>
      </w:r>
      <w:r w:rsidR="00053E69" w:rsidRPr="001605E7">
        <w:rPr>
          <w:rFonts w:eastAsiaTheme="minorHAnsi"/>
        </w:rPr>
        <w:t>SOCKET</w:t>
      </w:r>
      <w:r w:rsidR="00801B4E" w:rsidRPr="001605E7">
        <w:rPr>
          <w:rFonts w:eastAsiaTheme="minorHAnsi"/>
        </w:rPr>
        <w:t xml:space="preserve"> Command</w:t>
      </w:r>
      <w:r w:rsidR="00801B4E"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설정한다</w:t>
      </w:r>
      <w:r w:rsidRPr="001605E7">
        <w:rPr>
          <w:rFonts w:eastAsiaTheme="minorHAnsi"/>
        </w:rPr>
        <w:t>.</w:t>
      </w:r>
      <w:r w:rsidR="00546234" w:rsidRPr="001605E7">
        <w:rPr>
          <w:rFonts w:eastAsiaTheme="minorHAnsi"/>
        </w:rPr>
        <w:t xml:space="preserve"> </w:t>
      </w:r>
      <w:r w:rsidR="00BB38D4" w:rsidRPr="001605E7">
        <w:rPr>
          <w:rFonts w:eastAsiaTheme="minorHAnsi"/>
        </w:rPr>
        <w:t>Command</w:t>
      </w:r>
      <w:r w:rsidR="00546234" w:rsidRPr="001605E7">
        <w:rPr>
          <w:rFonts w:eastAsiaTheme="minorHAnsi" w:hint="eastAsia"/>
        </w:rPr>
        <w:t>는</w:t>
      </w:r>
      <w:r w:rsidR="00546234" w:rsidRPr="001605E7">
        <w:rPr>
          <w:rFonts w:eastAsiaTheme="minorHAnsi"/>
        </w:rPr>
        <w:t xml:space="preserve"> </w:t>
      </w:r>
      <w:r w:rsidR="00546234" w:rsidRPr="001605E7">
        <w:rPr>
          <w:rFonts w:eastAsiaTheme="minorHAnsi" w:hint="eastAsia"/>
        </w:rPr>
        <w:t>수행</w:t>
      </w:r>
      <w:r w:rsidR="00546234" w:rsidRPr="001605E7">
        <w:rPr>
          <w:rFonts w:eastAsiaTheme="minorHAnsi"/>
        </w:rPr>
        <w:t xml:space="preserve"> </w:t>
      </w:r>
      <w:r w:rsidR="00546234" w:rsidRPr="001605E7">
        <w:rPr>
          <w:rFonts w:eastAsiaTheme="minorHAnsi" w:hint="eastAsia"/>
        </w:rPr>
        <w:t>완료</w:t>
      </w:r>
      <w:r w:rsidR="00546234" w:rsidRPr="001605E7">
        <w:rPr>
          <w:rFonts w:eastAsiaTheme="minorHAnsi"/>
        </w:rPr>
        <w:t xml:space="preserve"> </w:t>
      </w:r>
      <w:r w:rsidR="00546234" w:rsidRPr="001605E7">
        <w:rPr>
          <w:rFonts w:eastAsiaTheme="minorHAnsi" w:hint="eastAsia"/>
        </w:rPr>
        <w:t>후</w:t>
      </w:r>
      <w:r w:rsidR="00546234" w:rsidRPr="001605E7">
        <w:rPr>
          <w:rFonts w:eastAsiaTheme="minorHAnsi"/>
        </w:rPr>
        <w:t xml:space="preserve"> Auto Clear </w:t>
      </w:r>
      <w:r w:rsidR="00546234" w:rsidRPr="001605E7">
        <w:rPr>
          <w:rFonts w:eastAsiaTheme="minorHAnsi" w:hint="eastAsia"/>
        </w:rPr>
        <w:t>되며</w:t>
      </w:r>
      <w:r w:rsidR="00546234" w:rsidRPr="001605E7">
        <w:rPr>
          <w:rFonts w:eastAsiaTheme="minorHAnsi"/>
        </w:rPr>
        <w:t xml:space="preserve">, </w:t>
      </w:r>
      <w:r w:rsidR="00BB38D4" w:rsidRPr="001605E7">
        <w:rPr>
          <w:rFonts w:eastAsiaTheme="minorHAnsi"/>
        </w:rPr>
        <w:t xml:space="preserve"> Auto Clear</w:t>
      </w:r>
      <w:r w:rsidR="00BB38D4" w:rsidRPr="001605E7">
        <w:rPr>
          <w:rFonts w:eastAsiaTheme="minorHAnsi" w:hint="eastAsia"/>
        </w:rPr>
        <w:t>전에는</w:t>
      </w:r>
      <w:r w:rsidR="00BB38D4" w:rsidRPr="001605E7">
        <w:rPr>
          <w:rFonts w:eastAsiaTheme="minorHAnsi"/>
        </w:rPr>
        <w:t xml:space="preserve"> </w:t>
      </w:r>
      <w:r w:rsidR="00BB38D4" w:rsidRPr="001605E7">
        <w:rPr>
          <w:rFonts w:eastAsiaTheme="minorHAnsi" w:hint="eastAsia"/>
        </w:rPr>
        <w:t>다른</w:t>
      </w:r>
      <w:r w:rsidR="00BB38D4" w:rsidRPr="001605E7">
        <w:rPr>
          <w:rFonts w:eastAsiaTheme="minorHAnsi"/>
        </w:rPr>
        <w:t xml:space="preserve"> Command</w:t>
      </w:r>
      <w:r w:rsidR="00BB38D4" w:rsidRPr="001605E7">
        <w:rPr>
          <w:rFonts w:eastAsiaTheme="minorHAnsi" w:hint="eastAsia"/>
        </w:rPr>
        <w:t>를</w:t>
      </w:r>
      <w:r w:rsidR="00BB38D4" w:rsidRPr="001605E7">
        <w:rPr>
          <w:rFonts w:eastAsiaTheme="minorHAnsi"/>
        </w:rPr>
        <w:t xml:space="preserve"> </w:t>
      </w:r>
      <w:r w:rsidR="00BB38D4" w:rsidRPr="001605E7">
        <w:rPr>
          <w:rFonts w:eastAsiaTheme="minorHAnsi" w:hint="eastAsia"/>
        </w:rPr>
        <w:t>설정할</w:t>
      </w:r>
      <w:r w:rsidR="00BB38D4" w:rsidRPr="001605E7">
        <w:rPr>
          <w:rFonts w:eastAsiaTheme="minorHAnsi"/>
        </w:rPr>
        <w:t xml:space="preserve"> </w:t>
      </w:r>
      <w:r w:rsidR="00BB38D4" w:rsidRPr="001605E7">
        <w:rPr>
          <w:rFonts w:eastAsiaTheme="minorHAnsi" w:hint="eastAsia"/>
        </w:rPr>
        <w:t>수</w:t>
      </w:r>
      <w:r w:rsidR="00BB38D4" w:rsidRPr="001605E7">
        <w:rPr>
          <w:rFonts w:eastAsiaTheme="minorHAnsi"/>
        </w:rPr>
        <w:t xml:space="preserve"> </w:t>
      </w:r>
      <w:r w:rsidR="00BB38D4" w:rsidRPr="001605E7">
        <w:rPr>
          <w:rFonts w:eastAsiaTheme="minorHAnsi" w:hint="eastAsia"/>
        </w:rPr>
        <w:t>없다</w:t>
      </w:r>
      <w:r w:rsidR="00BB38D4" w:rsidRPr="001605E7">
        <w:rPr>
          <w:rFonts w:eastAsiaTheme="minorHAnsi"/>
        </w:rPr>
        <w:t>.</w:t>
      </w:r>
    </w:p>
    <w:p w14:paraId="2626109B" w14:textId="77777777" w:rsidR="001C2801" w:rsidRPr="001605E7" w:rsidRDefault="001C2801" w:rsidP="00155A42">
      <w:pPr>
        <w:pStyle w:val="11"/>
        <w:rPr>
          <w:rFonts w:eastAsiaTheme="minorHAnsi"/>
        </w:rPr>
      </w:pPr>
    </w:p>
    <w:tbl>
      <w:tblPr>
        <w:tblW w:w="8820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710"/>
        <w:gridCol w:w="1302"/>
        <w:gridCol w:w="6808"/>
      </w:tblGrid>
      <w:tr w:rsidR="006E1E0F" w:rsidRPr="00546234" w14:paraId="5AAEC802" w14:textId="77777777" w:rsidTr="001605E7">
        <w:trPr>
          <w:jc w:val="center"/>
        </w:trPr>
        <w:tc>
          <w:tcPr>
            <w:tcW w:w="680" w:type="dxa"/>
            <w:shd w:val="clear" w:color="auto" w:fill="EAE8DA"/>
            <w:vAlign w:val="center"/>
          </w:tcPr>
          <w:p w14:paraId="1D57DB29" w14:textId="77777777" w:rsidR="006E1E0F" w:rsidRPr="001605E7" w:rsidRDefault="006E1E0F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Value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4E7F66FF" w14:textId="77777777" w:rsidR="006E1E0F" w:rsidRPr="001605E7" w:rsidRDefault="006E1E0F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Symbol</w:t>
            </w:r>
          </w:p>
        </w:tc>
        <w:tc>
          <w:tcPr>
            <w:tcW w:w="6521" w:type="dxa"/>
            <w:shd w:val="clear" w:color="auto" w:fill="EAE8DA"/>
            <w:vAlign w:val="center"/>
          </w:tcPr>
          <w:p w14:paraId="089F19D5" w14:textId="77777777" w:rsidR="006E1E0F" w:rsidRPr="001605E7" w:rsidRDefault="006E1E0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Description</w:t>
            </w:r>
          </w:p>
        </w:tc>
      </w:tr>
      <w:tr w:rsidR="006E1E0F" w:rsidRPr="00546234" w14:paraId="46ED470A" w14:textId="77777777" w:rsidTr="001605E7">
        <w:trPr>
          <w:jc w:val="center"/>
        </w:trPr>
        <w:tc>
          <w:tcPr>
            <w:tcW w:w="680" w:type="dxa"/>
            <w:vAlign w:val="center"/>
          </w:tcPr>
          <w:p w14:paraId="7E3BE770" w14:textId="77777777" w:rsidR="006E1E0F" w:rsidRPr="001605E7" w:rsidRDefault="006E1E0F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0x01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5B2AB769" w14:textId="77777777" w:rsidR="006E1E0F" w:rsidRPr="001605E7" w:rsidRDefault="006E1E0F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OPEN</w:t>
            </w:r>
          </w:p>
        </w:tc>
        <w:tc>
          <w:tcPr>
            <w:tcW w:w="6521" w:type="dxa"/>
            <w:vAlign w:val="center"/>
          </w:tcPr>
          <w:p w14:paraId="1B222118" w14:textId="5F114723" w:rsidR="00BB38D4" w:rsidRPr="001605E7" w:rsidRDefault="00053E69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SOCKET</w:t>
            </w:r>
            <w:r w:rsidR="00BB38D4" w:rsidRPr="001605E7">
              <w:rPr>
                <w:rFonts w:eastAsiaTheme="minorHAnsi" w:hint="eastAsia"/>
              </w:rPr>
              <w:t>을</w:t>
            </w:r>
            <w:r w:rsidR="00BB38D4" w:rsidRPr="001605E7">
              <w:rPr>
                <w:rFonts w:eastAsiaTheme="minorHAnsi"/>
              </w:rPr>
              <w:t xml:space="preserve"> OPEN</w:t>
            </w:r>
            <w:r w:rsidR="00BB38D4" w:rsidRPr="001605E7">
              <w:rPr>
                <w:rFonts w:eastAsiaTheme="minorHAnsi" w:hint="eastAsia"/>
              </w:rPr>
              <w:t>한다</w:t>
            </w:r>
            <w:r w:rsidR="00BB38D4" w:rsidRPr="001605E7">
              <w:rPr>
                <w:rFonts w:eastAsiaTheme="minorHAnsi"/>
              </w:rPr>
              <w:t>.</w:t>
            </w:r>
          </w:p>
          <w:p w14:paraId="10CB1D93" w14:textId="55F78789" w:rsidR="002B6764" w:rsidRPr="001605E7" w:rsidRDefault="006E1E0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Sn_MR</w:t>
            </w:r>
            <w:r w:rsidRPr="001605E7">
              <w:rPr>
                <w:rFonts w:eastAsiaTheme="minorHAnsi" w:hint="eastAsia"/>
              </w:rPr>
              <w:t>에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따</w:t>
            </w:r>
            <w:r w:rsidR="00BB38D4" w:rsidRPr="001605E7">
              <w:rPr>
                <w:rFonts w:eastAsiaTheme="minorHAnsi" w:hint="eastAsia"/>
              </w:rPr>
              <w:t>른</w:t>
            </w:r>
            <w:r w:rsidR="00BB38D4" w:rsidRPr="001605E7">
              <w:rPr>
                <w:rFonts w:eastAsiaTheme="minorHAnsi"/>
              </w:rPr>
              <w:t xml:space="preserve"> Command </w:t>
            </w:r>
            <w:r w:rsidR="00BB38D4" w:rsidRPr="001605E7">
              <w:rPr>
                <w:rFonts w:eastAsiaTheme="minorHAnsi" w:hint="eastAsia"/>
              </w:rPr>
              <w:t>수행</w:t>
            </w:r>
            <w:r w:rsidR="00BB38D4" w:rsidRPr="001605E7">
              <w:rPr>
                <w:rFonts w:eastAsiaTheme="minorHAnsi"/>
              </w:rPr>
              <w:t xml:space="preserve"> </w:t>
            </w:r>
            <w:r w:rsidR="00BB38D4" w:rsidRPr="001605E7">
              <w:rPr>
                <w:rFonts w:eastAsiaTheme="minorHAnsi" w:hint="eastAsia"/>
              </w:rPr>
              <w:t>결과는</w:t>
            </w:r>
            <w:r w:rsidR="00BB38D4" w:rsidRPr="001605E7">
              <w:rPr>
                <w:rFonts w:eastAsiaTheme="minorHAnsi"/>
              </w:rPr>
              <w:t xml:space="preserve"> Sn_SR</w:t>
            </w:r>
            <w:r w:rsidR="00BB38D4" w:rsidRPr="001605E7">
              <w:rPr>
                <w:rFonts w:eastAsiaTheme="minorHAnsi" w:hint="eastAsia"/>
              </w:rPr>
              <w:t>에서</w:t>
            </w:r>
            <w:r w:rsidR="00BB38D4" w:rsidRPr="001605E7">
              <w:rPr>
                <w:rFonts w:eastAsiaTheme="minorHAnsi"/>
              </w:rPr>
              <w:t xml:space="preserve"> </w:t>
            </w:r>
            <w:r w:rsidR="00BB38D4" w:rsidRPr="001605E7">
              <w:rPr>
                <w:rFonts w:eastAsiaTheme="minorHAnsi" w:hint="eastAsia"/>
              </w:rPr>
              <w:t>확인된다</w:t>
            </w:r>
            <w:r w:rsidRPr="001605E7">
              <w:rPr>
                <w:rFonts w:eastAsiaTheme="minorHAnsi"/>
              </w:rPr>
              <w:t>.</w:t>
            </w:r>
          </w:p>
          <w:p w14:paraId="5B3A4F7E" w14:textId="77777777" w:rsidR="006E1E0F" w:rsidRPr="001605E7" w:rsidRDefault="006E1E0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</w:t>
            </w:r>
          </w:p>
          <w:tbl>
            <w:tblPr>
              <w:tblW w:w="0" w:type="auto"/>
              <w:jc w:val="center"/>
              <w:tblBorders>
                <w:top w:val="single" w:sz="4" w:space="0" w:color="999999"/>
                <w:left w:val="single" w:sz="4" w:space="0" w:color="999999"/>
                <w:bottom w:val="single" w:sz="4" w:space="0" w:color="999999"/>
                <w:right w:val="single" w:sz="4" w:space="0" w:color="999999"/>
                <w:insideH w:val="single" w:sz="4" w:space="0" w:color="999999"/>
                <w:insideV w:val="single" w:sz="4" w:space="0" w:color="999999"/>
              </w:tblBorders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2583"/>
              <w:gridCol w:w="2608"/>
            </w:tblGrid>
            <w:tr w:rsidR="006E1E0F" w:rsidRPr="00546234" w14:paraId="20FFE66D" w14:textId="77777777" w:rsidTr="006E1E0F">
              <w:trPr>
                <w:cantSplit/>
                <w:jc w:val="center"/>
              </w:trPr>
              <w:tc>
                <w:tcPr>
                  <w:tcW w:w="2583" w:type="dxa"/>
                  <w:shd w:val="clear" w:color="auto" w:fill="EAE8DA"/>
                  <w:vAlign w:val="center"/>
                </w:tcPr>
                <w:p w14:paraId="67086C5D" w14:textId="77777777" w:rsidR="006E1E0F" w:rsidRPr="001605E7" w:rsidRDefault="006E1E0F" w:rsidP="00155A42">
                  <w:pPr>
                    <w:pStyle w:val="11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Sn_MR (P[3:0])</w:t>
                  </w:r>
                </w:p>
              </w:tc>
              <w:tc>
                <w:tcPr>
                  <w:tcW w:w="2608" w:type="dxa"/>
                  <w:shd w:val="clear" w:color="auto" w:fill="EAE8DA"/>
                  <w:vAlign w:val="center"/>
                </w:tcPr>
                <w:p w14:paraId="49321296" w14:textId="77777777" w:rsidR="006E1E0F" w:rsidRPr="001605E7" w:rsidRDefault="006E1E0F" w:rsidP="00155A42">
                  <w:pPr>
                    <w:pStyle w:val="11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Sn_SR</w:t>
                  </w:r>
                </w:p>
              </w:tc>
            </w:tr>
            <w:tr w:rsidR="006E1E0F" w:rsidRPr="00546234" w14:paraId="011FD12A" w14:textId="77777777" w:rsidTr="002B6764">
              <w:trPr>
                <w:cantSplit/>
                <w:jc w:val="center"/>
              </w:trPr>
              <w:tc>
                <w:tcPr>
                  <w:tcW w:w="2583" w:type="dxa"/>
                  <w:vAlign w:val="center"/>
                </w:tcPr>
                <w:p w14:paraId="1437A696" w14:textId="77777777" w:rsidR="006E1E0F" w:rsidRPr="001605E7" w:rsidRDefault="006E1E0F" w:rsidP="00155A42">
                  <w:pPr>
                    <w:pStyle w:val="11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Sn_MR_CLOSE  (‘0000’)</w:t>
                  </w:r>
                </w:p>
              </w:tc>
              <w:tc>
                <w:tcPr>
                  <w:tcW w:w="2608" w:type="dxa"/>
                  <w:vAlign w:val="center"/>
                </w:tcPr>
                <w:p w14:paraId="35FE8ACE" w14:textId="3FF7A74B" w:rsidR="006E1E0F" w:rsidRPr="001605E7" w:rsidRDefault="00BB38D4" w:rsidP="00155A42">
                  <w:pPr>
                    <w:pStyle w:val="11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SOCK_CLOSED (0x00)</w:t>
                  </w:r>
                </w:p>
              </w:tc>
            </w:tr>
            <w:tr w:rsidR="006E1E0F" w:rsidRPr="00546234" w14:paraId="745EEAB0" w14:textId="77777777" w:rsidTr="002B6764">
              <w:trPr>
                <w:cantSplit/>
                <w:jc w:val="center"/>
              </w:trPr>
              <w:tc>
                <w:tcPr>
                  <w:tcW w:w="2583" w:type="dxa"/>
                  <w:vAlign w:val="center"/>
                </w:tcPr>
                <w:p w14:paraId="3CA7E0F2" w14:textId="77777777" w:rsidR="006E1E0F" w:rsidRPr="001605E7" w:rsidRDefault="006E1E0F" w:rsidP="00155A42">
                  <w:pPr>
                    <w:pStyle w:val="11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Sn_MR_TCP  (‘0001’)</w:t>
                  </w:r>
                </w:p>
              </w:tc>
              <w:tc>
                <w:tcPr>
                  <w:tcW w:w="2608" w:type="dxa"/>
                  <w:vAlign w:val="center"/>
                </w:tcPr>
                <w:p w14:paraId="0F6D6F99" w14:textId="77777777" w:rsidR="006E1E0F" w:rsidRPr="001605E7" w:rsidRDefault="006E1E0F" w:rsidP="00155A42">
                  <w:pPr>
                    <w:pStyle w:val="11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SOCK_INIT (0x13)</w:t>
                  </w:r>
                </w:p>
              </w:tc>
            </w:tr>
            <w:tr w:rsidR="006E1E0F" w:rsidRPr="00546234" w14:paraId="0AD06E7F" w14:textId="77777777" w:rsidTr="002B6764">
              <w:trPr>
                <w:cantSplit/>
                <w:jc w:val="center"/>
              </w:trPr>
              <w:tc>
                <w:tcPr>
                  <w:tcW w:w="2583" w:type="dxa"/>
                  <w:vAlign w:val="center"/>
                </w:tcPr>
                <w:p w14:paraId="785E6549" w14:textId="77777777" w:rsidR="006E1E0F" w:rsidRPr="001605E7" w:rsidRDefault="006E1E0F" w:rsidP="00155A42">
                  <w:pPr>
                    <w:pStyle w:val="11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Sn_MR_UDP  (‘0010’)</w:t>
                  </w:r>
                </w:p>
              </w:tc>
              <w:tc>
                <w:tcPr>
                  <w:tcW w:w="2608" w:type="dxa"/>
                  <w:vAlign w:val="center"/>
                </w:tcPr>
                <w:p w14:paraId="58608B64" w14:textId="77777777" w:rsidR="006E1E0F" w:rsidRPr="001605E7" w:rsidRDefault="006E1E0F" w:rsidP="00155A42">
                  <w:pPr>
                    <w:pStyle w:val="11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SOCK_UDP (0x22)</w:t>
                  </w:r>
                </w:p>
              </w:tc>
            </w:tr>
            <w:tr w:rsidR="006E1E0F" w:rsidRPr="00546234" w14:paraId="5FFB620C" w14:textId="77777777" w:rsidTr="002B6764">
              <w:trPr>
                <w:cantSplit/>
                <w:jc w:val="center"/>
              </w:trPr>
              <w:tc>
                <w:tcPr>
                  <w:tcW w:w="2583" w:type="dxa"/>
                  <w:vAlign w:val="center"/>
                </w:tcPr>
                <w:p w14:paraId="792BB894" w14:textId="77777777" w:rsidR="006E1E0F" w:rsidRPr="001605E7" w:rsidRDefault="006E1E0F" w:rsidP="00155A42">
                  <w:pPr>
                    <w:pStyle w:val="11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Sn_MR_IPRAW  (‘0011’)</w:t>
                  </w:r>
                </w:p>
              </w:tc>
              <w:tc>
                <w:tcPr>
                  <w:tcW w:w="2608" w:type="dxa"/>
                  <w:vAlign w:val="center"/>
                </w:tcPr>
                <w:p w14:paraId="1D54F9AF" w14:textId="77777777" w:rsidR="006E1E0F" w:rsidRPr="001605E7" w:rsidRDefault="006E1E0F" w:rsidP="00155A42">
                  <w:pPr>
                    <w:pStyle w:val="11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SOCK_IPRAW (0x32)</w:t>
                  </w:r>
                </w:p>
              </w:tc>
            </w:tr>
            <w:tr w:rsidR="006E1E0F" w:rsidRPr="00546234" w14:paraId="07674DDC" w14:textId="77777777" w:rsidTr="002B6764">
              <w:trPr>
                <w:cantSplit/>
                <w:jc w:val="center"/>
              </w:trPr>
              <w:tc>
                <w:tcPr>
                  <w:tcW w:w="2583" w:type="dxa"/>
                  <w:vAlign w:val="center"/>
                </w:tcPr>
                <w:p w14:paraId="49ED5E65" w14:textId="77777777" w:rsidR="006E1E0F" w:rsidRPr="001605E7" w:rsidRDefault="006E1E0F" w:rsidP="00155A42">
                  <w:pPr>
                    <w:pStyle w:val="11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S0_MR_MACRAW  (‘0100’)</w:t>
                  </w:r>
                </w:p>
              </w:tc>
              <w:tc>
                <w:tcPr>
                  <w:tcW w:w="2608" w:type="dxa"/>
                  <w:vAlign w:val="center"/>
                </w:tcPr>
                <w:p w14:paraId="324B2215" w14:textId="77777777" w:rsidR="006E1E0F" w:rsidRPr="001605E7" w:rsidRDefault="006E1E0F" w:rsidP="00155A42">
                  <w:pPr>
                    <w:pStyle w:val="11"/>
                    <w:rPr>
                      <w:rFonts w:eastAsiaTheme="minorHAnsi"/>
                    </w:rPr>
                  </w:pPr>
                  <w:r w:rsidRPr="001605E7">
                    <w:rPr>
                      <w:rFonts w:eastAsiaTheme="minorHAnsi"/>
                    </w:rPr>
                    <w:t>SOCK_MACRAW (0x42)</w:t>
                  </w:r>
                </w:p>
              </w:tc>
            </w:tr>
          </w:tbl>
          <w:p w14:paraId="21229650" w14:textId="77777777" w:rsidR="006E1E0F" w:rsidRPr="001605E7" w:rsidRDefault="006E1E0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.</w:t>
            </w:r>
          </w:p>
        </w:tc>
      </w:tr>
      <w:tr w:rsidR="006E1E0F" w:rsidRPr="00546234" w14:paraId="2C00264E" w14:textId="77777777" w:rsidTr="001605E7">
        <w:trPr>
          <w:jc w:val="center"/>
        </w:trPr>
        <w:tc>
          <w:tcPr>
            <w:tcW w:w="680" w:type="dxa"/>
            <w:vAlign w:val="center"/>
          </w:tcPr>
          <w:p w14:paraId="17CB2B85" w14:textId="77777777" w:rsidR="006E1E0F" w:rsidRPr="001605E7" w:rsidRDefault="006E1E0F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0x02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68513B78" w14:textId="77777777" w:rsidR="006E1E0F" w:rsidRPr="001605E7" w:rsidRDefault="006E1E0F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LISTEN</w:t>
            </w:r>
          </w:p>
        </w:tc>
        <w:tc>
          <w:tcPr>
            <w:tcW w:w="6521" w:type="dxa"/>
            <w:vAlign w:val="center"/>
          </w:tcPr>
          <w:p w14:paraId="0F63669A" w14:textId="3EEDAD05" w:rsidR="006E1E0F" w:rsidRPr="001605E7" w:rsidRDefault="006E1E0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TCP </w:t>
            </w:r>
            <w:r w:rsidR="00793399" w:rsidRPr="001605E7">
              <w:rPr>
                <w:rFonts w:eastAsiaTheme="minorHAnsi"/>
              </w:rPr>
              <w:t>OPEN(</w:t>
            </w:r>
            <w:r w:rsidRPr="001605E7">
              <w:rPr>
                <w:rFonts w:eastAsiaTheme="minorHAnsi"/>
              </w:rPr>
              <w:t>Sn_</w:t>
            </w:r>
            <w:r w:rsidR="00793399" w:rsidRPr="001605E7">
              <w:rPr>
                <w:rFonts w:eastAsiaTheme="minorHAnsi"/>
              </w:rPr>
              <w:t xml:space="preserve">SR </w:t>
            </w:r>
            <w:r w:rsidRPr="001605E7">
              <w:rPr>
                <w:rFonts w:eastAsiaTheme="minorHAnsi"/>
              </w:rPr>
              <w:t xml:space="preserve">= </w:t>
            </w:r>
            <w:r w:rsidR="00793399" w:rsidRPr="001605E7">
              <w:rPr>
                <w:rFonts w:eastAsiaTheme="minorHAnsi"/>
              </w:rPr>
              <w:t>‘0x13’</w:t>
            </w:r>
            <w:r w:rsidRPr="001605E7">
              <w:rPr>
                <w:rFonts w:eastAsiaTheme="minorHAnsi"/>
              </w:rPr>
              <w:t>)</w:t>
            </w:r>
            <w:r w:rsidR="00793399" w:rsidRPr="001605E7">
              <w:rPr>
                <w:rFonts w:eastAsiaTheme="minorHAnsi" w:hint="eastAsia"/>
              </w:rPr>
              <w:t>상태</w:t>
            </w:r>
            <w:r w:rsidRPr="001605E7">
              <w:rPr>
                <w:rFonts w:eastAsiaTheme="minorHAnsi" w:hint="eastAsia"/>
              </w:rPr>
              <w:t>에서</w:t>
            </w:r>
            <w:r w:rsidR="00793399" w:rsidRPr="001605E7">
              <w:rPr>
                <w:rFonts w:eastAsiaTheme="minorHAnsi"/>
              </w:rPr>
              <w:t>,</w:t>
            </w:r>
            <w:r w:rsidR="007A6B36" w:rsidRPr="001605E7">
              <w:rPr>
                <w:rFonts w:eastAsiaTheme="minorHAnsi"/>
              </w:rPr>
              <w:t xml:space="preserve"> </w:t>
            </w:r>
            <w:r w:rsidR="00500FC7" w:rsidRPr="001605E7">
              <w:rPr>
                <w:rFonts w:eastAsiaTheme="minorHAnsi" w:hint="eastAsia"/>
              </w:rPr>
              <w:t>상대방의</w:t>
            </w:r>
            <w:r w:rsidR="00500FC7" w:rsidRPr="001605E7">
              <w:rPr>
                <w:rFonts w:eastAsiaTheme="minorHAnsi"/>
              </w:rPr>
              <w:t xml:space="preserve"> </w:t>
            </w:r>
            <w:r w:rsidR="00500FC7" w:rsidRPr="001605E7">
              <w:rPr>
                <w:rFonts w:eastAsiaTheme="minorHAnsi" w:hint="eastAsia"/>
              </w:rPr>
              <w:t>접속을</w:t>
            </w:r>
            <w:r w:rsidR="00500FC7" w:rsidRPr="001605E7">
              <w:rPr>
                <w:rFonts w:eastAsiaTheme="minorHAnsi"/>
              </w:rPr>
              <w:t xml:space="preserve"> </w:t>
            </w:r>
            <w:r w:rsidR="00500FC7" w:rsidRPr="001605E7">
              <w:rPr>
                <w:rFonts w:eastAsiaTheme="minorHAnsi" w:hint="eastAsia"/>
              </w:rPr>
              <w:t>기다린</w:t>
            </w:r>
            <w:r w:rsidR="005B5167" w:rsidRPr="001605E7">
              <w:rPr>
                <w:rFonts w:eastAsiaTheme="minorHAnsi" w:hint="eastAsia"/>
              </w:rPr>
              <w:t>다</w:t>
            </w:r>
            <w:r w:rsidR="005B5167" w:rsidRPr="001605E7">
              <w:rPr>
                <w:rFonts w:eastAsiaTheme="minorHAnsi"/>
              </w:rPr>
              <w:t>.</w:t>
            </w:r>
          </w:p>
          <w:p w14:paraId="5B88D92B" w14:textId="01AD7454" w:rsidR="006E1E0F" w:rsidRPr="001605E7" w:rsidRDefault="00793399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5.1.3 TCP </w:t>
            </w:r>
            <w:r w:rsidR="00053E69" w:rsidRPr="001605E7">
              <w:rPr>
                <w:rFonts w:eastAsiaTheme="minorHAnsi"/>
              </w:rPr>
              <w:t>SOCKET</w:t>
            </w:r>
            <w:r w:rsidR="00173270" w:rsidRPr="001605E7">
              <w:rPr>
                <w:rFonts w:eastAsiaTheme="minorHAnsi"/>
              </w:rPr>
              <w:t xml:space="preserve"> Listen</w:t>
            </w:r>
            <w:r w:rsidRPr="001605E7">
              <w:rPr>
                <w:rFonts w:eastAsiaTheme="minorHAnsi"/>
              </w:rPr>
              <w:t xml:space="preserve"> </w:t>
            </w:r>
            <w:commentRangeStart w:id="444"/>
            <w:r w:rsidRPr="001605E7">
              <w:rPr>
                <w:rFonts w:eastAsiaTheme="minorHAnsi" w:hint="eastAsia"/>
              </w:rPr>
              <w:t>참조</w:t>
            </w:r>
            <w:commentRangeEnd w:id="444"/>
            <w:r w:rsidR="008C14F1">
              <w:rPr>
                <w:rStyle w:val="aff7"/>
                <w:rFonts w:ascii="바탕" w:eastAsia="바탕" w:hAnsi="Times New Roman" w:cs="Times New Roman"/>
              </w:rPr>
              <w:commentReference w:id="444"/>
            </w:r>
            <w:r w:rsidRPr="001605E7">
              <w:rPr>
                <w:rFonts w:eastAsiaTheme="minorHAnsi"/>
              </w:rPr>
              <w:t>.</w:t>
            </w:r>
          </w:p>
        </w:tc>
      </w:tr>
      <w:tr w:rsidR="006E1E0F" w:rsidRPr="00546234" w14:paraId="77D69FD0" w14:textId="77777777" w:rsidTr="001605E7">
        <w:trPr>
          <w:jc w:val="center"/>
        </w:trPr>
        <w:tc>
          <w:tcPr>
            <w:tcW w:w="680" w:type="dxa"/>
            <w:vAlign w:val="center"/>
          </w:tcPr>
          <w:p w14:paraId="1CCA5674" w14:textId="77777777" w:rsidR="006E1E0F" w:rsidRPr="001605E7" w:rsidRDefault="006E1E0F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19636AFF" w14:textId="77777777" w:rsidR="006E1E0F" w:rsidRPr="001605E7" w:rsidRDefault="006E1E0F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CONNECT</w:t>
            </w:r>
          </w:p>
        </w:tc>
        <w:tc>
          <w:tcPr>
            <w:tcW w:w="6521" w:type="dxa"/>
            <w:vAlign w:val="center"/>
          </w:tcPr>
          <w:p w14:paraId="160C7DB9" w14:textId="1283AA55" w:rsidR="006E1E0F" w:rsidRPr="001605E7" w:rsidRDefault="00793399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TCP OPEN(Sn_SR = ‘0x13’)</w:t>
            </w:r>
            <w:r w:rsidRPr="001605E7">
              <w:rPr>
                <w:rFonts w:eastAsiaTheme="minorHAnsi" w:hint="eastAsia"/>
              </w:rPr>
              <w:t>상태에서</w:t>
            </w:r>
            <w:r w:rsidRPr="001605E7">
              <w:rPr>
                <w:rFonts w:eastAsiaTheme="minorHAnsi"/>
              </w:rPr>
              <w:t xml:space="preserve">, </w:t>
            </w:r>
            <w:r w:rsidR="00500FC7" w:rsidRPr="001605E7">
              <w:rPr>
                <w:rFonts w:eastAsiaTheme="minorHAnsi" w:hint="eastAsia"/>
              </w:rPr>
              <w:t>상대방에게</w:t>
            </w:r>
            <w:r w:rsidR="00500FC7" w:rsidRPr="001605E7">
              <w:rPr>
                <w:rFonts w:eastAsiaTheme="minorHAnsi"/>
              </w:rPr>
              <w:t xml:space="preserve"> </w:t>
            </w:r>
            <w:r w:rsidR="00500FC7" w:rsidRPr="001605E7">
              <w:rPr>
                <w:rFonts w:eastAsiaTheme="minorHAnsi" w:hint="eastAsia"/>
              </w:rPr>
              <w:t>접속을</w:t>
            </w:r>
            <w:r w:rsidR="00500FC7" w:rsidRPr="001605E7">
              <w:rPr>
                <w:rFonts w:eastAsiaTheme="minorHAnsi"/>
              </w:rPr>
              <w:t xml:space="preserve"> </w:t>
            </w:r>
            <w:r w:rsidR="00500FC7" w:rsidRPr="001605E7">
              <w:rPr>
                <w:rFonts w:eastAsiaTheme="minorHAnsi" w:hint="eastAsia"/>
              </w:rPr>
              <w:t>요청</w:t>
            </w:r>
            <w:r w:rsidRPr="001605E7">
              <w:rPr>
                <w:rFonts w:eastAsiaTheme="minorHAnsi" w:hint="eastAsia"/>
              </w:rPr>
              <w:t>한</w:t>
            </w:r>
            <w:r w:rsidR="007A6B36" w:rsidRPr="001605E7">
              <w:rPr>
                <w:rFonts w:eastAsiaTheme="minorHAnsi" w:hint="eastAsia"/>
              </w:rPr>
              <w:t>다</w:t>
            </w:r>
            <w:r w:rsidR="007A6B36" w:rsidRPr="001605E7">
              <w:rPr>
                <w:rFonts w:eastAsiaTheme="minorHAnsi"/>
              </w:rPr>
              <w:t>.</w:t>
            </w:r>
          </w:p>
          <w:p w14:paraId="46AD0CF3" w14:textId="1ED0492D" w:rsidR="006E1E0F" w:rsidRPr="001605E7" w:rsidRDefault="00173270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5.1.4 TCP </w:t>
            </w:r>
            <w:r w:rsidR="00053E69" w:rsidRPr="001605E7">
              <w:rPr>
                <w:rFonts w:eastAsiaTheme="minorHAnsi"/>
              </w:rPr>
              <w:t>SOCKET</w:t>
            </w:r>
            <w:r w:rsidRPr="001605E7">
              <w:rPr>
                <w:rFonts w:eastAsiaTheme="minorHAnsi"/>
              </w:rPr>
              <w:t xml:space="preserve"> Connect</w:t>
            </w:r>
            <w:r w:rsidR="00793399" w:rsidRPr="001605E7">
              <w:rPr>
                <w:rFonts w:eastAsiaTheme="minorHAnsi"/>
              </w:rPr>
              <w:t xml:space="preserve"> </w:t>
            </w:r>
            <w:commentRangeStart w:id="445"/>
            <w:r w:rsidR="00793399" w:rsidRPr="001605E7">
              <w:rPr>
                <w:rFonts w:eastAsiaTheme="minorHAnsi" w:hint="eastAsia"/>
              </w:rPr>
              <w:t>참조</w:t>
            </w:r>
            <w:commentRangeEnd w:id="445"/>
            <w:r w:rsidR="008C14F1">
              <w:rPr>
                <w:rStyle w:val="aff7"/>
                <w:rFonts w:ascii="바탕" w:eastAsia="바탕" w:hAnsi="Times New Roman" w:cs="Times New Roman"/>
              </w:rPr>
              <w:commentReference w:id="445"/>
            </w:r>
            <w:r w:rsidRPr="001605E7">
              <w:rPr>
                <w:rFonts w:eastAsiaTheme="minorHAnsi"/>
              </w:rPr>
              <w:t>.</w:t>
            </w:r>
          </w:p>
        </w:tc>
      </w:tr>
      <w:tr w:rsidR="006E1E0F" w:rsidRPr="00546234" w14:paraId="7DB20992" w14:textId="77777777" w:rsidTr="001605E7">
        <w:trPr>
          <w:jc w:val="center"/>
        </w:trPr>
        <w:tc>
          <w:tcPr>
            <w:tcW w:w="680" w:type="dxa"/>
            <w:vAlign w:val="center"/>
          </w:tcPr>
          <w:p w14:paraId="7FBDF116" w14:textId="77777777" w:rsidR="006E1E0F" w:rsidRPr="001605E7" w:rsidRDefault="006E1E0F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0x08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34D6C304" w14:textId="77777777" w:rsidR="006E1E0F" w:rsidRPr="001605E7" w:rsidRDefault="006E1E0F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DISCON</w:t>
            </w:r>
          </w:p>
        </w:tc>
        <w:tc>
          <w:tcPr>
            <w:tcW w:w="6521" w:type="dxa"/>
            <w:vAlign w:val="center"/>
          </w:tcPr>
          <w:p w14:paraId="2E044B31" w14:textId="0088FB5B" w:rsidR="006E1E0F" w:rsidRPr="001605E7" w:rsidRDefault="00500FC7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SOCK_ESTABLESHED(Sn_SR = ‘0x17’) </w:t>
            </w:r>
            <w:r w:rsidRPr="001605E7">
              <w:rPr>
                <w:rFonts w:eastAsiaTheme="minorHAnsi" w:hint="eastAsia"/>
              </w:rPr>
              <w:t>또는</w:t>
            </w:r>
            <w:r w:rsidRPr="001605E7">
              <w:rPr>
                <w:rFonts w:eastAsiaTheme="minorHAnsi"/>
              </w:rPr>
              <w:t xml:space="preserve"> SOCK_CLOSE_WAIT(Sn_SR = ‘0x1C’)</w:t>
            </w:r>
            <w:r w:rsidRPr="001605E7">
              <w:rPr>
                <w:rFonts w:eastAsiaTheme="minorHAnsi" w:hint="eastAsia"/>
              </w:rPr>
              <w:t>상태에서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상대방에게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접속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해제를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요청한다</w:t>
            </w:r>
            <w:r w:rsidR="006E1E0F" w:rsidRPr="001605E7">
              <w:rPr>
                <w:rFonts w:eastAsiaTheme="minorHAnsi"/>
              </w:rPr>
              <w:t>.</w:t>
            </w:r>
          </w:p>
          <w:p w14:paraId="763CA3CA" w14:textId="7186D3BD" w:rsidR="00500FC7" w:rsidRPr="001605E7" w:rsidRDefault="00500FC7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 w:hint="eastAsia"/>
              </w:rPr>
              <w:t>즉</w:t>
            </w:r>
            <w:r w:rsidRPr="001605E7">
              <w:rPr>
                <w:rFonts w:eastAsiaTheme="minorHAnsi"/>
              </w:rPr>
              <w:t xml:space="preserve">, </w:t>
            </w:r>
            <w:r w:rsidR="006E1E0F" w:rsidRPr="001605E7">
              <w:rPr>
                <w:rFonts w:eastAsiaTheme="minorHAnsi" w:cs="맑은 고딕" w:hint="eastAsia"/>
              </w:rPr>
              <w:t>접속중인</w:t>
            </w:r>
            <w:r w:rsidR="006E1E0F" w:rsidRPr="001605E7">
              <w:rPr>
                <w:rFonts w:eastAsiaTheme="minorHAnsi"/>
              </w:rPr>
              <w:t xml:space="preserve"> </w:t>
            </w:r>
            <w:r w:rsidR="006E1E0F" w:rsidRPr="001605E7">
              <w:rPr>
                <w:rFonts w:eastAsiaTheme="minorHAnsi" w:cs="맑은 고딕" w:hint="eastAsia"/>
              </w:rPr>
              <w:t>상대방에게</w:t>
            </w:r>
            <w:r w:rsidR="006E1E0F" w:rsidRPr="001605E7">
              <w:rPr>
                <w:rFonts w:eastAsiaTheme="minorHAnsi"/>
              </w:rPr>
              <w:t xml:space="preserve"> Disconnect-request(FIN </w:t>
            </w:r>
            <w:r w:rsidR="00E01E81">
              <w:rPr>
                <w:rFonts w:eastAsiaTheme="minorHAnsi"/>
              </w:rPr>
              <w:t>P</w:t>
            </w:r>
            <w:r w:rsidR="006E1E0F" w:rsidRPr="001605E7">
              <w:rPr>
                <w:rFonts w:eastAsiaTheme="minorHAnsi"/>
              </w:rPr>
              <w:t>acket)</w:t>
            </w:r>
            <w:r w:rsidR="006E1E0F" w:rsidRPr="001605E7">
              <w:rPr>
                <w:rFonts w:eastAsiaTheme="minorHAnsi" w:cs="맑은 고딕" w:hint="eastAsia"/>
              </w:rPr>
              <w:t>를</w:t>
            </w:r>
            <w:r w:rsidR="006E1E0F" w:rsidRPr="001605E7">
              <w:rPr>
                <w:rFonts w:eastAsiaTheme="minorHAnsi"/>
              </w:rPr>
              <w:t xml:space="preserve"> </w:t>
            </w:r>
            <w:r w:rsidR="00D05A3F" w:rsidRPr="001605E7">
              <w:rPr>
                <w:rFonts w:eastAsiaTheme="minorHAnsi" w:cs="맑은 고딕" w:hint="eastAsia"/>
              </w:rPr>
              <w:t>전송</w:t>
            </w:r>
            <w:r w:rsidRPr="001605E7">
              <w:rPr>
                <w:rFonts w:eastAsiaTheme="minorHAnsi" w:cs="맑은 고딕" w:hint="eastAsia"/>
              </w:rPr>
              <w:t>한다</w:t>
            </w:r>
            <w:r w:rsidRPr="001605E7">
              <w:rPr>
                <w:rFonts w:eastAsiaTheme="minorHAnsi"/>
              </w:rPr>
              <w:t>.</w:t>
            </w:r>
          </w:p>
          <w:p w14:paraId="324E3773" w14:textId="0F742859" w:rsidR="006E1E0F" w:rsidRPr="001605E7" w:rsidRDefault="00D05A3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5.1.9 TCP FIN Send, 5.1.10 TCP FIN Receive </w:t>
            </w:r>
            <w:commentRangeStart w:id="446"/>
            <w:r w:rsidR="00500FC7" w:rsidRPr="001605E7">
              <w:rPr>
                <w:rFonts w:eastAsiaTheme="minorHAnsi" w:hint="eastAsia"/>
              </w:rPr>
              <w:t>참조</w:t>
            </w:r>
            <w:commentRangeEnd w:id="446"/>
            <w:r w:rsidR="008C14F1">
              <w:rPr>
                <w:rStyle w:val="aff7"/>
                <w:rFonts w:ascii="바탕" w:eastAsia="바탕" w:hAnsi="Times New Roman" w:cs="Times New Roman"/>
              </w:rPr>
              <w:commentReference w:id="446"/>
            </w:r>
            <w:r w:rsidRPr="001605E7">
              <w:rPr>
                <w:rFonts w:eastAsiaTheme="minorHAnsi"/>
              </w:rPr>
              <w:t>.</w:t>
            </w:r>
          </w:p>
        </w:tc>
      </w:tr>
      <w:tr w:rsidR="006E1E0F" w:rsidRPr="00546234" w14:paraId="53468DD0" w14:textId="77777777" w:rsidTr="001605E7">
        <w:trPr>
          <w:jc w:val="center"/>
        </w:trPr>
        <w:tc>
          <w:tcPr>
            <w:tcW w:w="680" w:type="dxa"/>
            <w:vAlign w:val="center"/>
          </w:tcPr>
          <w:p w14:paraId="32261B3A" w14:textId="0F6464D6" w:rsidR="006E1E0F" w:rsidRPr="001605E7" w:rsidRDefault="006E1E0F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0x10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7AEF5D34" w14:textId="77777777" w:rsidR="006E1E0F" w:rsidRPr="001605E7" w:rsidRDefault="006E1E0F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CLOSE</w:t>
            </w:r>
          </w:p>
        </w:tc>
        <w:tc>
          <w:tcPr>
            <w:tcW w:w="6521" w:type="dxa"/>
            <w:shd w:val="clear" w:color="auto" w:fill="FFFFFF"/>
            <w:vAlign w:val="center"/>
          </w:tcPr>
          <w:p w14:paraId="4BD78BA0" w14:textId="44C6B36D" w:rsidR="006E1E0F" w:rsidRPr="001605E7" w:rsidRDefault="00053E69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SOCKET</w:t>
            </w:r>
            <w:r w:rsidR="006E1E0F" w:rsidRPr="001605E7">
              <w:rPr>
                <w:rFonts w:eastAsiaTheme="minorHAnsi" w:hint="eastAsia"/>
              </w:rPr>
              <w:t>을</w:t>
            </w:r>
            <w:r w:rsidR="006E1E0F" w:rsidRPr="001605E7">
              <w:rPr>
                <w:rFonts w:eastAsiaTheme="minorHAnsi"/>
              </w:rPr>
              <w:t xml:space="preserve"> </w:t>
            </w:r>
            <w:r w:rsidR="00500FC7" w:rsidRPr="001605E7">
              <w:rPr>
                <w:rFonts w:eastAsiaTheme="minorHAnsi"/>
              </w:rPr>
              <w:t>CLOSE</w:t>
            </w:r>
            <w:r w:rsidR="006E1E0F" w:rsidRPr="001605E7">
              <w:rPr>
                <w:rFonts w:eastAsiaTheme="minorHAnsi" w:hint="eastAsia"/>
              </w:rPr>
              <w:t>한다</w:t>
            </w:r>
            <w:r w:rsidR="006E1E0F" w:rsidRPr="001605E7">
              <w:rPr>
                <w:rFonts w:eastAsiaTheme="minorHAnsi"/>
              </w:rPr>
              <w:t xml:space="preserve">. </w:t>
            </w:r>
          </w:p>
          <w:p w14:paraId="1F0E15CB" w14:textId="06D00FE7" w:rsidR="006E1E0F" w:rsidRPr="001605E7" w:rsidRDefault="006E1E0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Sn_SR</w:t>
            </w:r>
            <w:r w:rsidR="00BB3355" w:rsidRPr="001605E7">
              <w:rPr>
                <w:rFonts w:eastAsiaTheme="minorHAnsi"/>
              </w:rPr>
              <w:t>(</w:t>
            </w:r>
            <w:r w:rsidR="00053E69" w:rsidRPr="001605E7">
              <w:rPr>
                <w:rFonts w:eastAsiaTheme="minorHAnsi"/>
              </w:rPr>
              <w:t>SOCKET</w:t>
            </w:r>
            <w:r w:rsidR="00500FC7" w:rsidRPr="001605E7">
              <w:rPr>
                <w:rFonts w:eastAsiaTheme="minorHAnsi"/>
              </w:rPr>
              <w:t xml:space="preserve"> n Status Re</w:t>
            </w:r>
            <w:r w:rsidR="00BB3355" w:rsidRPr="001605E7">
              <w:rPr>
                <w:rFonts w:eastAsiaTheme="minorHAnsi"/>
              </w:rPr>
              <w:t>gister)</w:t>
            </w:r>
            <w:r w:rsidRPr="001605E7">
              <w:rPr>
                <w:rFonts w:eastAsiaTheme="minorHAnsi" w:hint="eastAsia"/>
              </w:rPr>
              <w:t>은</w:t>
            </w:r>
            <w:r w:rsidRPr="001605E7">
              <w:rPr>
                <w:rFonts w:eastAsiaTheme="minorHAnsi"/>
              </w:rPr>
              <w:t xml:space="preserve"> SOCK_CLOSED</w:t>
            </w:r>
            <w:r w:rsidRPr="001605E7">
              <w:rPr>
                <w:rFonts w:eastAsiaTheme="minorHAnsi" w:hint="eastAsia"/>
              </w:rPr>
              <w:t>로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변경된다</w:t>
            </w:r>
            <w:r w:rsidRPr="001605E7">
              <w:rPr>
                <w:rFonts w:eastAsiaTheme="minorHAnsi"/>
              </w:rPr>
              <w:t>.</w:t>
            </w:r>
          </w:p>
          <w:p w14:paraId="27145D28" w14:textId="73BEFCFF" w:rsidR="00500FC7" w:rsidRPr="001605E7" w:rsidRDefault="00500FC7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(</w:t>
            </w:r>
            <w:r w:rsidRPr="001605E7">
              <w:rPr>
                <w:rFonts w:eastAsiaTheme="minorHAnsi" w:hint="eastAsia"/>
              </w:rPr>
              <w:t>주의</w:t>
            </w:r>
            <w:r w:rsidRPr="001605E7">
              <w:rPr>
                <w:rFonts w:eastAsiaTheme="minorHAnsi"/>
              </w:rPr>
              <w:t>) TCP</w:t>
            </w:r>
            <w:r w:rsidRPr="001605E7">
              <w:rPr>
                <w:rFonts w:eastAsiaTheme="minorHAnsi" w:hint="eastAsia"/>
              </w:rPr>
              <w:t>인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경우</w:t>
            </w:r>
            <w:r w:rsidRPr="001605E7">
              <w:rPr>
                <w:rFonts w:eastAsiaTheme="minorHAnsi"/>
              </w:rPr>
              <w:t xml:space="preserve">, FIN Packet </w:t>
            </w:r>
            <w:r w:rsidRPr="001605E7">
              <w:rPr>
                <w:rFonts w:eastAsiaTheme="minorHAnsi" w:hint="eastAsia"/>
              </w:rPr>
              <w:t>전송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없이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강제</w:t>
            </w:r>
            <w:r w:rsidRPr="001605E7">
              <w:rPr>
                <w:rFonts w:eastAsiaTheme="minorHAnsi"/>
              </w:rPr>
              <w:t xml:space="preserve"> CLOSE </w:t>
            </w:r>
            <w:r w:rsidRPr="001605E7">
              <w:rPr>
                <w:rFonts w:eastAsiaTheme="minorHAnsi" w:hint="eastAsia"/>
              </w:rPr>
              <w:t>된다</w:t>
            </w:r>
            <w:r w:rsidRPr="001605E7">
              <w:rPr>
                <w:rFonts w:eastAsiaTheme="minorHAnsi"/>
              </w:rPr>
              <w:t>.</w:t>
            </w:r>
          </w:p>
        </w:tc>
      </w:tr>
      <w:tr w:rsidR="006E1E0F" w:rsidRPr="00546234" w14:paraId="5190E75F" w14:textId="77777777" w:rsidTr="001605E7">
        <w:trPr>
          <w:jc w:val="center"/>
        </w:trPr>
        <w:tc>
          <w:tcPr>
            <w:tcW w:w="680" w:type="dxa"/>
            <w:vAlign w:val="center"/>
          </w:tcPr>
          <w:p w14:paraId="54BB4CF0" w14:textId="77777777" w:rsidR="006E1E0F" w:rsidRPr="001605E7" w:rsidRDefault="006E1E0F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0x20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30836E00" w14:textId="77777777" w:rsidR="006E1E0F" w:rsidRPr="001605E7" w:rsidRDefault="006E1E0F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SEND</w:t>
            </w:r>
          </w:p>
        </w:tc>
        <w:tc>
          <w:tcPr>
            <w:tcW w:w="6521" w:type="dxa"/>
            <w:shd w:val="clear" w:color="auto" w:fill="FFFFFF"/>
            <w:vAlign w:val="center"/>
          </w:tcPr>
          <w:p w14:paraId="5FB5D5A7" w14:textId="215FF6D7" w:rsidR="00AE5A8B" w:rsidRPr="001605E7" w:rsidRDefault="00AE5A8B" w:rsidP="00155A42">
            <w:pPr>
              <w:pStyle w:val="11"/>
              <w:rPr>
                <w:rFonts w:eastAsiaTheme="minorHAnsi"/>
              </w:rPr>
            </w:pPr>
            <w:commentRangeStart w:id="447"/>
            <w:r w:rsidRPr="001605E7">
              <w:rPr>
                <w:rFonts w:eastAsiaTheme="minorHAnsi" w:hint="eastAsia"/>
              </w:rPr>
              <w:t>설정</w:t>
            </w:r>
            <w:r w:rsidR="00E44EF6" w:rsidRPr="001605E7">
              <w:rPr>
                <w:rFonts w:eastAsiaTheme="minorHAnsi" w:hint="eastAsia"/>
              </w:rPr>
              <w:t>된</w:t>
            </w:r>
            <w:r w:rsidR="00E44EF6" w:rsidRPr="001605E7">
              <w:rPr>
                <w:rFonts w:eastAsiaTheme="minorHAnsi"/>
              </w:rPr>
              <w:t xml:space="preserve"> </w:t>
            </w:r>
            <w:r w:rsidR="004B6A83" w:rsidRPr="001605E7">
              <w:rPr>
                <w:rFonts w:eastAsiaTheme="minorHAnsi"/>
              </w:rPr>
              <w:t>Size</w:t>
            </w:r>
            <w:r w:rsidR="004B6A83" w:rsidRPr="001605E7">
              <w:rPr>
                <w:rFonts w:eastAsiaTheme="minorHAnsi" w:hint="eastAsia"/>
              </w:rPr>
              <w:t>의</w:t>
            </w:r>
            <w:r w:rsidR="00E44EF6" w:rsidRPr="001605E7">
              <w:rPr>
                <w:rFonts w:eastAsiaTheme="minorHAnsi"/>
              </w:rPr>
              <w:t xml:space="preserve"> Data</w:t>
            </w:r>
            <w:r w:rsidR="00E44EF6" w:rsidRPr="001605E7">
              <w:rPr>
                <w:rFonts w:eastAsiaTheme="minorHAnsi" w:hint="eastAsia"/>
              </w:rPr>
              <w:t>를</w:t>
            </w:r>
            <w:r w:rsidRPr="001605E7">
              <w:rPr>
                <w:rFonts w:eastAsiaTheme="minorHAnsi"/>
              </w:rPr>
              <w:t xml:space="preserve"> </w:t>
            </w:r>
            <w:r w:rsidR="00E44EF6" w:rsidRPr="001605E7">
              <w:rPr>
                <w:rFonts w:eastAsiaTheme="minorHAnsi" w:hint="eastAsia"/>
              </w:rPr>
              <w:t>전송한다</w:t>
            </w:r>
            <w:r w:rsidRPr="001605E7">
              <w:rPr>
                <w:rFonts w:eastAsiaTheme="minorHAnsi"/>
              </w:rPr>
              <w:t>.</w:t>
            </w:r>
          </w:p>
          <w:p w14:paraId="104CC9F4" w14:textId="5555708B" w:rsidR="00AE5A8B" w:rsidRPr="001605E7" w:rsidRDefault="00AE5A8B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Size</w:t>
            </w:r>
            <w:r w:rsidRPr="001605E7">
              <w:rPr>
                <w:rFonts w:eastAsiaTheme="minorHAnsi" w:hint="eastAsia"/>
              </w:rPr>
              <w:t>는</w:t>
            </w:r>
            <w:r w:rsidRPr="001605E7">
              <w:rPr>
                <w:rFonts w:eastAsiaTheme="minorHAnsi"/>
              </w:rPr>
              <w:t xml:space="preserve"> Sn_TX_WR(SOCKET n TX Write Point Register)</w:t>
            </w:r>
            <w:r w:rsidRPr="001605E7">
              <w:rPr>
                <w:rFonts w:eastAsiaTheme="minorHAnsi" w:hint="eastAsia"/>
              </w:rPr>
              <w:t>을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통해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설정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가능하다</w:t>
            </w:r>
            <w:r w:rsidRPr="001605E7">
              <w:rPr>
                <w:rFonts w:eastAsiaTheme="minorHAnsi"/>
              </w:rPr>
              <w:t>.</w:t>
            </w:r>
          </w:p>
          <w:p w14:paraId="66282E15" w14:textId="7F579679" w:rsidR="005D57D5" w:rsidRPr="001605E7" w:rsidRDefault="005D57D5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  <w:color w:val="92D050"/>
              </w:rPr>
              <w:t>SEND</w:t>
            </w:r>
            <w:r w:rsidRPr="001605E7">
              <w:rPr>
                <w:rFonts w:eastAsiaTheme="minorHAnsi" w:hint="eastAsia"/>
                <w:color w:val="92D050"/>
              </w:rPr>
              <w:t>에</w:t>
            </w:r>
            <w:r w:rsidRPr="001605E7">
              <w:rPr>
                <w:rFonts w:eastAsiaTheme="minorHAnsi"/>
                <w:color w:val="92D050"/>
              </w:rPr>
              <w:t xml:space="preserve"> </w:t>
            </w:r>
            <w:r w:rsidRPr="001605E7">
              <w:rPr>
                <w:rFonts w:eastAsiaTheme="minorHAnsi" w:hint="eastAsia"/>
                <w:color w:val="92D050"/>
              </w:rPr>
              <w:t>대한</w:t>
            </w:r>
            <w:r w:rsidRPr="001605E7">
              <w:rPr>
                <w:rFonts w:eastAsiaTheme="minorHAnsi"/>
                <w:color w:val="92D050"/>
              </w:rPr>
              <w:t xml:space="preserve"> </w:t>
            </w:r>
            <w:r w:rsidRPr="001605E7">
              <w:rPr>
                <w:rFonts w:eastAsiaTheme="minorHAnsi" w:hint="eastAsia"/>
                <w:color w:val="92D050"/>
              </w:rPr>
              <w:t>처리가</w:t>
            </w:r>
            <w:r w:rsidRPr="001605E7">
              <w:rPr>
                <w:rFonts w:eastAsiaTheme="minorHAnsi"/>
                <w:color w:val="92D050"/>
              </w:rPr>
              <w:t xml:space="preserve"> </w:t>
            </w:r>
            <w:r w:rsidRPr="001605E7">
              <w:rPr>
                <w:rFonts w:eastAsiaTheme="minorHAnsi" w:hint="eastAsia"/>
                <w:color w:val="92D050"/>
              </w:rPr>
              <w:t>완료되었을</w:t>
            </w:r>
            <w:r w:rsidRPr="001605E7">
              <w:rPr>
                <w:rFonts w:eastAsiaTheme="minorHAnsi"/>
                <w:color w:val="92D050"/>
              </w:rPr>
              <w:t xml:space="preserve"> </w:t>
            </w:r>
            <w:r w:rsidRPr="001605E7">
              <w:rPr>
                <w:rFonts w:eastAsiaTheme="minorHAnsi" w:hint="eastAsia"/>
                <w:color w:val="92D050"/>
              </w:rPr>
              <w:t>경우</w:t>
            </w:r>
            <w:r w:rsidRPr="001605E7">
              <w:rPr>
                <w:rFonts w:eastAsiaTheme="minorHAnsi"/>
                <w:color w:val="92D050"/>
              </w:rPr>
              <w:t xml:space="preserve"> Sn_IR </w:t>
            </w:r>
            <w:r w:rsidR="00F47630" w:rsidRPr="001605E7">
              <w:rPr>
                <w:rFonts w:eastAsiaTheme="minorHAnsi"/>
                <w:color w:val="92D050"/>
              </w:rPr>
              <w:t>[</w:t>
            </w:r>
            <w:r w:rsidRPr="001605E7">
              <w:rPr>
                <w:rFonts w:eastAsiaTheme="minorHAnsi"/>
                <w:color w:val="92D050"/>
              </w:rPr>
              <w:t>SENDOK</w:t>
            </w:r>
            <w:r w:rsidR="00546234" w:rsidRPr="001605E7">
              <w:rPr>
                <w:rFonts w:eastAsiaTheme="minorHAnsi"/>
                <w:color w:val="92D050"/>
              </w:rPr>
              <w:t>]</w:t>
            </w:r>
            <w:r w:rsidRPr="001605E7">
              <w:rPr>
                <w:rFonts w:eastAsiaTheme="minorHAnsi"/>
                <w:color w:val="92D050"/>
              </w:rPr>
              <w:t>=‘1’</w:t>
            </w:r>
            <w:r w:rsidRPr="001605E7">
              <w:rPr>
                <w:rFonts w:eastAsiaTheme="minorHAnsi" w:hint="eastAsia"/>
                <w:color w:val="92D050"/>
              </w:rPr>
              <w:t>로</w:t>
            </w:r>
            <w:r w:rsidRPr="001605E7">
              <w:rPr>
                <w:rFonts w:eastAsiaTheme="minorHAnsi"/>
                <w:color w:val="92D050"/>
              </w:rPr>
              <w:t xml:space="preserve"> </w:t>
            </w:r>
            <w:r w:rsidRPr="001605E7">
              <w:rPr>
                <w:rFonts w:eastAsiaTheme="minorHAnsi" w:hint="eastAsia"/>
                <w:color w:val="92D050"/>
              </w:rPr>
              <w:t>된다</w:t>
            </w:r>
            <w:r w:rsidRPr="001605E7">
              <w:rPr>
                <w:rFonts w:eastAsiaTheme="minorHAnsi"/>
                <w:color w:val="92D050"/>
              </w:rPr>
              <w:t>.</w:t>
            </w:r>
            <w:r w:rsidRPr="001605E7">
              <w:rPr>
                <w:rFonts w:eastAsiaTheme="minorHAnsi"/>
              </w:rPr>
              <w:t xml:space="preserve"> Host</w:t>
            </w:r>
            <w:r w:rsidRPr="001605E7">
              <w:rPr>
                <w:rFonts w:eastAsiaTheme="minorHAnsi" w:hint="eastAsia"/>
              </w:rPr>
              <w:t>는</w:t>
            </w:r>
            <w:r w:rsidRPr="001605E7">
              <w:rPr>
                <w:rFonts w:eastAsiaTheme="minorHAnsi"/>
              </w:rPr>
              <w:t xml:space="preserve"> Sn_IR</w:t>
            </w:r>
            <w:r w:rsidR="00A97606" w:rsidRPr="001605E7">
              <w:rPr>
                <w:rFonts w:eastAsiaTheme="minorHAnsi"/>
              </w:rPr>
              <w:t>[</w:t>
            </w:r>
            <w:r w:rsidRPr="001605E7">
              <w:rPr>
                <w:rFonts w:eastAsiaTheme="minorHAnsi"/>
              </w:rPr>
              <w:t>SENDOK</w:t>
            </w:r>
            <w:r w:rsidR="00A97606" w:rsidRPr="001605E7">
              <w:rPr>
                <w:rFonts w:eastAsiaTheme="minorHAnsi"/>
              </w:rPr>
              <w:t>]</w:t>
            </w:r>
            <w:r w:rsidRPr="001605E7">
              <w:rPr>
                <w:rFonts w:eastAsiaTheme="minorHAnsi"/>
              </w:rPr>
              <w:t>=‘1’</w:t>
            </w:r>
            <w:r w:rsidRPr="001605E7">
              <w:rPr>
                <w:rFonts w:eastAsiaTheme="minorHAnsi" w:hint="eastAsia"/>
              </w:rPr>
              <w:t>를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확인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후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그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다음</w:t>
            </w:r>
            <w:r w:rsidRPr="001605E7">
              <w:rPr>
                <w:rFonts w:eastAsiaTheme="minorHAnsi"/>
              </w:rPr>
              <w:t xml:space="preserve"> Data</w:t>
            </w:r>
            <w:r w:rsidRPr="001605E7">
              <w:rPr>
                <w:rFonts w:eastAsiaTheme="minorHAnsi" w:hint="eastAsia"/>
              </w:rPr>
              <w:t>에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대한</w:t>
            </w:r>
            <w:r w:rsidRPr="001605E7">
              <w:rPr>
                <w:rFonts w:eastAsiaTheme="minorHAnsi"/>
              </w:rPr>
              <w:t xml:space="preserve"> SEND</w:t>
            </w:r>
            <w:r w:rsidRPr="001605E7">
              <w:rPr>
                <w:rFonts w:eastAsiaTheme="minorHAnsi" w:hint="eastAsia"/>
              </w:rPr>
              <w:t>를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수행할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수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있다</w:t>
            </w:r>
            <w:r w:rsidRPr="001605E7">
              <w:rPr>
                <w:rFonts w:eastAsiaTheme="minorHAnsi"/>
              </w:rPr>
              <w:t>.</w:t>
            </w:r>
          </w:p>
          <w:p w14:paraId="3EE80582" w14:textId="77777777" w:rsidR="005D57D5" w:rsidRPr="001605E7" w:rsidRDefault="005D57D5" w:rsidP="00155A42">
            <w:pPr>
              <w:pStyle w:val="11"/>
              <w:rPr>
                <w:rFonts w:eastAsiaTheme="minorHAnsi"/>
              </w:rPr>
            </w:pPr>
          </w:p>
          <w:p w14:paraId="6EACF8B2" w14:textId="332C585F" w:rsidR="004B6A83" w:rsidRPr="001605E7" w:rsidRDefault="00E44EF6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TCP</w:t>
            </w:r>
            <w:r w:rsidRPr="001605E7">
              <w:rPr>
                <w:rFonts w:eastAsiaTheme="minorHAnsi" w:hint="eastAsia"/>
              </w:rPr>
              <w:t>나</w:t>
            </w:r>
            <w:r w:rsidRPr="001605E7">
              <w:rPr>
                <w:rFonts w:eastAsiaTheme="minorHAnsi"/>
              </w:rPr>
              <w:t xml:space="preserve"> UDP mode</w:t>
            </w:r>
            <w:r w:rsidRPr="001605E7">
              <w:rPr>
                <w:rFonts w:eastAsiaTheme="minorHAnsi" w:hint="eastAsia"/>
              </w:rPr>
              <w:t>에서</w:t>
            </w:r>
            <w:r w:rsidR="004B6A83" w:rsidRPr="001605E7">
              <w:rPr>
                <w:rFonts w:eastAsiaTheme="minorHAnsi"/>
              </w:rPr>
              <w:t>,</w:t>
            </w:r>
            <w:r w:rsidR="00AE5A8B" w:rsidRPr="001605E7">
              <w:rPr>
                <w:rFonts w:eastAsiaTheme="minorHAnsi"/>
              </w:rPr>
              <w:t xml:space="preserve"> </w:t>
            </w:r>
            <w:r w:rsidR="004B6A83" w:rsidRPr="001605E7">
              <w:rPr>
                <w:rFonts w:eastAsiaTheme="minorHAnsi" w:hint="eastAsia"/>
              </w:rPr>
              <w:t>설정된</w:t>
            </w:r>
            <w:r w:rsidR="004B6A83" w:rsidRPr="001605E7">
              <w:rPr>
                <w:rFonts w:eastAsiaTheme="minorHAnsi"/>
              </w:rPr>
              <w:t xml:space="preserve"> </w:t>
            </w:r>
            <w:r w:rsidR="00AE5A8B" w:rsidRPr="001605E7">
              <w:rPr>
                <w:rFonts w:eastAsiaTheme="minorHAnsi"/>
              </w:rPr>
              <w:t>Size</w:t>
            </w:r>
            <w:r w:rsidR="004B6A83" w:rsidRPr="001605E7">
              <w:rPr>
                <w:rFonts w:eastAsiaTheme="minorHAnsi" w:hint="eastAsia"/>
              </w:rPr>
              <w:t>의</w:t>
            </w:r>
            <w:r w:rsidR="004B6A83" w:rsidRPr="001605E7">
              <w:rPr>
                <w:rFonts w:eastAsiaTheme="minorHAnsi"/>
              </w:rPr>
              <w:t xml:space="preserve"> Data</w:t>
            </w:r>
            <w:r w:rsidR="00AE5A8B" w:rsidRPr="001605E7">
              <w:rPr>
                <w:rFonts w:eastAsiaTheme="minorHAnsi" w:hint="eastAsia"/>
              </w:rPr>
              <w:t>가</w:t>
            </w:r>
            <w:r w:rsidRPr="001605E7">
              <w:rPr>
                <w:rFonts w:eastAsiaTheme="minorHAnsi"/>
              </w:rPr>
              <w:t xml:space="preserve"> </w:t>
            </w:r>
            <w:r w:rsidR="00AE5A8B" w:rsidRPr="001605E7">
              <w:rPr>
                <w:rFonts w:eastAsiaTheme="minorHAnsi"/>
              </w:rPr>
              <w:t>MSS(Maximum Segment Size)</w:t>
            </w:r>
            <w:r w:rsidR="00AE5A8B" w:rsidRPr="001605E7">
              <w:rPr>
                <w:rFonts w:eastAsiaTheme="minorHAnsi" w:hint="eastAsia"/>
              </w:rPr>
              <w:t>보다</w:t>
            </w:r>
            <w:r w:rsidR="00AE5A8B" w:rsidRPr="001605E7">
              <w:rPr>
                <w:rFonts w:eastAsiaTheme="minorHAnsi"/>
              </w:rPr>
              <w:t xml:space="preserve"> </w:t>
            </w:r>
            <w:r w:rsidR="00AE5A8B" w:rsidRPr="001605E7">
              <w:rPr>
                <w:rFonts w:eastAsiaTheme="minorHAnsi" w:hint="eastAsia"/>
              </w:rPr>
              <w:t>클</w:t>
            </w:r>
            <w:r w:rsidR="00AE5A8B" w:rsidRPr="001605E7">
              <w:rPr>
                <w:rFonts w:eastAsiaTheme="minorHAnsi"/>
              </w:rPr>
              <w:t xml:space="preserve"> </w:t>
            </w:r>
            <w:r w:rsidR="00AE5A8B" w:rsidRPr="001605E7">
              <w:rPr>
                <w:rFonts w:eastAsiaTheme="minorHAnsi" w:hint="eastAsia"/>
              </w:rPr>
              <w:t>경우</w:t>
            </w:r>
            <w:r w:rsidR="00AE5A8B"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자동으로</w:t>
            </w:r>
            <w:r w:rsidRPr="001605E7">
              <w:rPr>
                <w:rFonts w:eastAsiaTheme="minorHAnsi"/>
              </w:rPr>
              <w:t xml:space="preserve"> MSS </w:t>
            </w:r>
            <w:r w:rsidRPr="001605E7">
              <w:rPr>
                <w:rFonts w:eastAsiaTheme="minorHAnsi" w:hint="eastAsia"/>
              </w:rPr>
              <w:t>단위로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나누어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전송</w:t>
            </w:r>
            <w:r w:rsidR="00AE5A8B" w:rsidRPr="001605E7">
              <w:rPr>
                <w:rFonts w:eastAsiaTheme="minorHAnsi" w:hint="eastAsia"/>
              </w:rPr>
              <w:t>한</w:t>
            </w:r>
            <w:r w:rsidRPr="001605E7">
              <w:rPr>
                <w:rFonts w:eastAsiaTheme="minorHAnsi" w:hint="eastAsia"/>
              </w:rPr>
              <w:t>다</w:t>
            </w:r>
            <w:r w:rsidRPr="001605E7">
              <w:rPr>
                <w:rFonts w:eastAsiaTheme="minorHAnsi"/>
              </w:rPr>
              <w:t xml:space="preserve">. </w:t>
            </w:r>
          </w:p>
          <w:p w14:paraId="79D02F61" w14:textId="77777777" w:rsidR="004B6A83" w:rsidRPr="001605E7" w:rsidRDefault="004B6A83" w:rsidP="00155A42">
            <w:pPr>
              <w:pStyle w:val="11"/>
              <w:rPr>
                <w:rFonts w:eastAsiaTheme="minorHAnsi"/>
              </w:rPr>
            </w:pPr>
          </w:p>
          <w:p w14:paraId="315FDE22" w14:textId="509B2CDD" w:rsidR="004B6A83" w:rsidRPr="001605E7" w:rsidRDefault="00E44EF6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IPRAW </w:t>
            </w:r>
            <w:r w:rsidRPr="001605E7">
              <w:rPr>
                <w:rFonts w:eastAsiaTheme="minorHAnsi" w:hint="eastAsia"/>
              </w:rPr>
              <w:t>나</w:t>
            </w:r>
            <w:r w:rsidRPr="001605E7">
              <w:rPr>
                <w:rFonts w:eastAsiaTheme="minorHAnsi"/>
              </w:rPr>
              <w:t xml:space="preserve"> MACRAW Mode</w:t>
            </w:r>
            <w:r w:rsidRPr="001605E7">
              <w:rPr>
                <w:rFonts w:eastAsiaTheme="minorHAnsi" w:hint="eastAsia"/>
              </w:rPr>
              <w:t>에서</w:t>
            </w:r>
            <w:r w:rsidR="004B6A83" w:rsidRPr="001605E7">
              <w:rPr>
                <w:rFonts w:eastAsiaTheme="minorHAnsi"/>
              </w:rPr>
              <w:t>,</w:t>
            </w:r>
            <w:r w:rsidRPr="001605E7">
              <w:rPr>
                <w:rFonts w:eastAsiaTheme="minorHAnsi"/>
              </w:rPr>
              <w:t xml:space="preserve"> </w:t>
            </w:r>
            <w:r w:rsidR="004B6A83" w:rsidRPr="001605E7">
              <w:rPr>
                <w:rFonts w:eastAsiaTheme="minorHAnsi" w:hint="eastAsia"/>
              </w:rPr>
              <w:t>설정된</w:t>
            </w:r>
            <w:r w:rsidR="004B6A83" w:rsidRPr="001605E7">
              <w:rPr>
                <w:rFonts w:eastAsiaTheme="minorHAnsi"/>
              </w:rPr>
              <w:t xml:space="preserve"> Size</w:t>
            </w:r>
            <w:r w:rsidR="004B6A83" w:rsidRPr="001605E7">
              <w:rPr>
                <w:rFonts w:eastAsiaTheme="minorHAnsi" w:hint="eastAsia"/>
              </w:rPr>
              <w:t>의</w:t>
            </w:r>
            <w:r w:rsidR="004B6A83" w:rsidRPr="001605E7">
              <w:rPr>
                <w:rFonts w:eastAsiaTheme="minorHAnsi"/>
              </w:rPr>
              <w:t xml:space="preserve"> Data</w:t>
            </w:r>
            <w:r w:rsidR="004B6A83" w:rsidRPr="001605E7">
              <w:rPr>
                <w:rFonts w:eastAsiaTheme="minorHAnsi" w:hint="eastAsia"/>
              </w:rPr>
              <w:t>가</w:t>
            </w:r>
            <w:r w:rsidR="004B6A83" w:rsidRPr="001605E7">
              <w:rPr>
                <w:rFonts w:eastAsiaTheme="minorHAnsi"/>
              </w:rPr>
              <w:t xml:space="preserve"> MSS</w:t>
            </w:r>
            <w:r w:rsidR="004B6A83" w:rsidRPr="001605E7">
              <w:rPr>
                <w:rFonts w:eastAsiaTheme="minorHAnsi" w:hint="eastAsia"/>
              </w:rPr>
              <w:t>보다</w:t>
            </w:r>
            <w:r w:rsidR="004B6A83" w:rsidRPr="001605E7">
              <w:rPr>
                <w:rFonts w:eastAsiaTheme="minorHAnsi"/>
              </w:rPr>
              <w:t xml:space="preserve"> </w:t>
            </w:r>
            <w:r w:rsidR="004B6A83" w:rsidRPr="001605E7">
              <w:rPr>
                <w:rFonts w:eastAsiaTheme="minorHAnsi" w:hint="eastAsia"/>
              </w:rPr>
              <w:t>클</w:t>
            </w:r>
            <w:r w:rsidR="004B6A83" w:rsidRPr="001605E7">
              <w:rPr>
                <w:rFonts w:eastAsiaTheme="minorHAnsi"/>
              </w:rPr>
              <w:t xml:space="preserve"> </w:t>
            </w:r>
            <w:r w:rsidR="004B6A83" w:rsidRPr="001605E7">
              <w:rPr>
                <w:rFonts w:eastAsiaTheme="minorHAnsi" w:hint="eastAsia"/>
              </w:rPr>
              <w:t>경우</w:t>
            </w:r>
            <w:r w:rsidRPr="001605E7">
              <w:rPr>
                <w:rFonts w:eastAsiaTheme="minorHAnsi"/>
              </w:rPr>
              <w:t xml:space="preserve"> </w:t>
            </w:r>
            <w:r w:rsidR="004B6A83" w:rsidRPr="001605E7">
              <w:rPr>
                <w:rFonts w:eastAsiaTheme="minorHAnsi"/>
              </w:rPr>
              <w:t>Host</w:t>
            </w:r>
            <w:r w:rsidR="004B6A83" w:rsidRPr="001605E7">
              <w:rPr>
                <w:rFonts w:eastAsiaTheme="minorHAnsi" w:hint="eastAsia"/>
              </w:rPr>
              <w:t>는</w:t>
            </w:r>
            <w:r w:rsidRPr="001605E7">
              <w:rPr>
                <w:rFonts w:eastAsiaTheme="minorHAnsi"/>
              </w:rPr>
              <w:t xml:space="preserve"> MSS </w:t>
            </w:r>
            <w:r w:rsidRPr="001605E7">
              <w:rPr>
                <w:rFonts w:eastAsiaTheme="minorHAnsi" w:hint="eastAsia"/>
              </w:rPr>
              <w:t>단위로</w:t>
            </w:r>
            <w:r w:rsidR="004B6A83" w:rsidRPr="001605E7">
              <w:rPr>
                <w:rFonts w:eastAsiaTheme="minorHAnsi"/>
              </w:rPr>
              <w:t xml:space="preserve"> </w:t>
            </w:r>
            <w:r w:rsidR="004B6A83" w:rsidRPr="001605E7">
              <w:rPr>
                <w:rFonts w:eastAsiaTheme="minorHAnsi" w:hint="eastAsia"/>
              </w:rPr>
              <w:t>직접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나누어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전송해야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한다</w:t>
            </w:r>
            <w:r w:rsidRPr="001605E7">
              <w:rPr>
                <w:rFonts w:eastAsiaTheme="minorHAnsi"/>
              </w:rPr>
              <w:t xml:space="preserve">. </w:t>
            </w:r>
          </w:p>
          <w:p w14:paraId="46BEEC56" w14:textId="77777777" w:rsidR="004B6A83" w:rsidRPr="001605E7" w:rsidRDefault="004B6A83" w:rsidP="00155A42">
            <w:pPr>
              <w:pStyle w:val="11"/>
              <w:rPr>
                <w:rFonts w:eastAsiaTheme="minorHAnsi"/>
              </w:rPr>
            </w:pPr>
          </w:p>
          <w:p w14:paraId="02923F87" w14:textId="77777777" w:rsidR="005D57D5" w:rsidRPr="001605E7" w:rsidRDefault="004B6A83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TCP mode</w:t>
            </w:r>
            <w:r w:rsidRPr="001605E7">
              <w:rPr>
                <w:rFonts w:eastAsiaTheme="minorHAnsi" w:hint="eastAsia"/>
              </w:rPr>
              <w:t>에서</w:t>
            </w:r>
            <w:r w:rsidRPr="001605E7">
              <w:rPr>
                <w:rFonts w:eastAsiaTheme="minorHAnsi"/>
              </w:rPr>
              <w:t xml:space="preserve">, </w:t>
            </w:r>
            <w:r w:rsidR="00E44EF6" w:rsidRPr="001605E7">
              <w:rPr>
                <w:rFonts w:eastAsiaTheme="minorHAnsi"/>
              </w:rPr>
              <w:t>Data</w:t>
            </w:r>
            <w:r w:rsidR="00E44EF6" w:rsidRPr="001605E7">
              <w:rPr>
                <w:rFonts w:eastAsiaTheme="minorHAnsi" w:hint="eastAsia"/>
              </w:rPr>
              <w:t>를</w:t>
            </w:r>
            <w:r w:rsidR="00E44EF6" w:rsidRPr="001605E7">
              <w:rPr>
                <w:rFonts w:eastAsiaTheme="minorHAnsi"/>
              </w:rPr>
              <w:t xml:space="preserve"> </w:t>
            </w:r>
            <w:r w:rsidR="00E44EF6" w:rsidRPr="001605E7">
              <w:rPr>
                <w:rFonts w:eastAsiaTheme="minorHAnsi" w:hint="eastAsia"/>
              </w:rPr>
              <w:t>상대방에게</w:t>
            </w:r>
            <w:r w:rsidR="00E44EF6" w:rsidRPr="001605E7">
              <w:rPr>
                <w:rFonts w:eastAsiaTheme="minorHAnsi"/>
              </w:rPr>
              <w:t xml:space="preserve"> </w:t>
            </w:r>
            <w:r w:rsidR="00E44EF6" w:rsidRPr="001605E7">
              <w:rPr>
                <w:rFonts w:eastAsiaTheme="minorHAnsi" w:hint="eastAsia"/>
              </w:rPr>
              <w:t>성공적으로</w:t>
            </w:r>
            <w:r w:rsidR="00E44EF6" w:rsidRPr="001605E7">
              <w:rPr>
                <w:rFonts w:eastAsiaTheme="minorHAnsi"/>
              </w:rPr>
              <w:t xml:space="preserve"> </w:t>
            </w:r>
            <w:r w:rsidR="00E44EF6" w:rsidRPr="001605E7">
              <w:rPr>
                <w:rFonts w:eastAsiaTheme="minorHAnsi" w:hint="eastAsia"/>
              </w:rPr>
              <w:t>전송한</w:t>
            </w:r>
            <w:r w:rsidR="00E44EF6" w:rsidRPr="001605E7">
              <w:rPr>
                <w:rFonts w:eastAsiaTheme="minorHAnsi"/>
              </w:rPr>
              <w:t xml:space="preserve"> </w:t>
            </w:r>
            <w:r w:rsidR="00E44EF6" w:rsidRPr="001605E7">
              <w:rPr>
                <w:rFonts w:eastAsiaTheme="minorHAnsi" w:hint="eastAsia"/>
              </w:rPr>
              <w:t>경우</w:t>
            </w:r>
            <w:r w:rsidR="00E44EF6" w:rsidRPr="001605E7">
              <w:rPr>
                <w:rFonts w:eastAsiaTheme="minorHAnsi"/>
              </w:rPr>
              <w:t>(</w:t>
            </w:r>
            <w:r w:rsidR="00E44EF6" w:rsidRPr="001605E7">
              <w:rPr>
                <w:rFonts w:eastAsiaTheme="minorHAnsi" w:hint="eastAsia"/>
              </w:rPr>
              <w:t>상대방으로부터</w:t>
            </w:r>
            <w:r w:rsidR="00E44EF6" w:rsidRPr="001605E7">
              <w:rPr>
                <w:rFonts w:eastAsiaTheme="minorHAnsi"/>
              </w:rPr>
              <w:t xml:space="preserve"> ACK</w:t>
            </w:r>
            <w:r w:rsidRPr="001605E7">
              <w:rPr>
                <w:rFonts w:eastAsiaTheme="minorHAnsi" w:hint="eastAsia"/>
              </w:rPr>
              <w:t>를</w:t>
            </w:r>
            <w:r w:rsidR="00E44EF6" w:rsidRPr="001605E7">
              <w:rPr>
                <w:rFonts w:eastAsiaTheme="minorHAnsi"/>
              </w:rPr>
              <w:t xml:space="preserve"> </w:t>
            </w:r>
            <w:r w:rsidR="00E44EF6" w:rsidRPr="001605E7">
              <w:rPr>
                <w:rFonts w:eastAsiaTheme="minorHAnsi" w:hint="eastAsia"/>
              </w:rPr>
              <w:t>수신한</w:t>
            </w:r>
            <w:r w:rsidR="00E44EF6" w:rsidRPr="001605E7">
              <w:rPr>
                <w:rFonts w:eastAsiaTheme="minorHAnsi"/>
              </w:rPr>
              <w:t xml:space="preserve"> </w:t>
            </w:r>
            <w:r w:rsidR="00E44EF6" w:rsidRPr="001605E7">
              <w:rPr>
                <w:rFonts w:eastAsiaTheme="minorHAnsi" w:hint="eastAsia"/>
              </w:rPr>
              <w:t>경우</w:t>
            </w:r>
            <w:r w:rsidR="00E44EF6" w:rsidRPr="001605E7">
              <w:rPr>
                <w:rFonts w:eastAsiaTheme="minorHAnsi"/>
              </w:rPr>
              <w:t>) Sn_TX_FSR</w:t>
            </w:r>
            <w:r w:rsidRPr="001605E7">
              <w:rPr>
                <w:rFonts w:eastAsiaTheme="minorHAnsi"/>
              </w:rPr>
              <w:t>(SOCKET n TX Free Size Register)</w:t>
            </w:r>
            <w:r w:rsidRPr="001605E7">
              <w:rPr>
                <w:rFonts w:eastAsiaTheme="minorHAnsi" w:hint="eastAsia"/>
              </w:rPr>
              <w:t>는</w:t>
            </w:r>
            <w:r w:rsidR="00E44EF6" w:rsidRPr="001605E7">
              <w:rPr>
                <w:rFonts w:eastAsiaTheme="minorHAnsi"/>
              </w:rPr>
              <w:t xml:space="preserve"> </w:t>
            </w:r>
            <w:r w:rsidR="00E44EF6" w:rsidRPr="001605E7">
              <w:rPr>
                <w:rFonts w:eastAsiaTheme="minorHAnsi" w:hint="eastAsia"/>
              </w:rPr>
              <w:t>전송한</w:t>
            </w:r>
            <w:r w:rsidR="00E44EF6" w:rsidRPr="001605E7">
              <w:rPr>
                <w:rFonts w:eastAsiaTheme="minorHAnsi"/>
              </w:rPr>
              <w:t xml:space="preserve"> Data Size</w:t>
            </w:r>
            <w:r w:rsidR="00E44EF6" w:rsidRPr="001605E7">
              <w:rPr>
                <w:rFonts w:eastAsiaTheme="minorHAnsi" w:hint="eastAsia"/>
              </w:rPr>
              <w:t>만큼</w:t>
            </w:r>
            <w:r w:rsidR="00E44EF6" w:rsidRPr="001605E7">
              <w:rPr>
                <w:rFonts w:eastAsiaTheme="minorHAnsi"/>
              </w:rPr>
              <w:t xml:space="preserve"> </w:t>
            </w:r>
            <w:r w:rsidR="00E44EF6" w:rsidRPr="001605E7">
              <w:rPr>
                <w:rFonts w:eastAsiaTheme="minorHAnsi" w:hint="eastAsia"/>
              </w:rPr>
              <w:t>증가한다</w:t>
            </w:r>
            <w:r w:rsidR="00E44EF6" w:rsidRPr="001605E7">
              <w:rPr>
                <w:rFonts w:eastAsiaTheme="minorHAnsi"/>
              </w:rPr>
              <w:t xml:space="preserve">. </w:t>
            </w:r>
          </w:p>
          <w:p w14:paraId="1ECDC744" w14:textId="12060B0E" w:rsidR="00E44EF6" w:rsidRPr="001605E7" w:rsidRDefault="005D57D5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 w:hint="eastAsia"/>
              </w:rPr>
              <w:t>그렇지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못한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경우</w:t>
            </w:r>
            <w:r w:rsidRPr="001605E7">
              <w:rPr>
                <w:rFonts w:eastAsiaTheme="minorHAnsi"/>
              </w:rPr>
              <w:t>(</w:t>
            </w:r>
            <w:r w:rsidRPr="001605E7">
              <w:rPr>
                <w:rFonts w:eastAsiaTheme="minorHAnsi" w:hint="eastAsia"/>
              </w:rPr>
              <w:t>상대방으로부터</w:t>
            </w:r>
            <w:r w:rsidRPr="001605E7">
              <w:rPr>
                <w:rFonts w:eastAsiaTheme="minorHAnsi"/>
              </w:rPr>
              <w:t xml:space="preserve"> ACK</w:t>
            </w:r>
            <w:r w:rsidRPr="001605E7">
              <w:rPr>
                <w:rFonts w:eastAsiaTheme="minorHAnsi" w:hint="eastAsia"/>
              </w:rPr>
              <w:t>를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수신하지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못한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경우</w:t>
            </w:r>
            <w:r w:rsidRPr="001605E7">
              <w:rPr>
                <w:rFonts w:eastAsiaTheme="minorHAnsi"/>
              </w:rPr>
              <w:t>)</w:t>
            </w:r>
            <w:r w:rsidRPr="001605E7">
              <w:rPr>
                <w:rFonts w:eastAsiaTheme="minorHAnsi" w:hint="eastAsia"/>
              </w:rPr>
              <w:t>는</w:t>
            </w:r>
            <w:r w:rsidR="00C043AD" w:rsidRPr="001605E7">
              <w:rPr>
                <w:rFonts w:eastAsiaTheme="minorHAnsi"/>
              </w:rPr>
              <w:t xml:space="preserve"> Sn_IR[TIMEOUT] = ‘1’</w:t>
            </w:r>
            <w:r w:rsidR="00C043AD" w:rsidRPr="001605E7">
              <w:rPr>
                <w:rFonts w:eastAsiaTheme="minorHAnsi" w:hint="eastAsia"/>
              </w:rPr>
              <w:t>이</w:t>
            </w:r>
            <w:r w:rsidR="00C043AD" w:rsidRPr="001605E7">
              <w:rPr>
                <w:rFonts w:eastAsiaTheme="minorHAnsi"/>
              </w:rPr>
              <w:t xml:space="preserve"> </w:t>
            </w:r>
            <w:r w:rsidR="00C043AD" w:rsidRPr="001605E7">
              <w:rPr>
                <w:rFonts w:eastAsiaTheme="minorHAnsi" w:hint="eastAsia"/>
              </w:rPr>
              <w:t>되고</w:t>
            </w:r>
            <w:r w:rsidR="00E44EF6" w:rsidRPr="001605E7">
              <w:rPr>
                <w:rFonts w:eastAsiaTheme="minorHAnsi"/>
              </w:rPr>
              <w:t xml:space="preserve"> Sn_SR</w:t>
            </w:r>
            <w:r w:rsidR="004B6A83" w:rsidRPr="001605E7">
              <w:rPr>
                <w:rFonts w:eastAsiaTheme="minorHAnsi"/>
              </w:rPr>
              <w:t>(SOCKET n STATUS Register)</w:t>
            </w:r>
            <w:r w:rsidR="00E44EF6" w:rsidRPr="001605E7">
              <w:rPr>
                <w:rFonts w:eastAsiaTheme="minorHAnsi" w:hint="eastAsia"/>
              </w:rPr>
              <w:t>은</w:t>
            </w:r>
            <w:r w:rsidR="00E44EF6" w:rsidRPr="001605E7">
              <w:rPr>
                <w:rFonts w:eastAsiaTheme="minorHAnsi"/>
              </w:rPr>
              <w:t xml:space="preserve"> SOCK_CLOSED</w:t>
            </w:r>
            <w:r w:rsidR="00E44EF6" w:rsidRPr="001605E7">
              <w:rPr>
                <w:rFonts w:eastAsiaTheme="minorHAnsi" w:hint="eastAsia"/>
              </w:rPr>
              <w:t>로</w:t>
            </w:r>
            <w:r w:rsidR="00E44EF6" w:rsidRPr="001605E7">
              <w:rPr>
                <w:rFonts w:eastAsiaTheme="minorHAnsi"/>
              </w:rPr>
              <w:t xml:space="preserve"> </w:t>
            </w:r>
            <w:r w:rsidR="00E44EF6" w:rsidRPr="001605E7">
              <w:rPr>
                <w:rFonts w:eastAsiaTheme="minorHAnsi" w:hint="eastAsia"/>
              </w:rPr>
              <w:t>변경된다</w:t>
            </w:r>
            <w:r w:rsidR="00E44EF6" w:rsidRPr="001605E7">
              <w:rPr>
                <w:rFonts w:eastAsiaTheme="minorHAnsi"/>
              </w:rPr>
              <w:t>.</w:t>
            </w:r>
          </w:p>
          <w:p w14:paraId="57624B80" w14:textId="77777777" w:rsidR="005D57D5" w:rsidRPr="001605E7" w:rsidRDefault="005D57D5" w:rsidP="00155A42">
            <w:pPr>
              <w:pStyle w:val="11"/>
              <w:rPr>
                <w:rFonts w:eastAsiaTheme="minorHAnsi"/>
              </w:rPr>
            </w:pPr>
          </w:p>
          <w:p w14:paraId="094FB2F4" w14:textId="515EBBF8" w:rsidR="005D57D5" w:rsidRPr="001605E7" w:rsidRDefault="005D57D5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UDP, IPRAW, MACRAW mode</w:t>
            </w:r>
            <w:r w:rsidRPr="001605E7">
              <w:rPr>
                <w:rFonts w:eastAsiaTheme="minorHAnsi" w:hint="eastAsia"/>
              </w:rPr>
              <w:t>에서</w:t>
            </w:r>
            <w:r w:rsidRPr="001605E7">
              <w:rPr>
                <w:rFonts w:eastAsiaTheme="minorHAnsi"/>
              </w:rPr>
              <w:t xml:space="preserve">, </w:t>
            </w:r>
            <w:r w:rsidR="006E30F6" w:rsidRPr="001605E7">
              <w:rPr>
                <w:rFonts w:eastAsiaTheme="minorHAnsi"/>
              </w:rPr>
              <w:t xml:space="preserve">Sn_IR[SENDOK] = ‘1’ </w:t>
            </w:r>
            <w:r w:rsidR="006E30F6" w:rsidRPr="001605E7">
              <w:rPr>
                <w:rFonts w:eastAsiaTheme="minorHAnsi" w:hint="eastAsia"/>
              </w:rPr>
              <w:t>이</w:t>
            </w:r>
            <w:r w:rsidR="006E30F6" w:rsidRPr="001605E7">
              <w:rPr>
                <w:rFonts w:eastAsiaTheme="minorHAnsi"/>
              </w:rPr>
              <w:t xml:space="preserve"> </w:t>
            </w:r>
            <w:r w:rsidR="006E30F6" w:rsidRPr="001605E7">
              <w:rPr>
                <w:rFonts w:eastAsiaTheme="minorHAnsi" w:hint="eastAsia"/>
              </w:rPr>
              <w:t>후에</w:t>
            </w:r>
            <w:r w:rsidR="006E30F6" w:rsidRPr="001605E7">
              <w:rPr>
                <w:rFonts w:eastAsiaTheme="minorHAnsi"/>
              </w:rPr>
              <w:t xml:space="preserve"> Sn_TX_FSR</w:t>
            </w:r>
            <w:r w:rsidR="006E30F6" w:rsidRPr="001605E7">
              <w:rPr>
                <w:rFonts w:eastAsiaTheme="minorHAnsi" w:hint="eastAsia"/>
              </w:rPr>
              <w:t>은</w:t>
            </w:r>
            <w:r w:rsidR="006E30F6" w:rsidRPr="001605E7">
              <w:rPr>
                <w:rFonts w:eastAsiaTheme="minorHAnsi"/>
              </w:rPr>
              <w:t xml:space="preserve"> </w:t>
            </w:r>
            <w:r w:rsidR="006E30F6" w:rsidRPr="001605E7">
              <w:rPr>
                <w:rFonts w:eastAsiaTheme="minorHAnsi" w:hint="eastAsia"/>
              </w:rPr>
              <w:t>전송한</w:t>
            </w:r>
            <w:r w:rsidR="006E30F6" w:rsidRPr="001605E7">
              <w:rPr>
                <w:rFonts w:eastAsiaTheme="minorHAnsi"/>
              </w:rPr>
              <w:t xml:space="preserve"> Data Size</w:t>
            </w:r>
            <w:r w:rsidR="006E30F6" w:rsidRPr="001605E7">
              <w:rPr>
                <w:rFonts w:eastAsiaTheme="minorHAnsi" w:hint="eastAsia"/>
              </w:rPr>
              <w:t>만큼</w:t>
            </w:r>
            <w:r w:rsidR="006E30F6" w:rsidRPr="001605E7">
              <w:rPr>
                <w:rFonts w:eastAsiaTheme="minorHAnsi"/>
              </w:rPr>
              <w:t xml:space="preserve"> </w:t>
            </w:r>
            <w:r w:rsidR="006E30F6" w:rsidRPr="001605E7">
              <w:rPr>
                <w:rFonts w:eastAsiaTheme="minorHAnsi" w:hint="eastAsia"/>
              </w:rPr>
              <w:t>증가한다</w:t>
            </w:r>
            <w:r w:rsidR="006E30F6" w:rsidRPr="001605E7">
              <w:rPr>
                <w:rFonts w:eastAsiaTheme="minorHAnsi"/>
              </w:rPr>
              <w:t>.</w:t>
            </w:r>
            <w:commentRangeEnd w:id="447"/>
            <w:r w:rsidR="003D1CEF" w:rsidRPr="001605E7">
              <w:rPr>
                <w:rStyle w:val="aff7"/>
                <w:rFonts w:eastAsiaTheme="minorHAnsi" w:cs="Times New Roman"/>
              </w:rPr>
              <w:commentReference w:id="447"/>
            </w:r>
          </w:p>
        </w:tc>
      </w:tr>
      <w:tr w:rsidR="006E1E0F" w:rsidRPr="00546234" w14:paraId="51D6E933" w14:textId="77777777" w:rsidTr="001605E7">
        <w:trPr>
          <w:jc w:val="center"/>
        </w:trPr>
        <w:tc>
          <w:tcPr>
            <w:tcW w:w="680" w:type="dxa"/>
            <w:vAlign w:val="center"/>
          </w:tcPr>
          <w:p w14:paraId="3F091236" w14:textId="40E84812" w:rsidR="006E1E0F" w:rsidRPr="001605E7" w:rsidRDefault="006E1E0F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0x21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5A0C6E44" w14:textId="77777777" w:rsidR="006E1E0F" w:rsidRPr="001605E7" w:rsidRDefault="006E1E0F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SEND_MAC</w:t>
            </w:r>
          </w:p>
        </w:tc>
        <w:tc>
          <w:tcPr>
            <w:tcW w:w="6521" w:type="dxa"/>
            <w:shd w:val="clear" w:color="auto" w:fill="FFFFFF"/>
            <w:vAlign w:val="center"/>
          </w:tcPr>
          <w:p w14:paraId="29EF1FF0" w14:textId="462F806A" w:rsidR="006E1E0F" w:rsidRPr="001605E7" w:rsidRDefault="006E1E0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SEND_MAC</w:t>
            </w:r>
            <w:r w:rsidRPr="001605E7">
              <w:rPr>
                <w:rFonts w:eastAsiaTheme="minorHAnsi" w:hint="eastAsia"/>
              </w:rPr>
              <w:t>은</w:t>
            </w:r>
            <w:r w:rsidRPr="001605E7">
              <w:rPr>
                <w:rFonts w:eastAsiaTheme="minorHAnsi"/>
              </w:rPr>
              <w:t xml:space="preserve"> UDP mode</w:t>
            </w:r>
            <w:r w:rsidR="00FD2AEF" w:rsidRPr="001605E7">
              <w:rPr>
                <w:rFonts w:eastAsiaTheme="minorHAnsi"/>
              </w:rPr>
              <w:t>/IPRAW mode</w:t>
            </w:r>
            <w:r w:rsidRPr="001605E7">
              <w:rPr>
                <w:rFonts w:eastAsiaTheme="minorHAnsi" w:hint="eastAsia"/>
              </w:rPr>
              <w:t>일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때만</w:t>
            </w:r>
            <w:r w:rsidRPr="001605E7">
              <w:rPr>
                <w:rFonts w:eastAsiaTheme="minorHAnsi"/>
              </w:rPr>
              <w:t xml:space="preserve"> </w:t>
            </w:r>
            <w:r w:rsidR="0089772C" w:rsidRPr="001605E7">
              <w:rPr>
                <w:rFonts w:eastAsiaTheme="minorHAnsi" w:hint="eastAsia"/>
              </w:rPr>
              <w:t>사용된</w:t>
            </w:r>
            <w:r w:rsidRPr="001605E7">
              <w:rPr>
                <w:rFonts w:eastAsiaTheme="minorHAnsi" w:hint="eastAsia"/>
              </w:rPr>
              <w:t>다</w:t>
            </w:r>
            <w:r w:rsidRPr="001605E7">
              <w:rPr>
                <w:rFonts w:eastAsiaTheme="minorHAnsi"/>
              </w:rPr>
              <w:t>.</w:t>
            </w:r>
          </w:p>
          <w:p w14:paraId="55A90FFB" w14:textId="28800C38" w:rsidR="006E1E0F" w:rsidRPr="001605E7" w:rsidRDefault="006E1E0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 w:hint="eastAsia"/>
              </w:rPr>
              <w:t>기본동작은</w:t>
            </w:r>
            <w:r w:rsidRPr="001605E7">
              <w:rPr>
                <w:rFonts w:eastAsiaTheme="minorHAnsi"/>
              </w:rPr>
              <w:t xml:space="preserve"> SEND</w:t>
            </w:r>
            <w:r w:rsidRPr="001605E7">
              <w:rPr>
                <w:rFonts w:eastAsiaTheme="minorHAnsi" w:hint="eastAsia"/>
              </w:rPr>
              <w:t>와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같다</w:t>
            </w:r>
            <w:r w:rsidRPr="001605E7">
              <w:rPr>
                <w:rFonts w:eastAsiaTheme="minorHAnsi"/>
              </w:rPr>
              <w:t>. SEND</w:t>
            </w:r>
            <w:r w:rsidRPr="001605E7">
              <w:rPr>
                <w:rFonts w:eastAsiaTheme="minorHAnsi" w:hint="eastAsia"/>
              </w:rPr>
              <w:t>는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자동으로</w:t>
            </w:r>
            <w:r w:rsidRPr="001605E7">
              <w:rPr>
                <w:rFonts w:eastAsiaTheme="minorHAnsi"/>
              </w:rPr>
              <w:t xml:space="preserve"> ARP-process</w:t>
            </w:r>
            <w:r w:rsidRPr="001605E7">
              <w:rPr>
                <w:rFonts w:eastAsiaTheme="minorHAnsi" w:hint="eastAsia"/>
              </w:rPr>
              <w:t>를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통해</w:t>
            </w:r>
            <w:r w:rsidRPr="001605E7">
              <w:rPr>
                <w:rFonts w:eastAsiaTheme="minorHAnsi"/>
              </w:rPr>
              <w:t xml:space="preserve"> Destination hardware address</w:t>
            </w:r>
            <w:r w:rsidRPr="001605E7">
              <w:rPr>
                <w:rFonts w:eastAsiaTheme="minorHAnsi" w:hint="eastAsia"/>
              </w:rPr>
              <w:t>를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얻은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후</w:t>
            </w:r>
            <w:r w:rsidRPr="001605E7">
              <w:rPr>
                <w:rFonts w:eastAsiaTheme="minorHAnsi"/>
              </w:rPr>
              <w:t xml:space="preserve"> Data</w:t>
            </w:r>
            <w:r w:rsidRPr="001605E7">
              <w:rPr>
                <w:rFonts w:eastAsiaTheme="minorHAnsi" w:hint="eastAsia"/>
              </w:rPr>
              <w:t>를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전송하는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반면</w:t>
            </w:r>
            <w:r w:rsidRPr="001605E7">
              <w:rPr>
                <w:rFonts w:eastAsiaTheme="minorHAnsi"/>
              </w:rPr>
              <w:t>, SEND_MAC</w:t>
            </w:r>
            <w:r w:rsidRPr="001605E7">
              <w:rPr>
                <w:rFonts w:eastAsiaTheme="minorHAnsi" w:hint="eastAsia"/>
              </w:rPr>
              <w:t>은</w:t>
            </w:r>
            <w:r w:rsidRPr="001605E7">
              <w:rPr>
                <w:rFonts w:eastAsiaTheme="minorHAnsi"/>
              </w:rPr>
              <w:t xml:space="preserve"> Host</w:t>
            </w:r>
            <w:r w:rsidRPr="001605E7">
              <w:rPr>
                <w:rFonts w:eastAsiaTheme="minorHAnsi" w:hint="eastAsia"/>
              </w:rPr>
              <w:t>가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설정한</w:t>
            </w:r>
            <w:r w:rsidR="0089772C" w:rsidRPr="001605E7">
              <w:rPr>
                <w:rFonts w:eastAsiaTheme="minorHAnsi"/>
              </w:rPr>
              <w:t xml:space="preserve"> Sn_DHAR(</w:t>
            </w:r>
            <w:r w:rsidR="00053E69" w:rsidRPr="001605E7">
              <w:rPr>
                <w:rFonts w:eastAsiaTheme="minorHAnsi"/>
              </w:rPr>
              <w:t>SOCKET</w:t>
            </w:r>
            <w:r w:rsidR="0089772C" w:rsidRPr="001605E7">
              <w:rPr>
                <w:rFonts w:eastAsiaTheme="minorHAnsi"/>
              </w:rPr>
              <w:t xml:space="preserve"> n Destination Hardware Address Register)</w:t>
            </w:r>
            <w:r w:rsidRPr="001605E7">
              <w:rPr>
                <w:rFonts w:eastAsiaTheme="minorHAnsi" w:hint="eastAsia"/>
              </w:rPr>
              <w:t>을</w:t>
            </w:r>
            <w:r w:rsidRPr="001605E7">
              <w:rPr>
                <w:rFonts w:eastAsiaTheme="minorHAnsi"/>
              </w:rPr>
              <w:t xml:space="preserve"> Destination hardware address</w:t>
            </w:r>
            <w:r w:rsidRPr="001605E7">
              <w:rPr>
                <w:rFonts w:eastAsiaTheme="minorHAnsi" w:hint="eastAsia"/>
              </w:rPr>
              <w:t>로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하여</w:t>
            </w:r>
            <w:r w:rsidRPr="001605E7">
              <w:rPr>
                <w:rFonts w:eastAsiaTheme="minorHAnsi"/>
              </w:rPr>
              <w:t xml:space="preserve"> Data</w:t>
            </w:r>
            <w:r w:rsidRPr="001605E7">
              <w:rPr>
                <w:rFonts w:eastAsiaTheme="minorHAnsi" w:hint="eastAsia"/>
              </w:rPr>
              <w:t>를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전송한다</w:t>
            </w:r>
            <w:r w:rsidRPr="001605E7">
              <w:rPr>
                <w:rFonts w:eastAsiaTheme="minorHAnsi"/>
              </w:rPr>
              <w:t>.</w:t>
            </w:r>
            <w:r w:rsidR="00FD2AEF" w:rsidRPr="001605E7">
              <w:rPr>
                <w:rFonts w:eastAsiaTheme="minorHAnsi"/>
              </w:rPr>
              <w:t xml:space="preserve"> SEND_MAC</w:t>
            </w:r>
            <w:r w:rsidR="00FD2AEF" w:rsidRPr="001605E7">
              <w:rPr>
                <w:rFonts w:eastAsiaTheme="minorHAnsi" w:hint="eastAsia"/>
              </w:rPr>
              <w:t>은</w:t>
            </w:r>
            <w:r w:rsidR="00FD2AEF" w:rsidRPr="001605E7">
              <w:rPr>
                <w:rFonts w:eastAsiaTheme="minorHAnsi"/>
              </w:rPr>
              <w:t xml:space="preserve"> Hardware address</w:t>
            </w:r>
            <w:r w:rsidR="00FD2AEF" w:rsidRPr="001605E7">
              <w:rPr>
                <w:rFonts w:eastAsiaTheme="minorHAnsi" w:hint="eastAsia"/>
              </w:rPr>
              <w:t>를</w:t>
            </w:r>
            <w:r w:rsidR="00FD2AEF" w:rsidRPr="001605E7">
              <w:rPr>
                <w:rFonts w:eastAsiaTheme="minorHAnsi"/>
              </w:rPr>
              <w:t xml:space="preserve"> </w:t>
            </w:r>
            <w:r w:rsidR="00FD2AEF" w:rsidRPr="001605E7">
              <w:rPr>
                <w:rFonts w:eastAsiaTheme="minorHAnsi" w:hint="eastAsia"/>
              </w:rPr>
              <w:t>이미</w:t>
            </w:r>
            <w:r w:rsidR="00FD2AEF" w:rsidRPr="001605E7">
              <w:rPr>
                <w:rFonts w:eastAsiaTheme="minorHAnsi"/>
              </w:rPr>
              <w:t xml:space="preserve"> </w:t>
            </w:r>
            <w:r w:rsidR="00FD2AEF" w:rsidRPr="001605E7">
              <w:rPr>
                <w:rFonts w:eastAsiaTheme="minorHAnsi" w:hint="eastAsia"/>
              </w:rPr>
              <w:t>알고</w:t>
            </w:r>
            <w:r w:rsidR="00FD2AEF" w:rsidRPr="001605E7">
              <w:rPr>
                <w:rFonts w:eastAsiaTheme="minorHAnsi"/>
              </w:rPr>
              <w:t xml:space="preserve"> </w:t>
            </w:r>
            <w:r w:rsidR="00FD2AEF" w:rsidRPr="001605E7">
              <w:rPr>
                <w:rFonts w:eastAsiaTheme="minorHAnsi" w:hint="eastAsia"/>
              </w:rPr>
              <w:t>있는</w:t>
            </w:r>
            <w:r w:rsidR="00FD2AEF" w:rsidRPr="001605E7">
              <w:rPr>
                <w:rFonts w:eastAsiaTheme="minorHAnsi"/>
              </w:rPr>
              <w:t xml:space="preserve"> Destination</w:t>
            </w:r>
            <w:r w:rsidR="00FD2AEF" w:rsidRPr="001605E7">
              <w:rPr>
                <w:rFonts w:eastAsiaTheme="minorHAnsi" w:hint="eastAsia"/>
              </w:rPr>
              <w:t>으로</w:t>
            </w:r>
            <w:r w:rsidR="00FD2AEF" w:rsidRPr="001605E7">
              <w:rPr>
                <w:rFonts w:eastAsiaTheme="minorHAnsi"/>
              </w:rPr>
              <w:t xml:space="preserve"> UDP</w:t>
            </w:r>
            <w:r w:rsidR="00FD2AEF" w:rsidRPr="001605E7">
              <w:rPr>
                <w:rFonts w:eastAsiaTheme="minorHAnsi" w:hint="eastAsia"/>
              </w:rPr>
              <w:t>나</w:t>
            </w:r>
            <w:r w:rsidR="00FD2AEF" w:rsidRPr="001605E7">
              <w:rPr>
                <w:rFonts w:eastAsiaTheme="minorHAnsi"/>
              </w:rPr>
              <w:t xml:space="preserve"> IPRAW data</w:t>
            </w:r>
            <w:r w:rsidR="00FD2AEF" w:rsidRPr="001605E7">
              <w:rPr>
                <w:rFonts w:eastAsiaTheme="minorHAnsi" w:hint="eastAsia"/>
              </w:rPr>
              <w:t>를</w:t>
            </w:r>
            <w:r w:rsidR="00FD2AEF" w:rsidRPr="001605E7">
              <w:rPr>
                <w:rFonts w:eastAsiaTheme="minorHAnsi"/>
              </w:rPr>
              <w:t xml:space="preserve"> </w:t>
            </w:r>
            <w:r w:rsidR="00FD2AEF" w:rsidRPr="001605E7">
              <w:rPr>
                <w:rFonts w:eastAsiaTheme="minorHAnsi" w:hint="eastAsia"/>
              </w:rPr>
              <w:t>전송할</w:t>
            </w:r>
            <w:r w:rsidR="00FD2AEF" w:rsidRPr="001605E7">
              <w:rPr>
                <w:rFonts w:eastAsiaTheme="minorHAnsi"/>
              </w:rPr>
              <w:t xml:space="preserve"> </w:t>
            </w:r>
            <w:r w:rsidR="00FD2AEF" w:rsidRPr="001605E7">
              <w:rPr>
                <w:rFonts w:eastAsiaTheme="minorHAnsi" w:hint="eastAsia"/>
              </w:rPr>
              <w:t>때</w:t>
            </w:r>
            <w:r w:rsidR="00FD2AEF" w:rsidRPr="001605E7">
              <w:rPr>
                <w:rFonts w:eastAsiaTheme="minorHAnsi"/>
              </w:rPr>
              <w:t xml:space="preserve"> </w:t>
            </w:r>
            <w:r w:rsidR="00FD2AEF" w:rsidRPr="001605E7">
              <w:rPr>
                <w:rFonts w:eastAsiaTheme="minorHAnsi" w:hint="eastAsia"/>
              </w:rPr>
              <w:t>불필요한</w:t>
            </w:r>
            <w:r w:rsidR="00FD2AEF" w:rsidRPr="001605E7">
              <w:rPr>
                <w:rFonts w:eastAsiaTheme="minorHAnsi"/>
              </w:rPr>
              <w:t xml:space="preserve"> ARP</w:t>
            </w:r>
            <w:r w:rsidR="00BA0C5B" w:rsidRPr="001605E7">
              <w:rPr>
                <w:rFonts w:eastAsiaTheme="minorHAnsi"/>
              </w:rPr>
              <w:t>-</w:t>
            </w:r>
            <w:r w:rsidR="00FD2AEF" w:rsidRPr="001605E7">
              <w:rPr>
                <w:rFonts w:eastAsiaTheme="minorHAnsi"/>
              </w:rPr>
              <w:t>process</w:t>
            </w:r>
            <w:r w:rsidR="00FD2AEF" w:rsidRPr="001605E7">
              <w:rPr>
                <w:rFonts w:eastAsiaTheme="minorHAnsi" w:hint="eastAsia"/>
              </w:rPr>
              <w:t>를</w:t>
            </w:r>
            <w:r w:rsidR="00FD2AEF" w:rsidRPr="001605E7">
              <w:rPr>
                <w:rFonts w:eastAsiaTheme="minorHAnsi"/>
              </w:rPr>
              <w:t xml:space="preserve"> </w:t>
            </w:r>
            <w:r w:rsidR="00FD2AEF" w:rsidRPr="001605E7">
              <w:rPr>
                <w:rFonts w:eastAsiaTheme="minorHAnsi" w:hint="eastAsia"/>
              </w:rPr>
              <w:t>없애</w:t>
            </w:r>
            <w:r w:rsidR="00FD2AEF" w:rsidRPr="001605E7">
              <w:rPr>
                <w:rFonts w:eastAsiaTheme="minorHAnsi"/>
              </w:rPr>
              <w:t xml:space="preserve"> Network traffic</w:t>
            </w:r>
            <w:r w:rsidR="00FD2AEF" w:rsidRPr="001605E7">
              <w:rPr>
                <w:rFonts w:eastAsiaTheme="minorHAnsi" w:hint="eastAsia"/>
              </w:rPr>
              <w:t>을</w:t>
            </w:r>
            <w:r w:rsidR="00FD2AEF" w:rsidRPr="001605E7">
              <w:rPr>
                <w:rFonts w:eastAsiaTheme="minorHAnsi"/>
              </w:rPr>
              <w:t xml:space="preserve"> </w:t>
            </w:r>
            <w:r w:rsidR="00FD2AEF" w:rsidRPr="001605E7">
              <w:rPr>
                <w:rFonts w:eastAsiaTheme="minorHAnsi" w:hint="eastAsia"/>
              </w:rPr>
              <w:t>감소시킬</w:t>
            </w:r>
            <w:r w:rsidR="00FD2AEF" w:rsidRPr="001605E7">
              <w:rPr>
                <w:rFonts w:eastAsiaTheme="minorHAnsi"/>
              </w:rPr>
              <w:t xml:space="preserve"> </w:t>
            </w:r>
            <w:r w:rsidR="00FD2AEF" w:rsidRPr="001605E7">
              <w:rPr>
                <w:rFonts w:eastAsiaTheme="minorHAnsi" w:hint="eastAsia"/>
              </w:rPr>
              <w:t>수</w:t>
            </w:r>
            <w:r w:rsidR="00FD2AEF" w:rsidRPr="001605E7">
              <w:rPr>
                <w:rFonts w:eastAsiaTheme="minorHAnsi"/>
              </w:rPr>
              <w:t xml:space="preserve"> </w:t>
            </w:r>
            <w:r w:rsidR="00FD2AEF" w:rsidRPr="001605E7">
              <w:rPr>
                <w:rFonts w:eastAsiaTheme="minorHAnsi" w:hint="eastAsia"/>
              </w:rPr>
              <w:t>있다</w:t>
            </w:r>
            <w:r w:rsidR="00FD2AEF" w:rsidRPr="001605E7">
              <w:rPr>
                <w:rFonts w:eastAsiaTheme="minorHAnsi"/>
              </w:rPr>
              <w:t>.</w:t>
            </w:r>
          </w:p>
        </w:tc>
      </w:tr>
      <w:tr w:rsidR="006E1E0F" w:rsidRPr="00546234" w14:paraId="5B2E8135" w14:textId="77777777" w:rsidTr="001605E7">
        <w:trPr>
          <w:jc w:val="center"/>
        </w:trPr>
        <w:tc>
          <w:tcPr>
            <w:tcW w:w="680" w:type="dxa"/>
            <w:vAlign w:val="center"/>
          </w:tcPr>
          <w:p w14:paraId="3CBD1B46" w14:textId="77777777" w:rsidR="006E1E0F" w:rsidRPr="001605E7" w:rsidRDefault="006E1E0F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0x22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3DCC2CCA" w14:textId="77777777" w:rsidR="006E1E0F" w:rsidRPr="001605E7" w:rsidRDefault="006E1E0F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SEND_KEEP</w:t>
            </w:r>
          </w:p>
        </w:tc>
        <w:tc>
          <w:tcPr>
            <w:tcW w:w="6521" w:type="dxa"/>
            <w:shd w:val="clear" w:color="auto" w:fill="FFFFFF"/>
            <w:vAlign w:val="center"/>
          </w:tcPr>
          <w:p w14:paraId="5CDF0B7C" w14:textId="77777777" w:rsidR="006E1E0F" w:rsidRPr="001605E7" w:rsidRDefault="006E1E0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SEND_KEEP</w:t>
            </w:r>
            <w:r w:rsidRPr="001605E7">
              <w:rPr>
                <w:rFonts w:eastAsiaTheme="minorHAnsi" w:hint="eastAsia"/>
              </w:rPr>
              <w:t>은</w:t>
            </w:r>
            <w:r w:rsidRPr="001605E7">
              <w:rPr>
                <w:rFonts w:eastAsiaTheme="minorHAnsi"/>
              </w:rPr>
              <w:t xml:space="preserve"> TCP mode</w:t>
            </w:r>
            <w:r w:rsidRPr="001605E7">
              <w:rPr>
                <w:rFonts w:eastAsiaTheme="minorHAnsi" w:hint="eastAsia"/>
              </w:rPr>
              <w:t>일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때만</w:t>
            </w:r>
            <w:r w:rsidRPr="001605E7">
              <w:rPr>
                <w:rFonts w:eastAsiaTheme="minorHAnsi"/>
              </w:rPr>
              <w:t xml:space="preserve"> </w:t>
            </w:r>
            <w:r w:rsidR="0089772C" w:rsidRPr="001605E7">
              <w:rPr>
                <w:rFonts w:eastAsiaTheme="minorHAnsi" w:hint="eastAsia"/>
              </w:rPr>
              <w:t>사용된</w:t>
            </w:r>
            <w:r w:rsidRPr="001605E7">
              <w:rPr>
                <w:rFonts w:eastAsiaTheme="minorHAnsi" w:hint="eastAsia"/>
              </w:rPr>
              <w:t>다</w:t>
            </w:r>
            <w:r w:rsidRPr="001605E7">
              <w:rPr>
                <w:rFonts w:eastAsiaTheme="minorHAnsi"/>
              </w:rPr>
              <w:t>.</w:t>
            </w:r>
          </w:p>
          <w:p w14:paraId="73C88689" w14:textId="0CE2E5B7" w:rsidR="006E1E0F" w:rsidRPr="001605E7" w:rsidRDefault="006E1E0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Keep alive </w:t>
            </w:r>
            <w:r w:rsidR="00E01E81">
              <w:rPr>
                <w:rFonts w:eastAsiaTheme="minorHAnsi"/>
              </w:rPr>
              <w:t>P</w:t>
            </w:r>
            <w:r w:rsidRPr="001605E7">
              <w:rPr>
                <w:rFonts w:eastAsiaTheme="minorHAnsi"/>
              </w:rPr>
              <w:t>acket</w:t>
            </w:r>
            <w:r w:rsidRPr="001605E7">
              <w:rPr>
                <w:rFonts w:eastAsiaTheme="minorHAnsi" w:hint="eastAsia"/>
              </w:rPr>
              <w:t>을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송신하여</w:t>
            </w:r>
            <w:r w:rsidRPr="001605E7">
              <w:rPr>
                <w:rFonts w:eastAsiaTheme="minorHAnsi"/>
              </w:rPr>
              <w:t xml:space="preserve"> </w:t>
            </w:r>
            <w:r w:rsidR="002A4940" w:rsidRPr="001605E7">
              <w:rPr>
                <w:rFonts w:eastAsiaTheme="minorHAnsi"/>
              </w:rPr>
              <w:t>C</w:t>
            </w:r>
            <w:r w:rsidRPr="001605E7">
              <w:rPr>
                <w:rFonts w:eastAsiaTheme="minorHAnsi"/>
              </w:rPr>
              <w:t>onnection</w:t>
            </w:r>
            <w:r w:rsidRPr="001605E7">
              <w:rPr>
                <w:rFonts w:eastAsiaTheme="minorHAnsi" w:hint="eastAsia"/>
              </w:rPr>
              <w:t>이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유효한지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확인한다</w:t>
            </w:r>
            <w:r w:rsidRPr="001605E7">
              <w:rPr>
                <w:rFonts w:eastAsiaTheme="minorHAnsi"/>
              </w:rPr>
              <w:t xml:space="preserve">. </w:t>
            </w:r>
            <w:r w:rsidRPr="001605E7">
              <w:rPr>
                <w:rFonts w:eastAsiaTheme="minorHAnsi" w:hint="eastAsia"/>
              </w:rPr>
              <w:t>만약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상대방이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응답이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없</w:t>
            </w:r>
            <w:r w:rsidR="006E30F6" w:rsidRPr="001605E7">
              <w:rPr>
                <w:rFonts w:eastAsiaTheme="minorHAnsi" w:hint="eastAsia"/>
              </w:rPr>
              <w:t>는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경우</w:t>
            </w:r>
            <w:r w:rsidRPr="001605E7">
              <w:rPr>
                <w:rFonts w:eastAsiaTheme="minorHAnsi"/>
              </w:rPr>
              <w:t xml:space="preserve"> </w:t>
            </w:r>
            <w:r w:rsidR="002A4940" w:rsidRPr="001605E7">
              <w:rPr>
                <w:rFonts w:eastAsiaTheme="minorHAnsi"/>
              </w:rPr>
              <w:t>Connection</w:t>
            </w:r>
            <w:r w:rsidR="002A4940" w:rsidRPr="001605E7">
              <w:rPr>
                <w:rFonts w:eastAsiaTheme="minorHAnsi" w:hint="eastAsia"/>
              </w:rPr>
              <w:t>이</w:t>
            </w:r>
            <w:r w:rsidRPr="001605E7">
              <w:rPr>
                <w:rFonts w:eastAsiaTheme="minorHAnsi"/>
              </w:rPr>
              <w:t xml:space="preserve"> </w:t>
            </w:r>
            <w:r w:rsidR="006E30F6" w:rsidRPr="001605E7">
              <w:rPr>
                <w:rFonts w:eastAsiaTheme="minorHAnsi" w:hint="eastAsia"/>
              </w:rPr>
              <w:t>끊</w:t>
            </w:r>
            <w:r w:rsidR="002A4940" w:rsidRPr="001605E7">
              <w:rPr>
                <w:rFonts w:eastAsiaTheme="minorHAnsi" w:hint="eastAsia"/>
              </w:rPr>
              <w:t>어지</w:t>
            </w:r>
            <w:r w:rsidR="0089772C" w:rsidRPr="001605E7">
              <w:rPr>
                <w:rFonts w:eastAsiaTheme="minorHAnsi" w:hint="eastAsia"/>
              </w:rPr>
              <w:t>고</w:t>
            </w:r>
            <w:r w:rsidR="0089772C" w:rsidRPr="001605E7">
              <w:rPr>
                <w:rFonts w:eastAsiaTheme="minorHAnsi"/>
              </w:rPr>
              <w:t>,</w:t>
            </w:r>
            <w:r w:rsidRPr="001605E7">
              <w:rPr>
                <w:rFonts w:eastAsiaTheme="minorHAnsi"/>
              </w:rPr>
              <w:t xml:space="preserve"> Timeout Interrupt</w:t>
            </w:r>
            <w:r w:rsidR="002A4940" w:rsidRPr="001605E7">
              <w:rPr>
                <w:rFonts w:eastAsiaTheme="minorHAnsi" w:hint="eastAsia"/>
              </w:rPr>
              <w:t>가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발생한다</w:t>
            </w:r>
            <w:r w:rsidRPr="001605E7">
              <w:rPr>
                <w:rFonts w:eastAsiaTheme="minorHAnsi"/>
              </w:rPr>
              <w:t>.</w:t>
            </w:r>
          </w:p>
          <w:p w14:paraId="6EDE2496" w14:textId="04CF0E1A" w:rsidR="0089772C" w:rsidRPr="001605E7" w:rsidRDefault="0089772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5.1.8 TCP KEEPALIVE </w:t>
            </w:r>
            <w:commentRangeStart w:id="448"/>
            <w:r w:rsidRPr="001605E7">
              <w:rPr>
                <w:rFonts w:eastAsiaTheme="minorHAnsi" w:hint="eastAsia"/>
              </w:rPr>
              <w:t>참</w:t>
            </w:r>
            <w:r w:rsidR="006E30F6" w:rsidRPr="001605E7">
              <w:rPr>
                <w:rFonts w:eastAsiaTheme="minorHAnsi" w:hint="eastAsia"/>
              </w:rPr>
              <w:t>조</w:t>
            </w:r>
            <w:commentRangeEnd w:id="448"/>
            <w:r w:rsidR="008C14F1">
              <w:rPr>
                <w:rStyle w:val="aff7"/>
                <w:rFonts w:ascii="바탕" w:eastAsia="바탕" w:hAnsi="Times New Roman" w:cs="Times New Roman"/>
              </w:rPr>
              <w:commentReference w:id="448"/>
            </w:r>
            <w:r w:rsidRPr="001605E7">
              <w:rPr>
                <w:rFonts w:eastAsiaTheme="minorHAnsi"/>
              </w:rPr>
              <w:t>.</w:t>
            </w:r>
          </w:p>
        </w:tc>
      </w:tr>
      <w:tr w:rsidR="006E1E0F" w:rsidRPr="00546234" w14:paraId="1F98BEBC" w14:textId="77777777" w:rsidTr="001605E7">
        <w:trPr>
          <w:jc w:val="center"/>
        </w:trPr>
        <w:tc>
          <w:tcPr>
            <w:tcW w:w="680" w:type="dxa"/>
            <w:vAlign w:val="center"/>
          </w:tcPr>
          <w:p w14:paraId="221FABB1" w14:textId="77777777" w:rsidR="006E1E0F" w:rsidRPr="001605E7" w:rsidRDefault="006E1E0F" w:rsidP="001605E7">
            <w:pPr>
              <w:pStyle w:val="11"/>
              <w:jc w:val="center"/>
              <w:rPr>
                <w:rFonts w:eastAsiaTheme="minorHAnsi"/>
                <w:color w:val="BFBFBF" w:themeColor="background1" w:themeShade="BF"/>
              </w:rPr>
            </w:pPr>
            <w:r w:rsidRPr="001605E7">
              <w:rPr>
                <w:rFonts w:eastAsiaTheme="minorHAnsi"/>
                <w:color w:val="BFBFBF" w:themeColor="background1" w:themeShade="BF"/>
              </w:rPr>
              <w:t>0x23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340A6C2F" w14:textId="536176BE" w:rsidR="006E1E0F" w:rsidRPr="001605E7" w:rsidRDefault="006E1E0F" w:rsidP="001605E7">
            <w:pPr>
              <w:pStyle w:val="11"/>
              <w:jc w:val="center"/>
              <w:rPr>
                <w:rFonts w:eastAsiaTheme="minorHAnsi"/>
                <w:color w:val="BFBFBF" w:themeColor="background1" w:themeShade="BF"/>
              </w:rPr>
            </w:pPr>
            <w:r w:rsidRPr="001605E7">
              <w:rPr>
                <w:rFonts w:eastAsiaTheme="minorHAnsi"/>
                <w:color w:val="BFBFBF" w:themeColor="background1" w:themeShade="BF"/>
              </w:rPr>
              <w:t>JOIN</w:t>
            </w:r>
          </w:p>
        </w:tc>
        <w:tc>
          <w:tcPr>
            <w:tcW w:w="6521" w:type="dxa"/>
            <w:shd w:val="clear" w:color="auto" w:fill="FFFFFF"/>
            <w:vAlign w:val="center"/>
          </w:tcPr>
          <w:p w14:paraId="0EE51A79" w14:textId="77777777" w:rsidR="006E1E0F" w:rsidRPr="001605E7" w:rsidRDefault="00EE5C14" w:rsidP="00155A42">
            <w:pPr>
              <w:pStyle w:val="11"/>
              <w:rPr>
                <w:rFonts w:eastAsiaTheme="minorHAnsi"/>
                <w:color w:val="BFBFBF" w:themeColor="background1" w:themeShade="BF"/>
              </w:rPr>
            </w:pPr>
            <w:r w:rsidRPr="001605E7">
              <w:rPr>
                <w:rFonts w:eastAsiaTheme="minorHAnsi"/>
                <w:color w:val="BFBFBF" w:themeColor="background1" w:themeShade="BF"/>
              </w:rPr>
              <w:t>JOIN_IGMP</w:t>
            </w:r>
            <w:r w:rsidRPr="001605E7">
              <w:rPr>
                <w:rFonts w:eastAsiaTheme="minorHAnsi" w:hint="eastAsia"/>
                <w:color w:val="BFBFBF" w:themeColor="background1" w:themeShade="BF"/>
              </w:rPr>
              <w:t>는</w:t>
            </w:r>
            <w:r w:rsidRPr="001605E7">
              <w:rPr>
                <w:rFonts w:eastAsiaTheme="minorHAnsi"/>
                <w:color w:val="BFBFBF" w:themeColor="background1" w:themeShade="BF"/>
              </w:rPr>
              <w:t xml:space="preserve"> UDP mode</w:t>
            </w:r>
            <w:r w:rsidRPr="001605E7">
              <w:rPr>
                <w:rFonts w:eastAsiaTheme="minorHAnsi" w:hint="eastAsia"/>
                <w:color w:val="BFBFBF" w:themeColor="background1" w:themeShade="BF"/>
              </w:rPr>
              <w:t>에서</w:t>
            </w:r>
            <w:r w:rsidRPr="001605E7">
              <w:rPr>
                <w:rFonts w:eastAsiaTheme="minorHAnsi"/>
                <w:color w:val="BFBFBF" w:themeColor="background1" w:themeShade="BF"/>
              </w:rPr>
              <w:t xml:space="preserve"> Multicasting </w:t>
            </w:r>
            <w:r w:rsidRPr="001605E7">
              <w:rPr>
                <w:rFonts w:eastAsiaTheme="minorHAnsi" w:hint="eastAsia"/>
                <w:color w:val="BFBFBF" w:themeColor="background1" w:themeShade="BF"/>
              </w:rPr>
              <w:t>기능을</w:t>
            </w:r>
            <w:r w:rsidRPr="001605E7">
              <w:rPr>
                <w:rFonts w:eastAsiaTheme="minorHAnsi"/>
                <w:color w:val="BFBFBF" w:themeColor="background1" w:themeShade="BF"/>
              </w:rPr>
              <w:t xml:space="preserve"> </w:t>
            </w:r>
            <w:r w:rsidRPr="001605E7">
              <w:rPr>
                <w:rFonts w:eastAsiaTheme="minorHAnsi" w:hint="eastAsia"/>
                <w:color w:val="BFBFBF" w:themeColor="background1" w:themeShade="BF"/>
              </w:rPr>
              <w:t>이용할</w:t>
            </w:r>
            <w:r w:rsidRPr="001605E7">
              <w:rPr>
                <w:rFonts w:eastAsiaTheme="minorHAnsi"/>
                <w:color w:val="BFBFBF" w:themeColor="background1" w:themeShade="BF"/>
              </w:rPr>
              <w:t xml:space="preserve"> </w:t>
            </w:r>
            <w:r w:rsidRPr="001605E7">
              <w:rPr>
                <w:rFonts w:eastAsiaTheme="minorHAnsi" w:hint="eastAsia"/>
                <w:color w:val="BFBFBF" w:themeColor="background1" w:themeShade="BF"/>
              </w:rPr>
              <w:t>때만</w:t>
            </w:r>
            <w:r w:rsidRPr="001605E7">
              <w:rPr>
                <w:rFonts w:eastAsiaTheme="minorHAnsi"/>
                <w:color w:val="BFBFBF" w:themeColor="background1" w:themeShade="BF"/>
              </w:rPr>
              <w:t xml:space="preserve"> </w:t>
            </w:r>
            <w:r w:rsidRPr="001605E7">
              <w:rPr>
                <w:rFonts w:eastAsiaTheme="minorHAnsi" w:hint="eastAsia"/>
                <w:color w:val="BFBFBF" w:themeColor="background1" w:themeShade="BF"/>
              </w:rPr>
              <w:t>사용된다</w:t>
            </w:r>
            <w:r w:rsidRPr="001605E7">
              <w:rPr>
                <w:rFonts w:eastAsiaTheme="minorHAnsi"/>
                <w:color w:val="BFBFBF" w:themeColor="background1" w:themeShade="BF"/>
              </w:rPr>
              <w:t>.</w:t>
            </w:r>
          </w:p>
          <w:p w14:paraId="06354DCE" w14:textId="77777777" w:rsidR="00EE5C14" w:rsidRPr="001605E7" w:rsidRDefault="00EE5C14" w:rsidP="00155A42">
            <w:pPr>
              <w:pStyle w:val="11"/>
              <w:rPr>
                <w:rFonts w:eastAsiaTheme="minorHAnsi"/>
                <w:color w:val="BFBFBF" w:themeColor="background1" w:themeShade="BF"/>
              </w:rPr>
            </w:pPr>
            <w:r w:rsidRPr="001605E7">
              <w:rPr>
                <w:rFonts w:eastAsiaTheme="minorHAnsi"/>
                <w:color w:val="BFBFBF" w:themeColor="background1" w:themeShade="BF"/>
              </w:rPr>
              <w:t xml:space="preserve">IGMP Report </w:t>
            </w:r>
            <w:r w:rsidRPr="001605E7">
              <w:rPr>
                <w:rFonts w:eastAsiaTheme="minorHAnsi" w:hint="eastAsia"/>
                <w:color w:val="BFBFBF" w:themeColor="background1" w:themeShade="BF"/>
              </w:rPr>
              <w:t>메시지를</w:t>
            </w:r>
            <w:r w:rsidRPr="001605E7">
              <w:rPr>
                <w:rFonts w:eastAsiaTheme="minorHAnsi"/>
                <w:color w:val="BFBFBF" w:themeColor="background1" w:themeShade="BF"/>
              </w:rPr>
              <w:t xml:space="preserve"> </w:t>
            </w:r>
            <w:r w:rsidRPr="001605E7">
              <w:rPr>
                <w:rFonts w:eastAsiaTheme="minorHAnsi" w:hint="eastAsia"/>
                <w:color w:val="BFBFBF" w:themeColor="background1" w:themeShade="BF"/>
              </w:rPr>
              <w:t>전송하여</w:t>
            </w:r>
            <w:r w:rsidRPr="001605E7">
              <w:rPr>
                <w:rFonts w:eastAsiaTheme="minorHAnsi"/>
                <w:color w:val="BFBFBF" w:themeColor="background1" w:themeShade="BF"/>
              </w:rPr>
              <w:t xml:space="preserve"> Multicasting </w:t>
            </w:r>
            <w:r w:rsidRPr="001605E7">
              <w:rPr>
                <w:rFonts w:eastAsiaTheme="minorHAnsi" w:hint="eastAsia"/>
                <w:color w:val="BFBFBF" w:themeColor="background1" w:themeShade="BF"/>
              </w:rPr>
              <w:t>그룹에</w:t>
            </w:r>
            <w:r w:rsidRPr="001605E7">
              <w:rPr>
                <w:rFonts w:eastAsiaTheme="minorHAnsi"/>
                <w:color w:val="BFBFBF" w:themeColor="background1" w:themeShade="BF"/>
              </w:rPr>
              <w:t xml:space="preserve"> </w:t>
            </w:r>
            <w:r w:rsidRPr="001605E7">
              <w:rPr>
                <w:rFonts w:eastAsiaTheme="minorHAnsi" w:hint="eastAsia"/>
                <w:color w:val="BFBFBF" w:themeColor="background1" w:themeShade="BF"/>
              </w:rPr>
              <w:t>가입한다</w:t>
            </w:r>
            <w:r w:rsidRPr="001605E7">
              <w:rPr>
                <w:rFonts w:eastAsiaTheme="minorHAnsi"/>
                <w:color w:val="BFBFBF" w:themeColor="background1" w:themeShade="BF"/>
              </w:rPr>
              <w:t>.</w:t>
            </w:r>
          </w:p>
          <w:p w14:paraId="45F69401" w14:textId="77777777" w:rsidR="00EE5C14" w:rsidRPr="001605E7" w:rsidRDefault="00F54356" w:rsidP="00155A42">
            <w:pPr>
              <w:pStyle w:val="11"/>
              <w:rPr>
                <w:rFonts w:eastAsiaTheme="minorHAnsi"/>
                <w:color w:val="BFBFBF" w:themeColor="background1" w:themeShade="BF"/>
              </w:rPr>
            </w:pPr>
            <w:r w:rsidRPr="001605E7">
              <w:rPr>
                <w:rFonts w:eastAsiaTheme="minorHAnsi" w:hint="eastAsia"/>
                <w:color w:val="BFBFBF" w:themeColor="background1" w:themeShade="BF"/>
              </w:rPr>
              <w:t>자세한</w:t>
            </w:r>
            <w:r w:rsidRPr="001605E7">
              <w:rPr>
                <w:rFonts w:eastAsiaTheme="minorHAnsi"/>
                <w:color w:val="BFBFBF" w:themeColor="background1" w:themeShade="BF"/>
              </w:rPr>
              <w:t xml:space="preserve"> </w:t>
            </w:r>
            <w:r w:rsidRPr="001605E7">
              <w:rPr>
                <w:rFonts w:eastAsiaTheme="minorHAnsi" w:hint="eastAsia"/>
                <w:color w:val="BFBFBF" w:themeColor="background1" w:themeShade="BF"/>
              </w:rPr>
              <w:t>설명은</w:t>
            </w:r>
            <w:r w:rsidRPr="001605E7">
              <w:rPr>
                <w:rFonts w:eastAsiaTheme="minorHAnsi"/>
                <w:color w:val="BFBFBF" w:themeColor="background1" w:themeShade="BF"/>
              </w:rPr>
              <w:t xml:space="preserve"> 5.2.3 UDP MULTICAST </w:t>
            </w:r>
            <w:r w:rsidRPr="001605E7">
              <w:rPr>
                <w:rFonts w:eastAsiaTheme="minorHAnsi" w:hint="eastAsia"/>
                <w:color w:val="BFBFBF" w:themeColor="background1" w:themeShade="BF"/>
              </w:rPr>
              <w:t>를</w:t>
            </w:r>
            <w:r w:rsidRPr="001605E7">
              <w:rPr>
                <w:rFonts w:eastAsiaTheme="minorHAnsi"/>
                <w:color w:val="BFBFBF" w:themeColor="background1" w:themeShade="BF"/>
              </w:rPr>
              <w:t xml:space="preserve"> </w:t>
            </w:r>
            <w:r w:rsidRPr="001605E7">
              <w:rPr>
                <w:rFonts w:eastAsiaTheme="minorHAnsi" w:hint="eastAsia"/>
                <w:color w:val="BFBFBF" w:themeColor="background1" w:themeShade="BF"/>
              </w:rPr>
              <w:t>참고하라</w:t>
            </w:r>
            <w:r w:rsidRPr="001605E7">
              <w:rPr>
                <w:rFonts w:eastAsiaTheme="minorHAnsi"/>
                <w:color w:val="BFBFBF" w:themeColor="background1" w:themeShade="BF"/>
              </w:rPr>
              <w:t>.</w:t>
            </w:r>
          </w:p>
        </w:tc>
      </w:tr>
      <w:tr w:rsidR="006E1E0F" w:rsidRPr="00546234" w14:paraId="2741A620" w14:textId="77777777" w:rsidTr="001605E7">
        <w:trPr>
          <w:jc w:val="center"/>
        </w:trPr>
        <w:tc>
          <w:tcPr>
            <w:tcW w:w="680" w:type="dxa"/>
            <w:vAlign w:val="center"/>
          </w:tcPr>
          <w:p w14:paraId="41D9FA01" w14:textId="77777777" w:rsidR="006E1E0F" w:rsidRPr="001605E7" w:rsidRDefault="006E1E0F" w:rsidP="001605E7">
            <w:pPr>
              <w:pStyle w:val="11"/>
              <w:jc w:val="center"/>
              <w:rPr>
                <w:rFonts w:eastAsiaTheme="minorHAnsi"/>
                <w:color w:val="BFBFBF" w:themeColor="background1" w:themeShade="BF"/>
              </w:rPr>
            </w:pPr>
            <w:r w:rsidRPr="001605E7">
              <w:rPr>
                <w:rFonts w:eastAsiaTheme="minorHAnsi"/>
                <w:color w:val="BFBFBF" w:themeColor="background1" w:themeShade="BF"/>
              </w:rPr>
              <w:t>0x24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6258CBAF" w14:textId="5D152BEA" w:rsidR="006E1E0F" w:rsidRPr="001605E7" w:rsidRDefault="006E1E0F" w:rsidP="001605E7">
            <w:pPr>
              <w:pStyle w:val="11"/>
              <w:jc w:val="center"/>
              <w:rPr>
                <w:rFonts w:eastAsiaTheme="minorHAnsi"/>
                <w:color w:val="BFBFBF" w:themeColor="background1" w:themeShade="BF"/>
              </w:rPr>
            </w:pPr>
            <w:r w:rsidRPr="001605E7">
              <w:rPr>
                <w:rFonts w:eastAsiaTheme="minorHAnsi"/>
                <w:color w:val="BFBFBF" w:themeColor="background1" w:themeShade="BF"/>
              </w:rPr>
              <w:t>LEAVE</w:t>
            </w:r>
          </w:p>
        </w:tc>
        <w:tc>
          <w:tcPr>
            <w:tcW w:w="6521" w:type="dxa"/>
            <w:shd w:val="clear" w:color="auto" w:fill="FFFFFF"/>
            <w:vAlign w:val="center"/>
          </w:tcPr>
          <w:p w14:paraId="038AD1D1" w14:textId="77777777" w:rsidR="006E1E0F" w:rsidRPr="001605E7" w:rsidRDefault="00EE5C14" w:rsidP="00155A42">
            <w:pPr>
              <w:pStyle w:val="11"/>
              <w:rPr>
                <w:rFonts w:eastAsiaTheme="minorHAnsi"/>
                <w:color w:val="BFBFBF" w:themeColor="background1" w:themeShade="BF"/>
              </w:rPr>
            </w:pPr>
            <w:r w:rsidRPr="001605E7">
              <w:rPr>
                <w:rFonts w:eastAsiaTheme="minorHAnsi"/>
                <w:color w:val="BFBFBF" w:themeColor="background1" w:themeShade="BF"/>
              </w:rPr>
              <w:t>LEAVE_IGMP</w:t>
            </w:r>
            <w:r w:rsidRPr="001605E7">
              <w:rPr>
                <w:rFonts w:eastAsiaTheme="minorHAnsi" w:hint="eastAsia"/>
                <w:color w:val="BFBFBF" w:themeColor="background1" w:themeShade="BF"/>
              </w:rPr>
              <w:t>는</w:t>
            </w:r>
            <w:r w:rsidRPr="001605E7">
              <w:rPr>
                <w:rFonts w:eastAsiaTheme="minorHAnsi"/>
                <w:color w:val="BFBFBF" w:themeColor="background1" w:themeShade="BF"/>
              </w:rPr>
              <w:t xml:space="preserve"> UDP mode</w:t>
            </w:r>
            <w:r w:rsidRPr="001605E7">
              <w:rPr>
                <w:rFonts w:eastAsiaTheme="minorHAnsi" w:hint="eastAsia"/>
                <w:color w:val="BFBFBF" w:themeColor="background1" w:themeShade="BF"/>
              </w:rPr>
              <w:t>에서</w:t>
            </w:r>
            <w:r w:rsidRPr="001605E7">
              <w:rPr>
                <w:rFonts w:eastAsiaTheme="minorHAnsi"/>
                <w:color w:val="BFBFBF" w:themeColor="background1" w:themeShade="BF"/>
              </w:rPr>
              <w:t xml:space="preserve"> Multicasting </w:t>
            </w:r>
            <w:r w:rsidRPr="001605E7">
              <w:rPr>
                <w:rFonts w:eastAsiaTheme="minorHAnsi" w:hint="eastAsia"/>
                <w:color w:val="BFBFBF" w:themeColor="background1" w:themeShade="BF"/>
              </w:rPr>
              <w:t>기능을</w:t>
            </w:r>
            <w:r w:rsidRPr="001605E7">
              <w:rPr>
                <w:rFonts w:eastAsiaTheme="minorHAnsi"/>
                <w:color w:val="BFBFBF" w:themeColor="background1" w:themeShade="BF"/>
              </w:rPr>
              <w:t xml:space="preserve"> </w:t>
            </w:r>
            <w:r w:rsidRPr="001605E7">
              <w:rPr>
                <w:rFonts w:eastAsiaTheme="minorHAnsi" w:hint="eastAsia"/>
                <w:color w:val="BFBFBF" w:themeColor="background1" w:themeShade="BF"/>
              </w:rPr>
              <w:t>이용할</w:t>
            </w:r>
            <w:r w:rsidRPr="001605E7">
              <w:rPr>
                <w:rFonts w:eastAsiaTheme="minorHAnsi"/>
                <w:color w:val="BFBFBF" w:themeColor="background1" w:themeShade="BF"/>
              </w:rPr>
              <w:t xml:space="preserve"> </w:t>
            </w:r>
            <w:r w:rsidRPr="001605E7">
              <w:rPr>
                <w:rFonts w:eastAsiaTheme="minorHAnsi" w:hint="eastAsia"/>
                <w:color w:val="BFBFBF" w:themeColor="background1" w:themeShade="BF"/>
              </w:rPr>
              <w:t>때만</w:t>
            </w:r>
            <w:r w:rsidRPr="001605E7">
              <w:rPr>
                <w:rFonts w:eastAsiaTheme="minorHAnsi"/>
                <w:color w:val="BFBFBF" w:themeColor="background1" w:themeShade="BF"/>
              </w:rPr>
              <w:t xml:space="preserve"> </w:t>
            </w:r>
            <w:r w:rsidRPr="001605E7">
              <w:rPr>
                <w:rFonts w:eastAsiaTheme="minorHAnsi" w:hint="eastAsia"/>
                <w:color w:val="BFBFBF" w:themeColor="background1" w:themeShade="BF"/>
              </w:rPr>
              <w:t>사용된다</w:t>
            </w:r>
            <w:r w:rsidRPr="001605E7">
              <w:rPr>
                <w:rFonts w:eastAsiaTheme="minorHAnsi"/>
                <w:color w:val="BFBFBF" w:themeColor="background1" w:themeShade="BF"/>
              </w:rPr>
              <w:t>.</w:t>
            </w:r>
          </w:p>
          <w:p w14:paraId="7F9FFF36" w14:textId="77777777" w:rsidR="00F54356" w:rsidRPr="001605E7" w:rsidRDefault="00F54356" w:rsidP="00155A42">
            <w:pPr>
              <w:pStyle w:val="11"/>
              <w:rPr>
                <w:rFonts w:eastAsiaTheme="minorHAnsi"/>
                <w:color w:val="BFBFBF" w:themeColor="background1" w:themeShade="BF"/>
              </w:rPr>
            </w:pPr>
            <w:r w:rsidRPr="001605E7">
              <w:rPr>
                <w:rFonts w:eastAsiaTheme="minorHAnsi"/>
                <w:color w:val="BFBFBF" w:themeColor="background1" w:themeShade="BF"/>
              </w:rPr>
              <w:t xml:space="preserve">IGMP Leave </w:t>
            </w:r>
            <w:r w:rsidRPr="001605E7">
              <w:rPr>
                <w:rFonts w:eastAsiaTheme="minorHAnsi" w:hint="eastAsia"/>
                <w:color w:val="BFBFBF" w:themeColor="background1" w:themeShade="BF"/>
              </w:rPr>
              <w:t>메시지를</w:t>
            </w:r>
            <w:r w:rsidRPr="001605E7">
              <w:rPr>
                <w:rFonts w:eastAsiaTheme="minorHAnsi"/>
                <w:color w:val="BFBFBF" w:themeColor="background1" w:themeShade="BF"/>
              </w:rPr>
              <w:t xml:space="preserve"> </w:t>
            </w:r>
            <w:r w:rsidRPr="001605E7">
              <w:rPr>
                <w:rFonts w:eastAsiaTheme="minorHAnsi" w:hint="eastAsia"/>
                <w:color w:val="BFBFBF" w:themeColor="background1" w:themeShade="BF"/>
              </w:rPr>
              <w:t>전송하여</w:t>
            </w:r>
            <w:r w:rsidRPr="001605E7">
              <w:rPr>
                <w:rFonts w:eastAsiaTheme="minorHAnsi"/>
                <w:color w:val="BFBFBF" w:themeColor="background1" w:themeShade="BF"/>
              </w:rPr>
              <w:t xml:space="preserve"> Multicasting </w:t>
            </w:r>
            <w:r w:rsidRPr="001605E7">
              <w:rPr>
                <w:rFonts w:eastAsiaTheme="minorHAnsi" w:hint="eastAsia"/>
                <w:color w:val="BFBFBF" w:themeColor="background1" w:themeShade="BF"/>
              </w:rPr>
              <w:t>그룹에서</w:t>
            </w:r>
            <w:r w:rsidRPr="001605E7">
              <w:rPr>
                <w:rFonts w:eastAsiaTheme="minorHAnsi"/>
                <w:color w:val="BFBFBF" w:themeColor="background1" w:themeShade="BF"/>
              </w:rPr>
              <w:t xml:space="preserve"> </w:t>
            </w:r>
            <w:r w:rsidRPr="001605E7">
              <w:rPr>
                <w:rFonts w:eastAsiaTheme="minorHAnsi" w:hint="eastAsia"/>
                <w:color w:val="BFBFBF" w:themeColor="background1" w:themeShade="BF"/>
              </w:rPr>
              <w:t>탈퇴한다</w:t>
            </w:r>
            <w:r w:rsidRPr="001605E7">
              <w:rPr>
                <w:rFonts w:eastAsiaTheme="minorHAnsi"/>
                <w:color w:val="BFBFBF" w:themeColor="background1" w:themeShade="BF"/>
              </w:rPr>
              <w:t>.</w:t>
            </w:r>
          </w:p>
          <w:p w14:paraId="380EB4FA" w14:textId="77777777" w:rsidR="00F54356" w:rsidRPr="001605E7" w:rsidRDefault="00F54356" w:rsidP="00155A42">
            <w:pPr>
              <w:pStyle w:val="11"/>
              <w:rPr>
                <w:rFonts w:eastAsiaTheme="minorHAnsi"/>
                <w:color w:val="BFBFBF" w:themeColor="background1" w:themeShade="BF"/>
              </w:rPr>
            </w:pPr>
            <w:r w:rsidRPr="001605E7">
              <w:rPr>
                <w:rFonts w:eastAsiaTheme="minorHAnsi" w:hint="eastAsia"/>
                <w:color w:val="BFBFBF" w:themeColor="background1" w:themeShade="BF"/>
              </w:rPr>
              <w:t>자세한</w:t>
            </w:r>
            <w:r w:rsidRPr="001605E7">
              <w:rPr>
                <w:rFonts w:eastAsiaTheme="minorHAnsi"/>
                <w:color w:val="BFBFBF" w:themeColor="background1" w:themeShade="BF"/>
              </w:rPr>
              <w:t xml:space="preserve"> </w:t>
            </w:r>
            <w:r w:rsidRPr="001605E7">
              <w:rPr>
                <w:rFonts w:eastAsiaTheme="minorHAnsi" w:hint="eastAsia"/>
                <w:color w:val="BFBFBF" w:themeColor="background1" w:themeShade="BF"/>
              </w:rPr>
              <w:t>설명은</w:t>
            </w:r>
            <w:r w:rsidRPr="001605E7">
              <w:rPr>
                <w:rFonts w:eastAsiaTheme="minorHAnsi"/>
                <w:color w:val="BFBFBF" w:themeColor="background1" w:themeShade="BF"/>
              </w:rPr>
              <w:t xml:space="preserve"> 5.2.3 UDP MULTICAST </w:t>
            </w:r>
            <w:r w:rsidRPr="001605E7">
              <w:rPr>
                <w:rFonts w:eastAsiaTheme="minorHAnsi" w:hint="eastAsia"/>
                <w:color w:val="BFBFBF" w:themeColor="background1" w:themeShade="BF"/>
              </w:rPr>
              <w:t>를</w:t>
            </w:r>
            <w:r w:rsidRPr="001605E7">
              <w:rPr>
                <w:rFonts w:eastAsiaTheme="minorHAnsi"/>
                <w:color w:val="BFBFBF" w:themeColor="background1" w:themeShade="BF"/>
              </w:rPr>
              <w:t xml:space="preserve"> </w:t>
            </w:r>
            <w:r w:rsidRPr="001605E7">
              <w:rPr>
                <w:rFonts w:eastAsiaTheme="minorHAnsi" w:hint="eastAsia"/>
                <w:color w:val="BFBFBF" w:themeColor="background1" w:themeShade="BF"/>
              </w:rPr>
              <w:t>참고하라</w:t>
            </w:r>
            <w:r w:rsidRPr="001605E7">
              <w:rPr>
                <w:rFonts w:eastAsiaTheme="minorHAnsi"/>
                <w:color w:val="BFBFBF" w:themeColor="background1" w:themeShade="BF"/>
              </w:rPr>
              <w:t>.</w:t>
            </w:r>
          </w:p>
        </w:tc>
      </w:tr>
      <w:tr w:rsidR="006E1E0F" w:rsidRPr="00546234" w14:paraId="4C3B9D9D" w14:textId="77777777" w:rsidTr="001605E7">
        <w:trPr>
          <w:jc w:val="center"/>
        </w:trPr>
        <w:tc>
          <w:tcPr>
            <w:tcW w:w="680" w:type="dxa"/>
            <w:vAlign w:val="center"/>
          </w:tcPr>
          <w:p w14:paraId="1C8EE228" w14:textId="77777777" w:rsidR="006E1E0F" w:rsidRPr="001605E7" w:rsidRDefault="006E1E0F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0x40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3086EBC7" w14:textId="77777777" w:rsidR="006E1E0F" w:rsidRPr="001605E7" w:rsidRDefault="006E1E0F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RECV</w:t>
            </w:r>
          </w:p>
        </w:tc>
        <w:tc>
          <w:tcPr>
            <w:tcW w:w="6521" w:type="dxa"/>
            <w:shd w:val="clear" w:color="auto" w:fill="FFFFFF"/>
            <w:vAlign w:val="center"/>
          </w:tcPr>
          <w:p w14:paraId="43100390" w14:textId="43188B0C" w:rsidR="006E1E0F" w:rsidRPr="001605E7" w:rsidRDefault="00674B87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Host</w:t>
            </w:r>
            <w:r w:rsidRPr="001605E7">
              <w:rPr>
                <w:rFonts w:eastAsiaTheme="minorHAnsi" w:hint="eastAsia"/>
              </w:rPr>
              <w:t>가</w:t>
            </w:r>
            <w:r w:rsidRPr="001605E7">
              <w:rPr>
                <w:rFonts w:eastAsiaTheme="minorHAnsi"/>
              </w:rPr>
              <w:t xml:space="preserve"> SOCKET n</w:t>
            </w:r>
            <w:r w:rsidRPr="001605E7">
              <w:rPr>
                <w:rFonts w:eastAsiaTheme="minorHAnsi" w:hint="eastAsia"/>
              </w:rPr>
              <w:t>이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수신한</w:t>
            </w:r>
            <w:r w:rsidRPr="001605E7">
              <w:rPr>
                <w:rFonts w:eastAsiaTheme="minorHAnsi"/>
              </w:rPr>
              <w:t xml:space="preserve"> DATA</w:t>
            </w:r>
            <w:r w:rsidRPr="001605E7">
              <w:rPr>
                <w:rFonts w:eastAsiaTheme="minorHAnsi" w:hint="eastAsia"/>
              </w:rPr>
              <w:t>를</w:t>
            </w:r>
            <w:r w:rsidRPr="001605E7">
              <w:rPr>
                <w:rFonts w:eastAsiaTheme="minorHAnsi"/>
              </w:rPr>
              <w:t xml:space="preserve"> READ</w:t>
            </w:r>
            <w:r w:rsidRPr="001605E7">
              <w:rPr>
                <w:rFonts w:eastAsiaTheme="minorHAnsi" w:hint="eastAsia"/>
              </w:rPr>
              <w:t>했음을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알린다</w:t>
            </w:r>
            <w:r w:rsidRPr="001605E7">
              <w:rPr>
                <w:rFonts w:eastAsiaTheme="minorHAnsi"/>
              </w:rPr>
              <w:t xml:space="preserve">. </w:t>
            </w:r>
          </w:p>
          <w:p w14:paraId="58659616" w14:textId="1DBB07FF" w:rsidR="006E1E0F" w:rsidRPr="001605E7" w:rsidRDefault="0089772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</w:t>
            </w:r>
            <w:r w:rsidRPr="001605E7">
              <w:rPr>
                <w:rFonts w:eastAsiaTheme="minorHAnsi"/>
                <w:iCs/>
              </w:rPr>
              <w:t>n</w:t>
            </w:r>
            <w:r w:rsidRPr="001605E7">
              <w:rPr>
                <w:rFonts w:eastAsiaTheme="minorHAnsi"/>
              </w:rPr>
              <w:t>_RX_RSR</w:t>
            </w:r>
            <w:r w:rsidR="006E1E0F" w:rsidRPr="001605E7">
              <w:rPr>
                <w:rFonts w:eastAsiaTheme="minorHAnsi"/>
              </w:rPr>
              <w:t>(</w:t>
            </w:r>
            <w:r w:rsidR="00053E69" w:rsidRPr="001605E7">
              <w:rPr>
                <w:rFonts w:eastAsiaTheme="minorHAnsi"/>
              </w:rPr>
              <w:t>SOCKET</w:t>
            </w:r>
            <w:r w:rsidRPr="001605E7">
              <w:rPr>
                <w:rFonts w:eastAsiaTheme="minorHAnsi"/>
              </w:rPr>
              <w:t xml:space="preserve"> n RX Received Size Register</w:t>
            </w:r>
            <w:r w:rsidR="006E1E0F" w:rsidRPr="001605E7">
              <w:rPr>
                <w:rFonts w:eastAsiaTheme="minorHAnsi"/>
              </w:rPr>
              <w:t xml:space="preserve">), </w:t>
            </w:r>
            <w:r w:rsidRPr="001605E7">
              <w:rPr>
                <w:rFonts w:eastAsiaTheme="minorHAnsi"/>
              </w:rPr>
              <w:t>S</w:t>
            </w:r>
            <w:r w:rsidRPr="001605E7">
              <w:rPr>
                <w:rFonts w:eastAsiaTheme="minorHAnsi"/>
                <w:iCs/>
              </w:rPr>
              <w:t>n</w:t>
            </w:r>
            <w:r w:rsidRPr="001605E7">
              <w:rPr>
                <w:rFonts w:eastAsiaTheme="minorHAnsi"/>
              </w:rPr>
              <w:t>_RX_WR</w:t>
            </w:r>
            <w:r w:rsidR="006E1E0F" w:rsidRPr="001605E7">
              <w:rPr>
                <w:rFonts w:eastAsiaTheme="minorHAnsi"/>
              </w:rPr>
              <w:t>(</w:t>
            </w:r>
            <w:r w:rsidR="00053E69" w:rsidRPr="001605E7">
              <w:rPr>
                <w:rFonts w:eastAsiaTheme="minorHAnsi"/>
              </w:rPr>
              <w:t>SOCKET</w:t>
            </w:r>
            <w:r w:rsidRPr="001605E7">
              <w:rPr>
                <w:rFonts w:eastAsiaTheme="minorHAnsi"/>
              </w:rPr>
              <w:t xml:space="preserve"> n RX Write Pointer Register</w:t>
            </w:r>
            <w:r w:rsidR="006E1E0F" w:rsidRPr="001605E7">
              <w:rPr>
                <w:rFonts w:eastAsiaTheme="minorHAnsi"/>
              </w:rPr>
              <w:t xml:space="preserve">), </w:t>
            </w:r>
            <w:r w:rsidRPr="001605E7">
              <w:rPr>
                <w:rFonts w:eastAsiaTheme="minorHAnsi"/>
              </w:rPr>
              <w:t>S</w:t>
            </w:r>
            <w:r w:rsidRPr="001605E7">
              <w:rPr>
                <w:rFonts w:eastAsiaTheme="minorHAnsi"/>
                <w:iCs/>
              </w:rPr>
              <w:t>n</w:t>
            </w:r>
            <w:r w:rsidRPr="001605E7">
              <w:rPr>
                <w:rFonts w:eastAsiaTheme="minorHAnsi"/>
              </w:rPr>
              <w:t xml:space="preserve">_RX_RD </w:t>
            </w:r>
            <w:r w:rsidR="006E1E0F" w:rsidRPr="001605E7">
              <w:rPr>
                <w:rFonts w:eastAsiaTheme="minorHAnsi"/>
              </w:rPr>
              <w:t>(</w:t>
            </w:r>
            <w:r w:rsidR="00053E69" w:rsidRPr="001605E7">
              <w:rPr>
                <w:rFonts w:eastAsiaTheme="minorHAnsi"/>
              </w:rPr>
              <w:t>SOCKET</w:t>
            </w:r>
            <w:r w:rsidRPr="001605E7">
              <w:rPr>
                <w:rFonts w:eastAsiaTheme="minorHAnsi"/>
              </w:rPr>
              <w:t xml:space="preserve"> n RX Read Pointer Register</w:t>
            </w:r>
            <w:r w:rsidR="006E1E0F" w:rsidRPr="001605E7">
              <w:rPr>
                <w:rFonts w:eastAsiaTheme="minorHAnsi"/>
              </w:rPr>
              <w:t>)</w:t>
            </w:r>
            <w:r w:rsidR="00674B87" w:rsidRPr="001605E7">
              <w:rPr>
                <w:rFonts w:eastAsiaTheme="minorHAnsi"/>
              </w:rPr>
              <w:t xml:space="preserve"> </w:t>
            </w:r>
            <w:commentRangeStart w:id="449"/>
            <w:r w:rsidR="00674B87" w:rsidRPr="001605E7">
              <w:rPr>
                <w:rFonts w:eastAsiaTheme="minorHAnsi" w:hint="eastAsia"/>
              </w:rPr>
              <w:t>참조</w:t>
            </w:r>
            <w:r w:rsidR="00BA0C5B" w:rsidRPr="001605E7">
              <w:rPr>
                <w:rStyle w:val="aff7"/>
                <w:rFonts w:eastAsiaTheme="minorHAnsi" w:cs="Times New Roman"/>
              </w:rPr>
              <w:commentReference w:id="450"/>
            </w:r>
            <w:commentRangeEnd w:id="449"/>
            <w:r w:rsidR="008C14F1">
              <w:rPr>
                <w:rStyle w:val="aff7"/>
                <w:rFonts w:ascii="바탕" w:eastAsia="바탕" w:hAnsi="Times New Roman" w:cs="Times New Roman"/>
              </w:rPr>
              <w:commentReference w:id="449"/>
            </w:r>
            <w:r w:rsidR="006E1E0F" w:rsidRPr="001605E7">
              <w:rPr>
                <w:rFonts w:eastAsiaTheme="minorHAnsi"/>
              </w:rPr>
              <w:t>.</w:t>
            </w:r>
          </w:p>
        </w:tc>
      </w:tr>
    </w:tbl>
    <w:p w14:paraId="261A5EC9" w14:textId="77777777" w:rsidR="006E1E0F" w:rsidRPr="001605E7" w:rsidRDefault="006E1E0F" w:rsidP="00155A42">
      <w:pPr>
        <w:pStyle w:val="11"/>
        <w:rPr>
          <w:rFonts w:eastAsiaTheme="minorHAnsi"/>
        </w:rPr>
      </w:pPr>
    </w:p>
    <w:p w14:paraId="5CB31B30" w14:textId="23F90399" w:rsidR="0017017C" w:rsidRPr="008C14F1" w:rsidRDefault="001C2801" w:rsidP="00E54C87">
      <w:pPr>
        <w:pStyle w:val="31"/>
      </w:pPr>
      <w:bookmarkStart w:id="451" w:name="_Toc483830057"/>
      <w:r w:rsidRPr="008C14F1">
        <w:t>Sn_IR (</w:t>
      </w:r>
      <w:r w:rsidR="00053E69" w:rsidRPr="008C14F1">
        <w:t>SOCKET</w:t>
      </w:r>
      <w:r w:rsidRPr="008C14F1">
        <w:t xml:space="preserve"> n Interrupt Register)</w:t>
      </w:r>
      <w:bookmarkEnd w:id="451"/>
    </w:p>
    <w:p w14:paraId="5E26D5EE" w14:textId="1C5D516F" w:rsidR="001C2801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006930" w:rsidRPr="001605E7">
        <w:rPr>
          <w:rFonts w:eastAsiaTheme="minorHAnsi"/>
        </w:rPr>
        <w:t>R</w:t>
      </w:r>
      <w:r w:rsidR="001C2801" w:rsidRPr="001605E7">
        <w:rPr>
          <w:rFonts w:eastAsiaTheme="minorHAnsi"/>
        </w:rPr>
        <w:t>W]</w:t>
      </w:r>
      <w:r w:rsidR="00756EBE" w:rsidRPr="001605E7">
        <w:rPr>
          <w:rFonts w:eastAsiaTheme="minorHAnsi"/>
        </w:rPr>
        <w:t xml:space="preserve"> [0x0002+</w:t>
      </w:r>
      <w:r w:rsidR="001C2801" w:rsidRPr="001605E7">
        <w:rPr>
          <w:rFonts w:eastAsiaTheme="minorHAnsi"/>
        </w:rPr>
        <w:t>0x0100*(n+4)] [0x00]</w:t>
      </w:r>
    </w:p>
    <w:p w14:paraId="4591F630" w14:textId="438A7A9F" w:rsidR="007713D8" w:rsidRPr="001605E7" w:rsidRDefault="007713D8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Sn_IR</w:t>
      </w:r>
      <w:r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SOCKET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상태변화나</w:t>
      </w:r>
      <w:r w:rsidRPr="001605E7">
        <w:rPr>
          <w:rFonts w:eastAsiaTheme="minorHAnsi"/>
        </w:rPr>
        <w:t xml:space="preserve"> Command </w:t>
      </w:r>
      <w:r w:rsidRPr="001605E7">
        <w:rPr>
          <w:rFonts w:eastAsiaTheme="minorHAnsi" w:hint="eastAsia"/>
        </w:rPr>
        <w:t>수행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결과를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알려준다</w:t>
      </w:r>
      <w:r w:rsidRPr="001605E7">
        <w:rPr>
          <w:rFonts w:eastAsiaTheme="minorHAnsi"/>
        </w:rPr>
        <w:t>.</w:t>
      </w:r>
    </w:p>
    <w:p w14:paraId="0ECF50B9" w14:textId="398DD67C" w:rsidR="007713D8" w:rsidRPr="001605E7" w:rsidRDefault="007713D8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Sn_IR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Event</w:t>
      </w:r>
      <w:r w:rsidRPr="001605E7">
        <w:rPr>
          <w:rFonts w:eastAsiaTheme="minorHAnsi" w:hint="eastAsia"/>
        </w:rPr>
        <w:t>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발생하고</w:t>
      </w:r>
      <w:r w:rsidRPr="001605E7">
        <w:rPr>
          <w:rFonts w:eastAsiaTheme="minorHAnsi"/>
        </w:rPr>
        <w:t>, Sn_IMR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1:1 </w:t>
      </w:r>
      <w:r w:rsidRPr="001605E7">
        <w:rPr>
          <w:rFonts w:eastAsiaTheme="minorHAnsi" w:hint="eastAsia"/>
        </w:rPr>
        <w:t>대응되는</w:t>
      </w:r>
      <w:r w:rsidRPr="001605E7">
        <w:rPr>
          <w:rFonts w:eastAsiaTheme="minorHAnsi"/>
        </w:rPr>
        <w:t xml:space="preserve"> Bit</w:t>
      </w:r>
      <w:r w:rsidRPr="001605E7">
        <w:rPr>
          <w:rFonts w:eastAsiaTheme="minorHAnsi" w:hint="eastAsia"/>
        </w:rPr>
        <w:t>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설정되어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있을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경우</w:t>
      </w:r>
      <w:r w:rsidRPr="001605E7">
        <w:rPr>
          <w:rFonts w:eastAsiaTheme="minorHAnsi"/>
        </w:rPr>
        <w:t xml:space="preserve">, </w:t>
      </w:r>
      <w:r w:rsidR="003F213C" w:rsidRPr="001605E7">
        <w:rPr>
          <w:rFonts w:eastAsiaTheme="minorHAnsi"/>
        </w:rPr>
        <w:t>I</w:t>
      </w:r>
      <w:r w:rsidRPr="001605E7">
        <w:rPr>
          <w:rFonts w:eastAsiaTheme="minorHAnsi"/>
        </w:rPr>
        <w:t>R[Sn_INT]</w:t>
      </w:r>
      <w:r w:rsidR="00936BCA" w:rsidRPr="001605E7">
        <w:rPr>
          <w:rFonts w:eastAsiaTheme="minorHAnsi"/>
        </w:rPr>
        <w:t>=’1’</w:t>
      </w:r>
      <w:r w:rsidR="00C056C1" w:rsidRPr="001605E7">
        <w:rPr>
          <w:rFonts w:eastAsiaTheme="minorHAnsi" w:hint="eastAsia"/>
        </w:rPr>
        <w:t>로</w:t>
      </w:r>
      <w:r w:rsidR="00936BCA"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설정된다</w:t>
      </w:r>
      <w:r w:rsidRPr="001605E7">
        <w:rPr>
          <w:rFonts w:eastAsiaTheme="minorHAnsi"/>
        </w:rPr>
        <w:t>.</w:t>
      </w:r>
    </w:p>
    <w:p w14:paraId="04B1CB3B" w14:textId="77777777" w:rsidR="001C2801" w:rsidRPr="001605E7" w:rsidRDefault="001C2801" w:rsidP="00155A42">
      <w:pPr>
        <w:pStyle w:val="11"/>
        <w:rPr>
          <w:rFonts w:eastAsiaTheme="minorHAnsi"/>
        </w:rPr>
      </w:pP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1050"/>
        <w:gridCol w:w="1051"/>
        <w:gridCol w:w="1050"/>
        <w:gridCol w:w="1051"/>
        <w:gridCol w:w="1051"/>
        <w:gridCol w:w="1050"/>
        <w:gridCol w:w="1051"/>
        <w:gridCol w:w="1051"/>
      </w:tblGrid>
      <w:tr w:rsidR="001C2801" w:rsidRPr="00546234" w14:paraId="622BF847" w14:textId="77777777" w:rsidTr="001605E7">
        <w:trPr>
          <w:jc w:val="center"/>
        </w:trPr>
        <w:tc>
          <w:tcPr>
            <w:tcW w:w="1050" w:type="dxa"/>
            <w:tcBorders>
              <w:top w:val="nil"/>
              <w:left w:val="nil"/>
              <w:right w:val="nil"/>
            </w:tcBorders>
          </w:tcPr>
          <w:p w14:paraId="33CE4843" w14:textId="77777777" w:rsidR="001C2801" w:rsidRPr="001605E7" w:rsidRDefault="001C2801" w:rsidP="00604579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7</w:t>
            </w:r>
          </w:p>
        </w:tc>
        <w:tc>
          <w:tcPr>
            <w:tcW w:w="1051" w:type="dxa"/>
            <w:tcBorders>
              <w:top w:val="nil"/>
              <w:left w:val="nil"/>
              <w:right w:val="nil"/>
            </w:tcBorders>
          </w:tcPr>
          <w:p w14:paraId="0BB7042A" w14:textId="77777777" w:rsidR="001C2801" w:rsidRPr="001605E7" w:rsidRDefault="001C2801" w:rsidP="00604579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6</w:t>
            </w:r>
          </w:p>
        </w:tc>
        <w:tc>
          <w:tcPr>
            <w:tcW w:w="1050" w:type="dxa"/>
            <w:tcBorders>
              <w:top w:val="nil"/>
              <w:left w:val="nil"/>
              <w:right w:val="nil"/>
            </w:tcBorders>
          </w:tcPr>
          <w:p w14:paraId="07278039" w14:textId="77777777" w:rsidR="001C2801" w:rsidRPr="001605E7" w:rsidRDefault="001C2801" w:rsidP="00604579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5</w:t>
            </w:r>
          </w:p>
        </w:tc>
        <w:tc>
          <w:tcPr>
            <w:tcW w:w="1051" w:type="dxa"/>
            <w:tcBorders>
              <w:top w:val="nil"/>
              <w:left w:val="nil"/>
              <w:right w:val="nil"/>
            </w:tcBorders>
          </w:tcPr>
          <w:p w14:paraId="116ED0B1" w14:textId="77777777" w:rsidR="001C2801" w:rsidRPr="001605E7" w:rsidRDefault="001C2801" w:rsidP="00604579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4</w:t>
            </w:r>
          </w:p>
        </w:tc>
        <w:tc>
          <w:tcPr>
            <w:tcW w:w="1051" w:type="dxa"/>
            <w:tcBorders>
              <w:top w:val="nil"/>
              <w:left w:val="nil"/>
              <w:right w:val="nil"/>
            </w:tcBorders>
          </w:tcPr>
          <w:p w14:paraId="6348E2CD" w14:textId="77777777" w:rsidR="001C2801" w:rsidRPr="001605E7" w:rsidRDefault="001C2801" w:rsidP="00604579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3</w:t>
            </w:r>
          </w:p>
        </w:tc>
        <w:tc>
          <w:tcPr>
            <w:tcW w:w="1050" w:type="dxa"/>
            <w:tcBorders>
              <w:top w:val="nil"/>
              <w:left w:val="nil"/>
              <w:right w:val="nil"/>
            </w:tcBorders>
          </w:tcPr>
          <w:p w14:paraId="7E31BDC4" w14:textId="77777777" w:rsidR="001C2801" w:rsidRPr="001605E7" w:rsidRDefault="001C2801" w:rsidP="00604579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2</w:t>
            </w:r>
          </w:p>
        </w:tc>
        <w:tc>
          <w:tcPr>
            <w:tcW w:w="1051" w:type="dxa"/>
            <w:tcBorders>
              <w:top w:val="nil"/>
              <w:left w:val="nil"/>
              <w:right w:val="nil"/>
            </w:tcBorders>
          </w:tcPr>
          <w:p w14:paraId="554A0C9A" w14:textId="77777777" w:rsidR="001C2801" w:rsidRPr="001605E7" w:rsidRDefault="001C2801" w:rsidP="00604579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</w:t>
            </w:r>
          </w:p>
        </w:tc>
        <w:tc>
          <w:tcPr>
            <w:tcW w:w="1051" w:type="dxa"/>
            <w:tcBorders>
              <w:top w:val="nil"/>
              <w:left w:val="nil"/>
              <w:right w:val="nil"/>
            </w:tcBorders>
          </w:tcPr>
          <w:p w14:paraId="14D2484A" w14:textId="77777777" w:rsidR="001C2801" w:rsidRPr="001605E7" w:rsidRDefault="001C2801" w:rsidP="00604579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</w:t>
            </w:r>
          </w:p>
        </w:tc>
      </w:tr>
      <w:tr w:rsidR="001C2801" w:rsidRPr="00546234" w14:paraId="526B1554" w14:textId="77777777" w:rsidTr="001605E7">
        <w:trPr>
          <w:jc w:val="center"/>
        </w:trPr>
        <w:tc>
          <w:tcPr>
            <w:tcW w:w="1050" w:type="dxa"/>
            <w:shd w:val="clear" w:color="auto" w:fill="D9D9D9" w:themeFill="background1" w:themeFillShade="D9"/>
          </w:tcPr>
          <w:p w14:paraId="4BE09AE0" w14:textId="328EFAA8" w:rsidR="001C2801" w:rsidRPr="001605E7" w:rsidRDefault="00F74E42" w:rsidP="00604579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51" w:type="dxa"/>
            <w:shd w:val="clear" w:color="auto" w:fill="D9D9D9" w:themeFill="background1" w:themeFillShade="D9"/>
          </w:tcPr>
          <w:p w14:paraId="02A2707A" w14:textId="3232D127" w:rsidR="001C2801" w:rsidRPr="001605E7" w:rsidRDefault="00F74E42" w:rsidP="00604579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50" w:type="dxa"/>
            <w:shd w:val="clear" w:color="auto" w:fill="D9D9D9" w:themeFill="background1" w:themeFillShade="D9"/>
          </w:tcPr>
          <w:p w14:paraId="2CC1976B" w14:textId="628EA201" w:rsidR="001C2801" w:rsidRPr="001605E7" w:rsidRDefault="00F74E42" w:rsidP="00604579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51" w:type="dxa"/>
            <w:shd w:val="clear" w:color="auto" w:fill="auto"/>
          </w:tcPr>
          <w:p w14:paraId="19DAA5F6" w14:textId="77777777" w:rsidR="001C2801" w:rsidRPr="001605E7" w:rsidRDefault="001C2801" w:rsidP="00604579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SENDOK</w:t>
            </w:r>
          </w:p>
        </w:tc>
        <w:tc>
          <w:tcPr>
            <w:tcW w:w="1051" w:type="dxa"/>
          </w:tcPr>
          <w:p w14:paraId="741DA0C9" w14:textId="77777777" w:rsidR="001C2801" w:rsidRPr="001605E7" w:rsidRDefault="001C2801" w:rsidP="00604579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TIMEOUT</w:t>
            </w:r>
          </w:p>
        </w:tc>
        <w:tc>
          <w:tcPr>
            <w:tcW w:w="1050" w:type="dxa"/>
            <w:shd w:val="clear" w:color="auto" w:fill="FFFFFF" w:themeFill="background1"/>
          </w:tcPr>
          <w:p w14:paraId="2FAE37BB" w14:textId="77777777" w:rsidR="001C2801" w:rsidRPr="001605E7" w:rsidRDefault="001C2801" w:rsidP="00604579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RECV</w:t>
            </w:r>
          </w:p>
        </w:tc>
        <w:tc>
          <w:tcPr>
            <w:tcW w:w="1051" w:type="dxa"/>
          </w:tcPr>
          <w:p w14:paraId="499CCC63" w14:textId="77777777" w:rsidR="001C2801" w:rsidRPr="001605E7" w:rsidRDefault="001C2801" w:rsidP="00604579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DISCON</w:t>
            </w:r>
          </w:p>
        </w:tc>
        <w:tc>
          <w:tcPr>
            <w:tcW w:w="1051" w:type="dxa"/>
          </w:tcPr>
          <w:p w14:paraId="1F59C86F" w14:textId="77777777" w:rsidR="001C2801" w:rsidRPr="001605E7" w:rsidRDefault="001C2801" w:rsidP="00604579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CON</w:t>
            </w:r>
          </w:p>
        </w:tc>
      </w:tr>
      <w:tr w:rsidR="003F213C" w:rsidRPr="00546234" w14:paraId="3E73A830" w14:textId="77777777" w:rsidTr="001605E7">
        <w:trPr>
          <w:jc w:val="center"/>
        </w:trPr>
        <w:tc>
          <w:tcPr>
            <w:tcW w:w="1050" w:type="dxa"/>
            <w:shd w:val="clear" w:color="auto" w:fill="D9D9D9" w:themeFill="background1" w:themeFillShade="D9"/>
          </w:tcPr>
          <w:p w14:paraId="01CC2B99" w14:textId="77777777" w:rsidR="003F213C" w:rsidRPr="001605E7" w:rsidRDefault="003F213C" w:rsidP="00604579">
            <w:pPr>
              <w:pStyle w:val="11"/>
              <w:jc w:val="center"/>
              <w:rPr>
                <w:rFonts w:eastAsiaTheme="minorHAnsi"/>
              </w:rPr>
            </w:pPr>
          </w:p>
        </w:tc>
        <w:tc>
          <w:tcPr>
            <w:tcW w:w="1051" w:type="dxa"/>
            <w:shd w:val="clear" w:color="auto" w:fill="D9D9D9" w:themeFill="background1" w:themeFillShade="D9"/>
          </w:tcPr>
          <w:p w14:paraId="10B134D2" w14:textId="77777777" w:rsidR="003F213C" w:rsidRPr="001605E7" w:rsidRDefault="003F213C" w:rsidP="00604579">
            <w:pPr>
              <w:pStyle w:val="11"/>
              <w:jc w:val="center"/>
              <w:rPr>
                <w:rFonts w:eastAsiaTheme="minorHAnsi"/>
              </w:rPr>
            </w:pPr>
          </w:p>
        </w:tc>
        <w:tc>
          <w:tcPr>
            <w:tcW w:w="1050" w:type="dxa"/>
            <w:shd w:val="clear" w:color="auto" w:fill="D9D9D9" w:themeFill="background1" w:themeFillShade="D9"/>
          </w:tcPr>
          <w:p w14:paraId="79442485" w14:textId="77777777" w:rsidR="003F213C" w:rsidRPr="001605E7" w:rsidRDefault="003F213C" w:rsidP="00604579">
            <w:pPr>
              <w:pStyle w:val="11"/>
              <w:jc w:val="center"/>
              <w:rPr>
                <w:rFonts w:eastAsiaTheme="minorHAnsi"/>
              </w:rPr>
            </w:pPr>
          </w:p>
        </w:tc>
        <w:tc>
          <w:tcPr>
            <w:tcW w:w="1051" w:type="dxa"/>
            <w:shd w:val="clear" w:color="auto" w:fill="auto"/>
          </w:tcPr>
          <w:p w14:paraId="4639F70E" w14:textId="0C7D94ED" w:rsidR="003F213C" w:rsidRPr="001605E7" w:rsidRDefault="003F213C" w:rsidP="00604579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WC</w:t>
            </w:r>
          </w:p>
        </w:tc>
        <w:tc>
          <w:tcPr>
            <w:tcW w:w="1051" w:type="dxa"/>
          </w:tcPr>
          <w:p w14:paraId="38C7ADED" w14:textId="48C6FE58" w:rsidR="003F213C" w:rsidRPr="001605E7" w:rsidRDefault="003F213C" w:rsidP="00604579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WC</w:t>
            </w:r>
          </w:p>
        </w:tc>
        <w:tc>
          <w:tcPr>
            <w:tcW w:w="1050" w:type="dxa"/>
            <w:shd w:val="clear" w:color="auto" w:fill="FFFFFF" w:themeFill="background1"/>
          </w:tcPr>
          <w:p w14:paraId="5F682EC5" w14:textId="1518634B" w:rsidR="003F213C" w:rsidRPr="001605E7" w:rsidRDefault="003F213C" w:rsidP="00604579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WC</w:t>
            </w:r>
          </w:p>
        </w:tc>
        <w:tc>
          <w:tcPr>
            <w:tcW w:w="1051" w:type="dxa"/>
          </w:tcPr>
          <w:p w14:paraId="3AD714F5" w14:textId="63A5E83F" w:rsidR="003F213C" w:rsidRPr="001605E7" w:rsidRDefault="003F213C" w:rsidP="00604579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WC</w:t>
            </w:r>
          </w:p>
        </w:tc>
        <w:tc>
          <w:tcPr>
            <w:tcW w:w="1051" w:type="dxa"/>
          </w:tcPr>
          <w:p w14:paraId="684BC93A" w14:textId="6ECB94F9" w:rsidR="003F213C" w:rsidRPr="001605E7" w:rsidRDefault="003F213C" w:rsidP="00604579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WC</w:t>
            </w:r>
          </w:p>
        </w:tc>
      </w:tr>
    </w:tbl>
    <w:p w14:paraId="711E0A89" w14:textId="77777777" w:rsidR="001C2801" w:rsidRPr="001605E7" w:rsidRDefault="001C2801" w:rsidP="00155A42">
      <w:pPr>
        <w:pStyle w:val="11"/>
        <w:rPr>
          <w:rFonts w:eastAsiaTheme="minorHAnsi"/>
        </w:rPr>
      </w:pPr>
    </w:p>
    <w:tbl>
      <w:tblPr>
        <w:tblStyle w:val="af3"/>
        <w:tblW w:w="0" w:type="auto"/>
        <w:jc w:val="center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80"/>
        <w:gridCol w:w="1247"/>
        <w:gridCol w:w="6521"/>
      </w:tblGrid>
      <w:tr w:rsidR="001C2801" w:rsidRPr="00546234" w14:paraId="06D5F24F" w14:textId="77777777" w:rsidTr="001605E7">
        <w:trPr>
          <w:jc w:val="center"/>
        </w:trPr>
        <w:tc>
          <w:tcPr>
            <w:tcW w:w="680" w:type="dxa"/>
            <w:shd w:val="clear" w:color="auto" w:fill="EAE8DA"/>
          </w:tcPr>
          <w:p w14:paraId="28870D80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Bit</w:t>
            </w:r>
          </w:p>
        </w:tc>
        <w:tc>
          <w:tcPr>
            <w:tcW w:w="1247" w:type="dxa"/>
            <w:shd w:val="clear" w:color="auto" w:fill="EAE8DA"/>
          </w:tcPr>
          <w:p w14:paraId="601DB859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Symbol</w:t>
            </w:r>
          </w:p>
        </w:tc>
        <w:tc>
          <w:tcPr>
            <w:tcW w:w="6521" w:type="dxa"/>
            <w:shd w:val="clear" w:color="auto" w:fill="EAE8DA"/>
          </w:tcPr>
          <w:p w14:paraId="6F3607CB" w14:textId="77777777" w:rsidR="001C2801" w:rsidRPr="001605E7" w:rsidRDefault="001C2801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Description</w:t>
            </w:r>
          </w:p>
        </w:tc>
      </w:tr>
      <w:tr w:rsidR="001C2801" w:rsidRPr="00546234" w14:paraId="5396D77C" w14:textId="77777777" w:rsidTr="001605E7">
        <w:trPr>
          <w:jc w:val="center"/>
        </w:trPr>
        <w:tc>
          <w:tcPr>
            <w:tcW w:w="680" w:type="dxa"/>
            <w:vAlign w:val="center"/>
          </w:tcPr>
          <w:p w14:paraId="58BD620B" w14:textId="49BC6CC9" w:rsidR="001C2801" w:rsidRPr="001605E7" w:rsidRDefault="00F74E42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[</w:t>
            </w:r>
            <w:r w:rsidR="001C2801" w:rsidRPr="001605E7">
              <w:rPr>
                <w:rFonts w:eastAsiaTheme="minorHAnsi"/>
              </w:rPr>
              <w:t>7</w:t>
            </w:r>
            <w:r w:rsidRPr="001605E7">
              <w:rPr>
                <w:rFonts w:eastAsiaTheme="minorHAnsi"/>
              </w:rPr>
              <w:t>:5]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74671350" w14:textId="14E9DC3A" w:rsidR="001C2801" w:rsidRPr="001605E7" w:rsidRDefault="00F74E42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6521" w:type="dxa"/>
          </w:tcPr>
          <w:p w14:paraId="315CE3AB" w14:textId="77777777" w:rsidR="001C2801" w:rsidRPr="001605E7" w:rsidRDefault="001C2801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Reserved</w:t>
            </w:r>
          </w:p>
        </w:tc>
      </w:tr>
      <w:tr w:rsidR="001C2801" w:rsidRPr="00546234" w14:paraId="63AEAED9" w14:textId="77777777" w:rsidTr="001605E7">
        <w:trPr>
          <w:jc w:val="center"/>
        </w:trPr>
        <w:tc>
          <w:tcPr>
            <w:tcW w:w="680" w:type="dxa"/>
            <w:vAlign w:val="center"/>
          </w:tcPr>
          <w:p w14:paraId="5DA31BA2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4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5567FA54" w14:textId="77777777" w:rsidR="001C2801" w:rsidRPr="001605E7" w:rsidRDefault="001C2801">
            <w:pPr>
              <w:jc w:val="center"/>
              <w:rPr>
                <w:rFonts w:ascii="Trebuchet MS" w:eastAsiaTheme="minorHAnsi" w:hAnsi="Trebuchet MS" w:cs="Arial"/>
                <w:color w:val="000000" w:themeColor="text1"/>
              </w:rPr>
            </w:pPr>
            <w:r w:rsidRPr="001605E7">
              <w:rPr>
                <w:rFonts w:ascii="Trebuchet MS" w:eastAsiaTheme="minorHAnsi" w:hAnsi="Trebuchet MS" w:cs="Arial"/>
                <w:color w:val="000000" w:themeColor="text1"/>
              </w:rPr>
              <w:t>SENDOK</w:t>
            </w:r>
          </w:p>
        </w:tc>
        <w:tc>
          <w:tcPr>
            <w:tcW w:w="6521" w:type="dxa"/>
          </w:tcPr>
          <w:p w14:paraId="10FB589D" w14:textId="77777777" w:rsidR="001C2801" w:rsidRPr="001605E7" w:rsidRDefault="001C2801" w:rsidP="00DD1B9C">
            <w:pPr>
              <w:rPr>
                <w:rFonts w:ascii="Trebuchet MS" w:eastAsiaTheme="minorHAnsi" w:hAnsi="Trebuchet MS" w:cs="Arial"/>
                <w:color w:val="000000" w:themeColor="text1"/>
                <w:sz w:val="18"/>
              </w:rPr>
            </w:pPr>
            <w:r w:rsidRPr="001605E7">
              <w:rPr>
                <w:rFonts w:ascii="Trebuchet MS" w:eastAsiaTheme="minorHAnsi" w:hAnsi="Trebuchet MS" w:cs="Arial"/>
                <w:color w:val="000000" w:themeColor="text1"/>
                <w:sz w:val="18"/>
              </w:rPr>
              <w:t>SEND OK Interrupt</w:t>
            </w:r>
          </w:p>
          <w:p w14:paraId="35D7A979" w14:textId="7FA51476" w:rsidR="001C2801" w:rsidRPr="001605E7" w:rsidRDefault="002F1011">
            <w:pPr>
              <w:rPr>
                <w:rFonts w:ascii="Trebuchet MS" w:eastAsiaTheme="minorHAnsi" w:hAnsi="Trebuchet MS" w:cs="Arial"/>
                <w:color w:val="000000" w:themeColor="text1"/>
              </w:rPr>
            </w:pPr>
            <w:r w:rsidRPr="001605E7">
              <w:rPr>
                <w:rFonts w:ascii="Trebuchet MS" w:eastAsiaTheme="minorHAnsi" w:hAnsi="Trebuchet MS" w:cs="Arial"/>
                <w:color w:val="000000" w:themeColor="text1"/>
              </w:rPr>
              <w:t xml:space="preserve">1 : </w:t>
            </w:r>
            <w:r w:rsidR="00A179BD" w:rsidRPr="001605E7">
              <w:rPr>
                <w:rFonts w:ascii="Trebuchet MS" w:eastAsiaTheme="minorHAnsi" w:hAnsi="Trebuchet MS" w:cs="Arial"/>
                <w:color w:val="000000" w:themeColor="text1"/>
              </w:rPr>
              <w:t>Sn_CR</w:t>
            </w:r>
            <w:r w:rsidRPr="001605E7">
              <w:rPr>
                <w:rFonts w:ascii="Trebuchet MS" w:eastAsiaTheme="minorHAnsi" w:hAnsi="Trebuchet MS" w:cs="Arial"/>
                <w:color w:val="000000" w:themeColor="text1"/>
              </w:rPr>
              <w:t>[</w:t>
            </w:r>
            <w:r w:rsidR="001C2801" w:rsidRPr="001605E7">
              <w:rPr>
                <w:rFonts w:ascii="Trebuchet MS" w:eastAsiaTheme="minorHAnsi" w:hAnsi="Trebuchet MS" w:cs="Arial"/>
                <w:color w:val="000000" w:themeColor="text1"/>
              </w:rPr>
              <w:t>SEND</w:t>
            </w:r>
            <w:r w:rsidRPr="001605E7">
              <w:rPr>
                <w:rFonts w:ascii="Trebuchet MS" w:eastAsiaTheme="minorHAnsi" w:hAnsi="Trebuchet MS" w:cs="Arial"/>
                <w:color w:val="000000" w:themeColor="text1"/>
              </w:rPr>
              <w:t>]</w:t>
            </w:r>
            <w:r w:rsidR="00A179BD" w:rsidRPr="001605E7">
              <w:rPr>
                <w:rFonts w:ascii="Trebuchet MS" w:eastAsiaTheme="minorHAnsi" w:hAnsi="Trebuchet MS" w:cs="Arial" w:hint="eastAsia"/>
                <w:color w:val="000000" w:themeColor="text1"/>
              </w:rPr>
              <w:t>을</w:t>
            </w:r>
            <w:r w:rsidR="00A179BD" w:rsidRPr="001605E7">
              <w:rPr>
                <w:rFonts w:ascii="Trebuchet MS" w:eastAsiaTheme="minorHAnsi" w:hAnsi="Trebuchet MS" w:cs="Arial"/>
                <w:color w:val="000000" w:themeColor="text1"/>
              </w:rPr>
              <w:t xml:space="preserve"> </w:t>
            </w:r>
            <w:r w:rsidRPr="001605E7">
              <w:rPr>
                <w:rFonts w:ascii="Trebuchet MS" w:eastAsiaTheme="minorHAnsi" w:hAnsi="Trebuchet MS" w:cs="Arial" w:hint="eastAsia"/>
                <w:color w:val="000000" w:themeColor="text1"/>
              </w:rPr>
              <w:t>완료했을</w:t>
            </w:r>
            <w:r w:rsidRPr="001605E7">
              <w:rPr>
                <w:rFonts w:ascii="Trebuchet MS" w:eastAsiaTheme="minorHAnsi" w:hAnsi="Trebuchet MS" w:cs="Arial"/>
                <w:color w:val="000000" w:themeColor="text1"/>
              </w:rPr>
              <w:t xml:space="preserve"> </w:t>
            </w:r>
            <w:r w:rsidRPr="001605E7">
              <w:rPr>
                <w:rFonts w:ascii="Trebuchet MS" w:eastAsiaTheme="minorHAnsi" w:hAnsi="Trebuchet MS" w:cs="Arial" w:hint="eastAsia"/>
                <w:color w:val="000000" w:themeColor="text1"/>
              </w:rPr>
              <w:t>경우</w:t>
            </w:r>
          </w:p>
          <w:p w14:paraId="15832853" w14:textId="2ACABD74" w:rsidR="002F1011" w:rsidRPr="001605E7" w:rsidRDefault="002F1011">
            <w:pPr>
              <w:rPr>
                <w:rFonts w:ascii="Trebuchet MS" w:eastAsiaTheme="minorHAnsi" w:hAnsi="Trebuchet MS" w:cs="Arial"/>
                <w:color w:val="000000" w:themeColor="text1"/>
              </w:rPr>
            </w:pPr>
            <w:r w:rsidRPr="001605E7">
              <w:rPr>
                <w:rFonts w:ascii="Trebuchet MS" w:eastAsiaTheme="minorHAnsi" w:hAnsi="Trebuchet MS" w:cs="Arial"/>
                <w:color w:val="000000" w:themeColor="text1"/>
              </w:rPr>
              <w:t xml:space="preserve">0 : </w:t>
            </w:r>
            <w:r w:rsidR="002F1EC1" w:rsidRPr="001605E7">
              <w:rPr>
                <w:rFonts w:ascii="Trebuchet MS" w:eastAsiaTheme="minorHAnsi" w:hAnsi="Trebuchet MS" w:cs="Arial"/>
                <w:color w:val="000000" w:themeColor="text1"/>
              </w:rPr>
              <w:t>when others</w:t>
            </w:r>
          </w:p>
        </w:tc>
      </w:tr>
      <w:tr w:rsidR="001C2801" w:rsidRPr="00546234" w14:paraId="1DB65209" w14:textId="77777777" w:rsidTr="001605E7">
        <w:trPr>
          <w:jc w:val="center"/>
        </w:trPr>
        <w:tc>
          <w:tcPr>
            <w:tcW w:w="680" w:type="dxa"/>
            <w:vAlign w:val="center"/>
          </w:tcPr>
          <w:p w14:paraId="3F76AB99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3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46A1F495" w14:textId="77777777" w:rsidR="001C2801" w:rsidRPr="001605E7" w:rsidRDefault="001C2801">
            <w:pPr>
              <w:jc w:val="center"/>
              <w:rPr>
                <w:rFonts w:ascii="Trebuchet MS" w:eastAsiaTheme="minorHAnsi" w:hAnsi="Trebuchet MS" w:cs="Arial"/>
              </w:rPr>
            </w:pPr>
            <w:r w:rsidRPr="001605E7">
              <w:rPr>
                <w:rFonts w:ascii="Trebuchet MS" w:eastAsiaTheme="minorHAnsi" w:hAnsi="Trebuchet MS" w:cs="Arial"/>
              </w:rPr>
              <w:t>TIMEOUT</w:t>
            </w:r>
          </w:p>
        </w:tc>
        <w:tc>
          <w:tcPr>
            <w:tcW w:w="6521" w:type="dxa"/>
          </w:tcPr>
          <w:p w14:paraId="4E30D677" w14:textId="2C7B3788" w:rsidR="001C2801" w:rsidRPr="001605E7" w:rsidRDefault="001C2801" w:rsidP="00DD1B9C">
            <w:pPr>
              <w:rPr>
                <w:rFonts w:ascii="Trebuchet MS" w:eastAsiaTheme="minorHAnsi" w:hAnsi="Trebuchet MS" w:cs="Arial"/>
                <w:color w:val="000000"/>
              </w:rPr>
            </w:pPr>
            <w:r w:rsidRPr="001605E7">
              <w:rPr>
                <w:rFonts w:ascii="Trebuchet MS" w:eastAsiaTheme="minorHAnsi" w:hAnsi="Trebuchet MS"/>
              </w:rPr>
              <w:t xml:space="preserve">Timeout </w:t>
            </w:r>
            <w:r w:rsidR="003F213C" w:rsidRPr="001605E7">
              <w:rPr>
                <w:rFonts w:ascii="Trebuchet MS" w:eastAsiaTheme="minorHAnsi" w:hAnsi="Trebuchet MS"/>
              </w:rPr>
              <w:t>occurred</w:t>
            </w:r>
          </w:p>
          <w:p w14:paraId="25231422" w14:textId="1510E770" w:rsidR="002F1011" w:rsidRPr="001605E7" w:rsidRDefault="002F1011" w:rsidP="00DD1B9C">
            <w:pPr>
              <w:rPr>
                <w:rFonts w:ascii="Trebuchet MS" w:eastAsiaTheme="minorHAnsi" w:hAnsi="Trebuchet MS" w:cs="Arial"/>
                <w:color w:val="000000"/>
              </w:rPr>
            </w:pPr>
            <w:r w:rsidRPr="001605E7">
              <w:rPr>
                <w:rFonts w:ascii="Trebuchet MS" w:eastAsiaTheme="minorHAnsi" w:hAnsi="Trebuchet MS" w:cs="Arial"/>
                <w:color w:val="000000"/>
              </w:rPr>
              <w:t xml:space="preserve">1 : </w:t>
            </w:r>
            <w:r w:rsidR="00E549A0" w:rsidRPr="001605E7">
              <w:rPr>
                <w:rFonts w:ascii="Trebuchet MS" w:eastAsiaTheme="minorHAnsi" w:hAnsi="Trebuchet MS" w:cs="Arial"/>
                <w:color w:val="000000"/>
              </w:rPr>
              <w:t xml:space="preserve">ARP </w:t>
            </w:r>
            <w:r w:rsidR="00E549A0" w:rsidRPr="001605E7">
              <w:rPr>
                <w:rFonts w:ascii="Trebuchet MS" w:eastAsiaTheme="minorHAnsi" w:hAnsi="Trebuchet MS" w:cs="Arial" w:hint="eastAsia"/>
                <w:color w:val="000000"/>
              </w:rPr>
              <w:t>또는</w:t>
            </w:r>
            <w:r w:rsidR="00E549A0" w:rsidRPr="001605E7">
              <w:rPr>
                <w:rFonts w:ascii="Trebuchet MS" w:eastAsiaTheme="minorHAnsi" w:hAnsi="Trebuchet MS" w:cs="Arial"/>
                <w:color w:val="000000"/>
              </w:rPr>
              <w:t xml:space="preserve"> TCP </w:t>
            </w:r>
            <w:r w:rsidR="00E549A0" w:rsidRPr="001605E7">
              <w:rPr>
                <w:rFonts w:ascii="Trebuchet MS" w:eastAsiaTheme="minorHAnsi" w:hAnsi="Trebuchet MS" w:cs="Arial" w:hint="eastAsia"/>
                <w:color w:val="000000"/>
              </w:rPr>
              <w:t>통신과정에서</w:t>
            </w:r>
            <w:r w:rsidR="00E549A0" w:rsidRPr="001605E7">
              <w:rPr>
                <w:rFonts w:ascii="Trebuchet MS" w:eastAsiaTheme="minorHAnsi" w:hAnsi="Trebuchet MS" w:cs="Arial"/>
                <w:color w:val="000000"/>
              </w:rPr>
              <w:t xml:space="preserve"> Sn_RCR(SOCKET Retransmission Count Register)</w:t>
            </w:r>
            <w:r w:rsidR="00E549A0" w:rsidRPr="001605E7">
              <w:rPr>
                <w:rFonts w:ascii="Trebuchet MS" w:eastAsiaTheme="minorHAnsi" w:hAnsi="Trebuchet MS" w:cs="Arial" w:hint="eastAsia"/>
                <w:color w:val="000000"/>
              </w:rPr>
              <w:t>이상의</w:t>
            </w:r>
            <w:r w:rsidR="00E549A0" w:rsidRPr="001605E7">
              <w:rPr>
                <w:rFonts w:ascii="Trebuchet MS" w:eastAsiaTheme="minorHAnsi" w:hAnsi="Trebuchet MS" w:cs="Arial"/>
                <w:color w:val="000000"/>
              </w:rPr>
              <w:t xml:space="preserve"> </w:t>
            </w:r>
            <w:r w:rsidR="00E549A0" w:rsidRPr="001605E7">
              <w:rPr>
                <w:rFonts w:ascii="Trebuchet MS" w:eastAsiaTheme="minorHAnsi" w:hAnsi="Trebuchet MS" w:cs="Arial" w:hint="eastAsia"/>
                <w:color w:val="000000"/>
              </w:rPr>
              <w:t>재전송이</w:t>
            </w:r>
            <w:r w:rsidR="00E549A0" w:rsidRPr="001605E7">
              <w:rPr>
                <w:rFonts w:ascii="Trebuchet MS" w:eastAsiaTheme="minorHAnsi" w:hAnsi="Trebuchet MS" w:cs="Arial"/>
                <w:color w:val="000000"/>
              </w:rPr>
              <w:t xml:space="preserve"> </w:t>
            </w:r>
            <w:r w:rsidR="00E549A0" w:rsidRPr="001605E7">
              <w:rPr>
                <w:rFonts w:ascii="Trebuchet MS" w:eastAsiaTheme="minorHAnsi" w:hAnsi="Trebuchet MS" w:cs="Arial" w:hint="eastAsia"/>
                <w:color w:val="000000"/>
              </w:rPr>
              <w:t>발생한</w:t>
            </w:r>
            <w:r w:rsidR="00E549A0" w:rsidRPr="001605E7">
              <w:rPr>
                <w:rFonts w:ascii="Trebuchet MS" w:eastAsiaTheme="minorHAnsi" w:hAnsi="Trebuchet MS" w:cs="Arial"/>
                <w:color w:val="000000"/>
              </w:rPr>
              <w:t xml:space="preserve"> </w:t>
            </w:r>
            <w:r w:rsidR="00E549A0" w:rsidRPr="001605E7">
              <w:rPr>
                <w:rFonts w:ascii="Trebuchet MS" w:eastAsiaTheme="minorHAnsi" w:hAnsi="Trebuchet MS" w:cs="Arial" w:hint="eastAsia"/>
                <w:color w:val="000000"/>
              </w:rPr>
              <w:t>경우</w:t>
            </w:r>
          </w:p>
          <w:p w14:paraId="42A06102" w14:textId="70E52866" w:rsidR="001C2801" w:rsidRPr="001605E7" w:rsidRDefault="002F1011">
            <w:pPr>
              <w:rPr>
                <w:rFonts w:ascii="Trebuchet MS" w:eastAsiaTheme="minorHAnsi" w:hAnsi="Trebuchet MS" w:cs="Arial"/>
                <w:color w:val="000000"/>
              </w:rPr>
            </w:pPr>
            <w:r w:rsidRPr="001605E7">
              <w:rPr>
                <w:rFonts w:ascii="Trebuchet MS" w:eastAsiaTheme="minorHAnsi" w:hAnsi="Trebuchet MS" w:cs="Arial"/>
                <w:color w:val="000000"/>
              </w:rPr>
              <w:t xml:space="preserve">0 : </w:t>
            </w:r>
            <w:r w:rsidR="002F1EC1" w:rsidRPr="001605E7">
              <w:rPr>
                <w:rFonts w:ascii="Trebuchet MS" w:eastAsiaTheme="minorHAnsi" w:hAnsi="Trebuchet MS" w:cs="Arial"/>
                <w:color w:val="000000"/>
              </w:rPr>
              <w:t>when others</w:t>
            </w:r>
          </w:p>
        </w:tc>
      </w:tr>
      <w:tr w:rsidR="001C2801" w:rsidRPr="00546234" w14:paraId="0EAFE008" w14:textId="77777777" w:rsidTr="001605E7">
        <w:trPr>
          <w:jc w:val="center"/>
        </w:trPr>
        <w:tc>
          <w:tcPr>
            <w:tcW w:w="680" w:type="dxa"/>
            <w:vAlign w:val="center"/>
          </w:tcPr>
          <w:p w14:paraId="7675E19B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2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235CFC4F" w14:textId="77777777" w:rsidR="001C2801" w:rsidRPr="001605E7" w:rsidRDefault="001C2801">
            <w:pPr>
              <w:jc w:val="center"/>
              <w:rPr>
                <w:rFonts w:ascii="Trebuchet MS" w:eastAsiaTheme="minorHAnsi" w:hAnsi="Trebuchet MS" w:cs="Arial"/>
              </w:rPr>
            </w:pPr>
            <w:r w:rsidRPr="001605E7">
              <w:rPr>
                <w:rFonts w:ascii="Trebuchet MS" w:eastAsiaTheme="minorHAnsi" w:hAnsi="Trebuchet MS" w:cs="Arial"/>
              </w:rPr>
              <w:t>RECV</w:t>
            </w:r>
          </w:p>
        </w:tc>
        <w:tc>
          <w:tcPr>
            <w:tcW w:w="6521" w:type="dxa"/>
          </w:tcPr>
          <w:p w14:paraId="4148260F" w14:textId="43960073" w:rsidR="001C2801" w:rsidRPr="001605E7" w:rsidRDefault="001C2801" w:rsidP="00DD1B9C">
            <w:pPr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Receive</w:t>
            </w:r>
            <w:r w:rsidR="003F213C" w:rsidRPr="001605E7">
              <w:rPr>
                <w:rFonts w:ascii="Trebuchet MS" w:eastAsiaTheme="minorHAnsi" w:hAnsi="Trebuchet MS"/>
              </w:rPr>
              <w:t>d</w:t>
            </w:r>
          </w:p>
          <w:p w14:paraId="5C513AE1" w14:textId="64F319C3" w:rsidR="00E549A0" w:rsidRPr="001605E7" w:rsidRDefault="00E549A0" w:rsidP="00DD1B9C">
            <w:pPr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1 : SOCKET n RX Memory</w:t>
            </w:r>
            <w:r w:rsidRPr="001605E7">
              <w:rPr>
                <w:rFonts w:ascii="Trebuchet MS" w:eastAsiaTheme="minorHAnsi" w:hAnsi="Trebuchet MS" w:hint="eastAsia"/>
              </w:rPr>
              <w:t>에</w:t>
            </w:r>
            <w:r w:rsidRPr="001605E7">
              <w:rPr>
                <w:rFonts w:ascii="Trebuchet MS" w:eastAsiaTheme="minorHAnsi" w:hAnsi="Trebuchet MS"/>
              </w:rPr>
              <w:t xml:space="preserve"> Data</w:t>
            </w:r>
            <w:r w:rsidRPr="001605E7">
              <w:rPr>
                <w:rFonts w:ascii="Trebuchet MS" w:eastAsiaTheme="minorHAnsi" w:hAnsi="Trebuchet MS" w:hint="eastAsia"/>
              </w:rPr>
              <w:t>를</w:t>
            </w:r>
            <w:r w:rsidRPr="001605E7">
              <w:rPr>
                <w:rFonts w:ascii="Trebuchet MS" w:eastAsiaTheme="minorHAnsi" w:hAnsi="Trebuchet MS"/>
              </w:rPr>
              <w:t xml:space="preserve"> </w:t>
            </w:r>
            <w:r w:rsidRPr="001605E7">
              <w:rPr>
                <w:rFonts w:ascii="Trebuchet MS" w:eastAsiaTheme="minorHAnsi" w:hAnsi="Trebuchet MS" w:hint="eastAsia"/>
              </w:rPr>
              <w:t>수신하거나</w:t>
            </w:r>
            <w:r w:rsidRPr="001605E7">
              <w:rPr>
                <w:rFonts w:ascii="Trebuchet MS" w:eastAsiaTheme="minorHAnsi" w:hAnsi="Trebuchet MS"/>
              </w:rPr>
              <w:t xml:space="preserve"> Sn_CR[RECV] </w:t>
            </w:r>
            <w:r w:rsidRPr="001605E7">
              <w:rPr>
                <w:rFonts w:ascii="Trebuchet MS" w:eastAsiaTheme="minorHAnsi" w:hAnsi="Trebuchet MS" w:hint="eastAsia"/>
              </w:rPr>
              <w:t>수행</w:t>
            </w:r>
            <w:r w:rsidRPr="001605E7">
              <w:rPr>
                <w:rFonts w:ascii="Trebuchet MS" w:eastAsiaTheme="minorHAnsi" w:hAnsi="Trebuchet MS"/>
              </w:rPr>
              <w:t xml:space="preserve"> </w:t>
            </w:r>
            <w:r w:rsidRPr="001605E7">
              <w:rPr>
                <w:rFonts w:ascii="Trebuchet MS" w:eastAsiaTheme="minorHAnsi" w:hAnsi="Trebuchet MS" w:hint="eastAsia"/>
              </w:rPr>
              <w:t>후</w:t>
            </w:r>
            <w:r w:rsidRPr="001605E7">
              <w:rPr>
                <w:rFonts w:ascii="Trebuchet MS" w:eastAsiaTheme="minorHAnsi" w:hAnsi="Trebuchet MS"/>
              </w:rPr>
              <w:t xml:space="preserve"> Data</w:t>
            </w:r>
            <w:r w:rsidRPr="001605E7">
              <w:rPr>
                <w:rFonts w:ascii="Trebuchet MS" w:eastAsiaTheme="minorHAnsi" w:hAnsi="Trebuchet MS" w:hint="eastAsia"/>
              </w:rPr>
              <w:t>가</w:t>
            </w:r>
            <w:r w:rsidRPr="001605E7">
              <w:rPr>
                <w:rFonts w:ascii="Trebuchet MS" w:eastAsiaTheme="minorHAnsi" w:hAnsi="Trebuchet MS"/>
              </w:rPr>
              <w:t xml:space="preserve"> </w:t>
            </w:r>
            <w:r w:rsidRPr="001605E7">
              <w:rPr>
                <w:rFonts w:ascii="Trebuchet MS" w:eastAsiaTheme="minorHAnsi" w:hAnsi="Trebuchet MS" w:hint="eastAsia"/>
              </w:rPr>
              <w:t>남아있는</w:t>
            </w:r>
            <w:r w:rsidRPr="001605E7">
              <w:rPr>
                <w:rFonts w:ascii="Trebuchet MS" w:eastAsiaTheme="minorHAnsi" w:hAnsi="Trebuchet MS"/>
              </w:rPr>
              <w:t xml:space="preserve"> </w:t>
            </w:r>
            <w:r w:rsidRPr="001605E7">
              <w:rPr>
                <w:rFonts w:ascii="Trebuchet MS" w:eastAsiaTheme="minorHAnsi" w:hAnsi="Trebuchet MS" w:hint="eastAsia"/>
              </w:rPr>
              <w:t>경우</w:t>
            </w:r>
          </w:p>
          <w:p w14:paraId="07E8F29B" w14:textId="736ABDEF" w:rsidR="001C2801" w:rsidRPr="001605E7" w:rsidRDefault="00E549A0">
            <w:pPr>
              <w:rPr>
                <w:rFonts w:ascii="Trebuchet MS" w:eastAsiaTheme="minorHAnsi" w:hAnsi="Trebuchet MS" w:cs="Arial"/>
                <w:color w:val="000000"/>
              </w:rPr>
            </w:pPr>
            <w:r w:rsidRPr="001605E7">
              <w:rPr>
                <w:rFonts w:ascii="Trebuchet MS" w:eastAsiaTheme="minorHAnsi" w:hAnsi="Trebuchet MS"/>
              </w:rPr>
              <w:t xml:space="preserve">0 : </w:t>
            </w:r>
            <w:r w:rsidR="002F1EC1" w:rsidRPr="001605E7">
              <w:rPr>
                <w:rFonts w:ascii="Trebuchet MS" w:eastAsiaTheme="minorHAnsi" w:hAnsi="Trebuchet MS"/>
              </w:rPr>
              <w:t>when others</w:t>
            </w:r>
          </w:p>
        </w:tc>
      </w:tr>
      <w:tr w:rsidR="001C2801" w:rsidRPr="00546234" w14:paraId="6832D589" w14:textId="77777777" w:rsidTr="001605E7">
        <w:trPr>
          <w:jc w:val="center"/>
        </w:trPr>
        <w:tc>
          <w:tcPr>
            <w:tcW w:w="680" w:type="dxa"/>
            <w:vAlign w:val="center"/>
          </w:tcPr>
          <w:p w14:paraId="0C323D78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7E6CDEA9" w14:textId="77777777" w:rsidR="001C2801" w:rsidRPr="001605E7" w:rsidRDefault="001C2801">
            <w:pPr>
              <w:jc w:val="center"/>
              <w:rPr>
                <w:rFonts w:ascii="Trebuchet MS" w:eastAsiaTheme="minorHAnsi" w:hAnsi="Trebuchet MS" w:cs="Arial"/>
              </w:rPr>
            </w:pPr>
            <w:r w:rsidRPr="001605E7">
              <w:rPr>
                <w:rFonts w:ascii="Trebuchet MS" w:eastAsiaTheme="minorHAnsi" w:hAnsi="Trebuchet MS" w:cs="Arial"/>
              </w:rPr>
              <w:t>DISCON</w:t>
            </w:r>
          </w:p>
        </w:tc>
        <w:tc>
          <w:tcPr>
            <w:tcW w:w="6521" w:type="dxa"/>
          </w:tcPr>
          <w:p w14:paraId="31A6F0D5" w14:textId="564A4D44" w:rsidR="001C2801" w:rsidRPr="001605E7" w:rsidRDefault="001C2801" w:rsidP="00155A42">
            <w:pPr>
              <w:pStyle w:val="17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Disconnect</w:t>
            </w:r>
            <w:r w:rsidR="003F213C" w:rsidRPr="001605E7">
              <w:rPr>
                <w:rFonts w:eastAsiaTheme="minorHAnsi"/>
              </w:rPr>
              <w:t>ed</w:t>
            </w:r>
          </w:p>
          <w:p w14:paraId="78FC064C" w14:textId="636C20EE" w:rsidR="00E549A0" w:rsidRPr="00546234" w:rsidRDefault="00E549A0" w:rsidP="00981EAC">
            <w:pPr>
              <w:pStyle w:val="11"/>
            </w:pPr>
            <w:r w:rsidRPr="00546234">
              <w:t xml:space="preserve">1 : </w:t>
            </w:r>
            <w:r w:rsidR="00981EAC">
              <w:t>FIN Packet</w:t>
            </w:r>
            <w:r w:rsidR="00981EAC">
              <w:rPr>
                <w:rFonts w:hint="eastAsia"/>
              </w:rPr>
              <w:t>을</w:t>
            </w:r>
            <w:r w:rsidR="00981EAC">
              <w:rPr>
                <w:rFonts w:hint="eastAsia"/>
              </w:rPr>
              <w:t xml:space="preserve"> </w:t>
            </w:r>
            <w:r w:rsidR="00981EAC">
              <w:rPr>
                <w:rFonts w:hint="eastAsia"/>
              </w:rPr>
              <w:t>수신하거나</w:t>
            </w:r>
            <w:r w:rsidR="00981EAC">
              <w:rPr>
                <w:rFonts w:hint="eastAsia"/>
              </w:rPr>
              <w:t xml:space="preserve"> </w:t>
            </w:r>
            <w:r w:rsidR="00981EAC">
              <w:rPr>
                <w:rFonts w:hint="eastAsia"/>
              </w:rPr>
              <w:t>전송한</w:t>
            </w:r>
            <w:r w:rsidR="00981EAC">
              <w:rPr>
                <w:rFonts w:hint="eastAsia"/>
              </w:rPr>
              <w:t xml:space="preserve"> </w:t>
            </w:r>
            <w:r w:rsidR="00981EAC">
              <w:t>FIN</w:t>
            </w:r>
            <w:r w:rsidR="00981EAC">
              <w:rPr>
                <w:rFonts w:hint="eastAsia"/>
              </w:rPr>
              <w:t>에</w:t>
            </w:r>
            <w:r w:rsidR="00981EAC">
              <w:rPr>
                <w:rFonts w:hint="eastAsia"/>
              </w:rPr>
              <w:t xml:space="preserve"> </w:t>
            </w:r>
            <w:r w:rsidR="00981EAC">
              <w:rPr>
                <w:rFonts w:hint="eastAsia"/>
              </w:rPr>
              <w:t>대한</w:t>
            </w:r>
            <w:r w:rsidR="00981EAC">
              <w:rPr>
                <w:rFonts w:hint="eastAsia"/>
              </w:rPr>
              <w:t xml:space="preserve"> </w:t>
            </w:r>
            <w:r w:rsidR="00981EAC">
              <w:t>ACK Packet</w:t>
            </w:r>
            <w:r w:rsidR="00981EAC">
              <w:rPr>
                <w:rFonts w:hint="eastAsia"/>
              </w:rPr>
              <w:t>을</w:t>
            </w:r>
            <w:r w:rsidR="00981EAC">
              <w:rPr>
                <w:rFonts w:hint="eastAsia"/>
              </w:rPr>
              <w:t xml:space="preserve"> </w:t>
            </w:r>
            <w:r w:rsidR="00981EAC">
              <w:rPr>
                <w:rFonts w:hint="eastAsia"/>
              </w:rPr>
              <w:t>수신한</w:t>
            </w:r>
            <w:r w:rsidR="00981EAC">
              <w:rPr>
                <w:rFonts w:hint="eastAsia"/>
              </w:rPr>
              <w:t xml:space="preserve"> </w:t>
            </w:r>
            <w:r w:rsidR="00981EAC">
              <w:rPr>
                <w:rFonts w:hint="eastAsia"/>
              </w:rPr>
              <w:t>경우</w:t>
            </w:r>
            <w:r w:rsidR="00981EAC">
              <w:rPr>
                <w:rFonts w:hint="eastAsia"/>
              </w:rPr>
              <w:t xml:space="preserve"> </w:t>
            </w:r>
            <w:r w:rsidR="00981EAC">
              <w:rPr>
                <w:rFonts w:hint="eastAsia"/>
              </w:rPr>
              <w:t>마지막으로</w:t>
            </w:r>
            <w:r w:rsidR="00981EAC">
              <w:rPr>
                <w:rFonts w:hint="eastAsia"/>
              </w:rPr>
              <w:t>,</w:t>
            </w:r>
            <w:r w:rsidR="00981EAC">
              <w:t xml:space="preserve"> </w:t>
            </w:r>
            <w:r w:rsidR="00981EAC">
              <w:rPr>
                <w:rFonts w:hint="eastAsia"/>
              </w:rPr>
              <w:t>상대방으로부터</w:t>
            </w:r>
            <w:r w:rsidR="00981EAC">
              <w:rPr>
                <w:rFonts w:hint="eastAsia"/>
              </w:rPr>
              <w:t xml:space="preserve"> </w:t>
            </w:r>
            <w:r w:rsidR="00981EAC">
              <w:t>RST Packet</w:t>
            </w:r>
            <w:r w:rsidR="00981EAC">
              <w:rPr>
                <w:rFonts w:hint="eastAsia"/>
              </w:rPr>
              <w:t>을</w:t>
            </w:r>
            <w:r w:rsidR="00981EAC">
              <w:rPr>
                <w:rFonts w:hint="eastAsia"/>
              </w:rPr>
              <w:t xml:space="preserve"> </w:t>
            </w:r>
            <w:r w:rsidR="00981EAC">
              <w:rPr>
                <w:rFonts w:hint="eastAsia"/>
              </w:rPr>
              <w:t>수신한</w:t>
            </w:r>
            <w:r w:rsidR="00981EAC">
              <w:rPr>
                <w:rFonts w:hint="eastAsia"/>
              </w:rPr>
              <w:t xml:space="preserve"> </w:t>
            </w:r>
            <w:r w:rsidR="00981EAC">
              <w:rPr>
                <w:rFonts w:hint="eastAsia"/>
              </w:rPr>
              <w:t>경우</w:t>
            </w:r>
          </w:p>
          <w:p w14:paraId="6C71E388" w14:textId="606BFB57" w:rsidR="001C2801" w:rsidRPr="001605E7" w:rsidRDefault="002F1EC1" w:rsidP="00155A42">
            <w:pPr>
              <w:pStyle w:val="17"/>
              <w:rPr>
                <w:rFonts w:eastAsiaTheme="minorHAnsi" w:cs="Arial"/>
                <w:color w:val="000000"/>
              </w:rPr>
            </w:pPr>
            <w:r w:rsidRPr="001605E7">
              <w:rPr>
                <w:rFonts w:eastAsiaTheme="minorHAnsi"/>
              </w:rPr>
              <w:t>0 : when others</w:t>
            </w:r>
          </w:p>
        </w:tc>
      </w:tr>
      <w:tr w:rsidR="001C2801" w:rsidRPr="00546234" w14:paraId="7823411C" w14:textId="77777777" w:rsidTr="001605E7">
        <w:trPr>
          <w:jc w:val="center"/>
        </w:trPr>
        <w:tc>
          <w:tcPr>
            <w:tcW w:w="680" w:type="dxa"/>
            <w:vAlign w:val="center"/>
          </w:tcPr>
          <w:p w14:paraId="0136CFCD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2ECE9595" w14:textId="77777777" w:rsidR="001C2801" w:rsidRPr="001605E7" w:rsidRDefault="001C2801">
            <w:pPr>
              <w:jc w:val="center"/>
              <w:rPr>
                <w:rFonts w:ascii="Trebuchet MS" w:eastAsiaTheme="minorHAnsi" w:hAnsi="Trebuchet MS" w:cs="Arial"/>
              </w:rPr>
            </w:pPr>
            <w:r w:rsidRPr="001605E7">
              <w:rPr>
                <w:rFonts w:ascii="Trebuchet MS" w:eastAsiaTheme="minorHAnsi" w:hAnsi="Trebuchet MS" w:cs="Arial"/>
              </w:rPr>
              <w:t>CON</w:t>
            </w:r>
          </w:p>
        </w:tc>
        <w:tc>
          <w:tcPr>
            <w:tcW w:w="6521" w:type="dxa"/>
          </w:tcPr>
          <w:p w14:paraId="464D521E" w14:textId="4784AE59" w:rsidR="001C2801" w:rsidRPr="001605E7" w:rsidRDefault="001C2801" w:rsidP="00DD1B9C">
            <w:pPr>
              <w:rPr>
                <w:rFonts w:ascii="Trebuchet MS" w:eastAsiaTheme="minorHAnsi" w:hAnsi="Trebuchet MS"/>
                <w:strike/>
              </w:rPr>
            </w:pPr>
            <w:r w:rsidRPr="001605E7">
              <w:rPr>
                <w:rFonts w:ascii="Trebuchet MS" w:eastAsiaTheme="minorHAnsi" w:hAnsi="Trebuchet MS"/>
              </w:rPr>
              <w:t>Connect</w:t>
            </w:r>
            <w:r w:rsidR="00981EAC">
              <w:rPr>
                <w:rFonts w:ascii="Trebuchet MS" w:eastAsiaTheme="minorEastAsia" w:hAnsi="Trebuchet MS"/>
              </w:rPr>
              <w:t>ed</w:t>
            </w:r>
          </w:p>
          <w:p w14:paraId="0C9BB7AD" w14:textId="7198FDBE" w:rsidR="002F1EC1" w:rsidRPr="001605E7" w:rsidRDefault="002F1EC1">
            <w:pPr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1 : TCP mode</w:t>
            </w:r>
            <w:r w:rsidRPr="001605E7">
              <w:rPr>
                <w:rFonts w:ascii="Trebuchet MS" w:eastAsiaTheme="minorHAnsi" w:hAnsi="Trebuchet MS" w:hint="eastAsia"/>
              </w:rPr>
              <w:t>에서</w:t>
            </w:r>
            <w:r w:rsidRPr="001605E7">
              <w:rPr>
                <w:rFonts w:ascii="Trebuchet MS" w:eastAsiaTheme="minorHAnsi" w:hAnsi="Trebuchet MS"/>
              </w:rPr>
              <w:t xml:space="preserve"> </w:t>
            </w:r>
            <w:r w:rsidR="00D11DF6" w:rsidRPr="001605E7">
              <w:rPr>
                <w:rFonts w:ascii="Trebuchet MS" w:eastAsiaTheme="minorHAnsi" w:hAnsi="Trebuchet MS" w:hint="eastAsia"/>
              </w:rPr>
              <w:t>접속</w:t>
            </w:r>
            <w:r w:rsidRPr="001605E7">
              <w:rPr>
                <w:rFonts w:ascii="Trebuchet MS" w:eastAsiaTheme="minorHAnsi" w:hAnsi="Trebuchet MS" w:hint="eastAsia"/>
              </w:rPr>
              <w:t>이</w:t>
            </w:r>
            <w:r w:rsidRPr="001605E7">
              <w:rPr>
                <w:rFonts w:ascii="Trebuchet MS" w:eastAsiaTheme="minorHAnsi" w:hAnsi="Trebuchet MS"/>
              </w:rPr>
              <w:t xml:space="preserve"> </w:t>
            </w:r>
            <w:r w:rsidRPr="001605E7">
              <w:rPr>
                <w:rFonts w:ascii="Trebuchet MS" w:eastAsiaTheme="minorHAnsi" w:hAnsi="Trebuchet MS" w:hint="eastAsia"/>
              </w:rPr>
              <w:t>완료된</w:t>
            </w:r>
            <w:r w:rsidRPr="001605E7">
              <w:rPr>
                <w:rFonts w:ascii="Trebuchet MS" w:eastAsiaTheme="minorHAnsi" w:hAnsi="Trebuchet MS"/>
              </w:rPr>
              <w:t xml:space="preserve"> </w:t>
            </w:r>
            <w:r w:rsidRPr="001605E7">
              <w:rPr>
                <w:rFonts w:ascii="Trebuchet MS" w:eastAsiaTheme="minorHAnsi" w:hAnsi="Trebuchet MS" w:hint="eastAsia"/>
              </w:rPr>
              <w:t>경우</w:t>
            </w:r>
          </w:p>
          <w:p w14:paraId="1F5417D6" w14:textId="215BD083" w:rsidR="001C2801" w:rsidRPr="001605E7" w:rsidRDefault="002F1EC1">
            <w:pPr>
              <w:rPr>
                <w:rFonts w:ascii="Trebuchet MS" w:eastAsiaTheme="minorHAnsi" w:hAnsi="Trebuchet MS"/>
                <w:b/>
              </w:rPr>
            </w:pPr>
            <w:r w:rsidRPr="001605E7">
              <w:rPr>
                <w:rFonts w:ascii="Trebuchet MS" w:eastAsiaTheme="minorHAnsi" w:hAnsi="Trebuchet MS"/>
              </w:rPr>
              <w:t>0 : when others</w:t>
            </w:r>
          </w:p>
        </w:tc>
      </w:tr>
    </w:tbl>
    <w:p w14:paraId="7B85BD3D" w14:textId="77777777" w:rsidR="001C2801" w:rsidRPr="001605E7" w:rsidRDefault="001C2801" w:rsidP="00155A42">
      <w:pPr>
        <w:pStyle w:val="11"/>
        <w:rPr>
          <w:rFonts w:eastAsiaTheme="minorHAnsi"/>
        </w:rPr>
      </w:pPr>
    </w:p>
    <w:p w14:paraId="54B9C6EB" w14:textId="4EC638C2" w:rsidR="0017017C" w:rsidRPr="008C14F1" w:rsidRDefault="001C2801" w:rsidP="00E54C87">
      <w:pPr>
        <w:pStyle w:val="31"/>
      </w:pPr>
      <w:bookmarkStart w:id="452" w:name="_Toc483830058"/>
      <w:r w:rsidRPr="008C14F1">
        <w:t>Sn_SR (</w:t>
      </w:r>
      <w:r w:rsidR="00053E69" w:rsidRPr="008C14F1">
        <w:t>SOCKET</w:t>
      </w:r>
      <w:r w:rsidRPr="008C14F1">
        <w:t xml:space="preserve"> n Status Register)</w:t>
      </w:r>
      <w:bookmarkEnd w:id="452"/>
    </w:p>
    <w:p w14:paraId="761105A7" w14:textId="6CA1CE15" w:rsidR="001C2801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3F213C" w:rsidRPr="001605E7">
        <w:rPr>
          <w:rFonts w:eastAsiaTheme="minorHAnsi"/>
        </w:rPr>
        <w:t>RO</w:t>
      </w:r>
      <w:r w:rsidR="0049364B" w:rsidRPr="001605E7">
        <w:rPr>
          <w:rFonts w:eastAsiaTheme="minorHAnsi"/>
        </w:rPr>
        <w:t>]</w:t>
      </w:r>
      <w:r w:rsidR="00756EBE" w:rsidRPr="001605E7">
        <w:rPr>
          <w:rFonts w:eastAsiaTheme="minorHAnsi"/>
        </w:rPr>
        <w:t xml:space="preserve"> [0x0003+</w:t>
      </w:r>
      <w:r w:rsidR="001C2801" w:rsidRPr="001605E7">
        <w:rPr>
          <w:rFonts w:eastAsiaTheme="minorHAnsi"/>
        </w:rPr>
        <w:t>0x0100*(n+4)] [0x00]</w:t>
      </w:r>
    </w:p>
    <w:p w14:paraId="0612C12C" w14:textId="3BA05D80" w:rsidR="001C2801" w:rsidRPr="001605E7" w:rsidRDefault="001C2801" w:rsidP="00155A42">
      <w:pPr>
        <w:pStyle w:val="11"/>
        <w:rPr>
          <w:rFonts w:eastAsiaTheme="minorHAnsi"/>
          <w:lang w:val="sv-SE"/>
        </w:rPr>
      </w:pPr>
      <w:r w:rsidRPr="001605E7">
        <w:rPr>
          <w:rStyle w:val="1Char3"/>
          <w:rFonts w:eastAsiaTheme="minorHAnsi"/>
          <w:szCs w:val="20"/>
          <w:lang w:val="sv-SE"/>
        </w:rPr>
        <w:t>Sn_SR</w:t>
      </w:r>
      <w:r w:rsidRPr="001605E7">
        <w:rPr>
          <w:rStyle w:val="1Char3"/>
          <w:rFonts w:eastAsiaTheme="minorHAnsi" w:cs="맑은 고딕"/>
          <w:szCs w:val="20"/>
        </w:rPr>
        <w:t>은</w:t>
      </w:r>
      <w:r w:rsidRPr="001605E7">
        <w:rPr>
          <w:rStyle w:val="1Char3"/>
          <w:rFonts w:eastAsiaTheme="minorHAnsi"/>
          <w:szCs w:val="20"/>
          <w:lang w:val="sv-SE"/>
        </w:rPr>
        <w:t xml:space="preserve"> </w:t>
      </w:r>
      <w:r w:rsidR="00053E69" w:rsidRPr="001605E7">
        <w:rPr>
          <w:rStyle w:val="1Char3"/>
          <w:rFonts w:eastAsiaTheme="minorHAnsi"/>
          <w:szCs w:val="20"/>
          <w:lang w:val="sv-SE"/>
        </w:rPr>
        <w:t>SOCKET</w:t>
      </w:r>
      <w:r w:rsidRPr="001605E7">
        <w:rPr>
          <w:rStyle w:val="1Char3"/>
          <w:rFonts w:eastAsiaTheme="minorHAnsi"/>
          <w:szCs w:val="20"/>
          <w:lang w:val="sv-SE"/>
        </w:rPr>
        <w:t xml:space="preserve"> n</w:t>
      </w:r>
      <w:r w:rsidRPr="001605E7">
        <w:rPr>
          <w:rStyle w:val="1Char3"/>
          <w:rFonts w:eastAsiaTheme="minorHAnsi" w:cs="맑은 고딕"/>
          <w:szCs w:val="20"/>
        </w:rPr>
        <w:t>의</w:t>
      </w:r>
      <w:r w:rsidRPr="001605E7">
        <w:rPr>
          <w:rStyle w:val="1Char3"/>
          <w:rFonts w:eastAsiaTheme="minorHAnsi"/>
          <w:szCs w:val="20"/>
          <w:lang w:val="sv-SE"/>
        </w:rPr>
        <w:t xml:space="preserve"> </w:t>
      </w:r>
      <w:r w:rsidRPr="001605E7">
        <w:rPr>
          <w:rStyle w:val="1Char3"/>
          <w:rFonts w:eastAsiaTheme="minorHAnsi" w:cs="맑은 고딕"/>
          <w:szCs w:val="20"/>
        </w:rPr>
        <w:t>상태를</w:t>
      </w:r>
      <w:r w:rsidRPr="001605E7">
        <w:rPr>
          <w:rStyle w:val="1Char3"/>
          <w:rFonts w:eastAsiaTheme="minorHAnsi"/>
          <w:szCs w:val="20"/>
          <w:lang w:val="sv-SE"/>
        </w:rPr>
        <w:t xml:space="preserve"> </w:t>
      </w:r>
      <w:r w:rsidRPr="001605E7">
        <w:rPr>
          <w:rStyle w:val="1Char3"/>
          <w:rFonts w:eastAsiaTheme="minorHAnsi" w:cs="맑은 고딕"/>
          <w:szCs w:val="20"/>
        </w:rPr>
        <w:t>알려준다</w:t>
      </w:r>
      <w:r w:rsidRPr="001605E7">
        <w:rPr>
          <w:rStyle w:val="1Char3"/>
          <w:rFonts w:eastAsiaTheme="minorHAnsi"/>
          <w:szCs w:val="20"/>
          <w:lang w:val="sv-SE"/>
        </w:rPr>
        <w:t xml:space="preserve">. </w:t>
      </w:r>
      <w:r w:rsidR="002F1EC1" w:rsidRPr="001605E7">
        <w:rPr>
          <w:rStyle w:val="1Char3"/>
          <w:rFonts w:eastAsiaTheme="minorHAnsi"/>
          <w:szCs w:val="20"/>
          <w:lang w:val="sv-SE"/>
        </w:rPr>
        <w:t>Sn_SR</w:t>
      </w:r>
      <w:r w:rsidRPr="001605E7">
        <w:rPr>
          <w:rStyle w:val="1Char3"/>
          <w:rFonts w:eastAsiaTheme="minorHAnsi" w:cs="맑은 고딕"/>
          <w:szCs w:val="20"/>
        </w:rPr>
        <w:t>는</w:t>
      </w:r>
      <w:r w:rsidRPr="001605E7">
        <w:rPr>
          <w:rStyle w:val="1Char3"/>
          <w:rFonts w:eastAsiaTheme="minorHAnsi"/>
          <w:szCs w:val="20"/>
          <w:lang w:val="sv-SE"/>
        </w:rPr>
        <w:t xml:space="preserve"> Sn_CR</w:t>
      </w:r>
      <w:r w:rsidRPr="001605E7">
        <w:rPr>
          <w:rStyle w:val="1Char3"/>
          <w:rFonts w:eastAsiaTheme="minorHAnsi" w:cs="맑은 고딕"/>
          <w:szCs w:val="20"/>
        </w:rPr>
        <w:t>의</w:t>
      </w:r>
      <w:r w:rsidRPr="001605E7">
        <w:rPr>
          <w:rStyle w:val="1Char3"/>
          <w:rFonts w:eastAsiaTheme="minorHAnsi"/>
          <w:szCs w:val="20"/>
          <w:lang w:val="sv-SE"/>
        </w:rPr>
        <w:t xml:space="preserve"> Command</w:t>
      </w:r>
      <w:r w:rsidR="00587ED2" w:rsidRPr="001605E7">
        <w:rPr>
          <w:rStyle w:val="1Char3"/>
          <w:rFonts w:eastAsiaTheme="minorHAnsi" w:cs="맑은 고딕"/>
          <w:szCs w:val="20"/>
          <w:lang w:val="sv-SE"/>
        </w:rPr>
        <w:t>수행</w:t>
      </w:r>
      <w:r w:rsidR="00587ED2" w:rsidRPr="001605E7">
        <w:rPr>
          <w:rStyle w:val="1Char3"/>
          <w:rFonts w:eastAsiaTheme="minorHAnsi"/>
          <w:szCs w:val="20"/>
          <w:lang w:val="sv-SE"/>
        </w:rPr>
        <w:t xml:space="preserve"> </w:t>
      </w:r>
      <w:r w:rsidR="00587ED2" w:rsidRPr="001605E7">
        <w:rPr>
          <w:rStyle w:val="1Char3"/>
          <w:rFonts w:eastAsiaTheme="minorHAnsi" w:cs="맑은 고딕"/>
          <w:szCs w:val="20"/>
          <w:lang w:val="sv-SE"/>
        </w:rPr>
        <w:t>또는</w:t>
      </w:r>
      <w:r w:rsidR="00587ED2" w:rsidRPr="001605E7">
        <w:rPr>
          <w:rStyle w:val="1Char3"/>
          <w:rFonts w:eastAsiaTheme="minorHAnsi"/>
          <w:szCs w:val="20"/>
          <w:lang w:val="sv-SE"/>
        </w:rPr>
        <w:t xml:space="preserve"> Data </w:t>
      </w:r>
      <w:r w:rsidRPr="001605E7">
        <w:rPr>
          <w:rStyle w:val="1Char3"/>
          <w:rFonts w:eastAsiaTheme="minorHAnsi" w:cs="맑은 고딕"/>
          <w:szCs w:val="20"/>
        </w:rPr>
        <w:t>송수신중에</w:t>
      </w:r>
      <w:r w:rsidRPr="001605E7">
        <w:rPr>
          <w:rStyle w:val="1Char3"/>
          <w:rFonts w:eastAsiaTheme="minorHAnsi"/>
          <w:szCs w:val="20"/>
          <w:lang w:val="sv-SE"/>
        </w:rPr>
        <w:t xml:space="preserve"> </w:t>
      </w:r>
      <w:r w:rsidRPr="001605E7">
        <w:rPr>
          <w:rStyle w:val="1Char3"/>
          <w:rFonts w:eastAsiaTheme="minorHAnsi" w:cs="맑은 고딕"/>
          <w:szCs w:val="20"/>
        </w:rPr>
        <w:t>변경될</w:t>
      </w:r>
      <w:r w:rsidRPr="001605E7">
        <w:rPr>
          <w:rStyle w:val="1Char3"/>
          <w:rFonts w:eastAsiaTheme="minorHAnsi"/>
          <w:szCs w:val="20"/>
          <w:lang w:val="sv-SE"/>
        </w:rPr>
        <w:t xml:space="preserve"> </w:t>
      </w:r>
      <w:r w:rsidRPr="001605E7">
        <w:rPr>
          <w:rStyle w:val="1Char3"/>
          <w:rFonts w:eastAsiaTheme="minorHAnsi" w:cs="맑은 고딕"/>
          <w:szCs w:val="20"/>
        </w:rPr>
        <w:t>수</w:t>
      </w:r>
      <w:r w:rsidRPr="001605E7">
        <w:rPr>
          <w:rStyle w:val="1Char3"/>
          <w:rFonts w:eastAsiaTheme="minorHAnsi"/>
          <w:szCs w:val="20"/>
          <w:lang w:val="sv-SE"/>
        </w:rPr>
        <w:t xml:space="preserve"> </w:t>
      </w:r>
      <w:r w:rsidRPr="001605E7">
        <w:rPr>
          <w:rStyle w:val="1Char3"/>
          <w:rFonts w:eastAsiaTheme="minorHAnsi" w:cs="맑은 고딕"/>
          <w:szCs w:val="20"/>
        </w:rPr>
        <w:t>있다</w:t>
      </w:r>
      <w:r w:rsidRPr="001605E7">
        <w:rPr>
          <w:rFonts w:eastAsiaTheme="minorHAnsi"/>
          <w:lang w:val="sv-SE"/>
        </w:rPr>
        <w:t>.</w:t>
      </w:r>
    </w:p>
    <w:p w14:paraId="18895EDF" w14:textId="77777777" w:rsidR="001C2801" w:rsidRPr="001605E7" w:rsidRDefault="001C2801" w:rsidP="00155A42">
      <w:pPr>
        <w:pStyle w:val="11"/>
        <w:rPr>
          <w:rFonts w:eastAsiaTheme="minorHAnsi"/>
          <w:lang w:val="sv-SE"/>
        </w:rPr>
      </w:pPr>
    </w:p>
    <w:tbl>
      <w:tblPr>
        <w:tblW w:w="8603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37"/>
        <w:gridCol w:w="1944"/>
        <w:gridCol w:w="5822"/>
      </w:tblGrid>
      <w:tr w:rsidR="001C2801" w:rsidRPr="00546234" w14:paraId="7ADE61CD" w14:textId="77777777" w:rsidTr="001605E7">
        <w:tc>
          <w:tcPr>
            <w:tcW w:w="851" w:type="dxa"/>
            <w:shd w:val="clear" w:color="auto" w:fill="EAE8DA"/>
            <w:vAlign w:val="center"/>
          </w:tcPr>
          <w:p w14:paraId="69095917" w14:textId="77777777" w:rsidR="001C2801" w:rsidRPr="001605E7" w:rsidRDefault="001C2801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Value</w:t>
            </w:r>
          </w:p>
        </w:tc>
        <w:tc>
          <w:tcPr>
            <w:tcW w:w="1985" w:type="dxa"/>
            <w:shd w:val="clear" w:color="auto" w:fill="EAE8DA"/>
            <w:vAlign w:val="center"/>
          </w:tcPr>
          <w:p w14:paraId="26ABBD85" w14:textId="77777777" w:rsidR="001C2801" w:rsidRPr="001605E7" w:rsidRDefault="001C2801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Symbol</w:t>
            </w:r>
          </w:p>
        </w:tc>
        <w:tc>
          <w:tcPr>
            <w:tcW w:w="5954" w:type="dxa"/>
            <w:shd w:val="clear" w:color="auto" w:fill="EAE8DA"/>
            <w:vAlign w:val="center"/>
          </w:tcPr>
          <w:p w14:paraId="25925BF4" w14:textId="77777777" w:rsidR="001C2801" w:rsidRPr="001605E7" w:rsidRDefault="001C2801" w:rsidP="00155A42">
            <w:pPr>
              <w:pStyle w:val="17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Description</w:t>
            </w:r>
          </w:p>
        </w:tc>
      </w:tr>
      <w:tr w:rsidR="001C2801" w:rsidRPr="00546234" w14:paraId="73868996" w14:textId="77777777" w:rsidTr="001605E7">
        <w:tc>
          <w:tcPr>
            <w:tcW w:w="851" w:type="dxa"/>
          </w:tcPr>
          <w:p w14:paraId="405ADE39" w14:textId="77777777" w:rsidR="001C2801" w:rsidRPr="001605E7" w:rsidRDefault="001C2801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0x00</w:t>
            </w:r>
          </w:p>
        </w:tc>
        <w:tc>
          <w:tcPr>
            <w:tcW w:w="1985" w:type="dxa"/>
            <w:shd w:val="clear" w:color="auto" w:fill="EAE8DA"/>
          </w:tcPr>
          <w:p w14:paraId="790C0825" w14:textId="77777777" w:rsidR="001C2801" w:rsidRPr="001605E7" w:rsidRDefault="001C2801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SOCK_CLOSED</w:t>
            </w:r>
          </w:p>
        </w:tc>
        <w:tc>
          <w:tcPr>
            <w:tcW w:w="5954" w:type="dxa"/>
          </w:tcPr>
          <w:p w14:paraId="15B8F472" w14:textId="26FCE785" w:rsidR="001C2801" w:rsidRPr="001605E7" w:rsidRDefault="00587ED2" w:rsidP="00155A42">
            <w:pPr>
              <w:pStyle w:val="17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SOCKE</w:t>
            </w:r>
            <w:r w:rsidR="00D13E8E" w:rsidRPr="001605E7">
              <w:rPr>
                <w:rFonts w:eastAsiaTheme="minorHAnsi"/>
              </w:rPr>
              <w:t>T</w:t>
            </w:r>
            <w:r w:rsidRPr="001605E7">
              <w:rPr>
                <w:rFonts w:eastAsiaTheme="minorHAnsi" w:cs="맑은 고딕"/>
              </w:rPr>
              <w:t>이</w:t>
            </w:r>
            <w:r w:rsidRPr="001605E7">
              <w:rPr>
                <w:rFonts w:eastAsiaTheme="minorHAnsi"/>
              </w:rPr>
              <w:t xml:space="preserve"> Close</w:t>
            </w:r>
            <w:r w:rsidRPr="001605E7">
              <w:rPr>
                <w:rFonts w:eastAsiaTheme="minorHAnsi" w:cs="맑은 고딕"/>
              </w:rPr>
              <w:t>된</w:t>
            </w:r>
            <w:r w:rsidRPr="001605E7">
              <w:rPr>
                <w:rFonts w:eastAsiaTheme="minorHAnsi"/>
              </w:rPr>
              <w:t xml:space="preserve"> </w:t>
            </w:r>
            <w:r w:rsidR="00D13E8E" w:rsidRPr="001605E7">
              <w:rPr>
                <w:rFonts w:eastAsiaTheme="minorHAnsi" w:cs="맑은 고딕"/>
              </w:rPr>
              <w:t>상</w:t>
            </w:r>
            <w:r w:rsidRPr="001605E7">
              <w:rPr>
                <w:rFonts w:eastAsiaTheme="minorHAnsi" w:cs="맑은 고딕"/>
              </w:rPr>
              <w:t>태</w:t>
            </w:r>
            <w:r w:rsidR="003F69E2" w:rsidRPr="001605E7">
              <w:rPr>
                <w:rFonts w:eastAsiaTheme="minorHAnsi"/>
              </w:rPr>
              <w:t>.</w:t>
            </w:r>
          </w:p>
        </w:tc>
      </w:tr>
      <w:tr w:rsidR="001C2801" w:rsidRPr="00546234" w14:paraId="19901CE9" w14:textId="77777777" w:rsidTr="001605E7">
        <w:tc>
          <w:tcPr>
            <w:tcW w:w="851" w:type="dxa"/>
          </w:tcPr>
          <w:p w14:paraId="0B5926F9" w14:textId="77777777" w:rsidR="001C2801" w:rsidRPr="001605E7" w:rsidRDefault="001C2801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0x13</w:t>
            </w:r>
          </w:p>
        </w:tc>
        <w:tc>
          <w:tcPr>
            <w:tcW w:w="1985" w:type="dxa"/>
            <w:shd w:val="clear" w:color="auto" w:fill="EAE8DA"/>
          </w:tcPr>
          <w:p w14:paraId="7638CC16" w14:textId="4F4A8E11" w:rsidR="001C2801" w:rsidRPr="001605E7" w:rsidRDefault="001C2801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SOCK_</w:t>
            </w:r>
            <w:r w:rsidR="003F69E2" w:rsidRPr="001605E7">
              <w:rPr>
                <w:rFonts w:ascii="Trebuchet MS" w:eastAsiaTheme="minorHAnsi" w:hAnsi="Trebuchet MS"/>
              </w:rPr>
              <w:t>INIT</w:t>
            </w:r>
          </w:p>
        </w:tc>
        <w:tc>
          <w:tcPr>
            <w:tcW w:w="5954" w:type="dxa"/>
          </w:tcPr>
          <w:p w14:paraId="44089D87" w14:textId="1BEE7D30" w:rsidR="001C2801" w:rsidRPr="001605E7" w:rsidRDefault="00053E69" w:rsidP="00155A42">
            <w:pPr>
              <w:pStyle w:val="17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SOCKET</w:t>
            </w:r>
            <w:r w:rsidR="001C2801" w:rsidRPr="001605E7">
              <w:rPr>
                <w:rFonts w:eastAsiaTheme="minorHAnsi" w:cs="맑은 고딕"/>
              </w:rPr>
              <w:t>이</w:t>
            </w:r>
            <w:r w:rsidR="001C2801" w:rsidRPr="001605E7">
              <w:rPr>
                <w:rFonts w:eastAsiaTheme="minorHAnsi"/>
              </w:rPr>
              <w:t xml:space="preserve"> </w:t>
            </w:r>
            <w:r w:rsidR="003F69E2" w:rsidRPr="001605E7">
              <w:rPr>
                <w:rFonts w:eastAsiaTheme="minorHAnsi"/>
              </w:rPr>
              <w:t>TCP mode</w:t>
            </w:r>
            <w:r w:rsidR="003F69E2" w:rsidRPr="001605E7">
              <w:rPr>
                <w:rFonts w:eastAsiaTheme="minorHAnsi" w:cs="맑은 고딕"/>
              </w:rPr>
              <w:t>로</w:t>
            </w:r>
            <w:r w:rsidR="003F69E2" w:rsidRPr="001605E7">
              <w:rPr>
                <w:rFonts w:eastAsiaTheme="minorHAnsi"/>
              </w:rPr>
              <w:t xml:space="preserve"> </w:t>
            </w:r>
            <w:r w:rsidR="00D13E8E" w:rsidRPr="001605E7">
              <w:rPr>
                <w:rFonts w:eastAsiaTheme="minorHAnsi"/>
              </w:rPr>
              <w:t>O</w:t>
            </w:r>
            <w:r w:rsidR="001C2801" w:rsidRPr="001605E7">
              <w:rPr>
                <w:rFonts w:eastAsiaTheme="minorHAnsi"/>
              </w:rPr>
              <w:t>pen</w:t>
            </w:r>
            <w:r w:rsidR="001C2801" w:rsidRPr="001605E7">
              <w:rPr>
                <w:rFonts w:eastAsiaTheme="minorHAnsi" w:cs="맑은 고딕"/>
              </w:rPr>
              <w:t>된</w:t>
            </w:r>
            <w:r w:rsidR="001C2801" w:rsidRPr="001605E7">
              <w:rPr>
                <w:rFonts w:eastAsiaTheme="minorHAnsi"/>
              </w:rPr>
              <w:t xml:space="preserve"> </w:t>
            </w:r>
            <w:r w:rsidR="001C2801" w:rsidRPr="001605E7">
              <w:rPr>
                <w:rFonts w:eastAsiaTheme="minorHAnsi" w:cs="맑은 고딕"/>
              </w:rPr>
              <w:t>상태</w:t>
            </w:r>
            <w:r w:rsidR="003F69E2" w:rsidRPr="001605E7">
              <w:rPr>
                <w:rFonts w:eastAsiaTheme="minorHAnsi"/>
              </w:rPr>
              <w:t>.</w:t>
            </w:r>
          </w:p>
        </w:tc>
      </w:tr>
      <w:tr w:rsidR="001C2801" w:rsidRPr="00546234" w14:paraId="218F910E" w14:textId="77777777" w:rsidTr="001605E7">
        <w:tc>
          <w:tcPr>
            <w:tcW w:w="851" w:type="dxa"/>
          </w:tcPr>
          <w:p w14:paraId="48B1DA74" w14:textId="77777777" w:rsidR="001C2801" w:rsidRPr="001605E7" w:rsidRDefault="001C2801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0x14</w:t>
            </w:r>
          </w:p>
        </w:tc>
        <w:tc>
          <w:tcPr>
            <w:tcW w:w="1985" w:type="dxa"/>
            <w:shd w:val="clear" w:color="auto" w:fill="EAE8DA"/>
          </w:tcPr>
          <w:p w14:paraId="6A167CBD" w14:textId="77777777" w:rsidR="001C2801" w:rsidRPr="001605E7" w:rsidRDefault="001C2801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SOCK_LISTEN</w:t>
            </w:r>
          </w:p>
        </w:tc>
        <w:tc>
          <w:tcPr>
            <w:tcW w:w="5954" w:type="dxa"/>
          </w:tcPr>
          <w:p w14:paraId="62243198" w14:textId="43CB4705" w:rsidR="001C2801" w:rsidRPr="001605E7" w:rsidRDefault="00D13E8E" w:rsidP="00155A42">
            <w:pPr>
              <w:pStyle w:val="17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SOCKET</w:t>
            </w:r>
            <w:r w:rsidRPr="001605E7">
              <w:rPr>
                <w:rFonts w:eastAsiaTheme="minorHAnsi" w:cs="맑은 고딕"/>
              </w:rPr>
              <w:t>이</w:t>
            </w:r>
            <w:r w:rsidRPr="001605E7">
              <w:rPr>
                <w:rFonts w:eastAsiaTheme="minorHAnsi"/>
              </w:rPr>
              <w:t xml:space="preserve"> TCP </w:t>
            </w:r>
            <w:r w:rsidR="003F69E2" w:rsidRPr="001605E7">
              <w:rPr>
                <w:rFonts w:eastAsiaTheme="minorHAnsi"/>
              </w:rPr>
              <w:t>mode</w:t>
            </w:r>
            <w:r w:rsidR="003F69E2" w:rsidRPr="001605E7">
              <w:rPr>
                <w:rFonts w:eastAsiaTheme="minorHAnsi" w:cs="맑은 고딕"/>
              </w:rPr>
              <w:t>이고</w:t>
            </w:r>
            <w:r w:rsidR="003F69E2" w:rsidRPr="001605E7">
              <w:rPr>
                <w:rFonts w:eastAsiaTheme="minorHAnsi"/>
              </w:rPr>
              <w:t xml:space="preserve"> </w:t>
            </w:r>
            <w:r w:rsidR="003F69E2" w:rsidRPr="001605E7">
              <w:rPr>
                <w:rFonts w:eastAsiaTheme="minorHAnsi" w:cs="맑은 고딕"/>
              </w:rPr>
              <w:t>상대방의</w:t>
            </w:r>
            <w:r w:rsidR="003F69E2" w:rsidRPr="001605E7">
              <w:rPr>
                <w:rFonts w:eastAsiaTheme="minorHAnsi"/>
              </w:rPr>
              <w:t xml:space="preserve"> </w:t>
            </w:r>
            <w:r w:rsidR="003F69E2" w:rsidRPr="001605E7">
              <w:rPr>
                <w:rFonts w:eastAsiaTheme="minorHAnsi" w:cs="맑은 고딕"/>
              </w:rPr>
              <w:t>접속을</w:t>
            </w:r>
            <w:r w:rsidR="001C2801" w:rsidRPr="001605E7">
              <w:rPr>
                <w:rFonts w:eastAsiaTheme="minorHAnsi"/>
              </w:rPr>
              <w:t xml:space="preserve"> </w:t>
            </w:r>
            <w:r w:rsidR="001C2801" w:rsidRPr="001605E7">
              <w:rPr>
                <w:rFonts w:eastAsiaTheme="minorHAnsi" w:cs="맑은 고딕"/>
              </w:rPr>
              <w:t>기다리는</w:t>
            </w:r>
            <w:r w:rsidR="001C2801" w:rsidRPr="001605E7">
              <w:rPr>
                <w:rFonts w:eastAsiaTheme="minorHAnsi"/>
              </w:rPr>
              <w:t xml:space="preserve"> </w:t>
            </w:r>
            <w:r w:rsidR="001C2801" w:rsidRPr="001605E7">
              <w:rPr>
                <w:rFonts w:eastAsiaTheme="minorHAnsi" w:cs="맑은 고딕"/>
              </w:rPr>
              <w:t>상태</w:t>
            </w:r>
            <w:r w:rsidR="003F69E2" w:rsidRPr="001605E7">
              <w:rPr>
                <w:rFonts w:eastAsiaTheme="minorHAnsi"/>
              </w:rPr>
              <w:t>.</w:t>
            </w:r>
          </w:p>
        </w:tc>
      </w:tr>
      <w:tr w:rsidR="001C2801" w:rsidRPr="00546234" w14:paraId="6698307B" w14:textId="77777777" w:rsidTr="001605E7">
        <w:tc>
          <w:tcPr>
            <w:tcW w:w="851" w:type="dxa"/>
          </w:tcPr>
          <w:p w14:paraId="1BBC81BB" w14:textId="77777777" w:rsidR="001C2801" w:rsidRPr="001605E7" w:rsidRDefault="001C2801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0x17</w:t>
            </w:r>
          </w:p>
        </w:tc>
        <w:tc>
          <w:tcPr>
            <w:tcW w:w="1985" w:type="dxa"/>
            <w:shd w:val="clear" w:color="auto" w:fill="EAE8DA"/>
          </w:tcPr>
          <w:p w14:paraId="29C9ACE4" w14:textId="77777777" w:rsidR="001C2801" w:rsidRPr="001605E7" w:rsidRDefault="001C2801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SOCK_ESTABLISHED</w:t>
            </w:r>
          </w:p>
        </w:tc>
        <w:tc>
          <w:tcPr>
            <w:tcW w:w="5954" w:type="dxa"/>
          </w:tcPr>
          <w:p w14:paraId="79024183" w14:textId="58D82839" w:rsidR="001C2801" w:rsidRPr="001605E7" w:rsidRDefault="00D13E8E" w:rsidP="00155A42">
            <w:pPr>
              <w:pStyle w:val="17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SOCKET</w:t>
            </w:r>
            <w:r w:rsidRPr="001605E7">
              <w:rPr>
                <w:rFonts w:eastAsiaTheme="minorHAnsi" w:cs="맑은 고딕"/>
              </w:rPr>
              <w:t>이</w:t>
            </w:r>
            <w:r w:rsidRPr="001605E7">
              <w:rPr>
                <w:rFonts w:eastAsiaTheme="minorHAnsi"/>
              </w:rPr>
              <w:t xml:space="preserve"> TCP mode</w:t>
            </w:r>
            <w:r w:rsidRPr="001605E7">
              <w:rPr>
                <w:rFonts w:eastAsiaTheme="minorHAnsi" w:cs="맑은 고딕"/>
              </w:rPr>
              <w:t>이고</w:t>
            </w:r>
            <w:r w:rsidRPr="001605E7">
              <w:rPr>
                <w:rFonts w:eastAsiaTheme="minorHAnsi"/>
              </w:rPr>
              <w:t xml:space="preserve"> </w:t>
            </w:r>
            <w:r w:rsidR="003F69E2" w:rsidRPr="001605E7">
              <w:rPr>
                <w:rFonts w:eastAsiaTheme="minorHAnsi" w:cs="맑은 고딕"/>
              </w:rPr>
              <w:t>상대방과</w:t>
            </w:r>
            <w:r w:rsidR="003F69E2" w:rsidRPr="001605E7">
              <w:rPr>
                <w:rFonts w:eastAsiaTheme="minorHAnsi"/>
              </w:rPr>
              <w:t xml:space="preserve"> </w:t>
            </w:r>
            <w:r w:rsidR="003F69E2" w:rsidRPr="001605E7">
              <w:rPr>
                <w:rFonts w:eastAsiaTheme="minorHAnsi" w:cs="맑은 고딕"/>
              </w:rPr>
              <w:t>접속</w:t>
            </w:r>
            <w:r w:rsidRPr="001605E7">
              <w:rPr>
                <w:rFonts w:eastAsiaTheme="minorHAnsi" w:cs="맑은 고딕"/>
              </w:rPr>
              <w:t>된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cs="맑은 고딕"/>
              </w:rPr>
              <w:t>상태</w:t>
            </w:r>
            <w:r w:rsidR="003F69E2" w:rsidRPr="001605E7">
              <w:rPr>
                <w:rFonts w:eastAsiaTheme="minorHAnsi"/>
              </w:rPr>
              <w:t>.</w:t>
            </w:r>
          </w:p>
        </w:tc>
      </w:tr>
      <w:tr w:rsidR="001C2801" w:rsidRPr="00546234" w14:paraId="78C84FB0" w14:textId="77777777" w:rsidTr="001605E7">
        <w:tc>
          <w:tcPr>
            <w:tcW w:w="851" w:type="dxa"/>
          </w:tcPr>
          <w:p w14:paraId="7788BC1E" w14:textId="77777777" w:rsidR="001C2801" w:rsidRPr="001605E7" w:rsidRDefault="001C2801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0x1C</w:t>
            </w:r>
          </w:p>
        </w:tc>
        <w:tc>
          <w:tcPr>
            <w:tcW w:w="1985" w:type="dxa"/>
            <w:shd w:val="clear" w:color="auto" w:fill="EAE8DA"/>
          </w:tcPr>
          <w:p w14:paraId="53A5B825" w14:textId="77777777" w:rsidR="001C2801" w:rsidRPr="001605E7" w:rsidRDefault="001C2801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SOCK_CLOSE_WAIT</w:t>
            </w:r>
          </w:p>
        </w:tc>
        <w:tc>
          <w:tcPr>
            <w:tcW w:w="5954" w:type="dxa"/>
            <w:shd w:val="clear" w:color="auto" w:fill="FFFFFF"/>
          </w:tcPr>
          <w:p w14:paraId="179636FD" w14:textId="7C662720" w:rsidR="001C2801" w:rsidRPr="001605E7" w:rsidRDefault="00D13E8E" w:rsidP="00155A42">
            <w:pPr>
              <w:pStyle w:val="17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SOCKET</w:t>
            </w:r>
            <w:r w:rsidRPr="001605E7">
              <w:rPr>
                <w:rFonts w:eastAsiaTheme="minorHAnsi" w:cs="맑은 고딕"/>
              </w:rPr>
              <w:t>이</w:t>
            </w:r>
            <w:r w:rsidRPr="001605E7">
              <w:rPr>
                <w:rFonts w:eastAsiaTheme="minorHAnsi"/>
              </w:rPr>
              <w:t xml:space="preserve"> TCP mode</w:t>
            </w:r>
            <w:r w:rsidRPr="001605E7">
              <w:rPr>
                <w:rFonts w:eastAsiaTheme="minorHAnsi" w:cs="맑은 고딕"/>
              </w:rPr>
              <w:t>이고</w:t>
            </w:r>
            <w:r w:rsidRPr="001605E7">
              <w:rPr>
                <w:rFonts w:eastAsiaTheme="minorHAnsi"/>
              </w:rPr>
              <w:t xml:space="preserve"> </w:t>
            </w:r>
            <w:r w:rsidR="003F69E2" w:rsidRPr="001605E7">
              <w:rPr>
                <w:rFonts w:eastAsiaTheme="minorHAnsi" w:cs="맑은 고딕"/>
              </w:rPr>
              <w:t>접속해제</w:t>
            </w:r>
            <w:r w:rsidR="003F69E2" w:rsidRPr="001605E7">
              <w:rPr>
                <w:rFonts w:eastAsiaTheme="minorHAnsi"/>
              </w:rPr>
              <w:t xml:space="preserve"> </w:t>
            </w:r>
            <w:r w:rsidR="003F69E2" w:rsidRPr="001605E7">
              <w:rPr>
                <w:rFonts w:eastAsiaTheme="minorHAnsi" w:cs="맑은 고딕"/>
              </w:rPr>
              <w:t>요청을</w:t>
            </w:r>
            <w:r w:rsidRPr="001605E7">
              <w:rPr>
                <w:rFonts w:eastAsiaTheme="minorHAnsi"/>
              </w:rPr>
              <w:t xml:space="preserve"> </w:t>
            </w:r>
            <w:r w:rsidR="003F69E2" w:rsidRPr="001605E7">
              <w:rPr>
                <w:rFonts w:eastAsiaTheme="minorHAnsi" w:cs="맑은 고딕"/>
              </w:rPr>
              <w:t>수신한</w:t>
            </w:r>
            <w:r w:rsidR="003F69E2"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cs="맑은 고딕"/>
              </w:rPr>
              <w:t>상태</w:t>
            </w:r>
            <w:r w:rsidR="003F69E2" w:rsidRPr="001605E7">
              <w:rPr>
                <w:rFonts w:eastAsiaTheme="minorHAnsi"/>
              </w:rPr>
              <w:t>.</w:t>
            </w:r>
          </w:p>
        </w:tc>
      </w:tr>
      <w:tr w:rsidR="001C2801" w:rsidRPr="00546234" w14:paraId="622EC781" w14:textId="77777777" w:rsidTr="001605E7">
        <w:tc>
          <w:tcPr>
            <w:tcW w:w="851" w:type="dxa"/>
          </w:tcPr>
          <w:p w14:paraId="37A61397" w14:textId="77777777" w:rsidR="001C2801" w:rsidRPr="001605E7" w:rsidRDefault="001C2801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0x22</w:t>
            </w:r>
          </w:p>
        </w:tc>
        <w:tc>
          <w:tcPr>
            <w:tcW w:w="1985" w:type="dxa"/>
            <w:shd w:val="clear" w:color="auto" w:fill="EAE8DA"/>
          </w:tcPr>
          <w:p w14:paraId="794A5D0C" w14:textId="77777777" w:rsidR="001C2801" w:rsidRPr="001605E7" w:rsidRDefault="001C2801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SOCK_UDP</w:t>
            </w:r>
          </w:p>
        </w:tc>
        <w:tc>
          <w:tcPr>
            <w:tcW w:w="5954" w:type="dxa"/>
            <w:shd w:val="clear" w:color="auto" w:fill="FFFFFF"/>
          </w:tcPr>
          <w:p w14:paraId="241C066A" w14:textId="1F8FDB4F" w:rsidR="001C2801" w:rsidRPr="001605E7" w:rsidRDefault="00053E69" w:rsidP="00155A42">
            <w:pPr>
              <w:pStyle w:val="17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SOCKET</w:t>
            </w:r>
            <w:r w:rsidR="001C2801" w:rsidRPr="001605E7">
              <w:rPr>
                <w:rFonts w:eastAsiaTheme="minorHAnsi" w:cs="맑은 고딕"/>
              </w:rPr>
              <w:t>이</w:t>
            </w:r>
            <w:r w:rsidR="001C2801" w:rsidRPr="001605E7">
              <w:rPr>
                <w:rFonts w:eastAsiaTheme="minorHAnsi"/>
              </w:rPr>
              <w:t xml:space="preserve"> UDP mode</w:t>
            </w:r>
            <w:r w:rsidR="001C2801" w:rsidRPr="001605E7">
              <w:rPr>
                <w:rFonts w:eastAsiaTheme="minorHAnsi" w:cs="맑은 고딕"/>
              </w:rPr>
              <w:t>로</w:t>
            </w:r>
            <w:r w:rsidR="001C2801" w:rsidRPr="001605E7">
              <w:rPr>
                <w:rFonts w:eastAsiaTheme="minorHAnsi"/>
              </w:rPr>
              <w:t xml:space="preserve"> Open</w:t>
            </w:r>
            <w:r w:rsidR="001C2801" w:rsidRPr="001605E7">
              <w:rPr>
                <w:rFonts w:eastAsiaTheme="minorHAnsi" w:cs="맑은 고딕"/>
              </w:rPr>
              <w:t>된</w:t>
            </w:r>
            <w:r w:rsidR="001C2801" w:rsidRPr="001605E7">
              <w:rPr>
                <w:rFonts w:eastAsiaTheme="minorHAnsi"/>
              </w:rPr>
              <w:t xml:space="preserve"> </w:t>
            </w:r>
            <w:r w:rsidR="001C2801" w:rsidRPr="001605E7">
              <w:rPr>
                <w:rFonts w:eastAsiaTheme="minorHAnsi" w:cs="맑은 고딕"/>
              </w:rPr>
              <w:t>상태</w:t>
            </w:r>
            <w:r w:rsidR="003F69E2" w:rsidRPr="001605E7">
              <w:rPr>
                <w:rFonts w:eastAsiaTheme="minorHAnsi"/>
              </w:rPr>
              <w:t>.</w:t>
            </w:r>
          </w:p>
        </w:tc>
      </w:tr>
      <w:tr w:rsidR="001C2801" w:rsidRPr="00546234" w14:paraId="7C5C3330" w14:textId="77777777" w:rsidTr="001605E7">
        <w:tc>
          <w:tcPr>
            <w:tcW w:w="851" w:type="dxa"/>
          </w:tcPr>
          <w:p w14:paraId="37A88624" w14:textId="77777777" w:rsidR="001C2801" w:rsidRPr="001605E7" w:rsidRDefault="001C2801" w:rsidP="001605E7">
            <w:pPr>
              <w:jc w:val="center"/>
              <w:rPr>
                <w:rFonts w:ascii="Trebuchet MS" w:eastAsiaTheme="minorHAnsi" w:hAnsi="Trebuchet MS" w:cs="Arial"/>
              </w:rPr>
            </w:pPr>
            <w:r w:rsidRPr="001605E7">
              <w:rPr>
                <w:rFonts w:ascii="Trebuchet MS" w:eastAsiaTheme="minorHAnsi" w:hAnsi="Trebuchet MS"/>
              </w:rPr>
              <w:t>0x32</w:t>
            </w:r>
          </w:p>
        </w:tc>
        <w:tc>
          <w:tcPr>
            <w:tcW w:w="1985" w:type="dxa"/>
            <w:shd w:val="clear" w:color="auto" w:fill="EAE8DA"/>
          </w:tcPr>
          <w:p w14:paraId="572EEA98" w14:textId="77777777" w:rsidR="001C2801" w:rsidRPr="001605E7" w:rsidRDefault="001C2801">
            <w:pPr>
              <w:jc w:val="center"/>
              <w:rPr>
                <w:rFonts w:ascii="Trebuchet MS" w:eastAsiaTheme="minorHAnsi" w:hAnsi="Trebuchet MS" w:cs="Arial"/>
              </w:rPr>
            </w:pPr>
            <w:r w:rsidRPr="001605E7">
              <w:rPr>
                <w:rFonts w:ascii="Trebuchet MS" w:eastAsiaTheme="minorHAnsi" w:hAnsi="Trebuchet MS"/>
              </w:rPr>
              <w:t>SOCK_IPRAW</w:t>
            </w:r>
          </w:p>
        </w:tc>
        <w:tc>
          <w:tcPr>
            <w:tcW w:w="5954" w:type="dxa"/>
            <w:shd w:val="clear" w:color="auto" w:fill="FFFFFF"/>
          </w:tcPr>
          <w:p w14:paraId="16A2BDE8" w14:textId="4103235C" w:rsidR="001C2801" w:rsidRPr="001605E7" w:rsidRDefault="00053E69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SOCKET</w:t>
            </w:r>
            <w:r w:rsidR="00F46FB9" w:rsidRPr="001605E7">
              <w:rPr>
                <w:rFonts w:eastAsiaTheme="minorHAnsi" w:hint="eastAsia"/>
              </w:rPr>
              <w:t>이</w:t>
            </w:r>
            <w:r w:rsidR="00F46FB9" w:rsidRPr="001605E7">
              <w:rPr>
                <w:rFonts w:eastAsiaTheme="minorHAnsi"/>
              </w:rPr>
              <w:t xml:space="preserve"> IPRAW Mode</w:t>
            </w:r>
            <w:r w:rsidR="00F46FB9" w:rsidRPr="001605E7">
              <w:rPr>
                <w:rFonts w:eastAsiaTheme="minorHAnsi" w:hint="eastAsia"/>
              </w:rPr>
              <w:t>로</w:t>
            </w:r>
            <w:r w:rsidR="00F46FB9" w:rsidRPr="001605E7">
              <w:rPr>
                <w:rFonts w:eastAsiaTheme="minorHAnsi"/>
              </w:rPr>
              <w:t xml:space="preserve"> Open</w:t>
            </w:r>
            <w:r w:rsidR="00F46FB9" w:rsidRPr="001605E7">
              <w:rPr>
                <w:rFonts w:eastAsiaTheme="minorHAnsi" w:hint="eastAsia"/>
              </w:rPr>
              <w:t>된</w:t>
            </w:r>
            <w:r w:rsidR="00F46FB9" w:rsidRPr="001605E7">
              <w:rPr>
                <w:rFonts w:eastAsiaTheme="minorHAnsi"/>
              </w:rPr>
              <w:t xml:space="preserve"> </w:t>
            </w:r>
            <w:r w:rsidR="00F46FB9" w:rsidRPr="001605E7">
              <w:rPr>
                <w:rFonts w:eastAsiaTheme="minorHAnsi" w:hint="eastAsia"/>
              </w:rPr>
              <w:t>상태</w:t>
            </w:r>
            <w:r w:rsidR="003F69E2" w:rsidRPr="001605E7">
              <w:rPr>
                <w:rFonts w:eastAsiaTheme="minorHAnsi"/>
              </w:rPr>
              <w:t>.</w:t>
            </w:r>
          </w:p>
        </w:tc>
      </w:tr>
      <w:tr w:rsidR="001C2801" w:rsidRPr="00546234" w14:paraId="1176DCDB" w14:textId="77777777" w:rsidTr="001605E7">
        <w:tc>
          <w:tcPr>
            <w:tcW w:w="851" w:type="dxa"/>
          </w:tcPr>
          <w:p w14:paraId="7824A455" w14:textId="77777777" w:rsidR="001C2801" w:rsidRPr="001605E7" w:rsidRDefault="001C2801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0x42</w:t>
            </w:r>
          </w:p>
        </w:tc>
        <w:tc>
          <w:tcPr>
            <w:tcW w:w="1985" w:type="dxa"/>
            <w:shd w:val="clear" w:color="auto" w:fill="EAE8DA"/>
          </w:tcPr>
          <w:p w14:paraId="30C1404C" w14:textId="77777777" w:rsidR="001C2801" w:rsidRPr="001605E7" w:rsidRDefault="001C2801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SOCK_MACRAW</w:t>
            </w:r>
          </w:p>
        </w:tc>
        <w:tc>
          <w:tcPr>
            <w:tcW w:w="5954" w:type="dxa"/>
            <w:shd w:val="clear" w:color="auto" w:fill="FFFFFF"/>
          </w:tcPr>
          <w:p w14:paraId="2D1B757C" w14:textId="522DDA37" w:rsidR="001C2801" w:rsidRPr="001605E7" w:rsidRDefault="00053E69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SOCKET</w:t>
            </w:r>
            <w:r w:rsidR="000367DB" w:rsidRPr="001605E7">
              <w:rPr>
                <w:rFonts w:eastAsiaTheme="minorHAnsi" w:hint="eastAsia"/>
              </w:rPr>
              <w:t>이</w:t>
            </w:r>
            <w:r w:rsidR="000367DB" w:rsidRPr="001605E7">
              <w:rPr>
                <w:rFonts w:eastAsiaTheme="minorHAnsi"/>
              </w:rPr>
              <w:t xml:space="preserve"> MACRAW Mode</w:t>
            </w:r>
            <w:r w:rsidR="000367DB" w:rsidRPr="001605E7">
              <w:rPr>
                <w:rFonts w:eastAsiaTheme="minorHAnsi" w:hint="eastAsia"/>
              </w:rPr>
              <w:t>로</w:t>
            </w:r>
            <w:r w:rsidR="000367DB" w:rsidRPr="001605E7">
              <w:rPr>
                <w:rFonts w:eastAsiaTheme="minorHAnsi"/>
              </w:rPr>
              <w:t xml:space="preserve"> Open</w:t>
            </w:r>
            <w:r w:rsidR="000367DB" w:rsidRPr="001605E7">
              <w:rPr>
                <w:rFonts w:eastAsiaTheme="minorHAnsi" w:hint="eastAsia"/>
              </w:rPr>
              <w:t>된</w:t>
            </w:r>
            <w:r w:rsidR="000367DB" w:rsidRPr="001605E7">
              <w:rPr>
                <w:rFonts w:eastAsiaTheme="minorHAnsi"/>
              </w:rPr>
              <w:t xml:space="preserve"> </w:t>
            </w:r>
            <w:r w:rsidR="000367DB" w:rsidRPr="001605E7">
              <w:rPr>
                <w:rFonts w:eastAsiaTheme="minorHAnsi" w:hint="eastAsia"/>
              </w:rPr>
              <w:t>상태</w:t>
            </w:r>
            <w:r w:rsidR="003F69E2" w:rsidRPr="001605E7">
              <w:rPr>
                <w:rFonts w:eastAsiaTheme="minorHAnsi"/>
              </w:rPr>
              <w:t>.</w:t>
            </w:r>
          </w:p>
        </w:tc>
      </w:tr>
    </w:tbl>
    <w:p w14:paraId="180389FD" w14:textId="77777777" w:rsidR="001C2801" w:rsidRPr="001605E7" w:rsidRDefault="001C2801" w:rsidP="00155A42">
      <w:pPr>
        <w:pStyle w:val="11"/>
        <w:rPr>
          <w:rFonts w:eastAsiaTheme="minorHAnsi"/>
        </w:rPr>
      </w:pPr>
    </w:p>
    <w:p w14:paraId="5AD16CE0" w14:textId="720034B8" w:rsidR="001C2801" w:rsidRPr="001605E7" w:rsidRDefault="003F69E2" w:rsidP="00155A42">
      <w:pPr>
        <w:pStyle w:val="11"/>
        <w:rPr>
          <w:rFonts w:eastAsiaTheme="minorHAnsi"/>
        </w:rPr>
      </w:pPr>
      <w:r w:rsidRPr="001605E7">
        <w:rPr>
          <w:rFonts w:eastAsiaTheme="minorHAnsi" w:hint="eastAsia"/>
        </w:rPr>
        <w:t>아래</w:t>
      </w:r>
      <w:r w:rsidRPr="001605E7">
        <w:rPr>
          <w:rFonts w:eastAsiaTheme="minorHAnsi"/>
        </w:rPr>
        <w:t xml:space="preserve"> SOCKET status</w:t>
      </w:r>
      <w:r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Sn_SR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전이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과정에서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관찰될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있는</w:t>
      </w:r>
      <w:r w:rsidRPr="001605E7">
        <w:rPr>
          <w:rFonts w:eastAsiaTheme="minorHAnsi"/>
        </w:rPr>
        <w:t xml:space="preserve"> temporary Status</w:t>
      </w:r>
      <w:r w:rsidRPr="001605E7">
        <w:rPr>
          <w:rFonts w:eastAsiaTheme="minorHAnsi" w:hint="eastAsia"/>
        </w:rPr>
        <w:t>들이다</w:t>
      </w:r>
      <w:r w:rsidRPr="001605E7">
        <w:rPr>
          <w:rFonts w:eastAsiaTheme="minorHAnsi"/>
        </w:rPr>
        <w:t xml:space="preserve">. </w:t>
      </w:r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51"/>
        <w:gridCol w:w="1985"/>
        <w:gridCol w:w="5954"/>
      </w:tblGrid>
      <w:tr w:rsidR="001C2801" w:rsidRPr="00546234" w14:paraId="69B13E2E" w14:textId="77777777" w:rsidTr="001605E7">
        <w:tc>
          <w:tcPr>
            <w:tcW w:w="851" w:type="dxa"/>
            <w:shd w:val="clear" w:color="auto" w:fill="EAE8DA"/>
            <w:vAlign w:val="center"/>
          </w:tcPr>
          <w:p w14:paraId="2F4AAF88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Value</w:t>
            </w:r>
          </w:p>
        </w:tc>
        <w:tc>
          <w:tcPr>
            <w:tcW w:w="1985" w:type="dxa"/>
            <w:shd w:val="clear" w:color="auto" w:fill="EAE8DA"/>
            <w:vAlign w:val="center"/>
          </w:tcPr>
          <w:p w14:paraId="5F3CCC4C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Symbol</w:t>
            </w:r>
          </w:p>
        </w:tc>
        <w:tc>
          <w:tcPr>
            <w:tcW w:w="5954" w:type="dxa"/>
            <w:shd w:val="clear" w:color="auto" w:fill="EAE8DA"/>
            <w:vAlign w:val="center"/>
          </w:tcPr>
          <w:p w14:paraId="3A765BEC" w14:textId="77777777" w:rsidR="001C2801" w:rsidRPr="001605E7" w:rsidRDefault="001C2801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Description</w:t>
            </w:r>
          </w:p>
        </w:tc>
      </w:tr>
      <w:tr w:rsidR="001C2801" w:rsidRPr="00546234" w14:paraId="7CC54B4C" w14:textId="77777777" w:rsidTr="001605E7">
        <w:tc>
          <w:tcPr>
            <w:tcW w:w="851" w:type="dxa"/>
          </w:tcPr>
          <w:p w14:paraId="4FAB558F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0x15</w:t>
            </w:r>
          </w:p>
        </w:tc>
        <w:tc>
          <w:tcPr>
            <w:tcW w:w="1985" w:type="dxa"/>
            <w:shd w:val="clear" w:color="auto" w:fill="EAE8DA"/>
          </w:tcPr>
          <w:p w14:paraId="7AFE2989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SOCK_SYNSENT</w:t>
            </w:r>
          </w:p>
        </w:tc>
        <w:tc>
          <w:tcPr>
            <w:tcW w:w="5954" w:type="dxa"/>
          </w:tcPr>
          <w:p w14:paraId="047AF994" w14:textId="55512469" w:rsidR="001C2801" w:rsidRPr="001605E7" w:rsidRDefault="003F69E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Connect-request</w:t>
            </w:r>
            <w:r w:rsidRPr="001605E7">
              <w:rPr>
                <w:rFonts w:eastAsiaTheme="minorHAnsi" w:hint="eastAsia"/>
              </w:rPr>
              <w:t>를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전송한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상태</w:t>
            </w:r>
            <w:r w:rsidRPr="001605E7">
              <w:rPr>
                <w:rFonts w:eastAsiaTheme="minorHAnsi"/>
              </w:rPr>
              <w:t>.</w:t>
            </w:r>
          </w:p>
        </w:tc>
      </w:tr>
      <w:tr w:rsidR="001C2801" w:rsidRPr="00546234" w14:paraId="5D342C10" w14:textId="77777777" w:rsidTr="001605E7">
        <w:tc>
          <w:tcPr>
            <w:tcW w:w="851" w:type="dxa"/>
          </w:tcPr>
          <w:p w14:paraId="37E6AD14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0x16</w:t>
            </w:r>
          </w:p>
        </w:tc>
        <w:tc>
          <w:tcPr>
            <w:tcW w:w="1985" w:type="dxa"/>
            <w:shd w:val="clear" w:color="auto" w:fill="EAE8DA"/>
          </w:tcPr>
          <w:p w14:paraId="278AA585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SOCK_SYNRECV</w:t>
            </w:r>
          </w:p>
        </w:tc>
        <w:tc>
          <w:tcPr>
            <w:tcW w:w="5954" w:type="dxa"/>
          </w:tcPr>
          <w:p w14:paraId="5227D571" w14:textId="70835128" w:rsidR="001C2801" w:rsidRPr="001605E7" w:rsidRDefault="003F69E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Connect-request</w:t>
            </w:r>
            <w:r w:rsidRPr="001605E7">
              <w:rPr>
                <w:rFonts w:eastAsiaTheme="minorHAnsi" w:hint="eastAsia"/>
              </w:rPr>
              <w:t>를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수신한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상태</w:t>
            </w:r>
            <w:r w:rsidRPr="001605E7">
              <w:rPr>
                <w:rFonts w:eastAsiaTheme="minorHAnsi"/>
              </w:rPr>
              <w:t>.</w:t>
            </w:r>
          </w:p>
        </w:tc>
      </w:tr>
      <w:tr w:rsidR="003F69E2" w:rsidRPr="00546234" w14:paraId="05F7C160" w14:textId="77777777" w:rsidTr="001605E7">
        <w:trPr>
          <w:trHeight w:val="381"/>
        </w:trPr>
        <w:tc>
          <w:tcPr>
            <w:tcW w:w="851" w:type="dxa"/>
          </w:tcPr>
          <w:p w14:paraId="358B3DC0" w14:textId="3A03A936" w:rsidR="003F69E2" w:rsidRPr="001605E7" w:rsidRDefault="003F69E2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0x18</w:t>
            </w:r>
          </w:p>
        </w:tc>
        <w:tc>
          <w:tcPr>
            <w:tcW w:w="1985" w:type="dxa"/>
            <w:shd w:val="clear" w:color="auto" w:fill="EAE8DA"/>
          </w:tcPr>
          <w:p w14:paraId="39CCC3B8" w14:textId="77777777" w:rsidR="003F69E2" w:rsidRPr="001605E7" w:rsidRDefault="003F69E2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SOCK_FIN_WAIT</w:t>
            </w:r>
          </w:p>
        </w:tc>
        <w:tc>
          <w:tcPr>
            <w:tcW w:w="5954" w:type="dxa"/>
            <w:vMerge w:val="restart"/>
            <w:vAlign w:val="center"/>
          </w:tcPr>
          <w:p w14:paraId="037DA38B" w14:textId="46FC7AF5" w:rsidR="003F69E2" w:rsidRPr="001605E7" w:rsidRDefault="003F69E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SOCKET</w:t>
            </w:r>
            <w:r w:rsidRPr="001605E7">
              <w:rPr>
                <w:rFonts w:eastAsiaTheme="minorHAnsi" w:hint="eastAsia"/>
              </w:rPr>
              <w:t>이</w:t>
            </w:r>
            <w:r w:rsidRPr="001605E7">
              <w:rPr>
                <w:rFonts w:eastAsiaTheme="minorHAnsi"/>
              </w:rPr>
              <w:t xml:space="preserve"> Closing</w:t>
            </w:r>
            <w:r w:rsidRPr="001605E7">
              <w:rPr>
                <w:rFonts w:eastAsiaTheme="minorHAnsi" w:hint="eastAsia"/>
              </w:rPr>
              <w:t>되는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상태</w:t>
            </w:r>
            <w:r w:rsidR="00E946DD" w:rsidRPr="001605E7">
              <w:rPr>
                <w:rFonts w:eastAsiaTheme="minorHAnsi"/>
              </w:rPr>
              <w:t>.</w:t>
            </w:r>
          </w:p>
        </w:tc>
      </w:tr>
      <w:tr w:rsidR="003F69E2" w:rsidRPr="00546234" w14:paraId="352852CB" w14:textId="77777777" w:rsidTr="001605E7">
        <w:trPr>
          <w:trHeight w:val="287"/>
        </w:trPr>
        <w:tc>
          <w:tcPr>
            <w:tcW w:w="851" w:type="dxa"/>
          </w:tcPr>
          <w:p w14:paraId="0CC223FE" w14:textId="77777777" w:rsidR="003F69E2" w:rsidRPr="001605E7" w:rsidRDefault="003F69E2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0X1B</w:t>
            </w:r>
          </w:p>
        </w:tc>
        <w:tc>
          <w:tcPr>
            <w:tcW w:w="1985" w:type="dxa"/>
            <w:shd w:val="clear" w:color="auto" w:fill="EAE8DA"/>
          </w:tcPr>
          <w:p w14:paraId="0EEB8FE2" w14:textId="77777777" w:rsidR="003F69E2" w:rsidRPr="001605E7" w:rsidRDefault="003F69E2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SOCK_TIME_WAIT</w:t>
            </w:r>
          </w:p>
        </w:tc>
        <w:tc>
          <w:tcPr>
            <w:tcW w:w="5954" w:type="dxa"/>
            <w:vMerge/>
          </w:tcPr>
          <w:p w14:paraId="7DFB84F3" w14:textId="0AD69167" w:rsidR="003F69E2" w:rsidRPr="001605E7" w:rsidRDefault="003F69E2" w:rsidP="00155A42">
            <w:pPr>
              <w:pStyle w:val="11"/>
              <w:rPr>
                <w:rFonts w:eastAsiaTheme="minorHAnsi"/>
              </w:rPr>
            </w:pPr>
          </w:p>
        </w:tc>
      </w:tr>
      <w:tr w:rsidR="003F69E2" w:rsidRPr="00546234" w14:paraId="1407D2D8" w14:textId="77777777" w:rsidTr="001605E7">
        <w:trPr>
          <w:trHeight w:val="335"/>
        </w:trPr>
        <w:tc>
          <w:tcPr>
            <w:tcW w:w="851" w:type="dxa"/>
          </w:tcPr>
          <w:p w14:paraId="66FCFA9A" w14:textId="77777777" w:rsidR="003F69E2" w:rsidRPr="001605E7" w:rsidRDefault="003F69E2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0X1D</w:t>
            </w:r>
          </w:p>
        </w:tc>
        <w:tc>
          <w:tcPr>
            <w:tcW w:w="1985" w:type="dxa"/>
            <w:shd w:val="clear" w:color="auto" w:fill="EAE8DA"/>
          </w:tcPr>
          <w:p w14:paraId="1226E361" w14:textId="77777777" w:rsidR="003F69E2" w:rsidRPr="001605E7" w:rsidRDefault="003F69E2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SOCK_LAST_ACK</w:t>
            </w:r>
          </w:p>
        </w:tc>
        <w:tc>
          <w:tcPr>
            <w:tcW w:w="5954" w:type="dxa"/>
            <w:vMerge/>
          </w:tcPr>
          <w:p w14:paraId="527600C1" w14:textId="67CCE55B" w:rsidR="003F69E2" w:rsidRPr="001605E7" w:rsidRDefault="003F69E2" w:rsidP="00155A42">
            <w:pPr>
              <w:pStyle w:val="11"/>
              <w:rPr>
                <w:rFonts w:eastAsiaTheme="minorHAnsi"/>
              </w:rPr>
            </w:pPr>
          </w:p>
        </w:tc>
      </w:tr>
    </w:tbl>
    <w:p w14:paraId="0B305D12" w14:textId="77777777" w:rsidR="001C2801" w:rsidRDefault="001C2801" w:rsidP="00155A42">
      <w:pPr>
        <w:pStyle w:val="11"/>
        <w:rPr>
          <w:rFonts w:eastAsiaTheme="minorHAnsi"/>
        </w:rPr>
      </w:pPr>
    </w:p>
    <w:p w14:paraId="23B6C928" w14:textId="77777777" w:rsidR="006919C7" w:rsidRDefault="006919C7" w:rsidP="00155A42">
      <w:pPr>
        <w:pStyle w:val="11"/>
        <w:rPr>
          <w:rFonts w:eastAsiaTheme="minorHAnsi"/>
        </w:rPr>
      </w:pPr>
    </w:p>
    <w:p w14:paraId="364FBAC1" w14:textId="77777777" w:rsidR="006919C7" w:rsidRDefault="006919C7" w:rsidP="00155A42">
      <w:pPr>
        <w:pStyle w:val="11"/>
        <w:rPr>
          <w:rFonts w:eastAsiaTheme="minorHAnsi"/>
        </w:rPr>
      </w:pPr>
    </w:p>
    <w:p w14:paraId="4A498F1B" w14:textId="77777777" w:rsidR="00C259F9" w:rsidRDefault="00CB223F" w:rsidP="004B54FF">
      <w:pPr>
        <w:pStyle w:val="11"/>
      </w:pPr>
      <w:r w:rsidRPr="004B54FF">
        <w:rPr>
          <w:noProof/>
        </w:rPr>
        <w:drawing>
          <wp:inline distT="0" distB="0" distL="0" distR="0" wp14:anchorId="3348F8DE" wp14:editId="17D0E068">
            <wp:extent cx="5464175" cy="4362450"/>
            <wp:effectExtent l="0" t="0" r="3175" b="0"/>
            <wp:docPr id="22" name="그림 22" descr="D:\___WORK\2017_08\status diagram_2017_08_29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___WORK\2017_08\status diagram_2017_08_29.em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1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C52EF" w14:textId="57CB6D00" w:rsidR="006919C7" w:rsidRDefault="00C259F9" w:rsidP="00C259F9">
      <w:pPr>
        <w:pStyle w:val="a8"/>
        <w:rPr>
          <w:rFonts w:eastAsiaTheme="minorHAnsi"/>
        </w:rPr>
      </w:pPr>
      <w:bookmarkStart w:id="453" w:name="_Ref492019439"/>
      <w:bookmarkStart w:id="454" w:name="_Ref492019444"/>
      <w:r>
        <w:t xml:space="preserve">Figure </w:t>
      </w:r>
      <w:fldSimple w:instr=" SEQ Figure \* ARABIC ">
        <w:r w:rsidR="008B75BF">
          <w:rPr>
            <w:noProof/>
          </w:rPr>
          <w:t>3</w:t>
        </w:r>
      </w:fldSimple>
      <w:bookmarkEnd w:id="453"/>
      <w:r>
        <w:t>. State Diagram</w:t>
      </w:r>
      <w:bookmarkEnd w:id="454"/>
    </w:p>
    <w:p w14:paraId="596F42A5" w14:textId="42A00D38" w:rsidR="0017017C" w:rsidRPr="008C14F1" w:rsidRDefault="001C2801" w:rsidP="00E54C87">
      <w:pPr>
        <w:pStyle w:val="31"/>
      </w:pPr>
      <w:bookmarkStart w:id="455" w:name="_Toc483830059"/>
      <w:r w:rsidRPr="008C14F1">
        <w:t>Sn_PORT</w:t>
      </w:r>
      <w:r w:rsidR="00E332F3" w:rsidRPr="008C14F1">
        <w:t>R</w:t>
      </w:r>
      <w:r w:rsidRPr="008C14F1">
        <w:t xml:space="preserve"> (</w:t>
      </w:r>
      <w:r w:rsidR="00053E69" w:rsidRPr="008C14F1">
        <w:t>SOCKET</w:t>
      </w:r>
      <w:r w:rsidRPr="008C14F1">
        <w:t xml:space="preserve"> n Source Port Register)</w:t>
      </w:r>
      <w:bookmarkEnd w:id="455"/>
    </w:p>
    <w:p w14:paraId="1C5C9C3E" w14:textId="25412500" w:rsidR="001C2801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604579" w:rsidRPr="001605E7">
        <w:rPr>
          <w:rFonts w:eastAsiaTheme="minorHAnsi"/>
        </w:rPr>
        <w:t>R=</w:t>
      </w:r>
      <w:r w:rsidR="001C2801" w:rsidRPr="001605E7">
        <w:rPr>
          <w:rFonts w:eastAsiaTheme="minorHAnsi"/>
        </w:rPr>
        <w:t>W] [0x0004</w:t>
      </w:r>
      <w:r w:rsidR="00756EBE" w:rsidRPr="001605E7">
        <w:rPr>
          <w:rFonts w:eastAsiaTheme="minorHAnsi"/>
        </w:rPr>
        <w:t>+</w:t>
      </w:r>
      <w:r w:rsidR="001C2801" w:rsidRPr="001605E7">
        <w:rPr>
          <w:rFonts w:eastAsiaTheme="minorHAnsi"/>
        </w:rPr>
        <w:t>0x0100*(n+4)</w:t>
      </w:r>
      <w:r w:rsidR="00756EBE" w:rsidRPr="001605E7">
        <w:rPr>
          <w:rFonts w:eastAsiaTheme="minorHAnsi"/>
        </w:rPr>
        <w:t>, 0x0005+0x0100*(n+4)</w:t>
      </w:r>
      <w:r w:rsidR="001C2801" w:rsidRPr="001605E7">
        <w:rPr>
          <w:rFonts w:eastAsiaTheme="minorHAnsi"/>
        </w:rPr>
        <w:t>] [0x0000]</w:t>
      </w:r>
    </w:p>
    <w:p w14:paraId="2A111B74" w14:textId="0A209730" w:rsidR="00075F17" w:rsidRPr="001605E7" w:rsidRDefault="00075F17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Sn_PORTR</w:t>
      </w:r>
      <w:r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</w:t>
      </w:r>
      <w:r w:rsidR="00053E69" w:rsidRPr="001605E7">
        <w:rPr>
          <w:rFonts w:eastAsiaTheme="minorHAnsi"/>
        </w:rPr>
        <w:t>SOCKET</w:t>
      </w:r>
      <w:r w:rsidRPr="001605E7">
        <w:rPr>
          <w:rFonts w:eastAsiaTheme="minorHAnsi"/>
        </w:rPr>
        <w:t xml:space="preserve"> n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Source Port Number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</w:t>
      </w:r>
      <w:r w:rsidR="00E946DD" w:rsidRPr="001605E7">
        <w:rPr>
          <w:rFonts w:eastAsiaTheme="minorHAnsi" w:hint="eastAsia"/>
        </w:rPr>
        <w:t>한</w:t>
      </w:r>
      <w:r w:rsidRPr="001605E7">
        <w:rPr>
          <w:rFonts w:eastAsiaTheme="minorHAnsi" w:hint="eastAsia"/>
        </w:rPr>
        <w:t>다</w:t>
      </w:r>
      <w:r w:rsidRPr="001605E7">
        <w:rPr>
          <w:rFonts w:eastAsiaTheme="minorHAnsi"/>
        </w:rPr>
        <w:t>.</w:t>
      </w:r>
    </w:p>
    <w:p w14:paraId="6B20B7A3" w14:textId="77777777" w:rsidR="001C2801" w:rsidRPr="001605E7" w:rsidRDefault="001C2801" w:rsidP="00155A42">
      <w:pPr>
        <w:pStyle w:val="11"/>
        <w:rPr>
          <w:rFonts w:eastAsiaTheme="minorHAnsi"/>
        </w:rPr>
      </w:pPr>
    </w:p>
    <w:p w14:paraId="6131E532" w14:textId="3A0303EA" w:rsidR="001C2801" w:rsidRPr="001605E7" w:rsidRDefault="001C2801" w:rsidP="00DD1B9C">
      <w:pPr>
        <w:rPr>
          <w:rFonts w:ascii="Trebuchet MS" w:eastAsiaTheme="minorHAnsi" w:hAnsi="Trebuchet MS" w:cs="Arial"/>
        </w:rPr>
      </w:pPr>
      <w:r w:rsidRPr="001605E7">
        <w:rPr>
          <w:rFonts w:ascii="Trebuchet MS" w:eastAsiaTheme="minorHAnsi" w:hAnsi="Trebuchet MS" w:cs="Arial"/>
        </w:rPr>
        <w:t xml:space="preserve">Ex) </w:t>
      </w:r>
      <w:r w:rsidR="00053E69" w:rsidRPr="001605E7">
        <w:rPr>
          <w:rFonts w:ascii="Trebuchet MS" w:eastAsiaTheme="minorHAnsi" w:hAnsi="Trebuchet MS" w:cs="Arial"/>
        </w:rPr>
        <w:t>S</w:t>
      </w:r>
      <w:r w:rsidRPr="001605E7">
        <w:rPr>
          <w:rFonts w:ascii="Trebuchet MS" w:eastAsiaTheme="minorHAnsi" w:hAnsi="Trebuchet MS" w:cs="Arial"/>
        </w:rPr>
        <w:t>0</w:t>
      </w:r>
      <w:r w:rsidR="009245DE" w:rsidRPr="001605E7">
        <w:rPr>
          <w:rFonts w:ascii="Trebuchet MS" w:eastAsiaTheme="minorHAnsi" w:hAnsi="Trebuchet MS" w:cs="Arial"/>
        </w:rPr>
        <w:t>_PORTR</w:t>
      </w:r>
      <w:r w:rsidRPr="001605E7">
        <w:rPr>
          <w:rFonts w:ascii="Trebuchet MS" w:eastAsiaTheme="minorHAnsi" w:hAnsi="Trebuchet MS" w:cs="Arial"/>
        </w:rPr>
        <w:t xml:space="preserve"> = </w:t>
      </w:r>
      <w:r w:rsidR="003D1CEF" w:rsidRPr="001605E7">
        <w:rPr>
          <w:rFonts w:ascii="Trebuchet MS" w:eastAsiaTheme="minorHAnsi" w:hAnsi="Trebuchet MS" w:cs="Arial"/>
        </w:rPr>
        <w:t>5000</w:t>
      </w:r>
      <w:r w:rsidR="00DE32B6" w:rsidRPr="001605E7">
        <w:rPr>
          <w:rFonts w:ascii="Trebuchet MS" w:eastAsiaTheme="minorHAnsi" w:hAnsi="Trebuchet MS" w:cs="Arial"/>
        </w:rPr>
        <w:t xml:space="preserve"> (0x1388</w:t>
      </w:r>
      <w:r w:rsidR="003D1CEF" w:rsidRPr="001605E7">
        <w:rPr>
          <w:rFonts w:ascii="Trebuchet MS" w:eastAsiaTheme="minorHAnsi" w:hAnsi="Trebuchet MS" w:cs="Arial"/>
        </w:rPr>
        <w:t>),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2124"/>
        <w:gridCol w:w="2124"/>
      </w:tblGrid>
      <w:tr w:rsidR="0024191A" w:rsidRPr="00546234" w14:paraId="3C71EE43" w14:textId="77777777" w:rsidTr="001605E7">
        <w:trPr>
          <w:jc w:val="center"/>
        </w:trPr>
        <w:tc>
          <w:tcPr>
            <w:tcW w:w="2124" w:type="dxa"/>
          </w:tcPr>
          <w:p w14:paraId="779C3E95" w14:textId="2CA09AD5" w:rsidR="0024191A" w:rsidRPr="001605E7" w:rsidRDefault="0024191A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S0_PORTR0(0x0404)</w:t>
            </w:r>
          </w:p>
        </w:tc>
        <w:tc>
          <w:tcPr>
            <w:tcW w:w="2124" w:type="dxa"/>
          </w:tcPr>
          <w:p w14:paraId="4019E4F9" w14:textId="245DA60D" w:rsidR="0024191A" w:rsidRPr="001605E7" w:rsidRDefault="0024191A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S0_PORTR1(0x0405)</w:t>
            </w:r>
          </w:p>
        </w:tc>
      </w:tr>
      <w:tr w:rsidR="0024191A" w:rsidRPr="00546234" w14:paraId="5BC455B9" w14:textId="77777777" w:rsidTr="001605E7">
        <w:trPr>
          <w:jc w:val="center"/>
        </w:trPr>
        <w:tc>
          <w:tcPr>
            <w:tcW w:w="2124" w:type="dxa"/>
          </w:tcPr>
          <w:p w14:paraId="7BEACDF1" w14:textId="77777777" w:rsidR="0024191A" w:rsidRPr="001605E7" w:rsidRDefault="0024191A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0x013</w:t>
            </w:r>
          </w:p>
        </w:tc>
        <w:tc>
          <w:tcPr>
            <w:tcW w:w="2124" w:type="dxa"/>
            <w:vAlign w:val="center"/>
          </w:tcPr>
          <w:p w14:paraId="79EB87C4" w14:textId="77777777" w:rsidR="0024191A" w:rsidRPr="001605E7" w:rsidRDefault="0024191A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0x88</w:t>
            </w:r>
          </w:p>
        </w:tc>
      </w:tr>
    </w:tbl>
    <w:p w14:paraId="6D4B9693" w14:textId="77777777" w:rsidR="001C2801" w:rsidRPr="001605E7" w:rsidRDefault="001C2801" w:rsidP="00155A42">
      <w:pPr>
        <w:pStyle w:val="11"/>
        <w:rPr>
          <w:rFonts w:eastAsiaTheme="minorHAnsi"/>
        </w:rPr>
      </w:pPr>
    </w:p>
    <w:p w14:paraId="07DC8190" w14:textId="7EFEDA16" w:rsidR="0017017C" w:rsidRPr="008C14F1" w:rsidRDefault="001C2801" w:rsidP="00E54C87">
      <w:pPr>
        <w:pStyle w:val="31"/>
      </w:pPr>
      <w:bookmarkStart w:id="456" w:name="_Toc483830060"/>
      <w:r w:rsidRPr="008C14F1">
        <w:t>Sn_DHAR (</w:t>
      </w:r>
      <w:r w:rsidR="00053E69" w:rsidRPr="008C14F1">
        <w:t>SOCKET</w:t>
      </w:r>
      <w:r w:rsidRPr="008C14F1">
        <w:t xml:space="preserve"> n Destination Hardware Address Register)</w:t>
      </w:r>
      <w:bookmarkEnd w:id="456"/>
    </w:p>
    <w:p w14:paraId="3163240A" w14:textId="463ADD2E" w:rsidR="001C2801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604579" w:rsidRPr="001605E7">
        <w:rPr>
          <w:rFonts w:eastAsiaTheme="minorHAnsi"/>
        </w:rPr>
        <w:t>R=</w:t>
      </w:r>
      <w:r w:rsidR="001C2801" w:rsidRPr="001605E7">
        <w:rPr>
          <w:rFonts w:eastAsiaTheme="minorHAnsi"/>
        </w:rPr>
        <w:t>W] [</w:t>
      </w:r>
      <w:r w:rsidR="00756EBE" w:rsidRPr="001605E7">
        <w:rPr>
          <w:rFonts w:eastAsiaTheme="minorHAnsi"/>
        </w:rPr>
        <w:t>0x0006+</w:t>
      </w:r>
      <w:r w:rsidR="001C2801" w:rsidRPr="001605E7">
        <w:rPr>
          <w:rFonts w:eastAsiaTheme="minorHAnsi"/>
        </w:rPr>
        <w:t>0x0100*(n+4)</w:t>
      </w:r>
      <w:r w:rsidR="00604579" w:rsidRPr="001605E7">
        <w:rPr>
          <w:rFonts w:eastAsiaTheme="minorHAnsi"/>
        </w:rPr>
        <w:t>, 0x0007+0x0100*(n+4), 0x0008+0x0100*(n+4), 0x0009+0x0100*(n+4), 0x000A+0x0100*(n+4), 0x000B+0x0100*(n+4)</w:t>
      </w:r>
      <w:r w:rsidR="001C2801" w:rsidRPr="001605E7">
        <w:rPr>
          <w:rFonts w:eastAsiaTheme="minorHAnsi"/>
        </w:rPr>
        <w:t>] [0x</w:t>
      </w:r>
      <w:r w:rsidR="00E332F3" w:rsidRPr="001605E7">
        <w:rPr>
          <w:rFonts w:eastAsiaTheme="minorHAnsi"/>
        </w:rPr>
        <w:t>0</w:t>
      </w:r>
      <w:r w:rsidR="00604579" w:rsidRPr="001605E7">
        <w:rPr>
          <w:rFonts w:eastAsiaTheme="minorHAnsi"/>
        </w:rPr>
        <w:t>0000000000</w:t>
      </w:r>
      <w:r w:rsidR="00E332F3" w:rsidRPr="001605E7">
        <w:rPr>
          <w:rFonts w:eastAsiaTheme="minorHAnsi"/>
        </w:rPr>
        <w:t>0</w:t>
      </w:r>
      <w:r w:rsidR="001C2801" w:rsidRPr="001605E7">
        <w:rPr>
          <w:rFonts w:eastAsiaTheme="minorHAnsi"/>
        </w:rPr>
        <w:t>]</w:t>
      </w:r>
    </w:p>
    <w:p w14:paraId="64CB6E91" w14:textId="6B650DFB" w:rsidR="00B65387" w:rsidRPr="001605E7" w:rsidRDefault="00B65387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Sn_DHAR</w:t>
      </w:r>
      <w:r w:rsidR="009245DE" w:rsidRPr="001605E7">
        <w:rPr>
          <w:rFonts w:eastAsiaTheme="minorHAnsi" w:hint="eastAsia"/>
        </w:rPr>
        <w:t>는</w:t>
      </w:r>
      <w:r w:rsidR="009245DE" w:rsidRPr="001605E7">
        <w:rPr>
          <w:rFonts w:eastAsiaTheme="minorHAnsi"/>
        </w:rPr>
        <w:t xml:space="preserve"> </w:t>
      </w:r>
      <w:r w:rsidR="009245DE" w:rsidRPr="001605E7">
        <w:rPr>
          <w:rFonts w:eastAsiaTheme="minorHAnsi" w:hint="eastAsia"/>
        </w:rPr>
        <w:t>상대방의</w:t>
      </w:r>
      <w:r w:rsidR="009245DE" w:rsidRPr="001605E7">
        <w:rPr>
          <w:rFonts w:eastAsiaTheme="minorHAnsi"/>
        </w:rPr>
        <w:t xml:space="preserve"> MAC Address</w:t>
      </w:r>
      <w:r w:rsidR="009245DE" w:rsidRPr="001605E7">
        <w:rPr>
          <w:rFonts w:eastAsiaTheme="minorHAnsi" w:hint="eastAsia"/>
        </w:rPr>
        <w:t>이다</w:t>
      </w:r>
      <w:r w:rsidR="009245DE" w:rsidRPr="001605E7">
        <w:rPr>
          <w:rFonts w:eastAsiaTheme="minorHAnsi"/>
        </w:rPr>
        <w:t>.</w:t>
      </w:r>
    </w:p>
    <w:p w14:paraId="05B36F4E" w14:textId="129E8BE4" w:rsidR="009245DE" w:rsidRPr="001605E7" w:rsidRDefault="009245DE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TCP</w:t>
      </w:r>
      <w:r w:rsidRPr="001605E7">
        <w:rPr>
          <w:rFonts w:eastAsiaTheme="minorHAnsi" w:hint="eastAsia"/>
        </w:rPr>
        <w:t>인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경우</w:t>
      </w:r>
      <w:r w:rsidRPr="001605E7">
        <w:rPr>
          <w:rFonts w:eastAsiaTheme="minorHAnsi"/>
        </w:rPr>
        <w:t xml:space="preserve">, </w:t>
      </w:r>
      <w:r w:rsidRPr="001605E7">
        <w:rPr>
          <w:rFonts w:eastAsiaTheme="minorHAnsi" w:hint="eastAsia"/>
        </w:rPr>
        <w:t>상대방과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접속되었을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때</w:t>
      </w:r>
      <w:r w:rsidRPr="001605E7">
        <w:rPr>
          <w:rFonts w:eastAsiaTheme="minorHAnsi"/>
        </w:rPr>
        <w:t xml:space="preserve">(Sn_SR = </w:t>
      </w:r>
      <w:r w:rsidR="00546234" w:rsidRPr="001605E7">
        <w:rPr>
          <w:rFonts w:eastAsiaTheme="minorHAnsi"/>
        </w:rPr>
        <w:t>‘</w:t>
      </w:r>
      <w:r w:rsidRPr="001605E7">
        <w:rPr>
          <w:rFonts w:eastAsiaTheme="minorHAnsi"/>
        </w:rPr>
        <w:t>SOCK_ESTABLISHED</w:t>
      </w:r>
      <w:r w:rsidR="00546234" w:rsidRPr="001605E7">
        <w:rPr>
          <w:rFonts w:eastAsiaTheme="minorHAnsi"/>
        </w:rPr>
        <w:t>’</w:t>
      </w:r>
      <w:r w:rsidRPr="001605E7">
        <w:rPr>
          <w:rFonts w:eastAsiaTheme="minorHAnsi"/>
        </w:rPr>
        <w:t xml:space="preserve">) </w:t>
      </w:r>
      <w:r w:rsidRPr="001605E7">
        <w:rPr>
          <w:rFonts w:eastAsiaTheme="minorHAnsi" w:hint="eastAsia"/>
        </w:rPr>
        <w:t>상대방의</w:t>
      </w:r>
      <w:r w:rsidRPr="001605E7">
        <w:rPr>
          <w:rFonts w:eastAsiaTheme="minorHAnsi"/>
        </w:rPr>
        <w:t xml:space="preserve"> MAC Address</w:t>
      </w:r>
      <w:r w:rsidRPr="001605E7">
        <w:rPr>
          <w:rFonts w:eastAsiaTheme="minorHAnsi" w:hint="eastAsia"/>
        </w:rPr>
        <w:t>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설정된다</w:t>
      </w:r>
      <w:r w:rsidRPr="001605E7">
        <w:rPr>
          <w:rFonts w:eastAsiaTheme="minorHAnsi"/>
        </w:rPr>
        <w:t>.</w:t>
      </w:r>
    </w:p>
    <w:p w14:paraId="5F38750C" w14:textId="352C8D04" w:rsidR="009245DE" w:rsidRPr="001605E7" w:rsidRDefault="009245DE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UDP, IPRAW</w:t>
      </w:r>
      <w:r w:rsidRPr="001605E7">
        <w:rPr>
          <w:rFonts w:eastAsiaTheme="minorHAnsi" w:hint="eastAsia"/>
        </w:rPr>
        <w:t>인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경우</w:t>
      </w:r>
      <w:r w:rsidRPr="001605E7">
        <w:rPr>
          <w:rFonts w:eastAsiaTheme="minorHAnsi"/>
        </w:rPr>
        <w:t xml:space="preserve">, Sn_CR[SEND_MAC] </w:t>
      </w:r>
      <w:r w:rsidRPr="001605E7">
        <w:rPr>
          <w:rFonts w:eastAsiaTheme="minorHAnsi" w:hint="eastAsia"/>
        </w:rPr>
        <w:t>사용시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상대방의</w:t>
      </w:r>
      <w:r w:rsidRPr="001605E7">
        <w:rPr>
          <w:rFonts w:eastAsiaTheme="minorHAnsi"/>
        </w:rPr>
        <w:t xml:space="preserve"> MAC Address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설정한다</w:t>
      </w:r>
      <w:r w:rsidRPr="001605E7">
        <w:rPr>
          <w:rFonts w:eastAsiaTheme="minorHAnsi"/>
        </w:rPr>
        <w:t>.</w:t>
      </w:r>
    </w:p>
    <w:p w14:paraId="092A9A2A" w14:textId="55B465D7" w:rsidR="009245DE" w:rsidRPr="001605E7" w:rsidRDefault="009245DE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UDP Multicast</w:t>
      </w:r>
      <w:r w:rsidRPr="001605E7">
        <w:rPr>
          <w:rFonts w:eastAsiaTheme="minorHAnsi" w:hint="eastAsia"/>
        </w:rPr>
        <w:t>인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경우</w:t>
      </w:r>
      <w:r w:rsidRPr="001605E7">
        <w:rPr>
          <w:rFonts w:eastAsiaTheme="minorHAnsi"/>
        </w:rPr>
        <w:t>, Multicast Group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MAC Address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설정한다</w:t>
      </w:r>
      <w:r w:rsidRPr="001605E7">
        <w:rPr>
          <w:rFonts w:eastAsiaTheme="minorHAnsi"/>
        </w:rPr>
        <w:t xml:space="preserve">. (Multicast Application Note </w:t>
      </w:r>
      <w:commentRangeStart w:id="457"/>
      <w:r w:rsidRPr="001605E7">
        <w:rPr>
          <w:rFonts w:eastAsiaTheme="minorHAnsi" w:hint="eastAsia"/>
        </w:rPr>
        <w:t>참조</w:t>
      </w:r>
      <w:commentRangeEnd w:id="457"/>
      <w:r w:rsidR="008C14F1">
        <w:rPr>
          <w:rStyle w:val="aff7"/>
          <w:rFonts w:ascii="바탕" w:eastAsia="바탕" w:hAnsi="Times New Roman" w:cs="Times New Roman"/>
        </w:rPr>
        <w:commentReference w:id="457"/>
      </w:r>
      <w:r w:rsidRPr="001605E7">
        <w:rPr>
          <w:rFonts w:eastAsiaTheme="minorHAnsi"/>
        </w:rPr>
        <w:t>)</w:t>
      </w:r>
    </w:p>
    <w:p w14:paraId="6B5DA184" w14:textId="77777777" w:rsidR="001C2801" w:rsidRPr="001605E7" w:rsidRDefault="001C2801" w:rsidP="00155A42">
      <w:pPr>
        <w:pStyle w:val="11"/>
        <w:rPr>
          <w:rFonts w:eastAsiaTheme="minorHAnsi"/>
        </w:rPr>
      </w:pPr>
    </w:p>
    <w:p w14:paraId="020A33ED" w14:textId="20B9EEBE" w:rsidR="001C2801" w:rsidRDefault="001C2801" w:rsidP="00155A42">
      <w:pPr>
        <w:pStyle w:val="17"/>
        <w:rPr>
          <w:rFonts w:eastAsiaTheme="minorHAnsi"/>
        </w:rPr>
      </w:pPr>
      <w:r w:rsidRPr="001605E7">
        <w:rPr>
          <w:rFonts w:eastAsiaTheme="minorHAnsi"/>
          <w:b/>
        </w:rPr>
        <w:t>Ex)</w:t>
      </w:r>
      <w:r w:rsidR="00E332F3" w:rsidRPr="001605E7">
        <w:rPr>
          <w:rFonts w:eastAsiaTheme="minorHAnsi"/>
        </w:rPr>
        <w:t xml:space="preserve"> </w:t>
      </w:r>
      <w:r w:rsidR="00DE32B6" w:rsidRPr="001605E7">
        <w:rPr>
          <w:rFonts w:eastAsiaTheme="minorHAnsi"/>
        </w:rPr>
        <w:t xml:space="preserve">Sn_DHAR = </w:t>
      </w:r>
      <w:r w:rsidR="003D1CEF" w:rsidRPr="001605E7">
        <w:rPr>
          <w:rFonts w:eastAsiaTheme="minorHAnsi"/>
        </w:rPr>
        <w:t>“</w:t>
      </w:r>
      <w:r w:rsidR="009245DE" w:rsidRPr="001605E7">
        <w:rPr>
          <w:rFonts w:eastAsiaTheme="minorHAnsi"/>
        </w:rPr>
        <w:t>11:22:33:AA:BB:CC</w:t>
      </w:r>
      <w:r w:rsidR="003D1CEF" w:rsidRPr="001605E7">
        <w:rPr>
          <w:rFonts w:eastAsiaTheme="minorHAnsi"/>
        </w:rPr>
        <w:t>”,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2038"/>
        <w:gridCol w:w="2038"/>
        <w:gridCol w:w="2039"/>
      </w:tblGrid>
      <w:tr w:rsidR="008C14F1" w14:paraId="29DF8CF3" w14:textId="77777777" w:rsidTr="008C14F1">
        <w:trPr>
          <w:jc w:val="center"/>
        </w:trPr>
        <w:tc>
          <w:tcPr>
            <w:tcW w:w="2038" w:type="dxa"/>
            <w:vAlign w:val="center"/>
          </w:tcPr>
          <w:p w14:paraId="5E85997C" w14:textId="2E519156" w:rsidR="008C14F1" w:rsidRDefault="008C14F1" w:rsidP="008C14F1">
            <w:pPr>
              <w:pStyle w:val="17"/>
              <w:jc w:val="center"/>
              <w:rPr>
                <w:rFonts w:eastAsiaTheme="minorHAnsi"/>
              </w:rPr>
            </w:pPr>
            <w:r>
              <w:rPr>
                <w:rFonts w:eastAsiaTheme="minorHAnsi" w:cs="Arial" w:hint="eastAsia"/>
                <w:color w:val="000000"/>
                <w:szCs w:val="20"/>
              </w:rPr>
              <w:t>S0_DHAR0(</w:t>
            </w:r>
            <w:r w:rsidRPr="00E01E81">
              <w:rPr>
                <w:rFonts w:eastAsiaTheme="minorHAnsi" w:cs="Arial"/>
                <w:color w:val="000000"/>
                <w:szCs w:val="20"/>
              </w:rPr>
              <w:t>0x0406</w:t>
            </w:r>
            <w:r>
              <w:rPr>
                <w:rFonts w:eastAsiaTheme="minorHAnsi" w:cs="Arial"/>
                <w:color w:val="000000"/>
                <w:szCs w:val="20"/>
              </w:rPr>
              <w:t>)</w:t>
            </w:r>
          </w:p>
        </w:tc>
        <w:tc>
          <w:tcPr>
            <w:tcW w:w="2038" w:type="dxa"/>
            <w:vAlign w:val="center"/>
          </w:tcPr>
          <w:p w14:paraId="465E1E09" w14:textId="0A416AFC" w:rsidR="008C14F1" w:rsidRDefault="008C14F1" w:rsidP="008C14F1">
            <w:pPr>
              <w:pStyle w:val="17"/>
              <w:jc w:val="center"/>
              <w:rPr>
                <w:rFonts w:eastAsiaTheme="minorHAnsi"/>
              </w:rPr>
            </w:pPr>
            <w:r>
              <w:rPr>
                <w:rFonts w:eastAsiaTheme="minorHAnsi" w:cs="Arial"/>
                <w:color w:val="000000"/>
                <w:szCs w:val="20"/>
              </w:rPr>
              <w:t>S0_DHAR1(</w:t>
            </w:r>
            <w:r w:rsidRPr="00E01E81">
              <w:rPr>
                <w:rFonts w:eastAsiaTheme="minorHAnsi" w:cs="Arial"/>
                <w:color w:val="000000"/>
                <w:szCs w:val="20"/>
              </w:rPr>
              <w:t>0x0407</w:t>
            </w:r>
            <w:r>
              <w:rPr>
                <w:rFonts w:eastAsiaTheme="minorHAnsi" w:cs="Arial"/>
                <w:color w:val="000000"/>
                <w:szCs w:val="20"/>
              </w:rPr>
              <w:t>)</w:t>
            </w:r>
          </w:p>
        </w:tc>
        <w:tc>
          <w:tcPr>
            <w:tcW w:w="2039" w:type="dxa"/>
            <w:vAlign w:val="center"/>
          </w:tcPr>
          <w:p w14:paraId="23B32001" w14:textId="0AB1F7C1" w:rsidR="008C14F1" w:rsidRDefault="008C14F1" w:rsidP="008C14F1">
            <w:pPr>
              <w:pStyle w:val="17"/>
              <w:jc w:val="center"/>
              <w:rPr>
                <w:rFonts w:eastAsiaTheme="minorHAnsi"/>
              </w:rPr>
            </w:pPr>
            <w:r>
              <w:rPr>
                <w:rFonts w:eastAsiaTheme="minorHAnsi" w:cs="Arial"/>
                <w:color w:val="000000"/>
                <w:szCs w:val="20"/>
              </w:rPr>
              <w:t>S0_DHAR2(</w:t>
            </w:r>
            <w:r w:rsidRPr="00E01E81">
              <w:rPr>
                <w:rFonts w:eastAsiaTheme="minorHAnsi" w:cs="Arial"/>
                <w:color w:val="000000"/>
                <w:szCs w:val="20"/>
              </w:rPr>
              <w:t>0x0408</w:t>
            </w:r>
            <w:r>
              <w:rPr>
                <w:rFonts w:eastAsiaTheme="minorHAnsi" w:cs="Arial"/>
                <w:color w:val="000000"/>
                <w:szCs w:val="20"/>
              </w:rPr>
              <w:t>)</w:t>
            </w:r>
          </w:p>
        </w:tc>
      </w:tr>
      <w:tr w:rsidR="008C14F1" w14:paraId="2262DDB5" w14:textId="77777777" w:rsidTr="008C14F1">
        <w:trPr>
          <w:jc w:val="center"/>
        </w:trPr>
        <w:tc>
          <w:tcPr>
            <w:tcW w:w="2038" w:type="dxa"/>
            <w:vAlign w:val="center"/>
          </w:tcPr>
          <w:p w14:paraId="002EFDCE" w14:textId="687A4F0C" w:rsidR="008C14F1" w:rsidRDefault="008C14F1" w:rsidP="008C14F1">
            <w:pPr>
              <w:pStyle w:val="17"/>
              <w:jc w:val="center"/>
              <w:rPr>
                <w:rFonts w:eastAsiaTheme="minorHAnsi"/>
              </w:rPr>
            </w:pPr>
            <w:r w:rsidRPr="00E01E81">
              <w:rPr>
                <w:rFonts w:eastAsiaTheme="minorHAnsi" w:cs="Arial"/>
                <w:color w:val="000000"/>
                <w:szCs w:val="20"/>
              </w:rPr>
              <w:t>0x11</w:t>
            </w:r>
          </w:p>
        </w:tc>
        <w:tc>
          <w:tcPr>
            <w:tcW w:w="2038" w:type="dxa"/>
            <w:vAlign w:val="center"/>
          </w:tcPr>
          <w:p w14:paraId="25CB6BCE" w14:textId="37377872" w:rsidR="008C14F1" w:rsidRDefault="008C14F1" w:rsidP="008C14F1">
            <w:pPr>
              <w:pStyle w:val="17"/>
              <w:jc w:val="center"/>
              <w:rPr>
                <w:rFonts w:eastAsiaTheme="minorHAnsi"/>
              </w:rPr>
            </w:pPr>
            <w:r w:rsidRPr="00E01E81">
              <w:rPr>
                <w:rFonts w:eastAsiaTheme="minorHAnsi" w:cs="Arial"/>
                <w:color w:val="000000"/>
                <w:szCs w:val="20"/>
              </w:rPr>
              <w:t>0x22</w:t>
            </w:r>
          </w:p>
        </w:tc>
        <w:tc>
          <w:tcPr>
            <w:tcW w:w="2039" w:type="dxa"/>
            <w:vAlign w:val="center"/>
          </w:tcPr>
          <w:p w14:paraId="07F37883" w14:textId="66147545" w:rsidR="008C14F1" w:rsidRDefault="008C14F1" w:rsidP="008C14F1">
            <w:pPr>
              <w:pStyle w:val="17"/>
              <w:jc w:val="center"/>
              <w:rPr>
                <w:rFonts w:eastAsiaTheme="minorHAnsi"/>
              </w:rPr>
            </w:pPr>
            <w:r w:rsidRPr="00E01E81">
              <w:rPr>
                <w:rFonts w:eastAsiaTheme="minorHAnsi" w:cs="Arial"/>
                <w:color w:val="000000"/>
                <w:szCs w:val="20"/>
              </w:rPr>
              <w:t>0x33</w:t>
            </w:r>
          </w:p>
        </w:tc>
      </w:tr>
      <w:tr w:rsidR="008C14F1" w14:paraId="744D39EE" w14:textId="77777777" w:rsidTr="008C14F1">
        <w:trPr>
          <w:jc w:val="center"/>
        </w:trPr>
        <w:tc>
          <w:tcPr>
            <w:tcW w:w="2038" w:type="dxa"/>
            <w:vAlign w:val="center"/>
          </w:tcPr>
          <w:p w14:paraId="45E0315C" w14:textId="39E3B953" w:rsidR="008C14F1" w:rsidRDefault="008C14F1" w:rsidP="008C14F1">
            <w:pPr>
              <w:pStyle w:val="17"/>
              <w:jc w:val="center"/>
              <w:rPr>
                <w:rFonts w:eastAsiaTheme="minorHAnsi"/>
              </w:rPr>
            </w:pPr>
            <w:r>
              <w:rPr>
                <w:rFonts w:eastAsiaTheme="minorHAnsi" w:cs="Arial"/>
                <w:color w:val="000000"/>
                <w:szCs w:val="20"/>
              </w:rPr>
              <w:t>S0_DHAR3(</w:t>
            </w:r>
            <w:r w:rsidRPr="00E01E81">
              <w:rPr>
                <w:rFonts w:eastAsiaTheme="minorHAnsi" w:cs="Arial"/>
                <w:color w:val="000000"/>
                <w:szCs w:val="20"/>
              </w:rPr>
              <w:t>0x0409</w:t>
            </w:r>
            <w:r>
              <w:rPr>
                <w:rFonts w:eastAsiaTheme="minorHAnsi" w:cs="Arial"/>
                <w:color w:val="000000"/>
                <w:szCs w:val="20"/>
              </w:rPr>
              <w:t>)</w:t>
            </w:r>
          </w:p>
        </w:tc>
        <w:tc>
          <w:tcPr>
            <w:tcW w:w="2038" w:type="dxa"/>
            <w:vAlign w:val="center"/>
          </w:tcPr>
          <w:p w14:paraId="44D270A3" w14:textId="70497626" w:rsidR="008C14F1" w:rsidRDefault="008C14F1" w:rsidP="008C14F1">
            <w:pPr>
              <w:pStyle w:val="17"/>
              <w:jc w:val="center"/>
              <w:rPr>
                <w:rFonts w:eastAsiaTheme="minorHAnsi"/>
              </w:rPr>
            </w:pPr>
            <w:r>
              <w:rPr>
                <w:rFonts w:eastAsiaTheme="minorHAnsi" w:cs="Arial"/>
                <w:color w:val="000000"/>
                <w:szCs w:val="20"/>
              </w:rPr>
              <w:t>S0_DHAR4(</w:t>
            </w:r>
            <w:r w:rsidRPr="00E01E81">
              <w:rPr>
                <w:rFonts w:eastAsiaTheme="minorHAnsi" w:cs="Arial"/>
                <w:color w:val="000000"/>
                <w:szCs w:val="20"/>
              </w:rPr>
              <w:t>0x040A</w:t>
            </w:r>
            <w:r>
              <w:rPr>
                <w:rFonts w:eastAsiaTheme="minorHAnsi" w:cs="Arial"/>
                <w:color w:val="000000"/>
                <w:szCs w:val="20"/>
              </w:rPr>
              <w:t>)</w:t>
            </w:r>
          </w:p>
        </w:tc>
        <w:tc>
          <w:tcPr>
            <w:tcW w:w="2039" w:type="dxa"/>
            <w:vAlign w:val="center"/>
          </w:tcPr>
          <w:p w14:paraId="5837EB5D" w14:textId="4D467735" w:rsidR="008C14F1" w:rsidRDefault="008C14F1" w:rsidP="008C14F1">
            <w:pPr>
              <w:pStyle w:val="17"/>
              <w:jc w:val="center"/>
              <w:rPr>
                <w:rFonts w:eastAsiaTheme="minorHAnsi"/>
              </w:rPr>
            </w:pPr>
            <w:r>
              <w:rPr>
                <w:rFonts w:eastAsiaTheme="minorHAnsi" w:cs="Arial"/>
                <w:color w:val="000000"/>
                <w:szCs w:val="20"/>
              </w:rPr>
              <w:t>S0_DHAR5(</w:t>
            </w:r>
            <w:r w:rsidRPr="00E01E81">
              <w:rPr>
                <w:rFonts w:eastAsiaTheme="minorHAnsi" w:cs="Arial"/>
                <w:color w:val="000000"/>
                <w:szCs w:val="20"/>
              </w:rPr>
              <w:t>0x040B</w:t>
            </w:r>
            <w:r>
              <w:rPr>
                <w:rFonts w:eastAsiaTheme="minorHAnsi" w:cs="Arial"/>
                <w:color w:val="000000"/>
                <w:szCs w:val="20"/>
              </w:rPr>
              <w:t>)</w:t>
            </w:r>
          </w:p>
        </w:tc>
      </w:tr>
      <w:tr w:rsidR="008C14F1" w14:paraId="6C139973" w14:textId="77777777" w:rsidTr="008C14F1">
        <w:trPr>
          <w:jc w:val="center"/>
        </w:trPr>
        <w:tc>
          <w:tcPr>
            <w:tcW w:w="2038" w:type="dxa"/>
            <w:vAlign w:val="center"/>
          </w:tcPr>
          <w:p w14:paraId="51B455EC" w14:textId="2357F935" w:rsidR="008C14F1" w:rsidRDefault="008C14F1" w:rsidP="008C14F1">
            <w:pPr>
              <w:pStyle w:val="17"/>
              <w:jc w:val="center"/>
              <w:rPr>
                <w:rFonts w:eastAsiaTheme="minorHAnsi"/>
              </w:rPr>
            </w:pPr>
            <w:r w:rsidRPr="00E01E81">
              <w:rPr>
                <w:rFonts w:eastAsiaTheme="minorHAnsi" w:cs="Arial"/>
                <w:color w:val="000000"/>
                <w:szCs w:val="20"/>
              </w:rPr>
              <w:t>0xAA</w:t>
            </w:r>
          </w:p>
        </w:tc>
        <w:tc>
          <w:tcPr>
            <w:tcW w:w="2038" w:type="dxa"/>
            <w:vAlign w:val="center"/>
          </w:tcPr>
          <w:p w14:paraId="0E511F52" w14:textId="01002EA4" w:rsidR="008C14F1" w:rsidRDefault="008C14F1" w:rsidP="008C14F1">
            <w:pPr>
              <w:pStyle w:val="17"/>
              <w:jc w:val="center"/>
              <w:rPr>
                <w:rFonts w:eastAsiaTheme="minorHAnsi"/>
              </w:rPr>
            </w:pPr>
            <w:r w:rsidRPr="00E01E81">
              <w:rPr>
                <w:rFonts w:eastAsiaTheme="minorHAnsi" w:cs="Arial"/>
                <w:color w:val="000000"/>
                <w:szCs w:val="20"/>
              </w:rPr>
              <w:t>0xBB</w:t>
            </w:r>
          </w:p>
        </w:tc>
        <w:tc>
          <w:tcPr>
            <w:tcW w:w="2039" w:type="dxa"/>
            <w:vAlign w:val="center"/>
          </w:tcPr>
          <w:p w14:paraId="592B456F" w14:textId="7F09E885" w:rsidR="008C14F1" w:rsidRDefault="008C14F1" w:rsidP="008C14F1">
            <w:pPr>
              <w:pStyle w:val="17"/>
              <w:jc w:val="center"/>
              <w:rPr>
                <w:rFonts w:eastAsiaTheme="minorHAnsi"/>
              </w:rPr>
            </w:pPr>
            <w:r w:rsidRPr="00E01E81">
              <w:rPr>
                <w:rFonts w:eastAsiaTheme="minorHAnsi" w:cs="Arial"/>
                <w:color w:val="000000"/>
                <w:szCs w:val="20"/>
              </w:rPr>
              <w:t>0xCC</w:t>
            </w:r>
          </w:p>
        </w:tc>
      </w:tr>
    </w:tbl>
    <w:p w14:paraId="3861E234" w14:textId="77777777" w:rsidR="001C2801" w:rsidRPr="001605E7" w:rsidRDefault="001C2801" w:rsidP="00155A42">
      <w:pPr>
        <w:pStyle w:val="11"/>
        <w:rPr>
          <w:rFonts w:eastAsiaTheme="minorHAnsi"/>
        </w:rPr>
      </w:pPr>
    </w:p>
    <w:p w14:paraId="1E2FBEE2" w14:textId="2A85CB47" w:rsidR="0017017C" w:rsidRPr="008C14F1" w:rsidRDefault="001C2801" w:rsidP="00E54C87">
      <w:pPr>
        <w:pStyle w:val="31"/>
      </w:pPr>
      <w:bookmarkStart w:id="458" w:name="_Toc483830061"/>
      <w:r w:rsidRPr="008C14F1">
        <w:t>Sn_DIPR (</w:t>
      </w:r>
      <w:r w:rsidR="00053E69" w:rsidRPr="008C14F1">
        <w:t>SOCKET</w:t>
      </w:r>
      <w:r w:rsidRPr="008C14F1">
        <w:t xml:space="preserve"> n Destination IP Address Register)</w:t>
      </w:r>
      <w:bookmarkEnd w:id="458"/>
    </w:p>
    <w:p w14:paraId="28BA9D59" w14:textId="32EE523B" w:rsidR="001C2801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604579" w:rsidRPr="001605E7">
        <w:rPr>
          <w:rFonts w:eastAsiaTheme="minorHAnsi"/>
        </w:rPr>
        <w:t>R=</w:t>
      </w:r>
      <w:r w:rsidR="00756EBE" w:rsidRPr="001605E7">
        <w:rPr>
          <w:rFonts w:eastAsiaTheme="minorHAnsi"/>
        </w:rPr>
        <w:t>W] [0x000C</w:t>
      </w:r>
      <w:r w:rsidR="001C2801" w:rsidRPr="001605E7">
        <w:rPr>
          <w:rFonts w:eastAsiaTheme="minorHAnsi"/>
        </w:rPr>
        <w:t>+0x0100*(n+4)</w:t>
      </w:r>
      <w:r w:rsidR="00756EBE" w:rsidRPr="001605E7">
        <w:rPr>
          <w:rFonts w:eastAsiaTheme="minorHAnsi"/>
        </w:rPr>
        <w:t xml:space="preserve">, </w:t>
      </w:r>
      <w:r w:rsidR="00604579" w:rsidRPr="001605E7">
        <w:rPr>
          <w:rFonts w:eastAsiaTheme="minorHAnsi"/>
        </w:rPr>
        <w:t>0x000D+</w:t>
      </w:r>
      <w:r w:rsidR="00756EBE" w:rsidRPr="001605E7">
        <w:rPr>
          <w:rFonts w:eastAsiaTheme="minorHAnsi"/>
        </w:rPr>
        <w:t>0x0100*(n+4), 0x000E+0x0100*(n+4), 0x000F+0x0100*(n+4)</w:t>
      </w:r>
      <w:r w:rsidR="001C2801" w:rsidRPr="001605E7">
        <w:rPr>
          <w:rFonts w:eastAsiaTheme="minorHAnsi"/>
        </w:rPr>
        <w:t>] [0x00000000]</w:t>
      </w:r>
    </w:p>
    <w:p w14:paraId="6ECB2DE3" w14:textId="7F0DFFA0" w:rsidR="00075F17" w:rsidRPr="001605E7" w:rsidRDefault="00075F17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Sn_DIPR</w:t>
      </w:r>
      <w:r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</w:t>
      </w:r>
      <w:r w:rsidR="009245DE" w:rsidRPr="001605E7">
        <w:rPr>
          <w:rFonts w:eastAsiaTheme="minorHAnsi" w:hint="eastAsia"/>
        </w:rPr>
        <w:t>상대방의</w:t>
      </w:r>
      <w:r w:rsidR="009245DE" w:rsidRPr="001605E7">
        <w:rPr>
          <w:rFonts w:eastAsiaTheme="minorHAnsi"/>
        </w:rPr>
        <w:t xml:space="preserve"> IP Address</w:t>
      </w:r>
      <w:r w:rsidR="009245DE" w:rsidRPr="001605E7">
        <w:rPr>
          <w:rFonts w:eastAsiaTheme="minorHAnsi" w:hint="eastAsia"/>
        </w:rPr>
        <w:t>이다</w:t>
      </w:r>
      <w:r w:rsidR="009245DE" w:rsidRPr="001605E7">
        <w:rPr>
          <w:rFonts w:eastAsiaTheme="minorHAnsi"/>
        </w:rPr>
        <w:t>.</w:t>
      </w:r>
    </w:p>
    <w:p w14:paraId="68A52578" w14:textId="3DC0CC51" w:rsidR="001601D8" w:rsidRPr="001605E7" w:rsidRDefault="001601D8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TCP</w:t>
      </w:r>
      <w:r w:rsidRPr="001605E7">
        <w:rPr>
          <w:rFonts w:eastAsiaTheme="minorHAnsi" w:hint="eastAsia"/>
        </w:rPr>
        <w:t>인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경우</w:t>
      </w:r>
      <w:r w:rsidRPr="001605E7">
        <w:rPr>
          <w:rFonts w:eastAsiaTheme="minorHAnsi"/>
        </w:rPr>
        <w:t xml:space="preserve">, </w:t>
      </w:r>
      <w:r w:rsidRPr="001605E7">
        <w:rPr>
          <w:rFonts w:eastAsiaTheme="minorHAnsi" w:hint="eastAsia"/>
        </w:rPr>
        <w:t>접속할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상대방의</w:t>
      </w:r>
      <w:r w:rsidRPr="001605E7">
        <w:rPr>
          <w:rFonts w:eastAsiaTheme="minorHAnsi"/>
        </w:rPr>
        <w:t xml:space="preserve"> IP Address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설정하거나</w:t>
      </w:r>
      <w:r w:rsidRPr="001605E7">
        <w:rPr>
          <w:rFonts w:eastAsiaTheme="minorHAnsi"/>
        </w:rPr>
        <w:t xml:space="preserve">, </w:t>
      </w:r>
      <w:r w:rsidRPr="001605E7">
        <w:rPr>
          <w:rFonts w:eastAsiaTheme="minorHAnsi" w:hint="eastAsia"/>
        </w:rPr>
        <w:t>접속된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상대방의</w:t>
      </w:r>
      <w:r w:rsidRPr="001605E7">
        <w:rPr>
          <w:rFonts w:eastAsiaTheme="minorHAnsi"/>
        </w:rPr>
        <w:t xml:space="preserve"> IP Address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확인한다</w:t>
      </w:r>
      <w:r w:rsidRPr="001605E7">
        <w:rPr>
          <w:rFonts w:eastAsiaTheme="minorHAnsi"/>
        </w:rPr>
        <w:t>.</w:t>
      </w:r>
    </w:p>
    <w:p w14:paraId="286B1B11" w14:textId="6D54E18D" w:rsidR="001601D8" w:rsidRPr="001605E7" w:rsidRDefault="001601D8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UDP, IPRAW</w:t>
      </w:r>
      <w:r w:rsidRPr="001605E7">
        <w:rPr>
          <w:rFonts w:eastAsiaTheme="minorHAnsi" w:hint="eastAsia"/>
        </w:rPr>
        <w:t>인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경우</w:t>
      </w:r>
      <w:r w:rsidRPr="001605E7">
        <w:rPr>
          <w:rFonts w:eastAsiaTheme="minorHAnsi"/>
        </w:rPr>
        <w:t xml:space="preserve">, </w:t>
      </w:r>
      <w:r w:rsidRPr="001605E7">
        <w:rPr>
          <w:rFonts w:eastAsiaTheme="minorHAnsi" w:hint="eastAsia"/>
        </w:rPr>
        <w:t>전송할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상대방의</w:t>
      </w:r>
      <w:r w:rsidRPr="001605E7">
        <w:rPr>
          <w:rFonts w:eastAsiaTheme="minorHAnsi"/>
        </w:rPr>
        <w:t xml:space="preserve"> IP Address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설정한다</w:t>
      </w:r>
      <w:r w:rsidRPr="001605E7">
        <w:rPr>
          <w:rFonts w:eastAsiaTheme="minorHAnsi"/>
        </w:rPr>
        <w:t>.</w:t>
      </w:r>
    </w:p>
    <w:p w14:paraId="6C5DC2ED" w14:textId="7D757935" w:rsidR="001601D8" w:rsidRPr="001605E7" w:rsidRDefault="001601D8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UDP Multicast</w:t>
      </w:r>
      <w:r w:rsidRPr="001605E7">
        <w:rPr>
          <w:rFonts w:eastAsiaTheme="minorHAnsi" w:hint="eastAsia"/>
        </w:rPr>
        <w:t>인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경우</w:t>
      </w:r>
      <w:r w:rsidRPr="001605E7">
        <w:rPr>
          <w:rFonts w:eastAsiaTheme="minorHAnsi"/>
        </w:rPr>
        <w:t>, Multicast Group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IP Address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설정한다</w:t>
      </w:r>
      <w:r w:rsidRPr="001605E7">
        <w:rPr>
          <w:rFonts w:eastAsiaTheme="minorHAnsi"/>
        </w:rPr>
        <w:t xml:space="preserve">.(Multicast Application Note </w:t>
      </w:r>
      <w:commentRangeStart w:id="459"/>
      <w:r w:rsidRPr="001605E7">
        <w:rPr>
          <w:rFonts w:eastAsiaTheme="minorHAnsi" w:hint="eastAsia"/>
        </w:rPr>
        <w:t>참조</w:t>
      </w:r>
      <w:commentRangeEnd w:id="459"/>
      <w:r w:rsidR="008C14F1">
        <w:rPr>
          <w:rStyle w:val="aff7"/>
          <w:rFonts w:ascii="바탕" w:eastAsia="바탕" w:hAnsi="Times New Roman" w:cs="Times New Roman"/>
        </w:rPr>
        <w:commentReference w:id="459"/>
      </w:r>
      <w:r w:rsidRPr="001605E7">
        <w:rPr>
          <w:rFonts w:eastAsiaTheme="minorHAnsi"/>
        </w:rPr>
        <w:t>)</w:t>
      </w:r>
    </w:p>
    <w:p w14:paraId="1EB7DAC5" w14:textId="637E6632" w:rsidR="001601D8" w:rsidRPr="001605E7" w:rsidRDefault="001601D8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UDP, UDP Multicast, IPRAW</w:t>
      </w:r>
      <w:r w:rsidRPr="001605E7">
        <w:rPr>
          <w:rFonts w:eastAsiaTheme="minorHAnsi" w:hint="eastAsia"/>
        </w:rPr>
        <w:t>인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경우</w:t>
      </w:r>
      <w:r w:rsidRPr="001605E7">
        <w:rPr>
          <w:rFonts w:eastAsiaTheme="minorHAnsi"/>
        </w:rPr>
        <w:t xml:space="preserve">, </w:t>
      </w:r>
      <w:r w:rsidRPr="001605E7">
        <w:rPr>
          <w:rFonts w:eastAsiaTheme="minorHAnsi" w:hint="eastAsia"/>
        </w:rPr>
        <w:t>수신된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상대방의</w:t>
      </w:r>
      <w:r w:rsidRPr="001605E7">
        <w:rPr>
          <w:rFonts w:eastAsiaTheme="minorHAnsi"/>
        </w:rPr>
        <w:t xml:space="preserve"> IP Address</w:t>
      </w:r>
      <w:r w:rsidRPr="001605E7">
        <w:rPr>
          <w:rFonts w:eastAsiaTheme="minorHAnsi" w:hint="eastAsia"/>
        </w:rPr>
        <w:t>는</w:t>
      </w:r>
      <w:r w:rsidRPr="001605E7">
        <w:rPr>
          <w:rFonts w:eastAsiaTheme="minorHAnsi"/>
        </w:rPr>
        <w:t xml:space="preserve"> SOCKET n RX Buffer</w:t>
      </w:r>
      <w:r w:rsidRPr="001605E7">
        <w:rPr>
          <w:rFonts w:eastAsiaTheme="minorHAnsi" w:hint="eastAsia"/>
        </w:rPr>
        <w:t>에서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확인한다</w:t>
      </w:r>
      <w:r w:rsidRPr="001605E7">
        <w:rPr>
          <w:rFonts w:eastAsiaTheme="minorHAnsi"/>
        </w:rPr>
        <w:t>.</w:t>
      </w:r>
    </w:p>
    <w:p w14:paraId="4C576E4F" w14:textId="77777777" w:rsidR="00075F17" w:rsidRPr="001605E7" w:rsidRDefault="00075F17" w:rsidP="00155A42">
      <w:pPr>
        <w:pStyle w:val="11"/>
        <w:rPr>
          <w:rFonts w:eastAsiaTheme="minorHAnsi"/>
        </w:rPr>
      </w:pPr>
    </w:p>
    <w:p w14:paraId="0E8761F1" w14:textId="1808B47C" w:rsidR="001C2801" w:rsidRPr="001605E7" w:rsidRDefault="001C2801" w:rsidP="00155A42">
      <w:pPr>
        <w:pStyle w:val="17"/>
        <w:rPr>
          <w:rFonts w:eastAsiaTheme="minorHAnsi"/>
        </w:rPr>
      </w:pPr>
      <w:r w:rsidRPr="001605E7">
        <w:rPr>
          <w:rFonts w:eastAsiaTheme="minorHAnsi"/>
          <w:b/>
        </w:rPr>
        <w:t>Ex)</w:t>
      </w:r>
      <w:r w:rsidRPr="001605E7">
        <w:rPr>
          <w:rFonts w:eastAsiaTheme="minorHAnsi"/>
        </w:rPr>
        <w:t xml:space="preserve"> </w:t>
      </w:r>
      <w:r w:rsidR="00DE32B6" w:rsidRPr="001605E7">
        <w:rPr>
          <w:rFonts w:eastAsiaTheme="minorHAnsi"/>
        </w:rPr>
        <w:t xml:space="preserve">Sn_DIPR = </w:t>
      </w:r>
      <w:r w:rsidR="008572DE" w:rsidRPr="001605E7">
        <w:rPr>
          <w:rFonts w:eastAsiaTheme="minorHAnsi"/>
        </w:rPr>
        <w:t>“</w:t>
      </w:r>
      <w:r w:rsidRPr="001605E7">
        <w:rPr>
          <w:rFonts w:eastAsiaTheme="minorHAnsi"/>
        </w:rPr>
        <w:t>192.168.0.11</w:t>
      </w:r>
      <w:r w:rsidR="008572DE" w:rsidRPr="001605E7">
        <w:rPr>
          <w:rFonts w:eastAsiaTheme="minorHAnsi"/>
        </w:rPr>
        <w:t>”</w:t>
      </w:r>
      <w:r w:rsidR="003D1CEF" w:rsidRPr="001605E7">
        <w:rPr>
          <w:rFonts w:eastAsiaTheme="minorHAnsi"/>
        </w:rPr>
        <w:t>,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2025"/>
        <w:gridCol w:w="2025"/>
        <w:gridCol w:w="2025"/>
        <w:gridCol w:w="2025"/>
      </w:tblGrid>
      <w:tr w:rsidR="00667991" w:rsidRPr="00546234" w14:paraId="08E55B53" w14:textId="77777777" w:rsidTr="001605E7">
        <w:trPr>
          <w:jc w:val="center"/>
        </w:trPr>
        <w:tc>
          <w:tcPr>
            <w:tcW w:w="2025" w:type="dxa"/>
            <w:vAlign w:val="center"/>
          </w:tcPr>
          <w:p w14:paraId="7CB7A36E" w14:textId="0BB42007" w:rsidR="00667991" w:rsidRPr="001605E7" w:rsidRDefault="00667991" w:rsidP="001605E7">
            <w:pPr>
              <w:pStyle w:val="17"/>
              <w:jc w:val="center"/>
              <w:rPr>
                <w:rFonts w:eastAsiaTheme="minorHAnsi"/>
              </w:rPr>
            </w:pPr>
            <w:r w:rsidRPr="00E01E81">
              <w:rPr>
                <w:rFonts w:eastAsiaTheme="minorHAnsi" w:cs="Arial"/>
                <w:szCs w:val="20"/>
              </w:rPr>
              <w:t>S0_DIPR0(0x040C)</w:t>
            </w:r>
          </w:p>
        </w:tc>
        <w:tc>
          <w:tcPr>
            <w:tcW w:w="2025" w:type="dxa"/>
            <w:vAlign w:val="center"/>
          </w:tcPr>
          <w:p w14:paraId="2C059DBC" w14:textId="183D75D3" w:rsidR="00667991" w:rsidRPr="001605E7" w:rsidRDefault="00667991" w:rsidP="001605E7">
            <w:pPr>
              <w:pStyle w:val="17"/>
              <w:jc w:val="center"/>
              <w:rPr>
                <w:rFonts w:eastAsiaTheme="minorHAnsi"/>
              </w:rPr>
            </w:pPr>
            <w:r w:rsidRPr="00E01E81">
              <w:rPr>
                <w:rFonts w:eastAsiaTheme="minorHAnsi" w:cs="Arial"/>
                <w:szCs w:val="20"/>
              </w:rPr>
              <w:t>S0_DIPR1(0x040D)</w:t>
            </w:r>
          </w:p>
        </w:tc>
        <w:tc>
          <w:tcPr>
            <w:tcW w:w="2025" w:type="dxa"/>
            <w:vAlign w:val="center"/>
          </w:tcPr>
          <w:p w14:paraId="6E8108FD" w14:textId="08DDEBDC" w:rsidR="00667991" w:rsidRPr="001605E7" w:rsidRDefault="00667991" w:rsidP="001605E7">
            <w:pPr>
              <w:pStyle w:val="17"/>
              <w:jc w:val="center"/>
              <w:rPr>
                <w:rFonts w:eastAsiaTheme="minorHAnsi"/>
              </w:rPr>
            </w:pPr>
            <w:r w:rsidRPr="00E01E81">
              <w:rPr>
                <w:rFonts w:eastAsiaTheme="minorHAnsi" w:cs="Arial"/>
                <w:szCs w:val="20"/>
              </w:rPr>
              <w:t>S0_DIPR2(0x040E)</w:t>
            </w:r>
          </w:p>
        </w:tc>
        <w:tc>
          <w:tcPr>
            <w:tcW w:w="2025" w:type="dxa"/>
            <w:vAlign w:val="center"/>
          </w:tcPr>
          <w:p w14:paraId="6742CDFD" w14:textId="44ADFFFC" w:rsidR="00667991" w:rsidRPr="001605E7" w:rsidRDefault="00667991" w:rsidP="001605E7">
            <w:pPr>
              <w:pStyle w:val="17"/>
              <w:jc w:val="center"/>
              <w:rPr>
                <w:rFonts w:eastAsiaTheme="minorHAnsi"/>
              </w:rPr>
            </w:pPr>
            <w:r w:rsidRPr="00E01E81">
              <w:rPr>
                <w:rFonts w:eastAsiaTheme="minorHAnsi" w:cs="Arial"/>
                <w:szCs w:val="20"/>
              </w:rPr>
              <w:t>S0_DIPR3(0x040F)</w:t>
            </w:r>
          </w:p>
        </w:tc>
      </w:tr>
      <w:tr w:rsidR="00667991" w:rsidRPr="00546234" w14:paraId="5FACD4A8" w14:textId="77777777" w:rsidTr="001605E7">
        <w:trPr>
          <w:jc w:val="center"/>
        </w:trPr>
        <w:tc>
          <w:tcPr>
            <w:tcW w:w="2025" w:type="dxa"/>
            <w:vAlign w:val="center"/>
          </w:tcPr>
          <w:p w14:paraId="61ED2EA8" w14:textId="62422EB3" w:rsidR="00667991" w:rsidRPr="001605E7" w:rsidRDefault="00667991" w:rsidP="001605E7">
            <w:pPr>
              <w:pStyle w:val="17"/>
              <w:jc w:val="center"/>
              <w:rPr>
                <w:rFonts w:eastAsiaTheme="minorHAnsi"/>
              </w:rPr>
            </w:pPr>
            <w:r w:rsidRPr="00E01E81">
              <w:rPr>
                <w:rFonts w:eastAsiaTheme="minorHAnsi" w:cs="Arial"/>
                <w:szCs w:val="20"/>
              </w:rPr>
              <w:t>192 (0xC0)</w:t>
            </w:r>
          </w:p>
        </w:tc>
        <w:tc>
          <w:tcPr>
            <w:tcW w:w="2025" w:type="dxa"/>
            <w:vAlign w:val="center"/>
          </w:tcPr>
          <w:p w14:paraId="6323C303" w14:textId="20068629" w:rsidR="00667991" w:rsidRPr="001605E7" w:rsidRDefault="00667991" w:rsidP="001605E7">
            <w:pPr>
              <w:pStyle w:val="17"/>
              <w:jc w:val="center"/>
              <w:rPr>
                <w:rFonts w:eastAsiaTheme="minorHAnsi"/>
              </w:rPr>
            </w:pPr>
            <w:r w:rsidRPr="00E01E81">
              <w:rPr>
                <w:rFonts w:eastAsiaTheme="minorHAnsi" w:cs="Arial"/>
                <w:szCs w:val="20"/>
              </w:rPr>
              <w:t>168 (0xA8)</w:t>
            </w:r>
          </w:p>
        </w:tc>
        <w:tc>
          <w:tcPr>
            <w:tcW w:w="2025" w:type="dxa"/>
            <w:vAlign w:val="center"/>
          </w:tcPr>
          <w:p w14:paraId="6DFD3E14" w14:textId="35559369" w:rsidR="00667991" w:rsidRPr="001605E7" w:rsidRDefault="00667991" w:rsidP="001605E7">
            <w:pPr>
              <w:pStyle w:val="17"/>
              <w:jc w:val="center"/>
              <w:rPr>
                <w:rFonts w:eastAsiaTheme="minorHAnsi"/>
              </w:rPr>
            </w:pPr>
            <w:r w:rsidRPr="00E01E81">
              <w:rPr>
                <w:rFonts w:eastAsiaTheme="minorHAnsi" w:cs="Arial"/>
                <w:szCs w:val="20"/>
              </w:rPr>
              <w:t>0 (0x00)</w:t>
            </w:r>
          </w:p>
        </w:tc>
        <w:tc>
          <w:tcPr>
            <w:tcW w:w="2025" w:type="dxa"/>
            <w:vAlign w:val="center"/>
          </w:tcPr>
          <w:p w14:paraId="27436600" w14:textId="2F04E5AF" w:rsidR="00667991" w:rsidRPr="001605E7" w:rsidRDefault="00667991" w:rsidP="001605E7">
            <w:pPr>
              <w:pStyle w:val="17"/>
              <w:jc w:val="center"/>
              <w:rPr>
                <w:rFonts w:eastAsiaTheme="minorHAnsi"/>
              </w:rPr>
            </w:pPr>
            <w:r w:rsidRPr="00E01E81">
              <w:rPr>
                <w:rFonts w:eastAsiaTheme="minorHAnsi" w:cs="Arial"/>
                <w:szCs w:val="20"/>
              </w:rPr>
              <w:t>11 (0x0B)</w:t>
            </w:r>
          </w:p>
        </w:tc>
      </w:tr>
    </w:tbl>
    <w:p w14:paraId="4FC04633" w14:textId="77777777" w:rsidR="00667991" w:rsidRPr="001605E7" w:rsidRDefault="00667991" w:rsidP="00155A42">
      <w:pPr>
        <w:pStyle w:val="11"/>
        <w:rPr>
          <w:rFonts w:eastAsiaTheme="minorHAnsi"/>
        </w:rPr>
      </w:pPr>
    </w:p>
    <w:p w14:paraId="60617E9D" w14:textId="410222CD" w:rsidR="0017017C" w:rsidRPr="008C14F1" w:rsidRDefault="001C2801" w:rsidP="00E54C87">
      <w:pPr>
        <w:pStyle w:val="31"/>
      </w:pPr>
      <w:bookmarkStart w:id="460" w:name="_Toc483830062"/>
      <w:r w:rsidRPr="008C14F1">
        <w:t>Sn_DPORT</w:t>
      </w:r>
      <w:r w:rsidR="00322C0E" w:rsidRPr="008C14F1">
        <w:t>R</w:t>
      </w:r>
      <w:r w:rsidRPr="008C14F1">
        <w:t xml:space="preserve"> (</w:t>
      </w:r>
      <w:r w:rsidR="00053E69" w:rsidRPr="008C14F1">
        <w:t>SOCKET</w:t>
      </w:r>
      <w:r w:rsidRPr="008C14F1">
        <w:t xml:space="preserve"> n Destination Port Register)</w:t>
      </w:r>
      <w:bookmarkEnd w:id="460"/>
    </w:p>
    <w:p w14:paraId="17432813" w14:textId="44D36189" w:rsidR="001C2801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604579" w:rsidRPr="001605E7">
        <w:rPr>
          <w:rFonts w:eastAsiaTheme="minorHAnsi"/>
        </w:rPr>
        <w:t>R=</w:t>
      </w:r>
      <w:r w:rsidR="001C2801" w:rsidRPr="001605E7">
        <w:rPr>
          <w:rFonts w:eastAsiaTheme="minorHAnsi"/>
        </w:rPr>
        <w:t>W] [0x0010+0x0100*(n+4)</w:t>
      </w:r>
      <w:r w:rsidR="00756EBE" w:rsidRPr="001605E7">
        <w:rPr>
          <w:rFonts w:eastAsiaTheme="minorHAnsi"/>
        </w:rPr>
        <w:t>, 0x0011+0x0100*(n+4)</w:t>
      </w:r>
      <w:r w:rsidR="001C2801" w:rsidRPr="001605E7">
        <w:rPr>
          <w:rFonts w:eastAsiaTheme="minorHAnsi"/>
        </w:rPr>
        <w:t>] [0x0000]</w:t>
      </w:r>
    </w:p>
    <w:p w14:paraId="7CA61FB1" w14:textId="45ACDA5E" w:rsidR="00075F17" w:rsidRPr="001605E7" w:rsidRDefault="00075F17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Sn_DPORTR</w:t>
      </w:r>
      <w:r w:rsidR="001601D8" w:rsidRPr="001605E7">
        <w:rPr>
          <w:rFonts w:eastAsiaTheme="minorHAnsi" w:hint="eastAsia"/>
        </w:rPr>
        <w:t>은</w:t>
      </w:r>
      <w:r w:rsidR="001601D8" w:rsidRPr="001605E7">
        <w:rPr>
          <w:rFonts w:eastAsiaTheme="minorHAnsi"/>
        </w:rPr>
        <w:t xml:space="preserve"> </w:t>
      </w:r>
      <w:r w:rsidR="001601D8" w:rsidRPr="001605E7">
        <w:rPr>
          <w:rFonts w:eastAsiaTheme="minorHAnsi" w:hint="eastAsia"/>
        </w:rPr>
        <w:t>상대방의</w:t>
      </w:r>
      <w:r w:rsidR="001601D8" w:rsidRPr="001605E7">
        <w:rPr>
          <w:rFonts w:eastAsiaTheme="minorHAnsi"/>
        </w:rPr>
        <w:t xml:space="preserve"> Port</w:t>
      </w:r>
      <w:r w:rsidR="001601D8" w:rsidRPr="001605E7">
        <w:rPr>
          <w:rFonts w:eastAsiaTheme="minorHAnsi" w:hint="eastAsia"/>
        </w:rPr>
        <w:t>이다</w:t>
      </w:r>
      <w:r w:rsidR="001601D8" w:rsidRPr="001605E7">
        <w:rPr>
          <w:rFonts w:eastAsiaTheme="minorHAnsi"/>
        </w:rPr>
        <w:t>.</w:t>
      </w:r>
    </w:p>
    <w:p w14:paraId="5A0D724A" w14:textId="22F0D499" w:rsidR="001601D8" w:rsidRPr="001605E7" w:rsidRDefault="001601D8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TCP</w:t>
      </w:r>
      <w:r w:rsidRPr="001605E7">
        <w:rPr>
          <w:rFonts w:eastAsiaTheme="minorHAnsi" w:hint="eastAsia"/>
        </w:rPr>
        <w:t>인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경우</w:t>
      </w:r>
      <w:r w:rsidRPr="001605E7">
        <w:rPr>
          <w:rFonts w:eastAsiaTheme="minorHAnsi"/>
        </w:rPr>
        <w:t xml:space="preserve">, </w:t>
      </w:r>
      <w:r w:rsidRPr="001605E7">
        <w:rPr>
          <w:rFonts w:eastAsiaTheme="minorHAnsi" w:hint="eastAsia"/>
        </w:rPr>
        <w:t>접속할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상대방의</w:t>
      </w:r>
      <w:r w:rsidRPr="001605E7">
        <w:rPr>
          <w:rFonts w:eastAsiaTheme="minorHAnsi"/>
        </w:rPr>
        <w:t xml:space="preserve"> Port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설정하거나</w:t>
      </w:r>
      <w:r w:rsidRPr="001605E7">
        <w:rPr>
          <w:rFonts w:eastAsiaTheme="minorHAnsi"/>
        </w:rPr>
        <w:t xml:space="preserve">, </w:t>
      </w:r>
      <w:r w:rsidRPr="001605E7">
        <w:rPr>
          <w:rFonts w:eastAsiaTheme="minorHAnsi" w:hint="eastAsia"/>
        </w:rPr>
        <w:t>접속된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상대방의</w:t>
      </w:r>
      <w:r w:rsidRPr="001605E7">
        <w:rPr>
          <w:rFonts w:eastAsiaTheme="minorHAnsi"/>
        </w:rPr>
        <w:t xml:space="preserve"> Port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확인한다</w:t>
      </w:r>
      <w:r w:rsidRPr="001605E7">
        <w:rPr>
          <w:rFonts w:eastAsiaTheme="minorHAnsi"/>
        </w:rPr>
        <w:t>.</w:t>
      </w:r>
    </w:p>
    <w:p w14:paraId="0C18C67B" w14:textId="61B362C1" w:rsidR="001601D8" w:rsidRPr="001605E7" w:rsidRDefault="001601D8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UDP</w:t>
      </w:r>
      <w:r w:rsidRPr="001605E7">
        <w:rPr>
          <w:rFonts w:eastAsiaTheme="minorHAnsi" w:hint="eastAsia"/>
        </w:rPr>
        <w:t>인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경우</w:t>
      </w:r>
      <w:r w:rsidRPr="001605E7">
        <w:rPr>
          <w:rFonts w:eastAsiaTheme="minorHAnsi"/>
        </w:rPr>
        <w:t xml:space="preserve">, </w:t>
      </w:r>
      <w:r w:rsidRPr="001605E7">
        <w:rPr>
          <w:rFonts w:eastAsiaTheme="minorHAnsi" w:hint="eastAsia"/>
        </w:rPr>
        <w:t>전송할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상대방의</w:t>
      </w:r>
      <w:r w:rsidRPr="001605E7">
        <w:rPr>
          <w:rFonts w:eastAsiaTheme="minorHAnsi"/>
        </w:rPr>
        <w:t xml:space="preserve"> Port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설정한다</w:t>
      </w:r>
      <w:r w:rsidRPr="001605E7">
        <w:rPr>
          <w:rFonts w:eastAsiaTheme="minorHAnsi"/>
        </w:rPr>
        <w:t>.</w:t>
      </w:r>
    </w:p>
    <w:p w14:paraId="177E41EA" w14:textId="602F813E" w:rsidR="001601D8" w:rsidRPr="001605E7" w:rsidRDefault="001601D8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UDP Multicast</w:t>
      </w:r>
      <w:r w:rsidRPr="001605E7">
        <w:rPr>
          <w:rFonts w:eastAsiaTheme="minorHAnsi" w:hint="eastAsia"/>
        </w:rPr>
        <w:t>인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경우</w:t>
      </w:r>
      <w:r w:rsidRPr="001605E7">
        <w:rPr>
          <w:rFonts w:eastAsiaTheme="minorHAnsi"/>
        </w:rPr>
        <w:t>, Multicast Group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Port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설정한다</w:t>
      </w:r>
      <w:r w:rsidRPr="001605E7">
        <w:rPr>
          <w:rFonts w:eastAsiaTheme="minorHAnsi"/>
        </w:rPr>
        <w:t xml:space="preserve">.(Multicast Application Note </w:t>
      </w:r>
      <w:commentRangeStart w:id="461"/>
      <w:r w:rsidRPr="001605E7">
        <w:rPr>
          <w:rFonts w:eastAsiaTheme="minorHAnsi" w:hint="eastAsia"/>
        </w:rPr>
        <w:t>참조</w:t>
      </w:r>
      <w:commentRangeEnd w:id="461"/>
      <w:r w:rsidR="008C14F1">
        <w:rPr>
          <w:rStyle w:val="aff7"/>
          <w:rFonts w:ascii="바탕" w:eastAsia="바탕" w:hAnsi="Times New Roman" w:cs="Times New Roman"/>
        </w:rPr>
        <w:commentReference w:id="461"/>
      </w:r>
      <w:r w:rsidRPr="001605E7">
        <w:rPr>
          <w:rFonts w:eastAsiaTheme="minorHAnsi"/>
        </w:rPr>
        <w:t>)</w:t>
      </w:r>
    </w:p>
    <w:p w14:paraId="197E1DEA" w14:textId="2D3F24C1" w:rsidR="001601D8" w:rsidRPr="001605E7" w:rsidRDefault="001601D8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UDP, UDP Multicast</w:t>
      </w:r>
      <w:r w:rsidRPr="001605E7">
        <w:rPr>
          <w:rFonts w:eastAsiaTheme="minorHAnsi" w:hint="eastAsia"/>
        </w:rPr>
        <w:t>인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경우</w:t>
      </w:r>
      <w:r w:rsidRPr="001605E7">
        <w:rPr>
          <w:rFonts w:eastAsiaTheme="minorHAnsi"/>
        </w:rPr>
        <w:t xml:space="preserve">, </w:t>
      </w:r>
      <w:r w:rsidRPr="001605E7">
        <w:rPr>
          <w:rFonts w:eastAsiaTheme="minorHAnsi" w:hint="eastAsia"/>
        </w:rPr>
        <w:t>수신된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상대방의</w:t>
      </w:r>
      <w:r w:rsidRPr="001605E7">
        <w:rPr>
          <w:rFonts w:eastAsiaTheme="minorHAnsi"/>
        </w:rPr>
        <w:t xml:space="preserve"> Port</w:t>
      </w:r>
      <w:r w:rsidRPr="001605E7">
        <w:rPr>
          <w:rFonts w:eastAsiaTheme="minorHAnsi" w:hint="eastAsia"/>
        </w:rPr>
        <w:t>는</w:t>
      </w:r>
      <w:r w:rsidRPr="001605E7">
        <w:rPr>
          <w:rFonts w:eastAsiaTheme="minorHAnsi"/>
        </w:rPr>
        <w:t xml:space="preserve"> SOCKET n RX Buffer</w:t>
      </w:r>
      <w:r w:rsidRPr="001605E7">
        <w:rPr>
          <w:rFonts w:eastAsiaTheme="minorHAnsi" w:hint="eastAsia"/>
        </w:rPr>
        <w:t>에서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확인한다</w:t>
      </w:r>
      <w:r w:rsidRPr="001605E7">
        <w:rPr>
          <w:rFonts w:eastAsiaTheme="minorHAnsi"/>
        </w:rPr>
        <w:t>.</w:t>
      </w:r>
    </w:p>
    <w:p w14:paraId="00410139" w14:textId="77777777" w:rsidR="001C2801" w:rsidRPr="001605E7" w:rsidRDefault="001C2801" w:rsidP="00155A42">
      <w:pPr>
        <w:pStyle w:val="11"/>
        <w:rPr>
          <w:rFonts w:eastAsiaTheme="minorHAnsi"/>
        </w:rPr>
      </w:pPr>
    </w:p>
    <w:p w14:paraId="58D8A17A" w14:textId="58A70BF7" w:rsidR="001C2801" w:rsidRPr="001605E7" w:rsidRDefault="001C2801" w:rsidP="00155A42">
      <w:pPr>
        <w:pStyle w:val="11"/>
        <w:rPr>
          <w:rFonts w:eastAsiaTheme="minorHAnsi"/>
        </w:rPr>
      </w:pPr>
      <w:r w:rsidRPr="001605E7">
        <w:rPr>
          <w:rFonts w:eastAsiaTheme="minorHAnsi"/>
          <w:b/>
        </w:rPr>
        <w:t xml:space="preserve">Ex) </w:t>
      </w:r>
      <w:r w:rsidR="00053E69" w:rsidRPr="001605E7">
        <w:rPr>
          <w:rFonts w:eastAsiaTheme="minorHAnsi"/>
        </w:rPr>
        <w:t>S</w:t>
      </w:r>
      <w:r w:rsidRPr="001605E7">
        <w:rPr>
          <w:rFonts w:eastAsiaTheme="minorHAnsi"/>
        </w:rPr>
        <w:t>0</w:t>
      </w:r>
      <w:r w:rsidR="001601D8" w:rsidRPr="001605E7">
        <w:rPr>
          <w:rFonts w:eastAsiaTheme="minorHAnsi"/>
        </w:rPr>
        <w:t>_DPORTR</w:t>
      </w:r>
      <w:r w:rsidRPr="001605E7">
        <w:rPr>
          <w:rFonts w:eastAsiaTheme="minorHAnsi"/>
        </w:rPr>
        <w:t xml:space="preserve"> = </w:t>
      </w:r>
      <w:r w:rsidR="003D1CEF" w:rsidRPr="001605E7">
        <w:rPr>
          <w:rFonts w:eastAsiaTheme="minorHAnsi"/>
        </w:rPr>
        <w:t>5000</w:t>
      </w:r>
      <w:r w:rsidR="00DE32B6" w:rsidRPr="001605E7">
        <w:rPr>
          <w:rFonts w:eastAsiaTheme="minorHAnsi"/>
        </w:rPr>
        <w:t xml:space="preserve"> (0x1388</w:t>
      </w:r>
      <w:r w:rsidR="003D1CEF" w:rsidRPr="001605E7">
        <w:rPr>
          <w:rFonts w:eastAsiaTheme="minorHAnsi"/>
        </w:rPr>
        <w:t>),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207"/>
        <w:gridCol w:w="2207"/>
      </w:tblGrid>
      <w:tr w:rsidR="00E5327D" w:rsidRPr="00546234" w14:paraId="1690FF13" w14:textId="77777777" w:rsidTr="001605E7">
        <w:trPr>
          <w:jc w:val="center"/>
        </w:trPr>
        <w:tc>
          <w:tcPr>
            <w:tcW w:w="2207" w:type="dxa"/>
            <w:vAlign w:val="center"/>
          </w:tcPr>
          <w:p w14:paraId="64A3E4FA" w14:textId="14E55D65" w:rsidR="00E5327D" w:rsidRPr="001605E7" w:rsidRDefault="00E5327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S0_DPORTR0(0x0410)</w:t>
            </w:r>
          </w:p>
        </w:tc>
        <w:tc>
          <w:tcPr>
            <w:tcW w:w="2207" w:type="dxa"/>
            <w:vAlign w:val="center"/>
          </w:tcPr>
          <w:p w14:paraId="7E9433B7" w14:textId="65A5332E" w:rsidR="00E5327D" w:rsidRPr="001605E7" w:rsidRDefault="00E5327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S0_DPORTR1(0x0411)</w:t>
            </w:r>
          </w:p>
        </w:tc>
      </w:tr>
      <w:tr w:rsidR="00E5327D" w:rsidRPr="00546234" w14:paraId="06E2D9DD" w14:textId="77777777" w:rsidTr="001605E7">
        <w:trPr>
          <w:jc w:val="center"/>
        </w:trPr>
        <w:tc>
          <w:tcPr>
            <w:tcW w:w="2207" w:type="dxa"/>
            <w:vAlign w:val="center"/>
          </w:tcPr>
          <w:p w14:paraId="45EED387" w14:textId="77777777" w:rsidR="00E5327D" w:rsidRPr="001605E7" w:rsidRDefault="00E5327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0x13</w:t>
            </w:r>
          </w:p>
        </w:tc>
        <w:tc>
          <w:tcPr>
            <w:tcW w:w="2207" w:type="dxa"/>
            <w:vAlign w:val="center"/>
          </w:tcPr>
          <w:p w14:paraId="7635BEBA" w14:textId="359858F6" w:rsidR="00E5327D" w:rsidRPr="001605E7" w:rsidRDefault="00E5327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0x88</w:t>
            </w:r>
          </w:p>
        </w:tc>
      </w:tr>
    </w:tbl>
    <w:p w14:paraId="47CCA32A" w14:textId="77777777" w:rsidR="001C2801" w:rsidRPr="001605E7" w:rsidRDefault="001C2801" w:rsidP="00155A42">
      <w:pPr>
        <w:pStyle w:val="11"/>
        <w:rPr>
          <w:rFonts w:eastAsiaTheme="minorHAnsi"/>
        </w:rPr>
      </w:pPr>
    </w:p>
    <w:p w14:paraId="109C5EB9" w14:textId="0EF5859E" w:rsidR="0017017C" w:rsidRPr="008C14F1" w:rsidRDefault="00640B1B" w:rsidP="00E54C87">
      <w:pPr>
        <w:pStyle w:val="31"/>
      </w:pPr>
      <w:bookmarkStart w:id="462" w:name="_Toc483830063"/>
      <w:r w:rsidRPr="008C14F1">
        <w:t>Sn_MSS (</w:t>
      </w:r>
      <w:r w:rsidR="00053E69" w:rsidRPr="008C14F1">
        <w:t>SOCKET</w:t>
      </w:r>
      <w:r w:rsidR="001C2801" w:rsidRPr="008C14F1">
        <w:t xml:space="preserve"> n Maximum Segment Size Register)</w:t>
      </w:r>
      <w:bookmarkEnd w:id="462"/>
    </w:p>
    <w:p w14:paraId="59EA983A" w14:textId="64AB7C68" w:rsidR="001C2801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604579" w:rsidRPr="001605E7">
        <w:rPr>
          <w:rFonts w:eastAsiaTheme="minorHAnsi"/>
        </w:rPr>
        <w:t>R=</w:t>
      </w:r>
      <w:r w:rsidR="001C2801" w:rsidRPr="001605E7">
        <w:rPr>
          <w:rFonts w:eastAsiaTheme="minorHAnsi"/>
        </w:rPr>
        <w:t>W</w:t>
      </w:r>
      <w:r w:rsidR="00756EBE" w:rsidRPr="001605E7">
        <w:rPr>
          <w:rFonts w:eastAsiaTheme="minorHAnsi"/>
        </w:rPr>
        <w:t>] [0x0012+</w:t>
      </w:r>
      <w:r w:rsidR="001C2801" w:rsidRPr="001605E7">
        <w:rPr>
          <w:rFonts w:eastAsiaTheme="minorHAnsi"/>
        </w:rPr>
        <w:t>0x0100*(n+4)</w:t>
      </w:r>
      <w:r w:rsidR="00756EBE" w:rsidRPr="001605E7">
        <w:rPr>
          <w:rFonts w:eastAsiaTheme="minorHAnsi"/>
        </w:rPr>
        <w:t>, 0x0013+0x0100*(n+4</w:t>
      </w:r>
      <w:r w:rsidR="001C2801" w:rsidRPr="001605E7">
        <w:rPr>
          <w:rFonts w:eastAsiaTheme="minorHAnsi"/>
        </w:rPr>
        <w:t>] [0x</w:t>
      </w:r>
      <w:r w:rsidR="007E6DF4" w:rsidRPr="001605E7">
        <w:rPr>
          <w:rFonts w:eastAsiaTheme="minorHAnsi"/>
        </w:rPr>
        <w:t>FFFF</w:t>
      </w:r>
      <w:r w:rsidR="001C2801" w:rsidRPr="001605E7">
        <w:rPr>
          <w:rFonts w:eastAsiaTheme="minorHAnsi"/>
        </w:rPr>
        <w:t>]</w:t>
      </w:r>
    </w:p>
    <w:p w14:paraId="620EC953" w14:textId="4FEA2D2B" w:rsidR="00075F17" w:rsidRPr="001605E7" w:rsidRDefault="001601D8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Sn_MSS</w:t>
      </w:r>
      <w:r w:rsidRPr="001605E7">
        <w:rPr>
          <w:rFonts w:eastAsiaTheme="minorHAnsi" w:hint="eastAsia"/>
        </w:rPr>
        <w:t>는</w:t>
      </w:r>
      <w:r w:rsidRPr="001605E7">
        <w:rPr>
          <w:rFonts w:eastAsiaTheme="minorHAnsi"/>
        </w:rPr>
        <w:t xml:space="preserve"> SOCKET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MSS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설정한다</w:t>
      </w:r>
      <w:r w:rsidRPr="001605E7">
        <w:rPr>
          <w:rFonts w:eastAsiaTheme="minorHAnsi"/>
        </w:rPr>
        <w:t>.</w:t>
      </w:r>
    </w:p>
    <w:p w14:paraId="5A639068" w14:textId="246CC0F2" w:rsidR="001601D8" w:rsidRPr="001605E7" w:rsidRDefault="001601D8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SOCKET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MSS</w:t>
      </w:r>
      <w:r w:rsidRPr="001605E7">
        <w:rPr>
          <w:rFonts w:eastAsiaTheme="minorHAnsi" w:hint="eastAsia"/>
        </w:rPr>
        <w:t>는</w:t>
      </w:r>
      <w:r w:rsidRPr="001605E7">
        <w:rPr>
          <w:rFonts w:eastAsiaTheme="minorHAnsi"/>
        </w:rPr>
        <w:t xml:space="preserve"> Sn_CR[OPEN] </w:t>
      </w:r>
      <w:r w:rsidRPr="001605E7">
        <w:rPr>
          <w:rFonts w:eastAsiaTheme="minorHAnsi" w:hint="eastAsia"/>
        </w:rPr>
        <w:t>이전에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설정해야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한다</w:t>
      </w:r>
      <w:r w:rsidRPr="001605E7">
        <w:rPr>
          <w:rFonts w:eastAsiaTheme="minorHAnsi"/>
        </w:rPr>
        <w:t>.</w:t>
      </w:r>
    </w:p>
    <w:p w14:paraId="2CAF5957" w14:textId="026BC3F2" w:rsidR="00C056C1" w:rsidRPr="001605E7" w:rsidRDefault="00C056C1" w:rsidP="00155A42">
      <w:pPr>
        <w:pStyle w:val="11"/>
        <w:rPr>
          <w:rFonts w:eastAsiaTheme="minorHAnsi"/>
        </w:rPr>
      </w:pPr>
      <w:r w:rsidRPr="001605E7">
        <w:rPr>
          <w:rFonts w:eastAsiaTheme="minorHAnsi" w:hint="eastAsia"/>
        </w:rPr>
        <w:t>설정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가능한</w:t>
      </w:r>
      <w:r w:rsidRPr="001605E7">
        <w:rPr>
          <w:rFonts w:eastAsiaTheme="minorHAnsi"/>
        </w:rPr>
        <w:t xml:space="preserve"> MSS Size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초과할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경우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최대</w:t>
      </w:r>
      <w:r w:rsidRPr="001605E7">
        <w:rPr>
          <w:rFonts w:eastAsiaTheme="minorHAnsi"/>
        </w:rPr>
        <w:t xml:space="preserve"> MSS Size</w:t>
      </w:r>
      <w:r w:rsidRPr="001605E7">
        <w:rPr>
          <w:rFonts w:eastAsiaTheme="minorHAnsi" w:hint="eastAsia"/>
        </w:rPr>
        <w:t>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설정된다</w:t>
      </w:r>
      <w:r w:rsidRPr="001605E7">
        <w:rPr>
          <w:rFonts w:eastAsiaTheme="minorHAnsi"/>
        </w:rPr>
        <w:t>.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1481"/>
        <w:gridCol w:w="3084"/>
        <w:gridCol w:w="3085"/>
      </w:tblGrid>
      <w:tr w:rsidR="00C84ABE" w:rsidRPr="00546234" w14:paraId="75B841E7" w14:textId="77777777" w:rsidTr="001605E7">
        <w:trPr>
          <w:jc w:val="center"/>
        </w:trPr>
        <w:tc>
          <w:tcPr>
            <w:tcW w:w="1481" w:type="dxa"/>
            <w:vAlign w:val="center"/>
          </w:tcPr>
          <w:p w14:paraId="76D51F30" w14:textId="5131C301" w:rsidR="00C84ABE" w:rsidRPr="001605E7" w:rsidRDefault="00C84ABE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Mode</w:t>
            </w:r>
          </w:p>
        </w:tc>
        <w:tc>
          <w:tcPr>
            <w:tcW w:w="3084" w:type="dxa"/>
          </w:tcPr>
          <w:p w14:paraId="691A7D8E" w14:textId="62A6656A" w:rsidR="00C84ABE" w:rsidRPr="001605E7" w:rsidRDefault="00C84ABE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Normal(MR[PPPoE]=’0’)</w:t>
            </w:r>
            <w:r w:rsidR="008A1CD3"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/>
              </w:rPr>
              <w:t>Range</w:t>
            </w:r>
          </w:p>
        </w:tc>
        <w:tc>
          <w:tcPr>
            <w:tcW w:w="3085" w:type="dxa"/>
          </w:tcPr>
          <w:p w14:paraId="384F9A03" w14:textId="44983A9D" w:rsidR="00C84ABE" w:rsidRPr="001605E7" w:rsidRDefault="00C84ABE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PPPoE(MR[PPPoE]=’1’)</w:t>
            </w:r>
            <w:r w:rsidR="008A1CD3"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/>
              </w:rPr>
              <w:t>Range</w:t>
            </w:r>
          </w:p>
        </w:tc>
      </w:tr>
      <w:tr w:rsidR="00C84ABE" w:rsidRPr="00546234" w14:paraId="765871EE" w14:textId="77777777" w:rsidTr="001605E7">
        <w:trPr>
          <w:jc w:val="center"/>
        </w:trPr>
        <w:tc>
          <w:tcPr>
            <w:tcW w:w="1481" w:type="dxa"/>
          </w:tcPr>
          <w:p w14:paraId="38C52970" w14:textId="7D12E9B5" w:rsidR="00C84ABE" w:rsidRPr="001605E7" w:rsidRDefault="00C84ABE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TCP</w:t>
            </w:r>
          </w:p>
        </w:tc>
        <w:tc>
          <w:tcPr>
            <w:tcW w:w="3084" w:type="dxa"/>
          </w:tcPr>
          <w:p w14:paraId="7ED38487" w14:textId="168CF3F2" w:rsidR="00C84ABE" w:rsidRPr="001605E7" w:rsidRDefault="00C84ABE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1~1460</w:t>
            </w:r>
          </w:p>
        </w:tc>
        <w:tc>
          <w:tcPr>
            <w:tcW w:w="3085" w:type="dxa"/>
          </w:tcPr>
          <w:p w14:paraId="13901CE4" w14:textId="38774908" w:rsidR="00C84ABE" w:rsidRPr="001605E7" w:rsidRDefault="00C84ABE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1~1452</w:t>
            </w:r>
          </w:p>
        </w:tc>
      </w:tr>
      <w:tr w:rsidR="00C84ABE" w:rsidRPr="00546234" w14:paraId="34E6E98F" w14:textId="77777777" w:rsidTr="001605E7">
        <w:trPr>
          <w:jc w:val="center"/>
        </w:trPr>
        <w:tc>
          <w:tcPr>
            <w:tcW w:w="1481" w:type="dxa"/>
          </w:tcPr>
          <w:p w14:paraId="3A17BD22" w14:textId="599CB79E" w:rsidR="00C84ABE" w:rsidRPr="001605E7" w:rsidRDefault="00C84ABE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UDP</w:t>
            </w:r>
          </w:p>
        </w:tc>
        <w:tc>
          <w:tcPr>
            <w:tcW w:w="3084" w:type="dxa"/>
          </w:tcPr>
          <w:p w14:paraId="3BBF9CFD" w14:textId="0A00105A" w:rsidR="00C84ABE" w:rsidRPr="001605E7" w:rsidRDefault="00C84ABE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1~1472</w:t>
            </w:r>
          </w:p>
        </w:tc>
        <w:tc>
          <w:tcPr>
            <w:tcW w:w="3085" w:type="dxa"/>
          </w:tcPr>
          <w:p w14:paraId="40F6755E" w14:textId="533981A3" w:rsidR="00C84ABE" w:rsidRPr="001605E7" w:rsidRDefault="00C84ABE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1~1464</w:t>
            </w:r>
          </w:p>
        </w:tc>
      </w:tr>
      <w:tr w:rsidR="00C84ABE" w:rsidRPr="00546234" w14:paraId="1771CD16" w14:textId="77777777" w:rsidTr="001605E7">
        <w:trPr>
          <w:jc w:val="center"/>
        </w:trPr>
        <w:tc>
          <w:tcPr>
            <w:tcW w:w="1481" w:type="dxa"/>
            <w:tcBorders>
              <w:bottom w:val="single" w:sz="4" w:space="0" w:color="auto"/>
            </w:tcBorders>
          </w:tcPr>
          <w:p w14:paraId="199AE320" w14:textId="05422230" w:rsidR="00C84ABE" w:rsidRPr="001605E7" w:rsidRDefault="00C84ABE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IPRAW</w:t>
            </w:r>
          </w:p>
        </w:tc>
        <w:tc>
          <w:tcPr>
            <w:tcW w:w="3084" w:type="dxa"/>
            <w:tcBorders>
              <w:bottom w:val="single" w:sz="4" w:space="0" w:color="auto"/>
            </w:tcBorders>
          </w:tcPr>
          <w:p w14:paraId="660803BC" w14:textId="3F7FF0BC" w:rsidR="00C84ABE" w:rsidRPr="001605E7" w:rsidRDefault="00C84ABE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1480</w:t>
            </w:r>
          </w:p>
        </w:tc>
        <w:tc>
          <w:tcPr>
            <w:tcW w:w="3085" w:type="dxa"/>
            <w:tcBorders>
              <w:bottom w:val="single" w:sz="4" w:space="0" w:color="auto"/>
            </w:tcBorders>
          </w:tcPr>
          <w:p w14:paraId="5C843D94" w14:textId="2A43444D" w:rsidR="00C84ABE" w:rsidRPr="001605E7" w:rsidRDefault="00C84ABE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1472</w:t>
            </w:r>
          </w:p>
        </w:tc>
      </w:tr>
      <w:tr w:rsidR="00C84ABE" w:rsidRPr="00546234" w14:paraId="20D97387" w14:textId="77777777" w:rsidTr="001605E7">
        <w:trPr>
          <w:jc w:val="center"/>
        </w:trPr>
        <w:tc>
          <w:tcPr>
            <w:tcW w:w="1481" w:type="dxa"/>
            <w:tcBorders>
              <w:bottom w:val="single" w:sz="4" w:space="0" w:color="auto"/>
            </w:tcBorders>
          </w:tcPr>
          <w:p w14:paraId="03D57420" w14:textId="5FE0EA09" w:rsidR="00C84ABE" w:rsidRPr="001605E7" w:rsidRDefault="00C84ABE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MACRAW</w:t>
            </w:r>
          </w:p>
        </w:tc>
        <w:tc>
          <w:tcPr>
            <w:tcW w:w="6169" w:type="dxa"/>
            <w:gridSpan w:val="2"/>
            <w:tcBorders>
              <w:bottom w:val="single" w:sz="4" w:space="0" w:color="auto"/>
            </w:tcBorders>
          </w:tcPr>
          <w:p w14:paraId="2FF4BD6F" w14:textId="51793F43" w:rsidR="00C84ABE" w:rsidRPr="001605E7" w:rsidRDefault="00C84ABE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1514</w:t>
            </w:r>
          </w:p>
        </w:tc>
      </w:tr>
    </w:tbl>
    <w:p w14:paraId="631A5387" w14:textId="77777777" w:rsidR="00C056C1" w:rsidRPr="001605E7" w:rsidRDefault="00C056C1" w:rsidP="00155A42">
      <w:pPr>
        <w:pStyle w:val="11"/>
        <w:rPr>
          <w:rFonts w:eastAsiaTheme="minorHAnsi"/>
        </w:rPr>
      </w:pPr>
    </w:p>
    <w:p w14:paraId="69B8B9DF" w14:textId="3731E509" w:rsidR="001C2801" w:rsidRPr="001605E7" w:rsidRDefault="001C2801" w:rsidP="00155A42">
      <w:pPr>
        <w:pStyle w:val="11"/>
        <w:rPr>
          <w:rFonts w:eastAsiaTheme="minorHAnsi"/>
        </w:rPr>
      </w:pPr>
      <w:r w:rsidRPr="001605E7">
        <w:rPr>
          <w:rFonts w:eastAsiaTheme="minorHAnsi"/>
          <w:b/>
        </w:rPr>
        <w:t>Ex)</w:t>
      </w:r>
      <w:r w:rsidRPr="001605E7">
        <w:rPr>
          <w:rFonts w:eastAsiaTheme="minorHAnsi"/>
        </w:rPr>
        <w:t xml:space="preserve"> S0</w:t>
      </w:r>
      <w:r w:rsidR="00427F1D" w:rsidRPr="001605E7">
        <w:rPr>
          <w:rFonts w:eastAsiaTheme="minorHAnsi"/>
        </w:rPr>
        <w:t>_</w:t>
      </w:r>
      <w:r w:rsidRPr="001605E7">
        <w:rPr>
          <w:rFonts w:eastAsiaTheme="minorHAnsi"/>
        </w:rPr>
        <w:t xml:space="preserve">MSS = </w:t>
      </w:r>
      <w:r w:rsidR="003D1CEF" w:rsidRPr="001605E7">
        <w:rPr>
          <w:rFonts w:eastAsiaTheme="minorHAnsi"/>
        </w:rPr>
        <w:t>1460 (</w:t>
      </w:r>
      <w:r w:rsidRPr="001605E7">
        <w:rPr>
          <w:rFonts w:eastAsiaTheme="minorHAnsi"/>
        </w:rPr>
        <w:t>0x05B4)</w:t>
      </w:r>
      <w:r w:rsidR="003D1CEF" w:rsidRPr="001605E7">
        <w:rPr>
          <w:rFonts w:eastAsiaTheme="minorHAnsi"/>
        </w:rPr>
        <w:t>,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840"/>
        <w:gridCol w:w="1841"/>
      </w:tblGrid>
      <w:tr w:rsidR="00E5327D" w:rsidRPr="00546234" w14:paraId="2108F965" w14:textId="77777777" w:rsidTr="001605E7">
        <w:trPr>
          <w:jc w:val="center"/>
        </w:trPr>
        <w:tc>
          <w:tcPr>
            <w:tcW w:w="1840" w:type="dxa"/>
            <w:vAlign w:val="center"/>
          </w:tcPr>
          <w:p w14:paraId="47D416C4" w14:textId="0F00C2AD" w:rsidR="00E5327D" w:rsidRPr="001605E7" w:rsidRDefault="00E5327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S0_MSS0(0x0412)</w:t>
            </w:r>
          </w:p>
        </w:tc>
        <w:tc>
          <w:tcPr>
            <w:tcW w:w="1841" w:type="dxa"/>
            <w:vAlign w:val="center"/>
          </w:tcPr>
          <w:p w14:paraId="2E7A3326" w14:textId="4999A97A" w:rsidR="00E5327D" w:rsidRPr="001605E7" w:rsidRDefault="00E5327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S0_MSS1(0x0413)</w:t>
            </w:r>
          </w:p>
        </w:tc>
      </w:tr>
      <w:tr w:rsidR="00E5327D" w:rsidRPr="00546234" w14:paraId="24A16721" w14:textId="77777777" w:rsidTr="001605E7">
        <w:trPr>
          <w:jc w:val="center"/>
        </w:trPr>
        <w:tc>
          <w:tcPr>
            <w:tcW w:w="1840" w:type="dxa"/>
            <w:vAlign w:val="center"/>
          </w:tcPr>
          <w:p w14:paraId="70219C45" w14:textId="77777777" w:rsidR="00E5327D" w:rsidRPr="001605E7" w:rsidRDefault="00E5327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0x05</w:t>
            </w:r>
          </w:p>
        </w:tc>
        <w:tc>
          <w:tcPr>
            <w:tcW w:w="1841" w:type="dxa"/>
            <w:vAlign w:val="center"/>
          </w:tcPr>
          <w:p w14:paraId="5474EC7D" w14:textId="77777777" w:rsidR="00E5327D" w:rsidRPr="001605E7" w:rsidRDefault="00E5327D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0xB4</w:t>
            </w:r>
          </w:p>
        </w:tc>
      </w:tr>
    </w:tbl>
    <w:p w14:paraId="5EFE3028" w14:textId="77777777" w:rsidR="00BB2BFC" w:rsidRPr="001605E7" w:rsidRDefault="00BB2BFC" w:rsidP="00155A42">
      <w:pPr>
        <w:pStyle w:val="11"/>
        <w:rPr>
          <w:rFonts w:eastAsiaTheme="minorHAnsi"/>
        </w:rPr>
      </w:pPr>
    </w:p>
    <w:p w14:paraId="588A6032" w14:textId="26A58354" w:rsidR="0017017C" w:rsidRPr="008C14F1" w:rsidRDefault="001C2801" w:rsidP="00E54C87">
      <w:pPr>
        <w:pStyle w:val="31"/>
      </w:pPr>
      <w:bookmarkStart w:id="463" w:name="_Toc483830064"/>
      <w:r w:rsidRPr="008C14F1">
        <w:t>Sn_PROTO</w:t>
      </w:r>
      <w:r w:rsidR="00427F1D" w:rsidRPr="008C14F1">
        <w:t>R</w:t>
      </w:r>
      <w:r w:rsidR="00640B1B" w:rsidRPr="008C14F1">
        <w:t xml:space="preserve"> (</w:t>
      </w:r>
      <w:r w:rsidR="00053E69" w:rsidRPr="008C14F1">
        <w:t>SOCKET</w:t>
      </w:r>
      <w:r w:rsidRPr="008C14F1">
        <w:t xml:space="preserve"> n IP Protocol Register)</w:t>
      </w:r>
      <w:bookmarkEnd w:id="463"/>
    </w:p>
    <w:p w14:paraId="4F994D0F" w14:textId="5AACA02F" w:rsidR="001C2801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604579" w:rsidRPr="001605E7">
        <w:rPr>
          <w:rFonts w:eastAsiaTheme="minorHAnsi"/>
        </w:rPr>
        <w:t>R=</w:t>
      </w:r>
      <w:r w:rsidR="001C2801" w:rsidRPr="001605E7">
        <w:rPr>
          <w:rFonts w:eastAsiaTheme="minorHAnsi"/>
        </w:rPr>
        <w:t>W] [</w:t>
      </w:r>
      <w:r w:rsidR="00756EBE" w:rsidRPr="001605E7">
        <w:rPr>
          <w:rFonts w:eastAsiaTheme="minorHAnsi"/>
        </w:rPr>
        <w:t>0x0014+</w:t>
      </w:r>
      <w:r w:rsidR="001C2801" w:rsidRPr="001605E7">
        <w:rPr>
          <w:rFonts w:eastAsiaTheme="minorHAnsi"/>
        </w:rPr>
        <w:t>0x0100*(n+4)] [0x0000]</w:t>
      </w:r>
    </w:p>
    <w:p w14:paraId="46723656" w14:textId="67CB3371" w:rsidR="001601D8" w:rsidRPr="001605E7" w:rsidRDefault="00993763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Sn_PROTOR</w:t>
      </w:r>
      <w:r w:rsidR="001601D8" w:rsidRPr="001605E7">
        <w:rPr>
          <w:rFonts w:eastAsiaTheme="minorHAnsi" w:hint="eastAsia"/>
        </w:rPr>
        <w:t>은</w:t>
      </w:r>
      <w:r w:rsidR="001601D8" w:rsidRPr="001605E7">
        <w:rPr>
          <w:rFonts w:eastAsiaTheme="minorHAnsi"/>
        </w:rPr>
        <w:t xml:space="preserve"> IPRAW Mode</w:t>
      </w:r>
      <w:r w:rsidR="001601D8" w:rsidRPr="001605E7">
        <w:rPr>
          <w:rFonts w:eastAsiaTheme="minorHAnsi" w:hint="eastAsia"/>
        </w:rPr>
        <w:t>에서</w:t>
      </w:r>
      <w:r w:rsidR="001601D8" w:rsidRPr="001605E7">
        <w:rPr>
          <w:rFonts w:eastAsiaTheme="minorHAnsi"/>
        </w:rPr>
        <w:t xml:space="preserve"> </w:t>
      </w:r>
      <w:r w:rsidR="00F66526">
        <w:rPr>
          <w:rFonts w:eastAsiaTheme="minorHAnsi"/>
        </w:rPr>
        <w:t>IGMP(0x01), T</w:t>
      </w:r>
      <w:r w:rsidR="001601D8" w:rsidRPr="001605E7">
        <w:rPr>
          <w:rFonts w:eastAsiaTheme="minorHAnsi"/>
        </w:rPr>
        <w:t>CP(0x06), UDP(0x11)</w:t>
      </w:r>
      <w:r w:rsidR="00F66526">
        <w:rPr>
          <w:rFonts w:eastAsiaTheme="minorHAnsi"/>
        </w:rPr>
        <w:t xml:space="preserve">, </w:t>
      </w:r>
      <w:r w:rsidR="001601D8" w:rsidRPr="001605E7">
        <w:rPr>
          <w:rFonts w:eastAsiaTheme="minorHAnsi" w:hint="eastAsia"/>
        </w:rPr>
        <w:t>를</w:t>
      </w:r>
      <w:r w:rsidR="001601D8" w:rsidRPr="001605E7">
        <w:rPr>
          <w:rFonts w:eastAsiaTheme="minorHAnsi"/>
        </w:rPr>
        <w:t xml:space="preserve"> </w:t>
      </w:r>
      <w:r w:rsidR="001601D8" w:rsidRPr="001605E7">
        <w:rPr>
          <w:rFonts w:eastAsiaTheme="minorHAnsi" w:hint="eastAsia"/>
        </w:rPr>
        <w:t>제외한</w:t>
      </w:r>
      <w:r w:rsidR="001601D8" w:rsidRPr="001605E7">
        <w:rPr>
          <w:rFonts w:eastAsiaTheme="minorHAnsi"/>
        </w:rPr>
        <w:t xml:space="preserve"> Protocol number(</w:t>
      </w:r>
      <w:hyperlink r:id="rId31" w:history="1">
        <w:r w:rsidR="001601D8" w:rsidRPr="001605E7">
          <w:rPr>
            <w:rStyle w:val="afa"/>
            <w:rFonts w:eastAsiaTheme="minorHAnsi"/>
            <w:kern w:val="0"/>
          </w:rPr>
          <w:t xml:space="preserve">IANA </w:t>
        </w:r>
        <w:r w:rsidR="001601D8" w:rsidRPr="001605E7">
          <w:rPr>
            <w:rStyle w:val="afa"/>
            <w:rFonts w:eastAsiaTheme="minorHAnsi" w:hint="eastAsia"/>
            <w:kern w:val="0"/>
          </w:rPr>
          <w:t>참조</w:t>
        </w:r>
      </w:hyperlink>
      <w:r w:rsidR="001601D8" w:rsidRPr="001605E7">
        <w:rPr>
          <w:rFonts w:eastAsiaTheme="minorHAnsi"/>
        </w:rPr>
        <w:t>)</w:t>
      </w:r>
      <w:r w:rsidR="001601D8" w:rsidRPr="001605E7">
        <w:rPr>
          <w:rFonts w:eastAsiaTheme="minorHAnsi" w:hint="eastAsia"/>
        </w:rPr>
        <w:t>를</w:t>
      </w:r>
      <w:r w:rsidR="001601D8" w:rsidRPr="001605E7">
        <w:rPr>
          <w:rFonts w:eastAsiaTheme="minorHAnsi"/>
        </w:rPr>
        <w:t xml:space="preserve"> </w:t>
      </w:r>
      <w:r w:rsidR="001601D8" w:rsidRPr="001605E7">
        <w:rPr>
          <w:rFonts w:eastAsiaTheme="minorHAnsi" w:hint="eastAsia"/>
        </w:rPr>
        <w:t>설정한다</w:t>
      </w:r>
      <w:r w:rsidR="001601D8" w:rsidRPr="001605E7">
        <w:rPr>
          <w:rFonts w:eastAsiaTheme="minorHAnsi"/>
        </w:rPr>
        <w:t>.</w:t>
      </w:r>
    </w:p>
    <w:p w14:paraId="570CE1C3" w14:textId="56AD8ACF" w:rsidR="001601D8" w:rsidRPr="001605E7" w:rsidRDefault="001601D8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IPRAW</w:t>
      </w:r>
      <w:r w:rsidRPr="001605E7">
        <w:rPr>
          <w:rFonts w:eastAsiaTheme="minorHAnsi" w:hint="eastAsia"/>
        </w:rPr>
        <w:t>인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경우</w:t>
      </w:r>
      <w:r w:rsidRPr="001605E7">
        <w:rPr>
          <w:rFonts w:eastAsiaTheme="minorHAnsi"/>
        </w:rPr>
        <w:t>, Sn_PROTR</w:t>
      </w:r>
      <w:r w:rsidRPr="001605E7">
        <w:rPr>
          <w:rFonts w:eastAsiaTheme="minorHAnsi" w:hint="eastAsia"/>
        </w:rPr>
        <w:t>에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설정된</w:t>
      </w:r>
      <w:r w:rsidRPr="001605E7">
        <w:rPr>
          <w:rFonts w:eastAsiaTheme="minorHAnsi"/>
        </w:rPr>
        <w:t xml:space="preserve"> Protocol</w:t>
      </w:r>
      <w:r w:rsidRPr="001605E7">
        <w:rPr>
          <w:rFonts w:eastAsiaTheme="minorHAnsi" w:hint="eastAsia"/>
        </w:rPr>
        <w:t>만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송수신이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가능하다</w:t>
      </w:r>
      <w:r w:rsidRPr="001605E7">
        <w:rPr>
          <w:rFonts w:eastAsiaTheme="minorHAnsi"/>
        </w:rPr>
        <w:t>.</w:t>
      </w:r>
    </w:p>
    <w:p w14:paraId="211FD534" w14:textId="77777777" w:rsidR="001C2801" w:rsidRPr="001605E7" w:rsidRDefault="001C2801" w:rsidP="00155A42">
      <w:pPr>
        <w:pStyle w:val="11"/>
        <w:rPr>
          <w:rFonts w:eastAsiaTheme="minorHAnsi"/>
        </w:rPr>
      </w:pPr>
    </w:p>
    <w:p w14:paraId="377EE3E1" w14:textId="62727487" w:rsidR="001C2801" w:rsidRPr="001605E7" w:rsidRDefault="001C2801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Ex)</w:t>
      </w:r>
      <w:r w:rsidR="001601D8" w:rsidRPr="001605E7">
        <w:rPr>
          <w:rFonts w:eastAsiaTheme="minorHAnsi"/>
        </w:rPr>
        <w:t xml:space="preserve"> </w:t>
      </w:r>
      <w:r w:rsidR="00866CB4" w:rsidRPr="001605E7">
        <w:rPr>
          <w:rFonts w:eastAsiaTheme="minorHAnsi"/>
        </w:rPr>
        <w:t>ICMP(</w:t>
      </w:r>
      <w:r w:rsidRPr="001605E7">
        <w:rPr>
          <w:rFonts w:eastAsiaTheme="minorHAnsi"/>
        </w:rPr>
        <w:t xml:space="preserve">Internet Control Message Protocol) = 0x01, </w:t>
      </w:r>
    </w:p>
    <w:p w14:paraId="19F91252" w14:textId="77777777" w:rsidR="001C2801" w:rsidRPr="001605E7" w:rsidRDefault="001C2801" w:rsidP="00155A42">
      <w:pPr>
        <w:pStyle w:val="11"/>
        <w:rPr>
          <w:rFonts w:eastAsiaTheme="minorHAnsi"/>
        </w:rPr>
      </w:pPr>
    </w:p>
    <w:p w14:paraId="034096A1" w14:textId="32AC74F0" w:rsidR="0017017C" w:rsidRPr="008C14F1" w:rsidRDefault="001C2801" w:rsidP="00E54C87">
      <w:pPr>
        <w:pStyle w:val="31"/>
      </w:pPr>
      <w:bookmarkStart w:id="464" w:name="_Toc483830065"/>
      <w:r w:rsidRPr="008C14F1">
        <w:t>Sn_TOS (</w:t>
      </w:r>
      <w:r w:rsidR="00053E69" w:rsidRPr="008C14F1">
        <w:t>SOCKET</w:t>
      </w:r>
      <w:r w:rsidRPr="008C14F1">
        <w:t xml:space="preserve"> n IP Type Of Service Register)</w:t>
      </w:r>
      <w:bookmarkEnd w:id="464"/>
    </w:p>
    <w:p w14:paraId="5FDF52DD" w14:textId="6C4F6F9F" w:rsidR="001C2801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604579" w:rsidRPr="001605E7">
        <w:rPr>
          <w:rFonts w:eastAsiaTheme="minorHAnsi"/>
        </w:rPr>
        <w:t>R=</w:t>
      </w:r>
      <w:r w:rsidR="001C2801" w:rsidRPr="001605E7">
        <w:rPr>
          <w:rFonts w:eastAsiaTheme="minorHAnsi"/>
        </w:rPr>
        <w:t>W] [0x0015+0x0100*(n+4)] [0x00]</w:t>
      </w:r>
    </w:p>
    <w:p w14:paraId="157AC0DB" w14:textId="71407E15" w:rsidR="001C2801" w:rsidRPr="001605E7" w:rsidRDefault="001C2801" w:rsidP="00155A42">
      <w:pPr>
        <w:pStyle w:val="11"/>
        <w:rPr>
          <w:rStyle w:val="1Char3"/>
          <w:rFonts w:eastAsiaTheme="minorHAnsi"/>
          <w:szCs w:val="20"/>
        </w:rPr>
      </w:pPr>
      <w:r w:rsidRPr="001605E7">
        <w:rPr>
          <w:rStyle w:val="1Char3"/>
          <w:rFonts w:eastAsiaTheme="minorHAnsi"/>
          <w:szCs w:val="20"/>
        </w:rPr>
        <w:t>Sn_TOS</w:t>
      </w:r>
      <w:r w:rsidRPr="001605E7">
        <w:rPr>
          <w:rStyle w:val="1Char3"/>
          <w:rFonts w:eastAsiaTheme="minorHAnsi"/>
          <w:szCs w:val="20"/>
        </w:rPr>
        <w:t>는</w:t>
      </w:r>
      <w:r w:rsidRPr="001605E7">
        <w:rPr>
          <w:rStyle w:val="1Char3"/>
          <w:rFonts w:eastAsiaTheme="minorHAnsi"/>
          <w:szCs w:val="20"/>
        </w:rPr>
        <w:t xml:space="preserve"> IP </w:t>
      </w:r>
      <w:r w:rsidR="00EF07C9" w:rsidRPr="001605E7">
        <w:rPr>
          <w:rStyle w:val="1Char3"/>
          <w:rFonts w:eastAsiaTheme="minorHAnsi"/>
          <w:szCs w:val="20"/>
        </w:rPr>
        <w:t>H</w:t>
      </w:r>
      <w:r w:rsidRPr="001605E7">
        <w:rPr>
          <w:rStyle w:val="1Char3"/>
          <w:rFonts w:eastAsiaTheme="minorHAnsi"/>
          <w:szCs w:val="20"/>
        </w:rPr>
        <w:t>eader</w:t>
      </w:r>
      <w:r w:rsidRPr="001605E7">
        <w:rPr>
          <w:rStyle w:val="1Char3"/>
          <w:rFonts w:eastAsiaTheme="minorHAnsi"/>
          <w:szCs w:val="20"/>
        </w:rPr>
        <w:t>의</w:t>
      </w:r>
      <w:r w:rsidRPr="001605E7">
        <w:rPr>
          <w:rStyle w:val="1Char3"/>
          <w:rFonts w:eastAsiaTheme="minorHAnsi"/>
          <w:szCs w:val="20"/>
        </w:rPr>
        <w:t xml:space="preserve"> TOS field</w:t>
      </w:r>
      <w:r w:rsidR="00E519CE" w:rsidRPr="001605E7">
        <w:rPr>
          <w:rStyle w:val="1Char3"/>
          <w:rFonts w:eastAsiaTheme="minorHAnsi"/>
          <w:szCs w:val="20"/>
        </w:rPr>
        <w:t>(</w:t>
      </w:r>
      <w:hyperlink r:id="rId32" w:history="1">
        <w:r w:rsidR="00E519CE" w:rsidRPr="001605E7">
          <w:rPr>
            <w:rStyle w:val="afa"/>
            <w:rFonts w:eastAsiaTheme="minorHAnsi"/>
            <w:szCs w:val="20"/>
          </w:rPr>
          <w:t xml:space="preserve">IANA </w:t>
        </w:r>
        <w:r w:rsidR="00E519CE" w:rsidRPr="001605E7">
          <w:rPr>
            <w:rStyle w:val="afa"/>
            <w:rFonts w:eastAsiaTheme="minorHAnsi" w:hint="eastAsia"/>
            <w:szCs w:val="20"/>
          </w:rPr>
          <w:t>참조</w:t>
        </w:r>
      </w:hyperlink>
      <w:r w:rsidR="00E519CE" w:rsidRPr="001605E7">
        <w:rPr>
          <w:rStyle w:val="1Char3"/>
          <w:rFonts w:eastAsiaTheme="minorHAnsi"/>
          <w:szCs w:val="20"/>
        </w:rPr>
        <w:t>)</w:t>
      </w:r>
      <w:r w:rsidRPr="001605E7">
        <w:rPr>
          <w:rStyle w:val="1Char3"/>
          <w:rFonts w:eastAsiaTheme="minorHAnsi"/>
          <w:szCs w:val="20"/>
        </w:rPr>
        <w:t>를</w:t>
      </w:r>
      <w:r w:rsidRPr="001605E7">
        <w:rPr>
          <w:rStyle w:val="1Char3"/>
          <w:rFonts w:eastAsiaTheme="minorHAnsi"/>
          <w:szCs w:val="20"/>
        </w:rPr>
        <w:t xml:space="preserve"> </w:t>
      </w:r>
      <w:r w:rsidR="008B2790" w:rsidRPr="001605E7">
        <w:rPr>
          <w:rStyle w:val="1Char3"/>
          <w:rFonts w:eastAsiaTheme="minorHAnsi"/>
          <w:szCs w:val="20"/>
        </w:rPr>
        <w:t>설정</w:t>
      </w:r>
      <w:r w:rsidR="00231DE3" w:rsidRPr="001605E7">
        <w:rPr>
          <w:rStyle w:val="1Char3"/>
          <w:rFonts w:eastAsiaTheme="minorHAnsi"/>
          <w:szCs w:val="20"/>
        </w:rPr>
        <w:t>한</w:t>
      </w:r>
      <w:r w:rsidR="008B2790" w:rsidRPr="001605E7">
        <w:rPr>
          <w:rStyle w:val="1Char3"/>
          <w:rFonts w:eastAsiaTheme="minorHAnsi"/>
          <w:szCs w:val="20"/>
        </w:rPr>
        <w:t>다</w:t>
      </w:r>
      <w:r w:rsidRPr="001605E7">
        <w:rPr>
          <w:rStyle w:val="1Char3"/>
          <w:rFonts w:eastAsiaTheme="minorHAnsi"/>
          <w:szCs w:val="20"/>
        </w:rPr>
        <w:t>.</w:t>
      </w:r>
    </w:p>
    <w:p w14:paraId="2FFBAF37" w14:textId="77777777" w:rsidR="00BB2BFC" w:rsidRPr="001605E7" w:rsidRDefault="00BB2BFC" w:rsidP="00155A42">
      <w:pPr>
        <w:pStyle w:val="11"/>
        <w:rPr>
          <w:rFonts w:eastAsiaTheme="minorHAnsi"/>
        </w:rPr>
      </w:pPr>
    </w:p>
    <w:p w14:paraId="657D8BF2" w14:textId="69051F80" w:rsidR="0017017C" w:rsidRPr="008C14F1" w:rsidRDefault="001C2801" w:rsidP="00E54C87">
      <w:pPr>
        <w:pStyle w:val="31"/>
      </w:pPr>
      <w:bookmarkStart w:id="465" w:name="_Toc483830066"/>
      <w:r w:rsidRPr="008C14F1">
        <w:t>Sn_TTL (</w:t>
      </w:r>
      <w:r w:rsidR="00053E69" w:rsidRPr="008C14F1">
        <w:t>SOCKET</w:t>
      </w:r>
      <w:r w:rsidRPr="008C14F1">
        <w:t xml:space="preserve"> n IP Time To Live Register)</w:t>
      </w:r>
      <w:bookmarkEnd w:id="465"/>
    </w:p>
    <w:p w14:paraId="1C6EC13F" w14:textId="6C9AC17A" w:rsidR="001C2801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604579" w:rsidRPr="001605E7">
        <w:rPr>
          <w:rFonts w:eastAsiaTheme="minorHAnsi"/>
        </w:rPr>
        <w:t>R=</w:t>
      </w:r>
      <w:r w:rsidR="00756EBE" w:rsidRPr="001605E7">
        <w:rPr>
          <w:rFonts w:eastAsiaTheme="minorHAnsi"/>
        </w:rPr>
        <w:t>W] [0x0016+</w:t>
      </w:r>
      <w:r w:rsidR="001C2801" w:rsidRPr="001605E7">
        <w:rPr>
          <w:rFonts w:eastAsiaTheme="minorHAnsi"/>
        </w:rPr>
        <w:t>0x0100*(n+4)] [0x80]</w:t>
      </w:r>
    </w:p>
    <w:p w14:paraId="5FF84ACD" w14:textId="6AB43206" w:rsidR="001C2801" w:rsidRPr="001605E7" w:rsidRDefault="001C2801" w:rsidP="00155A42">
      <w:pPr>
        <w:pStyle w:val="11"/>
        <w:rPr>
          <w:rStyle w:val="Charf9"/>
          <w:rFonts w:eastAsiaTheme="minorHAnsi"/>
        </w:rPr>
      </w:pPr>
      <w:r w:rsidRPr="001605E7">
        <w:rPr>
          <w:rFonts w:eastAsiaTheme="minorHAnsi"/>
        </w:rPr>
        <w:t>Sn_TTL</w:t>
      </w:r>
      <w:r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</w:t>
      </w:r>
      <w:r w:rsidRPr="001605E7">
        <w:rPr>
          <w:rStyle w:val="Charf9"/>
          <w:rFonts w:eastAsiaTheme="minorHAnsi"/>
        </w:rPr>
        <w:t>IP header</w:t>
      </w:r>
      <w:r w:rsidRPr="001605E7">
        <w:rPr>
          <w:rStyle w:val="Charf9"/>
          <w:rFonts w:eastAsiaTheme="minorHAnsi" w:hint="eastAsia"/>
        </w:rPr>
        <w:t>의</w:t>
      </w:r>
      <w:r w:rsidRPr="001605E7">
        <w:rPr>
          <w:rStyle w:val="Charf9"/>
          <w:rFonts w:eastAsiaTheme="minorHAnsi"/>
        </w:rPr>
        <w:t xml:space="preserve"> TTL field</w:t>
      </w:r>
      <w:r w:rsidR="00E519CE" w:rsidRPr="001605E7">
        <w:rPr>
          <w:rStyle w:val="1Char3"/>
          <w:rFonts w:eastAsiaTheme="minorHAnsi"/>
          <w:szCs w:val="20"/>
        </w:rPr>
        <w:t>(</w:t>
      </w:r>
      <w:hyperlink r:id="rId33" w:history="1">
        <w:r w:rsidR="00E519CE" w:rsidRPr="001605E7">
          <w:rPr>
            <w:rStyle w:val="afa"/>
            <w:rFonts w:eastAsiaTheme="minorHAnsi"/>
            <w:szCs w:val="20"/>
          </w:rPr>
          <w:t xml:space="preserve">IANA </w:t>
        </w:r>
        <w:r w:rsidR="00E519CE" w:rsidRPr="001605E7">
          <w:rPr>
            <w:rStyle w:val="afa"/>
            <w:rFonts w:eastAsiaTheme="minorHAnsi" w:hint="eastAsia"/>
            <w:szCs w:val="20"/>
          </w:rPr>
          <w:t>참조</w:t>
        </w:r>
      </w:hyperlink>
      <w:r w:rsidR="00E519CE" w:rsidRPr="001605E7">
        <w:rPr>
          <w:rStyle w:val="1Char3"/>
          <w:rFonts w:eastAsiaTheme="minorHAnsi"/>
          <w:szCs w:val="20"/>
        </w:rPr>
        <w:t>)</w:t>
      </w:r>
      <w:r w:rsidRPr="001605E7">
        <w:rPr>
          <w:rStyle w:val="Charf9"/>
          <w:rFonts w:eastAsiaTheme="minorHAnsi" w:hint="eastAsia"/>
        </w:rPr>
        <w:t>를</w:t>
      </w:r>
      <w:r w:rsidRPr="001605E7">
        <w:rPr>
          <w:rStyle w:val="Charf9"/>
          <w:rFonts w:eastAsiaTheme="minorHAnsi"/>
        </w:rPr>
        <w:t xml:space="preserve"> </w:t>
      </w:r>
      <w:r w:rsidRPr="001605E7">
        <w:rPr>
          <w:rStyle w:val="Charf9"/>
          <w:rFonts w:eastAsiaTheme="minorHAnsi" w:hint="eastAsia"/>
        </w:rPr>
        <w:t>설정한다</w:t>
      </w:r>
      <w:r w:rsidR="00EF07C9" w:rsidRPr="001605E7">
        <w:rPr>
          <w:rStyle w:val="Charf9"/>
          <w:rFonts w:eastAsiaTheme="minorHAnsi"/>
        </w:rPr>
        <w:t>.</w:t>
      </w:r>
    </w:p>
    <w:p w14:paraId="3198171E" w14:textId="77777777" w:rsidR="00BB2BFC" w:rsidRPr="001605E7" w:rsidRDefault="00BB2BFC" w:rsidP="00155A42">
      <w:pPr>
        <w:pStyle w:val="11"/>
        <w:rPr>
          <w:rFonts w:eastAsiaTheme="minorHAnsi"/>
        </w:rPr>
      </w:pPr>
    </w:p>
    <w:p w14:paraId="32BBB251" w14:textId="42D53A18" w:rsidR="0017017C" w:rsidRPr="008C14F1" w:rsidRDefault="001C2801" w:rsidP="00E54C87">
      <w:pPr>
        <w:pStyle w:val="31"/>
      </w:pPr>
      <w:bookmarkStart w:id="466" w:name="_Toc483830067"/>
      <w:r w:rsidRPr="008C14F1">
        <w:t>Sn_RXBUF_SIZE (</w:t>
      </w:r>
      <w:r w:rsidR="00053E69" w:rsidRPr="008C14F1">
        <w:t>SOCKET</w:t>
      </w:r>
      <w:r w:rsidRPr="008C14F1">
        <w:t xml:space="preserve"> n RX Buffer Size Register)</w:t>
      </w:r>
      <w:bookmarkEnd w:id="466"/>
    </w:p>
    <w:p w14:paraId="65B48DCA" w14:textId="2C587249" w:rsidR="001C2801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E23B51" w:rsidRPr="001605E7">
        <w:rPr>
          <w:rFonts w:eastAsiaTheme="minorHAnsi"/>
        </w:rPr>
        <w:t>R</w:t>
      </w:r>
      <w:r w:rsidR="001C2801" w:rsidRPr="001605E7">
        <w:rPr>
          <w:rFonts w:eastAsiaTheme="minorHAnsi"/>
        </w:rPr>
        <w:t xml:space="preserve">W] </w:t>
      </w:r>
      <w:r w:rsidR="00756EBE" w:rsidRPr="001605E7">
        <w:rPr>
          <w:rFonts w:eastAsiaTheme="minorHAnsi"/>
        </w:rPr>
        <w:t>[0x001E+</w:t>
      </w:r>
      <w:r w:rsidR="001C2801" w:rsidRPr="001605E7">
        <w:rPr>
          <w:rFonts w:eastAsiaTheme="minorHAnsi"/>
        </w:rPr>
        <w:t>0x0100*(n+4)] [0x02]</w:t>
      </w:r>
    </w:p>
    <w:p w14:paraId="77F746FC" w14:textId="72BC4158" w:rsidR="003B3B44" w:rsidRPr="001605E7" w:rsidRDefault="003B3B44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Sn_RXBUF_SIZE</w:t>
      </w:r>
      <w:r w:rsidRPr="001605E7">
        <w:rPr>
          <w:rFonts w:eastAsiaTheme="minorHAnsi" w:hint="eastAsia"/>
        </w:rPr>
        <w:t>는</w:t>
      </w:r>
      <w:r w:rsidRPr="001605E7">
        <w:rPr>
          <w:rFonts w:eastAsiaTheme="minorHAnsi"/>
        </w:rPr>
        <w:t xml:space="preserve"> SOCKET n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RX Buffer Size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0, 1, 2, 4, 8 Kbyte </w:t>
      </w:r>
      <w:r w:rsidRPr="001605E7">
        <w:rPr>
          <w:rFonts w:eastAsiaTheme="minorHAnsi" w:hint="eastAsia"/>
        </w:rPr>
        <w:t>단위로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설정한다</w:t>
      </w:r>
      <w:r w:rsidRPr="001605E7">
        <w:rPr>
          <w:rFonts w:eastAsiaTheme="minorHAnsi"/>
        </w:rPr>
        <w:t xml:space="preserve">. </w:t>
      </w:r>
    </w:p>
    <w:p w14:paraId="12DE3C4E" w14:textId="4DC1C8EA" w:rsidR="003B3B44" w:rsidRPr="001605E7" w:rsidRDefault="003B3B44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 xml:space="preserve">RX </w:t>
      </w:r>
      <w:r w:rsidR="0024191A" w:rsidRPr="001605E7">
        <w:rPr>
          <w:rFonts w:eastAsiaTheme="minorHAnsi"/>
        </w:rPr>
        <w:t>Memory</w:t>
      </w:r>
      <w:r w:rsidRPr="001605E7">
        <w:rPr>
          <w:rFonts w:eastAsiaTheme="minorHAnsi" w:hint="eastAsia"/>
        </w:rPr>
        <w:t>는</w:t>
      </w:r>
      <w:r w:rsidRPr="001605E7">
        <w:rPr>
          <w:rFonts w:eastAsiaTheme="minorHAnsi"/>
        </w:rPr>
        <w:t xml:space="preserve"> SOCKET 0 </w:t>
      </w:r>
      <w:r w:rsidRPr="001605E7">
        <w:rPr>
          <w:rFonts w:eastAsiaTheme="minorHAnsi" w:hint="eastAsia"/>
        </w:rPr>
        <w:t>부터</w:t>
      </w:r>
      <w:r w:rsidRPr="001605E7">
        <w:rPr>
          <w:rFonts w:eastAsiaTheme="minorHAnsi"/>
        </w:rPr>
        <w:t xml:space="preserve"> SOCKET 3 </w:t>
      </w:r>
      <w:r w:rsidRPr="001605E7">
        <w:rPr>
          <w:rFonts w:eastAsiaTheme="minorHAnsi" w:hint="eastAsia"/>
        </w:rPr>
        <w:t>까지</w:t>
      </w:r>
      <w:r w:rsidRPr="001605E7">
        <w:rPr>
          <w:rFonts w:eastAsiaTheme="minorHAnsi"/>
        </w:rPr>
        <w:t xml:space="preserve"> Sn_RXBUF_SIZE </w:t>
      </w:r>
      <w:r w:rsidRPr="001605E7">
        <w:rPr>
          <w:rFonts w:eastAsiaTheme="minorHAnsi" w:hint="eastAsia"/>
        </w:rPr>
        <w:t>값으로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순차적으로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할당된다</w:t>
      </w:r>
      <w:r w:rsidRPr="001605E7">
        <w:rPr>
          <w:rFonts w:eastAsiaTheme="minorHAnsi"/>
        </w:rPr>
        <w:t>.</w:t>
      </w:r>
    </w:p>
    <w:p w14:paraId="2B43B5AC" w14:textId="00F0B0F9" w:rsidR="003B3B44" w:rsidRDefault="003B3B44" w:rsidP="00155A42">
      <w:pPr>
        <w:pStyle w:val="11"/>
        <w:rPr>
          <w:rFonts w:eastAsiaTheme="minorHAnsi"/>
        </w:rPr>
      </w:pPr>
      <w:r w:rsidRPr="001605E7">
        <w:rPr>
          <w:rFonts w:eastAsiaTheme="minorHAnsi" w:hint="eastAsia"/>
        </w:rPr>
        <w:t>만약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그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외의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값으로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설정되거나</w:t>
      </w:r>
      <w:r w:rsidRPr="001605E7">
        <w:rPr>
          <w:rFonts w:eastAsiaTheme="minorHAnsi"/>
        </w:rPr>
        <w:t xml:space="preserve"> Sn_RXBUF_SIZE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총합이</w:t>
      </w:r>
      <w:r w:rsidRPr="001605E7">
        <w:rPr>
          <w:rFonts w:eastAsiaTheme="minorHAnsi"/>
        </w:rPr>
        <w:t xml:space="preserve"> 8Kbyte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초과하는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경우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오작동할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있다</w:t>
      </w:r>
      <w:r w:rsidR="00F66526">
        <w:rPr>
          <w:rFonts w:eastAsiaTheme="minorHAnsi"/>
        </w:rPr>
        <w:t>.</w:t>
      </w:r>
    </w:p>
    <w:p w14:paraId="27FA0686" w14:textId="798DDE37" w:rsidR="00F66526" w:rsidRPr="001605E7" w:rsidRDefault="00F66526" w:rsidP="00F66526">
      <w:pPr>
        <w:pStyle w:val="11"/>
        <w:rPr>
          <w:rFonts w:eastAsiaTheme="minorHAnsi"/>
        </w:rPr>
      </w:pPr>
      <w:r>
        <w:rPr>
          <w:rFonts w:eastAsiaTheme="minorHAnsi"/>
        </w:rPr>
        <w:t>Sn_</w:t>
      </w:r>
      <w:r>
        <w:rPr>
          <w:rFonts w:eastAsiaTheme="minorHAnsi" w:hint="eastAsia"/>
        </w:rPr>
        <w:t>R</w:t>
      </w:r>
      <w:r w:rsidRPr="001605E7">
        <w:rPr>
          <w:rFonts w:eastAsiaTheme="minorHAnsi"/>
        </w:rPr>
        <w:t>XBUF_SIZE</w:t>
      </w:r>
      <w:r w:rsidRPr="001605E7">
        <w:rPr>
          <w:rFonts w:eastAsiaTheme="minorHAnsi" w:hint="eastAsia"/>
        </w:rPr>
        <w:t>는</w:t>
      </w:r>
      <w:r>
        <w:rPr>
          <w:rFonts w:eastAsiaTheme="minorHAnsi"/>
        </w:rPr>
        <w:t xml:space="preserve"> R</w:t>
      </w:r>
      <w:r w:rsidRPr="001605E7">
        <w:rPr>
          <w:rFonts w:eastAsiaTheme="minorHAnsi"/>
        </w:rPr>
        <w:t>MSR</w:t>
      </w:r>
      <w:r w:rsidRPr="001605E7">
        <w:rPr>
          <w:rFonts w:eastAsiaTheme="minorHAnsi" w:hint="eastAsia"/>
        </w:rPr>
        <w:t>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통해서도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설정할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있다</w:t>
      </w:r>
      <w:r w:rsidRPr="001605E7">
        <w:rPr>
          <w:rFonts w:eastAsiaTheme="minorHAnsi"/>
        </w:rPr>
        <w:t xml:space="preserve">. </w:t>
      </w:r>
    </w:p>
    <w:p w14:paraId="2CC1F5A8" w14:textId="77777777" w:rsidR="00F66526" w:rsidRPr="001605E7" w:rsidRDefault="00F66526" w:rsidP="00155A42">
      <w:pPr>
        <w:pStyle w:val="11"/>
        <w:rPr>
          <w:rFonts w:eastAsiaTheme="minorHAnsi"/>
        </w:rPr>
      </w:pPr>
    </w:p>
    <w:p w14:paraId="74FF2FC1" w14:textId="77777777" w:rsidR="001C2801" w:rsidRPr="001605E7" w:rsidRDefault="001C2801" w:rsidP="00155A42">
      <w:pPr>
        <w:pStyle w:val="11"/>
        <w:rPr>
          <w:rFonts w:eastAsiaTheme="minorHAnsi"/>
        </w:rPr>
      </w:pP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1458"/>
        <w:gridCol w:w="1080"/>
        <w:gridCol w:w="1185"/>
        <w:gridCol w:w="1185"/>
        <w:gridCol w:w="1185"/>
        <w:gridCol w:w="1185"/>
      </w:tblGrid>
      <w:tr w:rsidR="001C2801" w:rsidRPr="00546234" w14:paraId="5F1272C2" w14:textId="77777777" w:rsidTr="003F7401">
        <w:trPr>
          <w:trHeight w:val="99"/>
          <w:jc w:val="center"/>
        </w:trPr>
        <w:tc>
          <w:tcPr>
            <w:tcW w:w="1458" w:type="dxa"/>
            <w:shd w:val="clear" w:color="auto" w:fill="EAE8DA"/>
            <w:vAlign w:val="center"/>
          </w:tcPr>
          <w:p w14:paraId="7CD7E2C4" w14:textId="1637B3DC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Value</w:t>
            </w:r>
            <w:r w:rsidR="00994DE2">
              <w:rPr>
                <w:rFonts w:eastAsiaTheme="minorHAnsi"/>
              </w:rPr>
              <w:t xml:space="preserve"> (Dec)</w:t>
            </w:r>
          </w:p>
        </w:tc>
        <w:tc>
          <w:tcPr>
            <w:tcW w:w="1080" w:type="dxa"/>
            <w:vAlign w:val="center"/>
          </w:tcPr>
          <w:p w14:paraId="01236986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</w:t>
            </w:r>
          </w:p>
        </w:tc>
        <w:tc>
          <w:tcPr>
            <w:tcW w:w="1185" w:type="dxa"/>
            <w:vAlign w:val="center"/>
          </w:tcPr>
          <w:p w14:paraId="4693F7F2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</w:t>
            </w:r>
          </w:p>
        </w:tc>
        <w:tc>
          <w:tcPr>
            <w:tcW w:w="1185" w:type="dxa"/>
            <w:vAlign w:val="center"/>
          </w:tcPr>
          <w:p w14:paraId="359BD695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2</w:t>
            </w:r>
          </w:p>
        </w:tc>
        <w:tc>
          <w:tcPr>
            <w:tcW w:w="1185" w:type="dxa"/>
            <w:vAlign w:val="center"/>
          </w:tcPr>
          <w:p w14:paraId="3683E500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4</w:t>
            </w:r>
          </w:p>
        </w:tc>
        <w:tc>
          <w:tcPr>
            <w:tcW w:w="1185" w:type="dxa"/>
            <w:vAlign w:val="center"/>
          </w:tcPr>
          <w:p w14:paraId="7CF506CA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8</w:t>
            </w:r>
          </w:p>
        </w:tc>
      </w:tr>
      <w:tr w:rsidR="001C2801" w:rsidRPr="00546234" w14:paraId="6F7284B4" w14:textId="77777777" w:rsidTr="003F7401">
        <w:trPr>
          <w:jc w:val="center"/>
        </w:trPr>
        <w:tc>
          <w:tcPr>
            <w:tcW w:w="1458" w:type="dxa"/>
            <w:shd w:val="clear" w:color="auto" w:fill="EAE8DA"/>
            <w:vAlign w:val="center"/>
          </w:tcPr>
          <w:p w14:paraId="61C97496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Buffer size</w:t>
            </w:r>
          </w:p>
        </w:tc>
        <w:tc>
          <w:tcPr>
            <w:tcW w:w="1080" w:type="dxa"/>
            <w:vAlign w:val="center"/>
          </w:tcPr>
          <w:p w14:paraId="088A7EDB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0KB</w:t>
            </w:r>
          </w:p>
        </w:tc>
        <w:tc>
          <w:tcPr>
            <w:tcW w:w="1185" w:type="dxa"/>
            <w:vAlign w:val="center"/>
          </w:tcPr>
          <w:p w14:paraId="44313B4D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1KB</w:t>
            </w:r>
          </w:p>
        </w:tc>
        <w:tc>
          <w:tcPr>
            <w:tcW w:w="1185" w:type="dxa"/>
            <w:vAlign w:val="center"/>
          </w:tcPr>
          <w:p w14:paraId="2FBCC51A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2KB</w:t>
            </w:r>
          </w:p>
        </w:tc>
        <w:tc>
          <w:tcPr>
            <w:tcW w:w="1185" w:type="dxa"/>
            <w:vAlign w:val="center"/>
          </w:tcPr>
          <w:p w14:paraId="77E23EE6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4KB</w:t>
            </w:r>
          </w:p>
        </w:tc>
        <w:tc>
          <w:tcPr>
            <w:tcW w:w="1185" w:type="dxa"/>
            <w:vAlign w:val="center"/>
          </w:tcPr>
          <w:p w14:paraId="3D93F032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8KB</w:t>
            </w:r>
          </w:p>
        </w:tc>
      </w:tr>
    </w:tbl>
    <w:p w14:paraId="1759E5BA" w14:textId="77777777" w:rsidR="001C2801" w:rsidRPr="001605E7" w:rsidRDefault="001C2801" w:rsidP="00155A42">
      <w:pPr>
        <w:pStyle w:val="11"/>
        <w:rPr>
          <w:rFonts w:eastAsiaTheme="minorHAnsi"/>
        </w:rPr>
      </w:pPr>
    </w:p>
    <w:p w14:paraId="6ECEDF9E" w14:textId="4088B167" w:rsidR="001C2801" w:rsidRPr="001605E7" w:rsidRDefault="001C2801" w:rsidP="00155A42">
      <w:pPr>
        <w:pStyle w:val="11"/>
        <w:rPr>
          <w:rFonts w:eastAsiaTheme="minorHAnsi"/>
        </w:rPr>
      </w:pPr>
      <w:r w:rsidRPr="001605E7">
        <w:rPr>
          <w:rFonts w:eastAsiaTheme="minorHAnsi"/>
          <w:b/>
        </w:rPr>
        <w:t>Ex)</w:t>
      </w:r>
      <w:r w:rsidRPr="001605E7">
        <w:rPr>
          <w:rFonts w:eastAsiaTheme="minorHAnsi"/>
        </w:rPr>
        <w:t xml:space="preserve"> </w:t>
      </w:r>
      <w:r w:rsidR="00053E69" w:rsidRPr="001605E7">
        <w:rPr>
          <w:rFonts w:eastAsiaTheme="minorHAnsi"/>
        </w:rPr>
        <w:t>S</w:t>
      </w:r>
      <w:r w:rsidRPr="001605E7">
        <w:rPr>
          <w:rFonts w:eastAsiaTheme="minorHAnsi"/>
        </w:rPr>
        <w:t>0</w:t>
      </w:r>
      <w:r w:rsidR="00CC402F" w:rsidRPr="001605E7">
        <w:rPr>
          <w:rFonts w:eastAsiaTheme="minorHAnsi"/>
        </w:rPr>
        <w:t>_</w:t>
      </w:r>
      <w:r w:rsidRPr="001605E7">
        <w:rPr>
          <w:rFonts w:eastAsiaTheme="minorHAnsi"/>
        </w:rPr>
        <w:t>RXB</w:t>
      </w:r>
      <w:r w:rsidR="00CC402F" w:rsidRPr="001605E7">
        <w:rPr>
          <w:rFonts w:eastAsiaTheme="minorHAnsi"/>
        </w:rPr>
        <w:t xml:space="preserve">UF_SIZE </w:t>
      </w:r>
      <w:r w:rsidRPr="001605E7">
        <w:rPr>
          <w:rFonts w:eastAsiaTheme="minorHAnsi"/>
        </w:rPr>
        <w:t>= 8KB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430"/>
      </w:tblGrid>
      <w:tr w:rsidR="000A425C" w:rsidRPr="00546234" w14:paraId="6CFD7A31" w14:textId="77777777" w:rsidTr="001605E7">
        <w:trPr>
          <w:jc w:val="center"/>
        </w:trPr>
        <w:tc>
          <w:tcPr>
            <w:tcW w:w="2430" w:type="dxa"/>
            <w:vAlign w:val="center"/>
          </w:tcPr>
          <w:p w14:paraId="03158E37" w14:textId="36F945FD" w:rsidR="000A425C" w:rsidRPr="001605E7" w:rsidRDefault="000A425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S0_RXBUF_SIZE(0x041E)</w:t>
            </w:r>
          </w:p>
        </w:tc>
      </w:tr>
      <w:tr w:rsidR="000A425C" w:rsidRPr="00546234" w14:paraId="66124D4A" w14:textId="77777777" w:rsidTr="001605E7">
        <w:trPr>
          <w:jc w:val="center"/>
        </w:trPr>
        <w:tc>
          <w:tcPr>
            <w:tcW w:w="2430" w:type="dxa"/>
            <w:vAlign w:val="center"/>
          </w:tcPr>
          <w:p w14:paraId="30812918" w14:textId="77777777" w:rsidR="000A425C" w:rsidRPr="001605E7" w:rsidRDefault="000A425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0x08</w:t>
            </w:r>
          </w:p>
        </w:tc>
      </w:tr>
    </w:tbl>
    <w:p w14:paraId="672C0C56" w14:textId="77777777" w:rsidR="001C2801" w:rsidRPr="001605E7" w:rsidRDefault="001C2801" w:rsidP="00155A42">
      <w:pPr>
        <w:pStyle w:val="11"/>
        <w:rPr>
          <w:rFonts w:eastAsiaTheme="minorHAnsi"/>
        </w:rPr>
      </w:pPr>
    </w:p>
    <w:p w14:paraId="1FE23422" w14:textId="45DE5364" w:rsidR="0017017C" w:rsidRPr="008C14F1" w:rsidRDefault="001C2801" w:rsidP="00E54C87">
      <w:pPr>
        <w:pStyle w:val="31"/>
      </w:pPr>
      <w:bookmarkStart w:id="467" w:name="_Toc483830068"/>
      <w:r w:rsidRPr="008C14F1">
        <w:t>Sn_TXBUF_SIZE (</w:t>
      </w:r>
      <w:r w:rsidR="00053E69" w:rsidRPr="008C14F1">
        <w:t>SOCKET</w:t>
      </w:r>
      <w:r w:rsidRPr="008C14F1">
        <w:t xml:space="preserve"> n TX Buffer Size Register)</w:t>
      </w:r>
      <w:bookmarkEnd w:id="467"/>
    </w:p>
    <w:p w14:paraId="6595D28A" w14:textId="2BD3EE71" w:rsidR="007E6DF4" w:rsidRPr="001605E7" w:rsidRDefault="00281CC9" w:rsidP="001605E7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E23B51" w:rsidRPr="001605E7">
        <w:rPr>
          <w:rFonts w:eastAsiaTheme="minorHAnsi"/>
        </w:rPr>
        <w:t>R</w:t>
      </w:r>
      <w:r w:rsidR="00756EBE" w:rsidRPr="001605E7">
        <w:rPr>
          <w:rFonts w:eastAsiaTheme="minorHAnsi"/>
        </w:rPr>
        <w:t>W] [0x001F+</w:t>
      </w:r>
      <w:r w:rsidR="001C2801" w:rsidRPr="001605E7">
        <w:rPr>
          <w:rFonts w:eastAsiaTheme="minorHAnsi"/>
        </w:rPr>
        <w:t>0x0100*(n+4)] [0x02]</w:t>
      </w:r>
    </w:p>
    <w:p w14:paraId="235C40DA" w14:textId="4BAF5E85" w:rsidR="003B3B44" w:rsidRPr="001605E7" w:rsidRDefault="003B3B44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Sn_TXBUF_SIZE</w:t>
      </w:r>
      <w:r w:rsidRPr="001605E7">
        <w:rPr>
          <w:rFonts w:eastAsiaTheme="minorHAnsi" w:hint="eastAsia"/>
        </w:rPr>
        <w:t>는</w:t>
      </w:r>
      <w:r w:rsidRPr="001605E7">
        <w:rPr>
          <w:rFonts w:eastAsiaTheme="minorHAnsi"/>
        </w:rPr>
        <w:t xml:space="preserve"> SOCKET n</w:t>
      </w:r>
      <w:r w:rsidRPr="001605E7">
        <w:rPr>
          <w:rFonts w:eastAsiaTheme="minorHAnsi" w:hint="eastAsia"/>
        </w:rPr>
        <w:t>이</w:t>
      </w:r>
      <w:r w:rsidRPr="001605E7">
        <w:rPr>
          <w:rFonts w:eastAsiaTheme="minorHAnsi"/>
        </w:rPr>
        <w:t xml:space="preserve"> TX Buffer Size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0, 1, 2, 4, 8 Kbyte </w:t>
      </w:r>
      <w:r w:rsidRPr="001605E7">
        <w:rPr>
          <w:rFonts w:eastAsiaTheme="minorHAnsi" w:hint="eastAsia"/>
        </w:rPr>
        <w:t>단위로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설정한다</w:t>
      </w:r>
      <w:r w:rsidRPr="001605E7">
        <w:rPr>
          <w:rFonts w:eastAsiaTheme="minorHAnsi"/>
        </w:rPr>
        <w:t xml:space="preserve">. </w:t>
      </w:r>
    </w:p>
    <w:p w14:paraId="73F9A803" w14:textId="7C6F3825" w:rsidR="003B3B44" w:rsidRPr="001605E7" w:rsidRDefault="003B3B44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 xml:space="preserve">TX </w:t>
      </w:r>
      <w:r w:rsidR="0024191A" w:rsidRPr="001605E7">
        <w:rPr>
          <w:rFonts w:eastAsiaTheme="minorHAnsi"/>
        </w:rPr>
        <w:t>Memory</w:t>
      </w:r>
      <w:r w:rsidRPr="001605E7">
        <w:rPr>
          <w:rFonts w:eastAsiaTheme="minorHAnsi" w:hint="eastAsia"/>
        </w:rPr>
        <w:t>는</w:t>
      </w:r>
      <w:r w:rsidRPr="001605E7">
        <w:rPr>
          <w:rFonts w:eastAsiaTheme="minorHAnsi"/>
        </w:rPr>
        <w:t xml:space="preserve"> SOCKET 0 </w:t>
      </w:r>
      <w:r w:rsidRPr="001605E7">
        <w:rPr>
          <w:rFonts w:eastAsiaTheme="minorHAnsi" w:hint="eastAsia"/>
        </w:rPr>
        <w:t>부터</w:t>
      </w:r>
      <w:r w:rsidRPr="001605E7">
        <w:rPr>
          <w:rFonts w:eastAsiaTheme="minorHAnsi"/>
        </w:rPr>
        <w:t xml:space="preserve"> SOCKET 3</w:t>
      </w:r>
      <w:r w:rsidRPr="001605E7">
        <w:rPr>
          <w:rFonts w:eastAsiaTheme="minorHAnsi" w:hint="eastAsia"/>
        </w:rPr>
        <w:t>까지</w:t>
      </w:r>
      <w:r w:rsidRPr="001605E7">
        <w:rPr>
          <w:rFonts w:eastAsiaTheme="minorHAnsi"/>
        </w:rPr>
        <w:t xml:space="preserve"> Sn_TXBUF_SIZE </w:t>
      </w:r>
      <w:r w:rsidRPr="001605E7">
        <w:rPr>
          <w:rFonts w:eastAsiaTheme="minorHAnsi" w:hint="eastAsia"/>
        </w:rPr>
        <w:t>값으로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순차적으로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할당된다</w:t>
      </w:r>
      <w:r w:rsidRPr="001605E7">
        <w:rPr>
          <w:rFonts w:eastAsiaTheme="minorHAnsi"/>
        </w:rPr>
        <w:t xml:space="preserve">. </w:t>
      </w:r>
    </w:p>
    <w:p w14:paraId="0BAD8397" w14:textId="0D54301C" w:rsidR="003B3B44" w:rsidRPr="001605E7" w:rsidRDefault="003B3B44" w:rsidP="00155A42">
      <w:pPr>
        <w:pStyle w:val="11"/>
        <w:rPr>
          <w:rFonts w:eastAsiaTheme="minorHAnsi"/>
        </w:rPr>
      </w:pPr>
      <w:r w:rsidRPr="001605E7">
        <w:rPr>
          <w:rFonts w:eastAsiaTheme="minorHAnsi" w:hint="eastAsia"/>
        </w:rPr>
        <w:t>만약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그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외의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값으로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설정되거나</w:t>
      </w:r>
      <w:r w:rsidRPr="001605E7">
        <w:rPr>
          <w:rFonts w:eastAsiaTheme="minorHAnsi"/>
        </w:rPr>
        <w:t xml:space="preserve"> Sn_TXBUF_SIZE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총합이</w:t>
      </w:r>
      <w:r w:rsidRPr="001605E7">
        <w:rPr>
          <w:rFonts w:eastAsiaTheme="minorHAnsi"/>
        </w:rPr>
        <w:t xml:space="preserve"> 8 Kbyte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초과하는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경우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오작동할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있다</w:t>
      </w:r>
      <w:r w:rsidRPr="001605E7">
        <w:rPr>
          <w:rFonts w:eastAsiaTheme="minorHAnsi"/>
        </w:rPr>
        <w:t xml:space="preserve">. </w:t>
      </w:r>
    </w:p>
    <w:p w14:paraId="08039ABE" w14:textId="300CB4C7" w:rsidR="003B3B44" w:rsidRPr="001605E7" w:rsidRDefault="003B3B44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Sn_TXBUF_SIZE</w:t>
      </w:r>
      <w:r w:rsidRPr="001605E7">
        <w:rPr>
          <w:rFonts w:eastAsiaTheme="minorHAnsi" w:hint="eastAsia"/>
        </w:rPr>
        <w:t>는</w:t>
      </w:r>
      <w:r w:rsidRPr="001605E7">
        <w:rPr>
          <w:rFonts w:eastAsiaTheme="minorHAnsi"/>
        </w:rPr>
        <w:t xml:space="preserve"> TMSR</w:t>
      </w:r>
      <w:r w:rsidRPr="001605E7">
        <w:rPr>
          <w:rFonts w:eastAsiaTheme="minorHAnsi" w:hint="eastAsia"/>
        </w:rPr>
        <w:t>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통해서도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설정할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있다</w:t>
      </w:r>
      <w:r w:rsidRPr="001605E7">
        <w:rPr>
          <w:rFonts w:eastAsiaTheme="minorHAnsi"/>
        </w:rPr>
        <w:t xml:space="preserve">. </w:t>
      </w:r>
    </w:p>
    <w:p w14:paraId="5A26F39A" w14:textId="77777777" w:rsidR="003B3B44" w:rsidRPr="001605E7" w:rsidRDefault="003B3B44" w:rsidP="00155A42">
      <w:pPr>
        <w:pStyle w:val="11"/>
        <w:rPr>
          <w:rFonts w:eastAsiaTheme="minorHAnsi"/>
        </w:rPr>
      </w:pP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1458"/>
        <w:gridCol w:w="1080"/>
        <w:gridCol w:w="1185"/>
        <w:gridCol w:w="1185"/>
        <w:gridCol w:w="1185"/>
        <w:gridCol w:w="1185"/>
      </w:tblGrid>
      <w:tr w:rsidR="001C2801" w:rsidRPr="00546234" w14:paraId="2F4C5A70" w14:textId="77777777" w:rsidTr="003F7401">
        <w:trPr>
          <w:trHeight w:val="99"/>
          <w:jc w:val="center"/>
        </w:trPr>
        <w:tc>
          <w:tcPr>
            <w:tcW w:w="1458" w:type="dxa"/>
            <w:shd w:val="clear" w:color="auto" w:fill="EAE8DA"/>
            <w:vAlign w:val="center"/>
          </w:tcPr>
          <w:p w14:paraId="3FBAECF2" w14:textId="49F9A5C4" w:rsidR="001C2801" w:rsidRPr="001605E7" w:rsidRDefault="00994DE2" w:rsidP="001605E7">
            <w:pPr>
              <w:pStyle w:val="11"/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Value (D</w:t>
            </w:r>
            <w:r w:rsidR="001C2801" w:rsidRPr="001605E7">
              <w:rPr>
                <w:rFonts w:eastAsiaTheme="minorHAnsi"/>
              </w:rPr>
              <w:t>ec)</w:t>
            </w:r>
          </w:p>
        </w:tc>
        <w:tc>
          <w:tcPr>
            <w:tcW w:w="1080" w:type="dxa"/>
            <w:vAlign w:val="center"/>
          </w:tcPr>
          <w:p w14:paraId="0120E093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</w:t>
            </w:r>
          </w:p>
        </w:tc>
        <w:tc>
          <w:tcPr>
            <w:tcW w:w="1185" w:type="dxa"/>
            <w:vAlign w:val="center"/>
          </w:tcPr>
          <w:p w14:paraId="65542704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</w:t>
            </w:r>
          </w:p>
        </w:tc>
        <w:tc>
          <w:tcPr>
            <w:tcW w:w="1185" w:type="dxa"/>
            <w:vAlign w:val="center"/>
          </w:tcPr>
          <w:p w14:paraId="6869A675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2</w:t>
            </w:r>
          </w:p>
        </w:tc>
        <w:tc>
          <w:tcPr>
            <w:tcW w:w="1185" w:type="dxa"/>
            <w:vAlign w:val="center"/>
          </w:tcPr>
          <w:p w14:paraId="3823D249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4</w:t>
            </w:r>
          </w:p>
        </w:tc>
        <w:tc>
          <w:tcPr>
            <w:tcW w:w="1185" w:type="dxa"/>
            <w:vAlign w:val="center"/>
          </w:tcPr>
          <w:p w14:paraId="5147170E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8</w:t>
            </w:r>
          </w:p>
        </w:tc>
      </w:tr>
      <w:tr w:rsidR="001C2801" w:rsidRPr="00546234" w14:paraId="68697F70" w14:textId="77777777" w:rsidTr="003F7401">
        <w:trPr>
          <w:jc w:val="center"/>
        </w:trPr>
        <w:tc>
          <w:tcPr>
            <w:tcW w:w="1458" w:type="dxa"/>
            <w:shd w:val="clear" w:color="auto" w:fill="EAE8DA"/>
            <w:vAlign w:val="center"/>
          </w:tcPr>
          <w:p w14:paraId="1F36592D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Buffer size</w:t>
            </w:r>
          </w:p>
        </w:tc>
        <w:tc>
          <w:tcPr>
            <w:tcW w:w="1080" w:type="dxa"/>
            <w:vAlign w:val="center"/>
          </w:tcPr>
          <w:p w14:paraId="0307C8B3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0KB</w:t>
            </w:r>
          </w:p>
        </w:tc>
        <w:tc>
          <w:tcPr>
            <w:tcW w:w="1185" w:type="dxa"/>
            <w:vAlign w:val="center"/>
          </w:tcPr>
          <w:p w14:paraId="5CAB3B17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1KB</w:t>
            </w:r>
          </w:p>
        </w:tc>
        <w:tc>
          <w:tcPr>
            <w:tcW w:w="1185" w:type="dxa"/>
            <w:vAlign w:val="center"/>
          </w:tcPr>
          <w:p w14:paraId="3006C6D0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2KB</w:t>
            </w:r>
          </w:p>
        </w:tc>
        <w:tc>
          <w:tcPr>
            <w:tcW w:w="1185" w:type="dxa"/>
            <w:vAlign w:val="center"/>
          </w:tcPr>
          <w:p w14:paraId="0F05E1CC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4KB</w:t>
            </w:r>
          </w:p>
        </w:tc>
        <w:tc>
          <w:tcPr>
            <w:tcW w:w="1185" w:type="dxa"/>
            <w:vAlign w:val="center"/>
          </w:tcPr>
          <w:p w14:paraId="6FB4067B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8KB</w:t>
            </w:r>
          </w:p>
        </w:tc>
      </w:tr>
    </w:tbl>
    <w:p w14:paraId="324AD51D" w14:textId="77777777" w:rsidR="001C2801" w:rsidRPr="001605E7" w:rsidRDefault="001C2801" w:rsidP="00155A42">
      <w:pPr>
        <w:pStyle w:val="11"/>
        <w:rPr>
          <w:rFonts w:eastAsiaTheme="minorHAnsi"/>
        </w:rPr>
      </w:pPr>
    </w:p>
    <w:p w14:paraId="7BDE82D0" w14:textId="2CD78867" w:rsidR="001C2801" w:rsidRPr="001605E7" w:rsidRDefault="001C2801" w:rsidP="00155A42">
      <w:pPr>
        <w:pStyle w:val="11"/>
        <w:rPr>
          <w:rFonts w:eastAsiaTheme="minorHAnsi"/>
        </w:rPr>
      </w:pPr>
      <w:r w:rsidRPr="001605E7">
        <w:rPr>
          <w:rFonts w:eastAsiaTheme="minorHAnsi"/>
          <w:b/>
        </w:rPr>
        <w:t>Ex)</w:t>
      </w:r>
      <w:r w:rsidRPr="001605E7">
        <w:rPr>
          <w:rFonts w:eastAsiaTheme="minorHAnsi"/>
        </w:rPr>
        <w:t xml:space="preserve"> </w:t>
      </w:r>
      <w:r w:rsidR="00CC402F" w:rsidRPr="001605E7">
        <w:rPr>
          <w:rFonts w:eastAsiaTheme="minorHAnsi"/>
        </w:rPr>
        <w:t>S0_TXBUF_SIZE</w:t>
      </w:r>
      <w:r w:rsidRPr="001605E7">
        <w:rPr>
          <w:rFonts w:eastAsiaTheme="minorHAnsi"/>
        </w:rPr>
        <w:t>= 4KB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430"/>
      </w:tblGrid>
      <w:tr w:rsidR="000A425C" w:rsidRPr="00546234" w14:paraId="43EABF89" w14:textId="77777777" w:rsidTr="001605E7">
        <w:trPr>
          <w:jc w:val="center"/>
        </w:trPr>
        <w:tc>
          <w:tcPr>
            <w:tcW w:w="2430" w:type="dxa"/>
            <w:vAlign w:val="center"/>
          </w:tcPr>
          <w:p w14:paraId="0C3AB97E" w14:textId="013AD229" w:rsidR="000A425C" w:rsidRPr="001605E7" w:rsidRDefault="000A425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S0_TXBUF_SIZE(0x041F)</w:t>
            </w:r>
          </w:p>
        </w:tc>
      </w:tr>
      <w:tr w:rsidR="000A425C" w:rsidRPr="00546234" w14:paraId="72E461DA" w14:textId="77777777" w:rsidTr="001605E7">
        <w:trPr>
          <w:jc w:val="center"/>
        </w:trPr>
        <w:tc>
          <w:tcPr>
            <w:tcW w:w="2430" w:type="dxa"/>
            <w:vAlign w:val="center"/>
          </w:tcPr>
          <w:p w14:paraId="0CE972C3" w14:textId="77777777" w:rsidR="000A425C" w:rsidRPr="001605E7" w:rsidRDefault="000A425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</w:t>
            </w:r>
          </w:p>
        </w:tc>
      </w:tr>
    </w:tbl>
    <w:p w14:paraId="3E8ADF2F" w14:textId="77777777" w:rsidR="001C2801" w:rsidRPr="001605E7" w:rsidRDefault="001C2801" w:rsidP="00155A42">
      <w:pPr>
        <w:pStyle w:val="11"/>
        <w:rPr>
          <w:rFonts w:eastAsiaTheme="minorHAnsi"/>
        </w:rPr>
      </w:pPr>
    </w:p>
    <w:p w14:paraId="70A0D2A2" w14:textId="17CC9C3D" w:rsidR="0017017C" w:rsidRPr="008C14F1" w:rsidRDefault="001C2801" w:rsidP="00E54C87">
      <w:pPr>
        <w:pStyle w:val="31"/>
      </w:pPr>
      <w:bookmarkStart w:id="468" w:name="_Toc483830069"/>
      <w:r w:rsidRPr="008C14F1">
        <w:t>Sn_TX_FSR (</w:t>
      </w:r>
      <w:r w:rsidR="00053E69" w:rsidRPr="008C14F1">
        <w:t>SOCKET</w:t>
      </w:r>
      <w:r w:rsidRPr="008C14F1">
        <w:t xml:space="preserve"> n TX Free Size Register)</w:t>
      </w:r>
      <w:bookmarkEnd w:id="468"/>
    </w:p>
    <w:p w14:paraId="64BD7268" w14:textId="2676CD0C" w:rsidR="001C2801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604579" w:rsidRPr="001605E7">
        <w:rPr>
          <w:rFonts w:eastAsiaTheme="minorHAnsi"/>
        </w:rPr>
        <w:t>RO</w:t>
      </w:r>
      <w:r w:rsidR="0049364B" w:rsidRPr="001605E7">
        <w:rPr>
          <w:rFonts w:eastAsiaTheme="minorHAnsi"/>
        </w:rPr>
        <w:t>]</w:t>
      </w:r>
      <w:r w:rsidR="00756EBE" w:rsidRPr="001605E7">
        <w:rPr>
          <w:rFonts w:eastAsiaTheme="minorHAnsi"/>
        </w:rPr>
        <w:t xml:space="preserve"> [0x0020+</w:t>
      </w:r>
      <w:r w:rsidR="001C2801" w:rsidRPr="001605E7">
        <w:rPr>
          <w:rFonts w:eastAsiaTheme="minorHAnsi"/>
        </w:rPr>
        <w:t>0x0100*(n+4)</w:t>
      </w:r>
      <w:r w:rsidR="003B3B44" w:rsidRPr="001605E7">
        <w:rPr>
          <w:rFonts w:eastAsiaTheme="minorHAnsi"/>
        </w:rPr>
        <w:t xml:space="preserve">, </w:t>
      </w:r>
      <w:r w:rsidR="00756EBE" w:rsidRPr="001605E7">
        <w:rPr>
          <w:rFonts w:eastAsiaTheme="minorHAnsi"/>
        </w:rPr>
        <w:t>0x0021+</w:t>
      </w:r>
      <w:r w:rsidR="003B3B44" w:rsidRPr="001605E7">
        <w:rPr>
          <w:rFonts w:eastAsiaTheme="minorHAnsi"/>
        </w:rPr>
        <w:t>0x0100*(n+4)</w:t>
      </w:r>
      <w:r w:rsidR="001C2801" w:rsidRPr="001605E7">
        <w:rPr>
          <w:rFonts w:eastAsiaTheme="minorHAnsi"/>
        </w:rPr>
        <w:t>] [0x0800]</w:t>
      </w:r>
    </w:p>
    <w:p w14:paraId="4DA61C7B" w14:textId="658CB136" w:rsidR="00993763" w:rsidRPr="001605E7" w:rsidRDefault="00993763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Sn_TX_FSR</w:t>
      </w:r>
      <w:r w:rsidR="00CC402F" w:rsidRPr="001605E7">
        <w:rPr>
          <w:rFonts w:eastAsiaTheme="minorHAnsi" w:hint="eastAsia"/>
        </w:rPr>
        <w:t>은</w:t>
      </w:r>
      <w:r w:rsidR="00CC402F" w:rsidRPr="001605E7">
        <w:rPr>
          <w:rFonts w:eastAsiaTheme="minorHAnsi"/>
        </w:rPr>
        <w:t xml:space="preserve"> SOCKET n TX Buffer</w:t>
      </w:r>
      <w:r w:rsidR="00DA7EB6" w:rsidRPr="001605E7">
        <w:rPr>
          <w:rFonts w:eastAsiaTheme="minorHAnsi"/>
        </w:rPr>
        <w:t xml:space="preserve"> Block</w:t>
      </w:r>
      <w:r w:rsidR="00CC402F" w:rsidRPr="001605E7">
        <w:rPr>
          <w:rFonts w:eastAsiaTheme="minorHAnsi" w:hint="eastAsia"/>
        </w:rPr>
        <w:t>의</w:t>
      </w:r>
      <w:r w:rsidR="00CC402F" w:rsidRPr="001605E7">
        <w:rPr>
          <w:rFonts w:eastAsiaTheme="minorHAnsi"/>
        </w:rPr>
        <w:t xml:space="preserve"> </w:t>
      </w:r>
      <w:r w:rsidR="00CC402F" w:rsidRPr="001605E7">
        <w:rPr>
          <w:rFonts w:eastAsiaTheme="minorHAnsi" w:hint="eastAsia"/>
        </w:rPr>
        <w:t>전송</w:t>
      </w:r>
      <w:r w:rsidR="00CC402F" w:rsidRPr="001605E7">
        <w:rPr>
          <w:rFonts w:eastAsiaTheme="minorHAnsi"/>
        </w:rPr>
        <w:t xml:space="preserve"> </w:t>
      </w:r>
      <w:r w:rsidR="00CC402F" w:rsidRPr="001605E7">
        <w:rPr>
          <w:rFonts w:eastAsiaTheme="minorHAnsi" w:hint="eastAsia"/>
        </w:rPr>
        <w:t>가능한</w:t>
      </w:r>
      <w:r w:rsidR="00CC402F" w:rsidRPr="001605E7">
        <w:rPr>
          <w:rFonts w:eastAsiaTheme="minorHAnsi"/>
        </w:rPr>
        <w:t xml:space="preserve"> Buffer Size</w:t>
      </w:r>
      <w:r w:rsidR="00CC402F" w:rsidRPr="001605E7">
        <w:rPr>
          <w:rFonts w:eastAsiaTheme="minorHAnsi" w:hint="eastAsia"/>
        </w:rPr>
        <w:t>를</w:t>
      </w:r>
      <w:r w:rsidR="00CC402F" w:rsidRPr="001605E7">
        <w:rPr>
          <w:rFonts w:eastAsiaTheme="minorHAnsi"/>
        </w:rPr>
        <w:t xml:space="preserve"> </w:t>
      </w:r>
      <w:r w:rsidR="00CC402F" w:rsidRPr="001605E7">
        <w:rPr>
          <w:rFonts w:eastAsiaTheme="minorHAnsi" w:hint="eastAsia"/>
        </w:rPr>
        <w:t>확인한다</w:t>
      </w:r>
      <w:r w:rsidRPr="001605E7">
        <w:rPr>
          <w:rFonts w:eastAsiaTheme="minorHAnsi"/>
        </w:rPr>
        <w:t>.</w:t>
      </w:r>
    </w:p>
    <w:p w14:paraId="17C4B02D" w14:textId="67324679" w:rsidR="00993763" w:rsidRPr="001605E7" w:rsidRDefault="00CC402F" w:rsidP="00155A42">
      <w:pPr>
        <w:pStyle w:val="11"/>
        <w:rPr>
          <w:rFonts w:eastAsiaTheme="minorHAnsi"/>
        </w:rPr>
      </w:pPr>
      <w:r w:rsidRPr="001605E7">
        <w:rPr>
          <w:rFonts w:eastAsiaTheme="minorHAnsi" w:hint="eastAsia"/>
        </w:rPr>
        <w:t>이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값은</w:t>
      </w:r>
      <w:r w:rsidRPr="001605E7">
        <w:rPr>
          <w:rFonts w:eastAsiaTheme="minorHAnsi"/>
        </w:rPr>
        <w:t xml:space="preserve"> W5100S</w:t>
      </w:r>
      <w:r w:rsidRPr="001605E7">
        <w:rPr>
          <w:rFonts w:eastAsiaTheme="minorHAnsi" w:hint="eastAsia"/>
        </w:rPr>
        <w:t>에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의해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자동으로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계산된다</w:t>
      </w:r>
      <w:r w:rsidRPr="001605E7">
        <w:rPr>
          <w:rFonts w:eastAsiaTheme="minorHAnsi"/>
        </w:rPr>
        <w:t>.</w:t>
      </w:r>
    </w:p>
    <w:p w14:paraId="0EC68FF0" w14:textId="77777777" w:rsidR="00CC402F" w:rsidRPr="001605E7" w:rsidRDefault="00CC402F" w:rsidP="00155A42">
      <w:pPr>
        <w:pStyle w:val="11"/>
        <w:rPr>
          <w:rFonts w:eastAsiaTheme="minorHAnsi"/>
        </w:rPr>
      </w:pP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8495"/>
      </w:tblGrid>
      <w:tr w:rsidR="00450414" w:rsidRPr="00546234" w14:paraId="21C236EB" w14:textId="77777777" w:rsidTr="00350C3B">
        <w:trPr>
          <w:jc w:val="center"/>
        </w:trPr>
        <w:tc>
          <w:tcPr>
            <w:tcW w:w="8703" w:type="dxa"/>
            <w:tcBorders>
              <w:bottom w:val="nil"/>
            </w:tcBorders>
          </w:tcPr>
          <w:p w14:paraId="125A0017" w14:textId="553709BD" w:rsidR="00450414" w:rsidRPr="001605E7" w:rsidRDefault="0045041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In UDP, IPRAW and MACRAW mode,</w:t>
            </w:r>
          </w:p>
        </w:tc>
      </w:tr>
      <w:tr w:rsidR="00450414" w:rsidRPr="00546234" w14:paraId="1EEEF273" w14:textId="77777777" w:rsidTr="00350C3B">
        <w:trPr>
          <w:jc w:val="center"/>
        </w:trPr>
        <w:tc>
          <w:tcPr>
            <w:tcW w:w="8703" w:type="dxa"/>
            <w:tcBorders>
              <w:top w:val="nil"/>
              <w:bottom w:val="nil"/>
            </w:tcBorders>
          </w:tcPr>
          <w:p w14:paraId="59BF6768" w14:textId="2C7E7E0C" w:rsidR="00450414" w:rsidRPr="001605E7" w:rsidRDefault="0045041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Sn_TX_FSR = | Sn_TX_WR</w:t>
            </w:r>
            <w:r w:rsidRPr="001605E7">
              <w:rPr>
                <w:rFonts w:eastAsiaTheme="minorHAnsi"/>
                <w:vertAlign w:val="superscript"/>
              </w:rPr>
              <w:t>(1)</w:t>
            </w:r>
            <w:r w:rsidRPr="001605E7">
              <w:rPr>
                <w:rFonts w:eastAsiaTheme="minorHAnsi"/>
              </w:rPr>
              <w:t xml:space="preserve"> – Sn_TX_RD</w:t>
            </w:r>
            <w:r w:rsidRPr="001605E7">
              <w:rPr>
                <w:rFonts w:eastAsiaTheme="minorHAnsi"/>
                <w:vertAlign w:val="superscript"/>
              </w:rPr>
              <w:t>(2)</w:t>
            </w:r>
            <w:r w:rsidRPr="001605E7">
              <w:rPr>
                <w:rFonts w:eastAsiaTheme="minorHAnsi"/>
              </w:rPr>
              <w:t xml:space="preserve"> | + 1</w:t>
            </w:r>
          </w:p>
        </w:tc>
      </w:tr>
      <w:tr w:rsidR="00450414" w:rsidRPr="00546234" w14:paraId="497C592F" w14:textId="77777777" w:rsidTr="00350C3B">
        <w:trPr>
          <w:jc w:val="center"/>
        </w:trPr>
        <w:tc>
          <w:tcPr>
            <w:tcW w:w="8703" w:type="dxa"/>
            <w:tcBorders>
              <w:top w:val="nil"/>
              <w:bottom w:val="nil"/>
            </w:tcBorders>
          </w:tcPr>
          <w:p w14:paraId="29DE1FF2" w14:textId="6A755416" w:rsidR="00450414" w:rsidRPr="001605E7" w:rsidRDefault="0045041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In TCP mode,</w:t>
            </w:r>
          </w:p>
        </w:tc>
      </w:tr>
      <w:tr w:rsidR="00450414" w:rsidRPr="00546234" w14:paraId="6F2942E3" w14:textId="77777777" w:rsidTr="00350C3B">
        <w:trPr>
          <w:jc w:val="center"/>
        </w:trPr>
        <w:tc>
          <w:tcPr>
            <w:tcW w:w="8703" w:type="dxa"/>
            <w:tcBorders>
              <w:top w:val="nil"/>
              <w:bottom w:val="single" w:sz="4" w:space="0" w:color="auto"/>
            </w:tcBorders>
            <w:vAlign w:val="center"/>
          </w:tcPr>
          <w:p w14:paraId="4F223A74" w14:textId="0BB65DBE" w:rsidR="00450414" w:rsidRPr="001605E7" w:rsidRDefault="0045041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Sn_TX_FSR = | Sn_TX_WR – Internal Pointer</w:t>
            </w:r>
            <w:r w:rsidRPr="001605E7">
              <w:rPr>
                <w:rFonts w:eastAsiaTheme="minorHAnsi"/>
                <w:vertAlign w:val="superscript"/>
              </w:rPr>
              <w:t>(3)</w:t>
            </w:r>
            <w:r w:rsidRPr="001605E7">
              <w:rPr>
                <w:rFonts w:eastAsiaTheme="minorHAnsi"/>
              </w:rPr>
              <w:t xml:space="preserve"> | + 1</w:t>
            </w:r>
          </w:p>
        </w:tc>
      </w:tr>
      <w:tr w:rsidR="00450414" w:rsidRPr="00546234" w14:paraId="68B03B3B" w14:textId="77777777" w:rsidTr="00350C3B">
        <w:trPr>
          <w:jc w:val="center"/>
        </w:trPr>
        <w:tc>
          <w:tcPr>
            <w:tcW w:w="8703" w:type="dxa"/>
            <w:tcBorders>
              <w:left w:val="nil"/>
              <w:right w:val="nil"/>
            </w:tcBorders>
          </w:tcPr>
          <w:p w14:paraId="7082C4BE" w14:textId="75AFC7E1" w:rsidR="00A97606" w:rsidRPr="001605E7" w:rsidRDefault="00450414" w:rsidP="00155A42">
            <w:pPr>
              <w:pStyle w:val="11"/>
              <w:numPr>
                <w:ilvl w:val="0"/>
                <w:numId w:val="28"/>
              </w:numPr>
              <w:rPr>
                <w:rFonts w:eastAsiaTheme="minorHAnsi"/>
                <w:i/>
                <w:sz w:val="16"/>
              </w:rPr>
            </w:pPr>
            <w:r w:rsidRPr="001605E7">
              <w:rPr>
                <w:rFonts w:eastAsiaTheme="minorHAnsi"/>
                <w:i/>
                <w:sz w:val="16"/>
              </w:rPr>
              <w:t>SOCKET n TX Write Pointer Register</w:t>
            </w:r>
          </w:p>
          <w:p w14:paraId="0D97BDCA" w14:textId="7393F141" w:rsidR="00A97606" w:rsidRPr="001605E7" w:rsidRDefault="00450414">
            <w:pPr>
              <w:pStyle w:val="11"/>
              <w:numPr>
                <w:ilvl w:val="0"/>
                <w:numId w:val="28"/>
              </w:numPr>
              <w:rPr>
                <w:rFonts w:eastAsiaTheme="minorHAnsi"/>
                <w:i/>
                <w:sz w:val="16"/>
              </w:rPr>
            </w:pPr>
            <w:r w:rsidRPr="001605E7">
              <w:rPr>
                <w:rFonts w:eastAsiaTheme="minorHAnsi"/>
                <w:i/>
                <w:sz w:val="16"/>
              </w:rPr>
              <w:t>SOCKET n TX Read Pointer Register</w:t>
            </w:r>
          </w:p>
          <w:p w14:paraId="7064DE47" w14:textId="1779C5C8" w:rsidR="00450414" w:rsidRPr="001605E7" w:rsidRDefault="00450414">
            <w:pPr>
              <w:pStyle w:val="11"/>
              <w:numPr>
                <w:ilvl w:val="0"/>
                <w:numId w:val="28"/>
              </w:numPr>
              <w:rPr>
                <w:rFonts w:eastAsiaTheme="minorHAnsi"/>
                <w:i/>
                <w:sz w:val="16"/>
              </w:rPr>
            </w:pPr>
            <w:r w:rsidRPr="001605E7">
              <w:rPr>
                <w:rFonts w:eastAsiaTheme="minorHAnsi"/>
                <w:i/>
                <w:sz w:val="16"/>
              </w:rPr>
              <w:t>TCP ACK Pointer managed by W5100S</w:t>
            </w:r>
          </w:p>
        </w:tc>
      </w:tr>
    </w:tbl>
    <w:p w14:paraId="728CA6F4" w14:textId="77777777" w:rsidR="00CC402F" w:rsidRPr="001605E7" w:rsidRDefault="00CC402F">
      <w:pPr>
        <w:pStyle w:val="11"/>
        <w:rPr>
          <w:rFonts w:eastAsiaTheme="minorHAnsi"/>
        </w:rPr>
      </w:pPr>
    </w:p>
    <w:p w14:paraId="40473A72" w14:textId="712F3893" w:rsidR="00DA7EB6" w:rsidRPr="001605E7" w:rsidRDefault="00DA7EB6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Sn_TX_FSR</w:t>
      </w:r>
      <w:r w:rsidRPr="001605E7">
        <w:rPr>
          <w:rFonts w:eastAsiaTheme="minorHAnsi" w:hint="eastAsia"/>
        </w:rPr>
        <w:t>보다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큰</w:t>
      </w:r>
      <w:r w:rsidRPr="001605E7">
        <w:rPr>
          <w:rFonts w:eastAsiaTheme="minorHAnsi"/>
        </w:rPr>
        <w:t xml:space="preserve"> Data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SOCKET n TX Buffer Block</w:t>
      </w:r>
      <w:r w:rsidRPr="001605E7">
        <w:rPr>
          <w:rFonts w:eastAsiaTheme="minorHAnsi" w:hint="eastAsia"/>
        </w:rPr>
        <w:t>에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저장하지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않게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주의한다</w:t>
      </w:r>
      <w:r w:rsidRPr="001605E7">
        <w:rPr>
          <w:rFonts w:eastAsiaTheme="minorHAnsi"/>
        </w:rPr>
        <w:t>.</w:t>
      </w:r>
    </w:p>
    <w:p w14:paraId="355EB1B9" w14:textId="77777777" w:rsidR="00A24E1A" w:rsidRPr="001605E7" w:rsidRDefault="00A24E1A" w:rsidP="00155A42">
      <w:pPr>
        <w:pStyle w:val="11"/>
        <w:rPr>
          <w:rFonts w:eastAsiaTheme="minorHAnsi"/>
        </w:rPr>
      </w:pPr>
    </w:p>
    <w:p w14:paraId="0CD4E79E" w14:textId="50A6BE41" w:rsidR="00A24E1A" w:rsidRPr="001605E7" w:rsidRDefault="00A24E1A" w:rsidP="00155A42">
      <w:pPr>
        <w:pStyle w:val="11"/>
        <w:rPr>
          <w:rFonts w:eastAsiaTheme="minorHAnsi"/>
        </w:rPr>
      </w:pPr>
      <w:r w:rsidRPr="001605E7">
        <w:rPr>
          <w:rFonts w:eastAsiaTheme="minorHAnsi"/>
          <w:b/>
        </w:rPr>
        <w:t>Ex)</w:t>
      </w:r>
      <w:r w:rsidR="00D17426" w:rsidRPr="001605E7">
        <w:rPr>
          <w:rFonts w:eastAsiaTheme="minorHAnsi"/>
        </w:rPr>
        <w:t xml:space="preserve"> </w:t>
      </w:r>
      <w:r w:rsidRPr="001605E7">
        <w:rPr>
          <w:rFonts w:eastAsiaTheme="minorHAnsi"/>
        </w:rPr>
        <w:t>S0_TX_FSR</w:t>
      </w:r>
      <w:r w:rsidR="003D1CEF" w:rsidRPr="001605E7">
        <w:rPr>
          <w:rFonts w:eastAsiaTheme="minorHAnsi"/>
        </w:rPr>
        <w:t xml:space="preserve"> = 1024 (0x0400)</w:t>
      </w:r>
      <w:r w:rsidRPr="001605E7">
        <w:rPr>
          <w:rFonts w:eastAsiaTheme="minorHAnsi"/>
        </w:rPr>
        <w:t>,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195"/>
        <w:gridCol w:w="2195"/>
      </w:tblGrid>
      <w:tr w:rsidR="000A425C" w:rsidRPr="00546234" w14:paraId="053904D8" w14:textId="77777777" w:rsidTr="001605E7">
        <w:trPr>
          <w:jc w:val="center"/>
        </w:trPr>
        <w:tc>
          <w:tcPr>
            <w:tcW w:w="2195" w:type="dxa"/>
            <w:vAlign w:val="center"/>
          </w:tcPr>
          <w:p w14:paraId="791D1940" w14:textId="79D23696" w:rsidR="000A425C" w:rsidRPr="001605E7" w:rsidRDefault="000A425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S0_TX_FSR0(0x0420)</w:t>
            </w:r>
          </w:p>
        </w:tc>
        <w:tc>
          <w:tcPr>
            <w:tcW w:w="2195" w:type="dxa"/>
            <w:vAlign w:val="center"/>
          </w:tcPr>
          <w:p w14:paraId="6C5EA050" w14:textId="5A7094AC" w:rsidR="000A425C" w:rsidRPr="001605E7" w:rsidRDefault="000A425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S0_TX_FSR1(0x0421)</w:t>
            </w:r>
          </w:p>
        </w:tc>
      </w:tr>
      <w:tr w:rsidR="000A425C" w:rsidRPr="00546234" w14:paraId="1BB59D20" w14:textId="77777777" w:rsidTr="001605E7">
        <w:trPr>
          <w:jc w:val="center"/>
        </w:trPr>
        <w:tc>
          <w:tcPr>
            <w:tcW w:w="2195" w:type="dxa"/>
            <w:vAlign w:val="center"/>
          </w:tcPr>
          <w:p w14:paraId="565BC2C7" w14:textId="77777777" w:rsidR="000A425C" w:rsidRPr="001605E7" w:rsidRDefault="000A425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0x04</w:t>
            </w:r>
          </w:p>
        </w:tc>
        <w:tc>
          <w:tcPr>
            <w:tcW w:w="2195" w:type="dxa"/>
            <w:vAlign w:val="center"/>
          </w:tcPr>
          <w:p w14:paraId="194C35B8" w14:textId="77777777" w:rsidR="000A425C" w:rsidRPr="001605E7" w:rsidRDefault="000A425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0x00</w:t>
            </w:r>
          </w:p>
        </w:tc>
      </w:tr>
    </w:tbl>
    <w:p w14:paraId="150E9706" w14:textId="77777777" w:rsidR="001C2801" w:rsidRPr="001605E7" w:rsidRDefault="001C2801" w:rsidP="00155A42">
      <w:pPr>
        <w:pStyle w:val="11"/>
        <w:rPr>
          <w:rFonts w:eastAsiaTheme="minorHAnsi"/>
        </w:rPr>
      </w:pPr>
    </w:p>
    <w:p w14:paraId="6BC481B1" w14:textId="5B699D2D" w:rsidR="0017017C" w:rsidRPr="008C14F1" w:rsidRDefault="001C2801" w:rsidP="00E54C87">
      <w:pPr>
        <w:pStyle w:val="31"/>
      </w:pPr>
      <w:bookmarkStart w:id="469" w:name="_Toc483830070"/>
      <w:r w:rsidRPr="008C14F1">
        <w:t>S</w:t>
      </w:r>
      <w:r w:rsidRPr="008C14F1">
        <w:rPr>
          <w:iCs/>
        </w:rPr>
        <w:t>n</w:t>
      </w:r>
      <w:r w:rsidR="00C8607F" w:rsidRPr="008C14F1">
        <w:t>_TX_RD</w:t>
      </w:r>
      <w:r w:rsidRPr="008C14F1">
        <w:t xml:space="preserve"> (</w:t>
      </w:r>
      <w:r w:rsidR="00053E69" w:rsidRPr="008C14F1">
        <w:t>SOCKET</w:t>
      </w:r>
      <w:r w:rsidRPr="008C14F1">
        <w:t xml:space="preserve"> </w:t>
      </w:r>
      <w:r w:rsidRPr="008C14F1">
        <w:rPr>
          <w:iCs/>
        </w:rPr>
        <w:t>n</w:t>
      </w:r>
      <w:r w:rsidRPr="008C14F1">
        <w:t xml:space="preserve"> TX Read Pointer Register)</w:t>
      </w:r>
      <w:bookmarkEnd w:id="469"/>
    </w:p>
    <w:p w14:paraId="6CB04C33" w14:textId="13787947" w:rsidR="001C2801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604579" w:rsidRPr="001605E7">
        <w:rPr>
          <w:rFonts w:eastAsiaTheme="minorHAnsi"/>
        </w:rPr>
        <w:t>RO</w:t>
      </w:r>
      <w:r w:rsidR="0049364B" w:rsidRPr="001605E7">
        <w:rPr>
          <w:rFonts w:eastAsiaTheme="minorHAnsi"/>
        </w:rPr>
        <w:t>]</w:t>
      </w:r>
      <w:r w:rsidR="00756EBE" w:rsidRPr="001605E7">
        <w:rPr>
          <w:rFonts w:eastAsiaTheme="minorHAnsi"/>
        </w:rPr>
        <w:t xml:space="preserve"> [0x0022</w:t>
      </w:r>
      <w:r w:rsidR="001C2801" w:rsidRPr="001605E7">
        <w:rPr>
          <w:rFonts w:eastAsiaTheme="minorHAnsi"/>
        </w:rPr>
        <w:t>+0x0100*(n+4)</w:t>
      </w:r>
      <w:r w:rsidR="003B3B44" w:rsidRPr="001605E7">
        <w:rPr>
          <w:rFonts w:eastAsiaTheme="minorHAnsi"/>
        </w:rPr>
        <w:t xml:space="preserve">, </w:t>
      </w:r>
      <w:r w:rsidR="00756EBE" w:rsidRPr="001605E7">
        <w:rPr>
          <w:rFonts w:eastAsiaTheme="minorHAnsi"/>
        </w:rPr>
        <w:t>0x0023+</w:t>
      </w:r>
      <w:r w:rsidR="003B3B44" w:rsidRPr="001605E7">
        <w:rPr>
          <w:rFonts w:eastAsiaTheme="minorHAnsi"/>
        </w:rPr>
        <w:t>0x0100*(n+4)</w:t>
      </w:r>
      <w:r w:rsidR="001C2801" w:rsidRPr="001605E7">
        <w:rPr>
          <w:rFonts w:eastAsiaTheme="minorHAnsi"/>
        </w:rPr>
        <w:t>] [0x0000]</w:t>
      </w:r>
    </w:p>
    <w:p w14:paraId="3CBED93B" w14:textId="4A591699" w:rsidR="00993763" w:rsidRPr="001605E7" w:rsidRDefault="00993763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Sn_TX_RD</w:t>
      </w:r>
      <w:r w:rsidR="00DA7EB6" w:rsidRPr="001605E7">
        <w:rPr>
          <w:rFonts w:eastAsiaTheme="minorHAnsi" w:hint="eastAsia"/>
        </w:rPr>
        <w:t>는</w:t>
      </w:r>
      <w:r w:rsidR="00DA7EB6" w:rsidRPr="001605E7">
        <w:rPr>
          <w:rFonts w:eastAsiaTheme="minorHAnsi"/>
        </w:rPr>
        <w:t xml:space="preserve"> SOCKET n TX Buffer block</w:t>
      </w:r>
      <w:r w:rsidR="00DA7EB6" w:rsidRPr="001605E7">
        <w:rPr>
          <w:rFonts w:eastAsiaTheme="minorHAnsi" w:hint="eastAsia"/>
        </w:rPr>
        <w:t>에서</w:t>
      </w:r>
      <w:r w:rsidR="00DA7EB6" w:rsidRPr="001605E7">
        <w:rPr>
          <w:rFonts w:eastAsiaTheme="minorHAnsi"/>
        </w:rPr>
        <w:t xml:space="preserve"> </w:t>
      </w:r>
      <w:r w:rsidR="00DA7EB6" w:rsidRPr="001605E7">
        <w:rPr>
          <w:rFonts w:eastAsiaTheme="minorHAnsi" w:hint="eastAsia"/>
        </w:rPr>
        <w:t>마지막으로</w:t>
      </w:r>
      <w:r w:rsidR="00DA7EB6" w:rsidRPr="001605E7">
        <w:rPr>
          <w:rFonts w:eastAsiaTheme="minorHAnsi"/>
        </w:rPr>
        <w:t xml:space="preserve"> </w:t>
      </w:r>
      <w:r w:rsidR="00DA7EB6" w:rsidRPr="001605E7">
        <w:rPr>
          <w:rFonts w:eastAsiaTheme="minorHAnsi" w:hint="eastAsia"/>
        </w:rPr>
        <w:t>전송된</w:t>
      </w:r>
      <w:r w:rsidR="00DA7EB6" w:rsidRPr="001605E7">
        <w:rPr>
          <w:rFonts w:eastAsiaTheme="minorHAnsi"/>
        </w:rPr>
        <w:t xml:space="preserve"> Data</w:t>
      </w:r>
      <w:r w:rsidR="00DA7EB6" w:rsidRPr="001605E7">
        <w:rPr>
          <w:rFonts w:eastAsiaTheme="minorHAnsi" w:hint="eastAsia"/>
        </w:rPr>
        <w:t>의</w:t>
      </w:r>
      <w:r w:rsidR="00DA7EB6" w:rsidRPr="001605E7">
        <w:rPr>
          <w:rFonts w:eastAsiaTheme="minorHAnsi"/>
        </w:rPr>
        <w:t xml:space="preserve"> </w:t>
      </w:r>
      <w:r w:rsidR="00DA7EB6" w:rsidRPr="001605E7">
        <w:rPr>
          <w:rFonts w:eastAsiaTheme="minorHAnsi" w:hint="eastAsia"/>
        </w:rPr>
        <w:t>주소이다</w:t>
      </w:r>
      <w:r w:rsidR="00DA7EB6" w:rsidRPr="001605E7">
        <w:rPr>
          <w:rFonts w:eastAsiaTheme="minorHAnsi"/>
        </w:rPr>
        <w:t>.</w:t>
      </w:r>
    </w:p>
    <w:p w14:paraId="3A0FB6E9" w14:textId="401CC397" w:rsidR="00DA7EB6" w:rsidRPr="001605E7" w:rsidRDefault="00DA7EB6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Sn_TX_RD</w:t>
      </w:r>
      <w:r w:rsidRPr="001605E7">
        <w:rPr>
          <w:rFonts w:eastAsiaTheme="minorHAnsi" w:hint="eastAsia"/>
        </w:rPr>
        <w:t>는</w:t>
      </w:r>
      <w:r w:rsidRPr="001605E7">
        <w:rPr>
          <w:rFonts w:eastAsiaTheme="minorHAnsi"/>
        </w:rPr>
        <w:t xml:space="preserve"> Sn_CR[OPEN]</w:t>
      </w:r>
      <w:r w:rsidRPr="001605E7">
        <w:rPr>
          <w:rFonts w:eastAsiaTheme="minorHAnsi" w:hint="eastAsia"/>
        </w:rPr>
        <w:t>에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의해</w:t>
      </w:r>
      <w:r w:rsidRPr="001605E7">
        <w:rPr>
          <w:rFonts w:eastAsiaTheme="minorHAnsi"/>
        </w:rPr>
        <w:t xml:space="preserve"> </w:t>
      </w:r>
      <w:r w:rsidR="003B3B44" w:rsidRPr="001605E7">
        <w:rPr>
          <w:rFonts w:eastAsiaTheme="minorHAnsi" w:hint="eastAsia"/>
        </w:rPr>
        <w:t>초기화된다</w:t>
      </w:r>
      <w:r w:rsidR="003B3B44" w:rsidRPr="001605E7">
        <w:rPr>
          <w:rFonts w:eastAsiaTheme="minorHAnsi"/>
        </w:rPr>
        <w:t xml:space="preserve">. </w:t>
      </w:r>
      <w:r w:rsidRPr="001605E7">
        <w:rPr>
          <w:rFonts w:eastAsiaTheme="minorHAnsi"/>
        </w:rPr>
        <w:t xml:space="preserve">TCP </w:t>
      </w:r>
      <w:r w:rsidRPr="001605E7">
        <w:rPr>
          <w:rFonts w:eastAsiaTheme="minorHAnsi" w:hint="eastAsia"/>
        </w:rPr>
        <w:t>인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경우</w:t>
      </w:r>
      <w:r w:rsidRPr="001605E7">
        <w:rPr>
          <w:rFonts w:eastAsiaTheme="minorHAnsi"/>
        </w:rPr>
        <w:t xml:space="preserve">, TCP </w:t>
      </w:r>
      <w:r w:rsidRPr="001605E7">
        <w:rPr>
          <w:rFonts w:eastAsiaTheme="minorHAnsi" w:hint="eastAsia"/>
        </w:rPr>
        <w:t>접속과정에서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재설정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된다</w:t>
      </w:r>
      <w:r w:rsidRPr="001605E7">
        <w:rPr>
          <w:rFonts w:eastAsiaTheme="minorHAnsi"/>
        </w:rPr>
        <w:t>.</w:t>
      </w:r>
    </w:p>
    <w:p w14:paraId="177B3A5B" w14:textId="6EA00A42" w:rsidR="00DA7EB6" w:rsidRPr="001605E7" w:rsidRDefault="00DA7EB6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Sn_CR[SEND]</w:t>
      </w:r>
      <w:r w:rsidRPr="001605E7">
        <w:rPr>
          <w:rFonts w:eastAsiaTheme="minorHAnsi" w:hint="eastAsia"/>
        </w:rPr>
        <w:t>나</w:t>
      </w:r>
      <w:r w:rsidRPr="001605E7">
        <w:rPr>
          <w:rFonts w:eastAsiaTheme="minorHAnsi"/>
        </w:rPr>
        <w:t xml:space="preserve"> Sn_CR[SEND_MAC]</w:t>
      </w:r>
      <w:r w:rsidRPr="001605E7">
        <w:rPr>
          <w:rFonts w:eastAsiaTheme="minorHAnsi" w:hint="eastAsia"/>
        </w:rPr>
        <w:t>는</w:t>
      </w:r>
      <w:r w:rsidRPr="001605E7">
        <w:rPr>
          <w:rFonts w:eastAsiaTheme="minorHAnsi"/>
        </w:rPr>
        <w:t xml:space="preserve"> S</w:t>
      </w:r>
      <w:ins w:id="470" w:author="becky" w:date="2017-09-01T13:50:00Z">
        <w:r w:rsidR="00FB6E64">
          <w:rPr>
            <w:rFonts w:eastAsiaTheme="minorHAnsi"/>
          </w:rPr>
          <w:t>OCKET</w:t>
        </w:r>
      </w:ins>
      <w:del w:id="471" w:author="becky" w:date="2017-09-01T13:50:00Z">
        <w:r w:rsidRPr="001605E7" w:rsidDel="00FB6E64">
          <w:rPr>
            <w:rFonts w:eastAsiaTheme="minorHAnsi"/>
          </w:rPr>
          <w:delText>ocket</w:delText>
        </w:r>
      </w:del>
      <w:r w:rsidRPr="001605E7">
        <w:rPr>
          <w:rFonts w:eastAsiaTheme="minorHAnsi"/>
        </w:rPr>
        <w:t xml:space="preserve"> n TX Buffer</w:t>
      </w:r>
      <w:r w:rsidRPr="001605E7">
        <w:rPr>
          <w:rFonts w:eastAsiaTheme="minorHAnsi" w:hint="eastAsia"/>
        </w:rPr>
        <w:t>에</w:t>
      </w:r>
      <w:r w:rsidRPr="001605E7">
        <w:rPr>
          <w:rFonts w:eastAsiaTheme="minorHAnsi"/>
        </w:rPr>
        <w:t xml:space="preserve"> Sn_TX_RD</w:t>
      </w:r>
      <w:r w:rsidRPr="001605E7">
        <w:rPr>
          <w:rFonts w:eastAsiaTheme="minorHAnsi" w:hint="eastAsia"/>
        </w:rPr>
        <w:t>부터</w:t>
      </w:r>
      <w:r w:rsidRPr="001605E7">
        <w:rPr>
          <w:rFonts w:eastAsiaTheme="minorHAnsi"/>
        </w:rPr>
        <w:t xml:space="preserve"> Sn_TX_WR</w:t>
      </w:r>
      <w:r w:rsidRPr="001605E7">
        <w:rPr>
          <w:rFonts w:eastAsiaTheme="minorHAnsi" w:hint="eastAsia"/>
        </w:rPr>
        <w:t>까지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저장된</w:t>
      </w:r>
      <w:r w:rsidRPr="001605E7">
        <w:rPr>
          <w:rFonts w:eastAsiaTheme="minorHAnsi"/>
        </w:rPr>
        <w:t xml:space="preserve"> Data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전송하고</w:t>
      </w:r>
      <w:r w:rsidRPr="001605E7">
        <w:rPr>
          <w:rFonts w:eastAsiaTheme="minorHAnsi"/>
        </w:rPr>
        <w:t xml:space="preserve"> Sn_TX_RD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Sn_TX_WR</w:t>
      </w:r>
      <w:r w:rsidRPr="001605E7">
        <w:rPr>
          <w:rFonts w:eastAsiaTheme="minorHAnsi" w:hint="eastAsia"/>
        </w:rPr>
        <w:t>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같은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값으로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자동으로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증가시킨다</w:t>
      </w:r>
      <w:r w:rsidRPr="001605E7">
        <w:rPr>
          <w:rFonts w:eastAsiaTheme="minorHAnsi"/>
        </w:rPr>
        <w:t>.</w:t>
      </w:r>
    </w:p>
    <w:p w14:paraId="09CE263A" w14:textId="09028B53" w:rsidR="00DA7EB6" w:rsidRPr="001605E7" w:rsidRDefault="00DA7EB6" w:rsidP="00155A42">
      <w:pPr>
        <w:pStyle w:val="11"/>
        <w:rPr>
          <w:rFonts w:eastAsiaTheme="minorHAnsi"/>
          <w:strike/>
        </w:rPr>
      </w:pPr>
    </w:p>
    <w:p w14:paraId="00A09231" w14:textId="77777777" w:rsidR="00993763" w:rsidRPr="001605E7" w:rsidRDefault="00993763" w:rsidP="00155A42">
      <w:pPr>
        <w:pStyle w:val="11"/>
        <w:rPr>
          <w:rFonts w:eastAsiaTheme="minorHAnsi"/>
        </w:rPr>
      </w:pPr>
    </w:p>
    <w:p w14:paraId="2B15088A" w14:textId="5284CF46" w:rsidR="00993763" w:rsidRPr="001605E7" w:rsidRDefault="00993763" w:rsidP="00155A42">
      <w:pPr>
        <w:pStyle w:val="11"/>
        <w:rPr>
          <w:rFonts w:eastAsiaTheme="minorHAnsi"/>
        </w:rPr>
      </w:pPr>
      <w:r w:rsidRPr="001605E7">
        <w:rPr>
          <w:rFonts w:eastAsiaTheme="minorHAnsi"/>
          <w:b/>
        </w:rPr>
        <w:t>Ex)</w:t>
      </w:r>
      <w:r w:rsidRPr="001605E7">
        <w:rPr>
          <w:rFonts w:eastAsiaTheme="minorHAnsi"/>
        </w:rPr>
        <w:t xml:space="preserve"> S0_TX_RD</w:t>
      </w:r>
      <w:r w:rsidR="00DA7EB6" w:rsidRPr="001605E7">
        <w:rPr>
          <w:rFonts w:eastAsiaTheme="minorHAnsi"/>
        </w:rPr>
        <w:t xml:space="preserve"> = 0xd4b3</w:t>
      </w:r>
      <w:r w:rsidRPr="001605E7">
        <w:rPr>
          <w:rFonts w:eastAsiaTheme="minorHAnsi"/>
        </w:rPr>
        <w:t>,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124"/>
        <w:gridCol w:w="2124"/>
      </w:tblGrid>
      <w:tr w:rsidR="000A425C" w:rsidRPr="00546234" w14:paraId="74E52815" w14:textId="77777777" w:rsidTr="001605E7">
        <w:trPr>
          <w:jc w:val="center"/>
        </w:trPr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4E66B5" w14:textId="40280BD9" w:rsidR="000A425C" w:rsidRPr="001605E7" w:rsidRDefault="000A425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S0_TX_RD0(0x0422)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C717B4" w14:textId="0340ABF7" w:rsidR="000A425C" w:rsidRPr="001605E7" w:rsidRDefault="000A425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S0_TX_RD1(0x0423)</w:t>
            </w:r>
          </w:p>
        </w:tc>
      </w:tr>
      <w:tr w:rsidR="000A425C" w:rsidRPr="00546234" w14:paraId="1263CD9C" w14:textId="77777777" w:rsidTr="001605E7">
        <w:trPr>
          <w:jc w:val="center"/>
        </w:trPr>
        <w:tc>
          <w:tcPr>
            <w:tcW w:w="21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235E7D2A" w14:textId="77777777" w:rsidR="000A425C" w:rsidRPr="001605E7" w:rsidRDefault="000A425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0xd4</w:t>
            </w:r>
          </w:p>
        </w:tc>
        <w:tc>
          <w:tcPr>
            <w:tcW w:w="2124" w:type="dxa"/>
            <w:tcBorders>
              <w:top w:val="single" w:sz="4" w:space="0" w:color="auto"/>
            </w:tcBorders>
            <w:vAlign w:val="center"/>
          </w:tcPr>
          <w:p w14:paraId="7AF48A1F" w14:textId="77777777" w:rsidR="000A425C" w:rsidRPr="001605E7" w:rsidRDefault="000A425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0xb3</w:t>
            </w:r>
          </w:p>
        </w:tc>
      </w:tr>
    </w:tbl>
    <w:p w14:paraId="4FE21E5D" w14:textId="77777777" w:rsidR="00993763" w:rsidRPr="001605E7" w:rsidRDefault="00993763" w:rsidP="00155A42">
      <w:pPr>
        <w:pStyle w:val="11"/>
        <w:rPr>
          <w:rFonts w:eastAsiaTheme="minorHAnsi"/>
        </w:rPr>
      </w:pPr>
    </w:p>
    <w:p w14:paraId="7DDF3825" w14:textId="57FE86D6" w:rsidR="0017017C" w:rsidRPr="008C14F1" w:rsidRDefault="001C2801" w:rsidP="00E54C87">
      <w:pPr>
        <w:pStyle w:val="31"/>
      </w:pPr>
      <w:bookmarkStart w:id="472" w:name="_Toc483830071"/>
      <w:r w:rsidRPr="008C14F1">
        <w:t>S</w:t>
      </w:r>
      <w:r w:rsidRPr="008C14F1">
        <w:rPr>
          <w:iCs/>
        </w:rPr>
        <w:t>n</w:t>
      </w:r>
      <w:r w:rsidRPr="008C14F1">
        <w:t>_TX_WR (</w:t>
      </w:r>
      <w:r w:rsidR="00053E69" w:rsidRPr="008C14F1">
        <w:t>SOCKET</w:t>
      </w:r>
      <w:r w:rsidRPr="008C14F1">
        <w:t xml:space="preserve"> </w:t>
      </w:r>
      <w:r w:rsidRPr="008C14F1">
        <w:rPr>
          <w:iCs/>
        </w:rPr>
        <w:t>n</w:t>
      </w:r>
      <w:r w:rsidRPr="008C14F1">
        <w:t xml:space="preserve"> TX Write Pointer Register)</w:t>
      </w:r>
      <w:bookmarkEnd w:id="472"/>
    </w:p>
    <w:p w14:paraId="7779D7BA" w14:textId="6B4DF167" w:rsidR="001C2801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604579" w:rsidRPr="001605E7">
        <w:rPr>
          <w:rFonts w:eastAsiaTheme="minorHAnsi"/>
        </w:rPr>
        <w:t>R</w:t>
      </w:r>
      <w:r w:rsidR="00756EBE" w:rsidRPr="001605E7">
        <w:rPr>
          <w:rFonts w:eastAsiaTheme="minorHAnsi"/>
        </w:rPr>
        <w:t>W] [0x0024+</w:t>
      </w:r>
      <w:r w:rsidR="001C2801" w:rsidRPr="001605E7">
        <w:rPr>
          <w:rFonts w:eastAsiaTheme="minorHAnsi"/>
        </w:rPr>
        <w:t>0x0100*(n+4)</w:t>
      </w:r>
      <w:r w:rsidR="003B3B44" w:rsidRPr="001605E7">
        <w:rPr>
          <w:rFonts w:eastAsiaTheme="minorHAnsi"/>
        </w:rPr>
        <w:t xml:space="preserve">, </w:t>
      </w:r>
      <w:r w:rsidR="00756EBE" w:rsidRPr="001605E7">
        <w:rPr>
          <w:rFonts w:eastAsiaTheme="minorHAnsi"/>
        </w:rPr>
        <w:t>0x0025+</w:t>
      </w:r>
      <w:r w:rsidR="003B3B44" w:rsidRPr="001605E7">
        <w:rPr>
          <w:rFonts w:eastAsiaTheme="minorHAnsi"/>
        </w:rPr>
        <w:t>0x0100*(n+4)</w:t>
      </w:r>
      <w:r w:rsidR="001C2801" w:rsidRPr="001605E7">
        <w:rPr>
          <w:rFonts w:eastAsiaTheme="minorHAnsi"/>
        </w:rPr>
        <w:t>] [0x0000]</w:t>
      </w:r>
    </w:p>
    <w:p w14:paraId="1E948317" w14:textId="35109300" w:rsidR="00993763" w:rsidRPr="001605E7" w:rsidRDefault="00993763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Sn_TX_WR</w:t>
      </w:r>
      <w:r w:rsidR="00DA7EB6" w:rsidRPr="001605E7">
        <w:rPr>
          <w:rFonts w:eastAsiaTheme="minorHAnsi" w:hint="eastAsia"/>
        </w:rPr>
        <w:t>는</w:t>
      </w:r>
      <w:r w:rsidR="00DA7EB6" w:rsidRPr="001605E7">
        <w:rPr>
          <w:rFonts w:eastAsiaTheme="minorHAnsi"/>
        </w:rPr>
        <w:t xml:space="preserve"> SOCKET n TX Buffer Block </w:t>
      </w:r>
      <w:r w:rsidR="00DA7EB6" w:rsidRPr="001605E7">
        <w:rPr>
          <w:rFonts w:eastAsiaTheme="minorHAnsi" w:hint="eastAsia"/>
        </w:rPr>
        <w:t>에</w:t>
      </w:r>
      <w:r w:rsidR="00DA7EB6" w:rsidRPr="001605E7">
        <w:rPr>
          <w:rFonts w:eastAsiaTheme="minorHAnsi"/>
        </w:rPr>
        <w:t xml:space="preserve"> </w:t>
      </w:r>
      <w:r w:rsidR="00DA7EB6" w:rsidRPr="001605E7">
        <w:rPr>
          <w:rFonts w:eastAsiaTheme="minorHAnsi" w:hint="eastAsia"/>
        </w:rPr>
        <w:t>마지막으로</w:t>
      </w:r>
      <w:r w:rsidR="00DA7EB6" w:rsidRPr="001605E7">
        <w:rPr>
          <w:rFonts w:eastAsiaTheme="minorHAnsi"/>
        </w:rPr>
        <w:t xml:space="preserve"> </w:t>
      </w:r>
      <w:r w:rsidR="00DA7EB6" w:rsidRPr="001605E7">
        <w:rPr>
          <w:rFonts w:eastAsiaTheme="minorHAnsi" w:hint="eastAsia"/>
        </w:rPr>
        <w:t>저장한</w:t>
      </w:r>
      <w:r w:rsidR="00DA7EB6" w:rsidRPr="001605E7">
        <w:rPr>
          <w:rFonts w:eastAsiaTheme="minorHAnsi"/>
        </w:rPr>
        <w:t xml:space="preserve"> Data</w:t>
      </w:r>
      <w:r w:rsidR="00DA7EB6" w:rsidRPr="001605E7">
        <w:rPr>
          <w:rFonts w:eastAsiaTheme="minorHAnsi" w:hint="eastAsia"/>
        </w:rPr>
        <w:t>의</w:t>
      </w:r>
      <w:r w:rsidR="00DA7EB6" w:rsidRPr="001605E7">
        <w:rPr>
          <w:rFonts w:eastAsiaTheme="minorHAnsi"/>
        </w:rPr>
        <w:t xml:space="preserve"> </w:t>
      </w:r>
      <w:r w:rsidR="00DA7EB6" w:rsidRPr="001605E7">
        <w:rPr>
          <w:rFonts w:eastAsiaTheme="minorHAnsi" w:hint="eastAsia"/>
        </w:rPr>
        <w:t>주소이다</w:t>
      </w:r>
      <w:r w:rsidR="00DA7EB6" w:rsidRPr="001605E7">
        <w:rPr>
          <w:rFonts w:eastAsiaTheme="minorHAnsi"/>
        </w:rPr>
        <w:t>.</w:t>
      </w:r>
    </w:p>
    <w:p w14:paraId="789F83A7" w14:textId="7E4ED159" w:rsidR="00DA7EB6" w:rsidRPr="001605E7" w:rsidRDefault="00DA7EB6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Sn_TX_WR</w:t>
      </w:r>
      <w:r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Sn_CR[OPEN]</w:t>
      </w:r>
      <w:r w:rsidRPr="001605E7">
        <w:rPr>
          <w:rFonts w:eastAsiaTheme="minorHAnsi" w:hint="eastAsia"/>
        </w:rPr>
        <w:t>에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의해</w:t>
      </w:r>
      <w:r w:rsidRPr="001605E7">
        <w:rPr>
          <w:rFonts w:eastAsiaTheme="minorHAnsi"/>
        </w:rPr>
        <w:t xml:space="preserve"> </w:t>
      </w:r>
      <w:r w:rsidR="003B3B44" w:rsidRPr="001605E7">
        <w:rPr>
          <w:rFonts w:eastAsiaTheme="minorHAnsi" w:hint="eastAsia"/>
        </w:rPr>
        <w:t>초기화된다</w:t>
      </w:r>
      <w:r w:rsidR="003B3B44" w:rsidRPr="001605E7">
        <w:rPr>
          <w:rFonts w:eastAsiaTheme="minorHAnsi"/>
        </w:rPr>
        <w:t xml:space="preserve">. </w:t>
      </w:r>
      <w:r w:rsidRPr="001605E7">
        <w:rPr>
          <w:rFonts w:eastAsiaTheme="minorHAnsi"/>
        </w:rPr>
        <w:t>TCP</w:t>
      </w:r>
      <w:r w:rsidRPr="001605E7">
        <w:rPr>
          <w:rFonts w:eastAsiaTheme="minorHAnsi" w:hint="eastAsia"/>
        </w:rPr>
        <w:t>인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경우</w:t>
      </w:r>
      <w:r w:rsidRPr="001605E7">
        <w:rPr>
          <w:rFonts w:eastAsiaTheme="minorHAnsi"/>
        </w:rPr>
        <w:t xml:space="preserve">, TCP </w:t>
      </w:r>
      <w:r w:rsidRPr="001605E7">
        <w:rPr>
          <w:rFonts w:eastAsiaTheme="minorHAnsi" w:hint="eastAsia"/>
        </w:rPr>
        <w:t>접속과정에서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재설정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된다</w:t>
      </w:r>
      <w:r w:rsidRPr="001605E7">
        <w:rPr>
          <w:rFonts w:eastAsiaTheme="minorHAnsi"/>
        </w:rPr>
        <w:t>.</w:t>
      </w:r>
    </w:p>
    <w:p w14:paraId="176DB812" w14:textId="07B96AF0" w:rsidR="00DA7EB6" w:rsidRPr="001605E7" w:rsidRDefault="00DA7EB6" w:rsidP="00155A42">
      <w:pPr>
        <w:pStyle w:val="11"/>
        <w:rPr>
          <w:rFonts w:eastAsiaTheme="minorHAnsi"/>
        </w:rPr>
      </w:pPr>
      <w:r w:rsidRPr="001605E7">
        <w:rPr>
          <w:rFonts w:eastAsiaTheme="minorHAnsi" w:hint="eastAsia"/>
        </w:rPr>
        <w:t>전송할</w:t>
      </w:r>
      <w:r w:rsidRPr="001605E7">
        <w:rPr>
          <w:rFonts w:eastAsiaTheme="minorHAnsi"/>
        </w:rPr>
        <w:t xml:space="preserve"> Data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SOCKET n TX Buffer Block</w:t>
      </w:r>
      <w:r w:rsidRPr="001605E7">
        <w:rPr>
          <w:rFonts w:eastAsiaTheme="minorHAnsi" w:hint="eastAsia"/>
        </w:rPr>
        <w:t>에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저장하고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해당</w:t>
      </w:r>
      <w:r w:rsidRPr="001605E7">
        <w:rPr>
          <w:rFonts w:eastAsiaTheme="minorHAnsi"/>
        </w:rPr>
        <w:t xml:space="preserve"> Data Size</w:t>
      </w:r>
      <w:r w:rsidRPr="001605E7">
        <w:rPr>
          <w:rFonts w:eastAsiaTheme="minorHAnsi" w:hint="eastAsia"/>
        </w:rPr>
        <w:t>만큼</w:t>
      </w:r>
      <w:r w:rsidRPr="001605E7">
        <w:rPr>
          <w:rFonts w:eastAsiaTheme="minorHAnsi"/>
        </w:rPr>
        <w:t xml:space="preserve"> Sn_TX_WR</w:t>
      </w:r>
      <w:r w:rsidRPr="001605E7">
        <w:rPr>
          <w:rFonts w:eastAsiaTheme="minorHAnsi" w:hint="eastAsia"/>
        </w:rPr>
        <w:t>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증가시킨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후</w:t>
      </w:r>
      <w:r w:rsidRPr="001605E7">
        <w:rPr>
          <w:rFonts w:eastAsiaTheme="minorHAnsi"/>
        </w:rPr>
        <w:t>, Sn_CR[SEND]</w:t>
      </w:r>
      <w:r w:rsidRPr="001605E7">
        <w:rPr>
          <w:rFonts w:eastAsiaTheme="minorHAnsi" w:hint="eastAsia"/>
        </w:rPr>
        <w:t>나</w:t>
      </w:r>
      <w:r w:rsidRPr="001605E7">
        <w:rPr>
          <w:rFonts w:eastAsiaTheme="minorHAnsi"/>
        </w:rPr>
        <w:t xml:space="preserve"> Sn_CR[SEND_MAC]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수행한다</w:t>
      </w:r>
      <w:r w:rsidRPr="001605E7">
        <w:rPr>
          <w:rFonts w:eastAsiaTheme="minorHAnsi"/>
        </w:rPr>
        <w:t>.</w:t>
      </w:r>
    </w:p>
    <w:p w14:paraId="4275CA3E" w14:textId="77777777" w:rsidR="00993763" w:rsidRPr="001605E7" w:rsidRDefault="00993763" w:rsidP="00155A42">
      <w:pPr>
        <w:pStyle w:val="11"/>
        <w:rPr>
          <w:rFonts w:eastAsiaTheme="minorHAnsi"/>
        </w:rPr>
      </w:pPr>
    </w:p>
    <w:p w14:paraId="3BDC91E7" w14:textId="2CB714CD" w:rsidR="00993763" w:rsidRPr="001605E7" w:rsidRDefault="00993763" w:rsidP="00155A42">
      <w:pPr>
        <w:pStyle w:val="11"/>
        <w:rPr>
          <w:rFonts w:eastAsiaTheme="minorHAnsi"/>
        </w:rPr>
      </w:pPr>
      <w:r w:rsidRPr="001605E7">
        <w:rPr>
          <w:rFonts w:eastAsiaTheme="minorHAnsi"/>
          <w:b/>
        </w:rPr>
        <w:t>Ex)</w:t>
      </w:r>
      <w:r w:rsidRPr="001605E7">
        <w:rPr>
          <w:rFonts w:eastAsiaTheme="minorHAnsi"/>
        </w:rPr>
        <w:t xml:space="preserve"> S0_TX_WR</w:t>
      </w:r>
      <w:r w:rsidR="00DA7EB6" w:rsidRPr="001605E7">
        <w:rPr>
          <w:rFonts w:eastAsiaTheme="minorHAnsi"/>
        </w:rPr>
        <w:t xml:space="preserve"> = 0x0800</w:t>
      </w:r>
      <w:r w:rsidRPr="001605E7">
        <w:rPr>
          <w:rFonts w:eastAsiaTheme="minorHAnsi"/>
        </w:rPr>
        <w:t>,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124"/>
        <w:gridCol w:w="2124"/>
      </w:tblGrid>
      <w:tr w:rsidR="000A425C" w:rsidRPr="00546234" w14:paraId="684EFA72" w14:textId="77777777" w:rsidTr="001605E7">
        <w:trPr>
          <w:jc w:val="center"/>
        </w:trPr>
        <w:tc>
          <w:tcPr>
            <w:tcW w:w="2124" w:type="dxa"/>
            <w:vAlign w:val="center"/>
          </w:tcPr>
          <w:p w14:paraId="0BEB680F" w14:textId="414CE185" w:rsidR="000A425C" w:rsidRPr="001605E7" w:rsidRDefault="000A425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S0_TX_WR0(0x0424)</w:t>
            </w:r>
          </w:p>
        </w:tc>
        <w:tc>
          <w:tcPr>
            <w:tcW w:w="2124" w:type="dxa"/>
            <w:vAlign w:val="center"/>
          </w:tcPr>
          <w:p w14:paraId="6103C2A4" w14:textId="3ADA390E" w:rsidR="000A425C" w:rsidRPr="001605E7" w:rsidRDefault="000A425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S0_TX_WR1(0x0425)</w:t>
            </w:r>
          </w:p>
        </w:tc>
      </w:tr>
      <w:tr w:rsidR="000A425C" w:rsidRPr="00546234" w14:paraId="4650F9C7" w14:textId="77777777" w:rsidTr="001605E7">
        <w:trPr>
          <w:jc w:val="center"/>
        </w:trPr>
        <w:tc>
          <w:tcPr>
            <w:tcW w:w="2124" w:type="dxa"/>
            <w:vAlign w:val="center"/>
          </w:tcPr>
          <w:p w14:paraId="26544F1E" w14:textId="77777777" w:rsidR="000A425C" w:rsidRPr="001605E7" w:rsidRDefault="000A425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0x08</w:t>
            </w:r>
          </w:p>
        </w:tc>
        <w:tc>
          <w:tcPr>
            <w:tcW w:w="2124" w:type="dxa"/>
            <w:vAlign w:val="center"/>
          </w:tcPr>
          <w:p w14:paraId="0B6BEC32" w14:textId="77777777" w:rsidR="000A425C" w:rsidRPr="001605E7" w:rsidRDefault="000A425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0x00</w:t>
            </w:r>
          </w:p>
        </w:tc>
      </w:tr>
    </w:tbl>
    <w:p w14:paraId="01BDFB48" w14:textId="77777777" w:rsidR="00993763" w:rsidRPr="001605E7" w:rsidRDefault="00993763" w:rsidP="00155A42">
      <w:pPr>
        <w:pStyle w:val="11"/>
        <w:rPr>
          <w:rFonts w:eastAsiaTheme="minorHAnsi"/>
        </w:rPr>
      </w:pPr>
    </w:p>
    <w:p w14:paraId="44EF31A0" w14:textId="7D23B8CD" w:rsidR="0017017C" w:rsidRPr="008C14F1" w:rsidRDefault="001C2801" w:rsidP="00E54C87">
      <w:pPr>
        <w:pStyle w:val="31"/>
      </w:pPr>
      <w:bookmarkStart w:id="473" w:name="_Toc483830072"/>
      <w:r w:rsidRPr="008C14F1">
        <w:t>S</w:t>
      </w:r>
      <w:r w:rsidRPr="008C14F1">
        <w:rPr>
          <w:iCs/>
        </w:rPr>
        <w:t>n</w:t>
      </w:r>
      <w:r w:rsidRPr="008C14F1">
        <w:t>_RX_RSR (</w:t>
      </w:r>
      <w:r w:rsidR="00053E69" w:rsidRPr="008C14F1">
        <w:t>SOCKET</w:t>
      </w:r>
      <w:r w:rsidR="00BB5FF6" w:rsidRPr="008C14F1">
        <w:t xml:space="preserve"> n </w:t>
      </w:r>
      <w:r w:rsidRPr="008C14F1">
        <w:t>RX Received Size Register)</w:t>
      </w:r>
      <w:bookmarkEnd w:id="473"/>
    </w:p>
    <w:p w14:paraId="274FA2D7" w14:textId="4BF19E2B" w:rsidR="001C2801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3503E4" w:rsidRPr="001605E7">
        <w:rPr>
          <w:rFonts w:eastAsiaTheme="minorHAnsi"/>
        </w:rPr>
        <w:t>RO</w:t>
      </w:r>
      <w:r w:rsidR="0049364B" w:rsidRPr="001605E7">
        <w:rPr>
          <w:rFonts w:eastAsiaTheme="minorHAnsi"/>
        </w:rPr>
        <w:t>]</w:t>
      </w:r>
      <w:r w:rsidR="001C2801" w:rsidRPr="001605E7">
        <w:rPr>
          <w:rFonts w:eastAsiaTheme="minorHAnsi"/>
        </w:rPr>
        <w:t xml:space="preserve"> [0x0026</w:t>
      </w:r>
      <w:r w:rsidR="00756EBE" w:rsidRPr="001605E7">
        <w:rPr>
          <w:rFonts w:eastAsiaTheme="minorHAnsi"/>
        </w:rPr>
        <w:t>+</w:t>
      </w:r>
      <w:r w:rsidR="001C2801" w:rsidRPr="001605E7">
        <w:rPr>
          <w:rFonts w:eastAsiaTheme="minorHAnsi"/>
        </w:rPr>
        <w:t>0x0100*(n+4)</w:t>
      </w:r>
      <w:r w:rsidR="003503E4" w:rsidRPr="001605E7">
        <w:rPr>
          <w:rFonts w:eastAsiaTheme="minorHAnsi"/>
        </w:rPr>
        <w:t xml:space="preserve">, </w:t>
      </w:r>
      <w:r w:rsidR="00756EBE" w:rsidRPr="001605E7">
        <w:rPr>
          <w:rFonts w:eastAsiaTheme="minorHAnsi"/>
        </w:rPr>
        <w:t>0x0027+</w:t>
      </w:r>
      <w:r w:rsidR="003503E4" w:rsidRPr="001605E7">
        <w:rPr>
          <w:rFonts w:eastAsiaTheme="minorHAnsi"/>
        </w:rPr>
        <w:t>0x0100*(n+4)</w:t>
      </w:r>
      <w:r w:rsidR="001C2801" w:rsidRPr="001605E7">
        <w:rPr>
          <w:rFonts w:eastAsiaTheme="minorHAnsi"/>
        </w:rPr>
        <w:t>] [0x0000]</w:t>
      </w:r>
    </w:p>
    <w:p w14:paraId="7FC87651" w14:textId="0974ECAA" w:rsidR="00D00FD5" w:rsidRPr="001605E7" w:rsidRDefault="00D00FD5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Sn_RX_RSR</w:t>
      </w:r>
      <w:r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SOCKET n RX Buffer</w:t>
      </w:r>
      <w:r w:rsidRPr="001605E7">
        <w:rPr>
          <w:rFonts w:eastAsiaTheme="minorHAnsi" w:hint="eastAsia"/>
        </w:rPr>
        <w:t>에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수신된</w:t>
      </w:r>
      <w:r w:rsidRPr="001605E7">
        <w:rPr>
          <w:rFonts w:eastAsiaTheme="minorHAnsi"/>
        </w:rPr>
        <w:t xml:space="preserve"> Data Size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알려준다</w:t>
      </w:r>
      <w:r w:rsidRPr="001605E7">
        <w:rPr>
          <w:rFonts w:eastAsiaTheme="minorHAnsi"/>
        </w:rPr>
        <w:t>.</w:t>
      </w:r>
    </w:p>
    <w:p w14:paraId="616C0E7E" w14:textId="38295321" w:rsidR="00D00FD5" w:rsidRPr="001605E7" w:rsidRDefault="00D00FD5" w:rsidP="00155A42">
      <w:pPr>
        <w:pStyle w:val="11"/>
        <w:rPr>
          <w:rFonts w:eastAsiaTheme="minorHAnsi"/>
        </w:rPr>
      </w:pPr>
      <w:r w:rsidRPr="001605E7">
        <w:rPr>
          <w:rFonts w:eastAsiaTheme="minorHAnsi" w:hint="eastAsia"/>
        </w:rPr>
        <w:t>이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값은</w:t>
      </w:r>
      <w:r w:rsidRPr="001605E7">
        <w:rPr>
          <w:rFonts w:eastAsiaTheme="minorHAnsi"/>
        </w:rPr>
        <w:t xml:space="preserve"> Sn_RXBUF_SIZE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초과할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없으며</w:t>
      </w:r>
      <w:r w:rsidRPr="001605E7">
        <w:rPr>
          <w:rFonts w:eastAsiaTheme="minorHAnsi"/>
        </w:rPr>
        <w:t xml:space="preserve"> W5100S</w:t>
      </w:r>
      <w:r w:rsidRPr="001605E7">
        <w:rPr>
          <w:rFonts w:eastAsiaTheme="minorHAnsi" w:hint="eastAsia"/>
        </w:rPr>
        <w:t>에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의해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자동으로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계산된다</w:t>
      </w:r>
      <w:r w:rsidRPr="001605E7">
        <w:rPr>
          <w:rFonts w:eastAsiaTheme="minorHAnsi"/>
        </w:rPr>
        <w:t>.</w:t>
      </w:r>
    </w:p>
    <w:p w14:paraId="4870072C" w14:textId="77777777" w:rsidR="00D00FD5" w:rsidRPr="001605E7" w:rsidRDefault="00D00FD5" w:rsidP="00155A42">
      <w:pPr>
        <w:pStyle w:val="11"/>
        <w:rPr>
          <w:rFonts w:eastAsiaTheme="minorHAnsi"/>
        </w:rPr>
      </w:pP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8495"/>
      </w:tblGrid>
      <w:tr w:rsidR="00D00FD5" w:rsidRPr="00546234" w14:paraId="54E2D356" w14:textId="77777777" w:rsidTr="00D00FD5">
        <w:trPr>
          <w:jc w:val="center"/>
        </w:trPr>
        <w:tc>
          <w:tcPr>
            <w:tcW w:w="8703" w:type="dxa"/>
            <w:tcBorders>
              <w:bottom w:val="nil"/>
            </w:tcBorders>
          </w:tcPr>
          <w:p w14:paraId="15861BBD" w14:textId="2466EBA3" w:rsidR="00D00FD5" w:rsidRPr="001605E7" w:rsidRDefault="00D00FD5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In TCP, UDP, IPRAW and MACRAW mode,</w:t>
            </w:r>
          </w:p>
        </w:tc>
      </w:tr>
      <w:tr w:rsidR="00D00FD5" w:rsidRPr="00546234" w14:paraId="50CBCEFA" w14:textId="77777777" w:rsidTr="00D00FD5">
        <w:trPr>
          <w:jc w:val="center"/>
        </w:trPr>
        <w:tc>
          <w:tcPr>
            <w:tcW w:w="8703" w:type="dxa"/>
            <w:tcBorders>
              <w:top w:val="nil"/>
              <w:bottom w:val="nil"/>
            </w:tcBorders>
          </w:tcPr>
          <w:p w14:paraId="1CD2747E" w14:textId="496E32D5" w:rsidR="00D00FD5" w:rsidRPr="001605E7" w:rsidRDefault="00D00FD5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Sn_RX_RSR = | Sn_RX_WR</w:t>
            </w:r>
            <w:r w:rsidRPr="001605E7">
              <w:rPr>
                <w:rFonts w:eastAsiaTheme="minorHAnsi"/>
                <w:vertAlign w:val="superscript"/>
              </w:rPr>
              <w:t>(1)</w:t>
            </w:r>
            <w:r w:rsidRPr="001605E7">
              <w:rPr>
                <w:rFonts w:eastAsiaTheme="minorHAnsi"/>
              </w:rPr>
              <w:t xml:space="preserve"> – Sn_RX_RD</w:t>
            </w:r>
            <w:r w:rsidRPr="001605E7">
              <w:rPr>
                <w:rFonts w:eastAsiaTheme="minorHAnsi"/>
                <w:vertAlign w:val="superscript"/>
              </w:rPr>
              <w:t>(2)</w:t>
            </w:r>
            <w:r w:rsidRPr="001605E7">
              <w:rPr>
                <w:rFonts w:eastAsiaTheme="minorHAnsi"/>
              </w:rPr>
              <w:t xml:space="preserve"> |</w:t>
            </w:r>
          </w:p>
        </w:tc>
      </w:tr>
      <w:tr w:rsidR="00D00FD5" w:rsidRPr="00546234" w14:paraId="6640E73F" w14:textId="77777777" w:rsidTr="00D00FD5">
        <w:trPr>
          <w:jc w:val="center"/>
        </w:trPr>
        <w:tc>
          <w:tcPr>
            <w:tcW w:w="8703" w:type="dxa"/>
            <w:tcBorders>
              <w:left w:val="nil"/>
              <w:right w:val="nil"/>
            </w:tcBorders>
          </w:tcPr>
          <w:p w14:paraId="73594032" w14:textId="6F6ACFFF" w:rsidR="00D00FD5" w:rsidRPr="001605E7" w:rsidRDefault="00D00FD5" w:rsidP="00155A42">
            <w:pPr>
              <w:pStyle w:val="11"/>
              <w:numPr>
                <w:ilvl w:val="0"/>
                <w:numId w:val="29"/>
              </w:numPr>
              <w:rPr>
                <w:rFonts w:eastAsiaTheme="minorHAnsi"/>
                <w:i/>
                <w:sz w:val="16"/>
              </w:rPr>
            </w:pPr>
            <w:r w:rsidRPr="001605E7">
              <w:rPr>
                <w:rFonts w:eastAsiaTheme="minorHAnsi"/>
                <w:i/>
                <w:sz w:val="16"/>
              </w:rPr>
              <w:t>SOCKET n RX Write Pointer Register</w:t>
            </w:r>
          </w:p>
          <w:p w14:paraId="2ED96D3F" w14:textId="6EAF2848" w:rsidR="00D00FD5" w:rsidRPr="001605E7" w:rsidRDefault="00D00FD5" w:rsidP="00155A42">
            <w:pPr>
              <w:pStyle w:val="11"/>
              <w:numPr>
                <w:ilvl w:val="0"/>
                <w:numId w:val="29"/>
              </w:numPr>
              <w:rPr>
                <w:rFonts w:eastAsiaTheme="minorHAnsi"/>
                <w:i/>
                <w:sz w:val="16"/>
              </w:rPr>
            </w:pPr>
            <w:r w:rsidRPr="001605E7">
              <w:rPr>
                <w:rFonts w:eastAsiaTheme="minorHAnsi"/>
                <w:i/>
                <w:sz w:val="16"/>
              </w:rPr>
              <w:t>SOCKET n RX Read Pointer Register</w:t>
            </w:r>
          </w:p>
        </w:tc>
      </w:tr>
    </w:tbl>
    <w:p w14:paraId="2D59A113" w14:textId="2805F0B1" w:rsidR="00A24E1A" w:rsidRPr="001605E7" w:rsidRDefault="00A24E1A" w:rsidP="00155A42">
      <w:pPr>
        <w:pStyle w:val="11"/>
        <w:rPr>
          <w:rFonts w:eastAsiaTheme="minorHAnsi"/>
        </w:rPr>
      </w:pPr>
    </w:p>
    <w:p w14:paraId="62852D7E" w14:textId="7266D133" w:rsidR="00A24E1A" w:rsidRPr="001605E7" w:rsidRDefault="00A24E1A" w:rsidP="00155A42">
      <w:pPr>
        <w:pStyle w:val="11"/>
        <w:rPr>
          <w:rFonts w:eastAsiaTheme="minorHAnsi"/>
        </w:rPr>
      </w:pPr>
      <w:r w:rsidRPr="001605E7">
        <w:rPr>
          <w:rFonts w:eastAsiaTheme="minorHAnsi"/>
          <w:b/>
        </w:rPr>
        <w:t>Ex)</w:t>
      </w:r>
      <w:r w:rsidRPr="001605E7">
        <w:rPr>
          <w:rFonts w:eastAsiaTheme="minorHAnsi"/>
        </w:rPr>
        <w:t xml:space="preserve"> S0_RX_RSR</w:t>
      </w:r>
      <w:r w:rsidR="003D1CEF" w:rsidRPr="001605E7">
        <w:rPr>
          <w:rFonts w:eastAsiaTheme="minorHAnsi"/>
        </w:rPr>
        <w:t xml:space="preserve"> = 2048 (0x0800)</w:t>
      </w:r>
      <w:r w:rsidRPr="001605E7">
        <w:rPr>
          <w:rFonts w:eastAsiaTheme="minorHAnsi"/>
        </w:rPr>
        <w:t>,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07"/>
        <w:gridCol w:w="2207"/>
      </w:tblGrid>
      <w:tr w:rsidR="000A425C" w:rsidRPr="00546234" w14:paraId="052C7DE6" w14:textId="77777777" w:rsidTr="001605E7">
        <w:trPr>
          <w:jc w:val="center"/>
        </w:trPr>
        <w:tc>
          <w:tcPr>
            <w:tcW w:w="2207" w:type="dxa"/>
          </w:tcPr>
          <w:p w14:paraId="6D27E655" w14:textId="4E69439C" w:rsidR="000A425C" w:rsidRPr="001605E7" w:rsidRDefault="000A425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S0_RX_RSR0(0x0426)</w:t>
            </w:r>
          </w:p>
        </w:tc>
        <w:tc>
          <w:tcPr>
            <w:tcW w:w="2207" w:type="dxa"/>
          </w:tcPr>
          <w:p w14:paraId="2EBC343B" w14:textId="1F8BA2FE" w:rsidR="000A425C" w:rsidRPr="001605E7" w:rsidRDefault="000A425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S0_RX_RSR1(0x0427)</w:t>
            </w:r>
          </w:p>
        </w:tc>
      </w:tr>
      <w:tr w:rsidR="000A425C" w:rsidRPr="00546234" w14:paraId="1182DBB9" w14:textId="77777777" w:rsidTr="001605E7">
        <w:trPr>
          <w:jc w:val="center"/>
        </w:trPr>
        <w:tc>
          <w:tcPr>
            <w:tcW w:w="2207" w:type="dxa"/>
          </w:tcPr>
          <w:p w14:paraId="277360F3" w14:textId="77777777" w:rsidR="000A425C" w:rsidRPr="001605E7" w:rsidRDefault="000A425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0x08</w:t>
            </w:r>
          </w:p>
        </w:tc>
        <w:tc>
          <w:tcPr>
            <w:tcW w:w="2207" w:type="dxa"/>
          </w:tcPr>
          <w:p w14:paraId="105B16B5" w14:textId="77777777" w:rsidR="000A425C" w:rsidRPr="001605E7" w:rsidRDefault="000A425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0x00</w:t>
            </w:r>
          </w:p>
        </w:tc>
      </w:tr>
    </w:tbl>
    <w:p w14:paraId="643403FF" w14:textId="77777777" w:rsidR="00A24E1A" w:rsidRPr="001605E7" w:rsidRDefault="00A24E1A" w:rsidP="00155A42">
      <w:pPr>
        <w:pStyle w:val="11"/>
        <w:rPr>
          <w:rFonts w:eastAsiaTheme="minorHAnsi"/>
        </w:rPr>
      </w:pPr>
    </w:p>
    <w:p w14:paraId="32997CC8" w14:textId="4B1A56C3" w:rsidR="0017017C" w:rsidRPr="008C14F1" w:rsidRDefault="001C2801" w:rsidP="00E54C87">
      <w:pPr>
        <w:pStyle w:val="31"/>
      </w:pPr>
      <w:bookmarkStart w:id="474" w:name="_Toc483830073"/>
      <w:r w:rsidRPr="008C14F1">
        <w:t>S</w:t>
      </w:r>
      <w:r w:rsidRPr="008C14F1">
        <w:rPr>
          <w:iCs/>
        </w:rPr>
        <w:t>n</w:t>
      </w:r>
      <w:r w:rsidRPr="008C14F1">
        <w:t>_RX_RD (</w:t>
      </w:r>
      <w:r w:rsidR="00053E69" w:rsidRPr="008C14F1">
        <w:t>SOCKET</w:t>
      </w:r>
      <w:r w:rsidRPr="008C14F1">
        <w:t xml:space="preserve"> </w:t>
      </w:r>
      <w:r w:rsidRPr="008C14F1">
        <w:rPr>
          <w:iCs/>
        </w:rPr>
        <w:t>n</w:t>
      </w:r>
      <w:r w:rsidRPr="008C14F1">
        <w:t xml:space="preserve"> RX Read Pointer Register)</w:t>
      </w:r>
      <w:bookmarkEnd w:id="474"/>
    </w:p>
    <w:p w14:paraId="4554DD4C" w14:textId="62D830C9" w:rsidR="001C2801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604579" w:rsidRPr="001605E7">
        <w:rPr>
          <w:rFonts w:eastAsiaTheme="minorHAnsi"/>
        </w:rPr>
        <w:t>R</w:t>
      </w:r>
      <w:r w:rsidR="001C2801" w:rsidRPr="001605E7">
        <w:rPr>
          <w:rFonts w:eastAsiaTheme="minorHAnsi"/>
        </w:rPr>
        <w:t>W] [0x0028</w:t>
      </w:r>
      <w:r w:rsidR="00756EBE" w:rsidRPr="001605E7">
        <w:rPr>
          <w:rFonts w:eastAsiaTheme="minorHAnsi"/>
        </w:rPr>
        <w:t>+</w:t>
      </w:r>
      <w:r w:rsidR="001C2801" w:rsidRPr="001605E7">
        <w:rPr>
          <w:rFonts w:eastAsiaTheme="minorHAnsi"/>
        </w:rPr>
        <w:t>0x0100*(n+4)</w:t>
      </w:r>
      <w:r w:rsidR="003503E4" w:rsidRPr="001605E7">
        <w:rPr>
          <w:rFonts w:eastAsiaTheme="minorHAnsi"/>
        </w:rPr>
        <w:t xml:space="preserve">, </w:t>
      </w:r>
      <w:r w:rsidR="00756EBE" w:rsidRPr="001605E7">
        <w:rPr>
          <w:rFonts w:eastAsiaTheme="minorHAnsi"/>
        </w:rPr>
        <w:t>0x0029+</w:t>
      </w:r>
      <w:r w:rsidR="003503E4" w:rsidRPr="001605E7">
        <w:rPr>
          <w:rFonts w:eastAsiaTheme="minorHAnsi"/>
        </w:rPr>
        <w:t>0x0100*(n+4)</w:t>
      </w:r>
      <w:r w:rsidR="001C2801" w:rsidRPr="001605E7">
        <w:rPr>
          <w:rFonts w:eastAsiaTheme="minorHAnsi"/>
        </w:rPr>
        <w:t>] [0x0000]</w:t>
      </w:r>
    </w:p>
    <w:p w14:paraId="3876A4B3" w14:textId="6A6E3F07" w:rsidR="006D47A1" w:rsidRPr="001605E7" w:rsidRDefault="006D47A1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Sn_RX_RD</w:t>
      </w:r>
      <w:r w:rsidRPr="001605E7">
        <w:rPr>
          <w:rFonts w:eastAsiaTheme="minorHAnsi" w:hint="eastAsia"/>
        </w:rPr>
        <w:t>는</w:t>
      </w:r>
      <w:r w:rsidRPr="001605E7">
        <w:rPr>
          <w:rFonts w:eastAsiaTheme="minorHAnsi"/>
        </w:rPr>
        <w:t xml:space="preserve"> HOST</w:t>
      </w:r>
      <w:r w:rsidRPr="001605E7">
        <w:rPr>
          <w:rFonts w:eastAsiaTheme="minorHAnsi" w:hint="eastAsia"/>
        </w:rPr>
        <w:t>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마지막으로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읽은</w:t>
      </w:r>
      <w:r w:rsidRPr="001605E7">
        <w:rPr>
          <w:rFonts w:eastAsiaTheme="minorHAnsi"/>
        </w:rPr>
        <w:t xml:space="preserve"> SOCKET n </w:t>
      </w:r>
      <w:ins w:id="475" w:author="becky" w:date="2017-09-01T13:54:00Z">
        <w:r w:rsidR="007568B1">
          <w:rPr>
            <w:rFonts w:eastAsiaTheme="minorHAnsi"/>
          </w:rPr>
          <w:t>R</w:t>
        </w:r>
      </w:ins>
      <w:del w:id="476" w:author="becky" w:date="2017-09-01T13:54:00Z">
        <w:r w:rsidRPr="001605E7" w:rsidDel="007568B1">
          <w:rPr>
            <w:rFonts w:eastAsiaTheme="minorHAnsi"/>
          </w:rPr>
          <w:delText>T</w:delText>
        </w:r>
      </w:del>
      <w:r w:rsidRPr="001605E7">
        <w:rPr>
          <w:rFonts w:eastAsiaTheme="minorHAnsi"/>
        </w:rPr>
        <w:t>X Buffer Block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주소이다</w:t>
      </w:r>
      <w:r w:rsidRPr="001605E7">
        <w:rPr>
          <w:rFonts w:eastAsiaTheme="minorHAnsi"/>
        </w:rPr>
        <w:t>.</w:t>
      </w:r>
    </w:p>
    <w:p w14:paraId="0F740B83" w14:textId="49745E37" w:rsidR="006D47A1" w:rsidRPr="001605E7" w:rsidRDefault="006D47A1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Sn_CR[RECV]</w:t>
      </w:r>
      <w:r w:rsidRPr="001605E7">
        <w:rPr>
          <w:rFonts w:eastAsiaTheme="minorHAnsi" w:hint="eastAsia"/>
        </w:rPr>
        <w:t>는</w:t>
      </w:r>
      <w:r w:rsidRPr="001605E7">
        <w:rPr>
          <w:rFonts w:eastAsiaTheme="minorHAnsi"/>
        </w:rPr>
        <w:t xml:space="preserve"> SOCKET n RX Buffer</w:t>
      </w:r>
      <w:r w:rsidRPr="001605E7">
        <w:rPr>
          <w:rFonts w:eastAsiaTheme="minorHAnsi" w:hint="eastAsia"/>
        </w:rPr>
        <w:t>에서</w:t>
      </w:r>
      <w:r w:rsidRPr="001605E7">
        <w:rPr>
          <w:rFonts w:eastAsiaTheme="minorHAnsi"/>
        </w:rPr>
        <w:t xml:space="preserve"> Sn_RX_RD</w:t>
      </w:r>
      <w:r w:rsidRPr="001605E7">
        <w:rPr>
          <w:rFonts w:eastAsiaTheme="minorHAnsi" w:hint="eastAsia"/>
        </w:rPr>
        <w:t>부터</w:t>
      </w:r>
      <w:r w:rsidRPr="001605E7">
        <w:rPr>
          <w:rFonts w:eastAsiaTheme="minorHAnsi"/>
        </w:rPr>
        <w:t xml:space="preserve"> Sn_RX_WR</w:t>
      </w:r>
      <w:r w:rsidRPr="001605E7">
        <w:rPr>
          <w:rFonts w:eastAsiaTheme="minorHAnsi" w:hint="eastAsia"/>
        </w:rPr>
        <w:t>까지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저장된</w:t>
      </w:r>
      <w:r w:rsidRPr="001605E7">
        <w:rPr>
          <w:rFonts w:eastAsiaTheme="minorHAnsi"/>
        </w:rPr>
        <w:t xml:space="preserve"> Data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읽고</w:t>
      </w:r>
      <w:r w:rsidRPr="001605E7">
        <w:rPr>
          <w:rFonts w:eastAsiaTheme="minorHAnsi"/>
        </w:rPr>
        <w:t xml:space="preserve"> Sn_RX_RD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Sn_RX_WR</w:t>
      </w:r>
      <w:r w:rsidRPr="001605E7">
        <w:rPr>
          <w:rFonts w:eastAsiaTheme="minorHAnsi" w:hint="eastAsia"/>
        </w:rPr>
        <w:t>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같은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값으로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자동으로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증가시킨다</w:t>
      </w:r>
      <w:r w:rsidRPr="001605E7">
        <w:rPr>
          <w:rFonts w:eastAsiaTheme="minorHAnsi"/>
        </w:rPr>
        <w:t>.</w:t>
      </w:r>
    </w:p>
    <w:p w14:paraId="3A9932B5" w14:textId="77777777" w:rsidR="006D47A1" w:rsidRPr="001605E7" w:rsidRDefault="006D47A1" w:rsidP="00155A42">
      <w:pPr>
        <w:pStyle w:val="11"/>
        <w:rPr>
          <w:rFonts w:eastAsiaTheme="minorHAnsi"/>
        </w:rPr>
      </w:pPr>
    </w:p>
    <w:p w14:paraId="2090C8D7" w14:textId="1AC1AA47" w:rsidR="00A24E1A" w:rsidRPr="001605E7" w:rsidRDefault="00A24E1A" w:rsidP="00155A42">
      <w:pPr>
        <w:pStyle w:val="11"/>
        <w:rPr>
          <w:rFonts w:eastAsiaTheme="minorHAnsi"/>
        </w:rPr>
      </w:pPr>
      <w:r w:rsidRPr="001605E7">
        <w:rPr>
          <w:rFonts w:eastAsiaTheme="minorHAnsi"/>
          <w:b/>
        </w:rPr>
        <w:t>Ex)</w:t>
      </w:r>
      <w:r w:rsidR="00D17426" w:rsidRPr="001605E7">
        <w:rPr>
          <w:rFonts w:eastAsiaTheme="minorHAnsi"/>
        </w:rPr>
        <w:t xml:space="preserve"> </w:t>
      </w:r>
      <w:r w:rsidRPr="001605E7">
        <w:rPr>
          <w:rFonts w:eastAsiaTheme="minorHAnsi"/>
        </w:rPr>
        <w:t>S0_RX_RD</w:t>
      </w:r>
      <w:r w:rsidR="006D47A1" w:rsidRPr="001605E7">
        <w:rPr>
          <w:rFonts w:eastAsiaTheme="minorHAnsi"/>
        </w:rPr>
        <w:t xml:space="preserve"> = 0x0600</w:t>
      </w:r>
      <w:r w:rsidRPr="001605E7">
        <w:rPr>
          <w:rFonts w:eastAsiaTheme="minorHAnsi"/>
        </w:rPr>
        <w:t>,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65"/>
        <w:gridCol w:w="2066"/>
      </w:tblGrid>
      <w:tr w:rsidR="000A425C" w:rsidRPr="00546234" w14:paraId="201A8FCC" w14:textId="77777777" w:rsidTr="001605E7">
        <w:trPr>
          <w:jc w:val="center"/>
        </w:trPr>
        <w:tc>
          <w:tcPr>
            <w:tcW w:w="2065" w:type="dxa"/>
            <w:vAlign w:val="center"/>
          </w:tcPr>
          <w:p w14:paraId="53410613" w14:textId="19247FE2" w:rsidR="000A425C" w:rsidRPr="001605E7" w:rsidRDefault="000A425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S0_RX_RD0(0x0428)</w:t>
            </w:r>
          </w:p>
        </w:tc>
        <w:tc>
          <w:tcPr>
            <w:tcW w:w="2066" w:type="dxa"/>
            <w:vAlign w:val="center"/>
          </w:tcPr>
          <w:p w14:paraId="0092F055" w14:textId="553500FB" w:rsidR="000A425C" w:rsidRPr="001605E7" w:rsidRDefault="000A425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S0_RX_RD1(0x0429)</w:t>
            </w:r>
          </w:p>
        </w:tc>
      </w:tr>
      <w:tr w:rsidR="000A425C" w:rsidRPr="00546234" w14:paraId="33D2F7E0" w14:textId="77777777" w:rsidTr="001605E7">
        <w:trPr>
          <w:jc w:val="center"/>
        </w:trPr>
        <w:tc>
          <w:tcPr>
            <w:tcW w:w="2065" w:type="dxa"/>
            <w:vAlign w:val="center"/>
          </w:tcPr>
          <w:p w14:paraId="6B3B44FC" w14:textId="77777777" w:rsidR="000A425C" w:rsidRPr="001605E7" w:rsidRDefault="000A425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0x06</w:t>
            </w:r>
          </w:p>
        </w:tc>
        <w:tc>
          <w:tcPr>
            <w:tcW w:w="2066" w:type="dxa"/>
            <w:vAlign w:val="center"/>
          </w:tcPr>
          <w:p w14:paraId="5BD274AD" w14:textId="77777777" w:rsidR="000A425C" w:rsidRPr="001605E7" w:rsidRDefault="000A425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0x00</w:t>
            </w:r>
          </w:p>
        </w:tc>
      </w:tr>
    </w:tbl>
    <w:p w14:paraId="3F7C1CD9" w14:textId="77777777" w:rsidR="000336B0" w:rsidRPr="007568B1" w:rsidRDefault="000336B0" w:rsidP="00155A42">
      <w:pPr>
        <w:pStyle w:val="11"/>
        <w:rPr>
          <w:rFonts w:eastAsiaTheme="minorHAnsi"/>
          <w:color w:val="000000" w:themeColor="text1"/>
          <w:rPrChange w:id="477" w:author="becky" w:date="2017-09-01T13:54:00Z">
            <w:rPr>
              <w:rFonts w:eastAsiaTheme="minorHAnsi"/>
            </w:rPr>
          </w:rPrChange>
        </w:rPr>
      </w:pPr>
    </w:p>
    <w:p w14:paraId="176B8DD2" w14:textId="350171E2" w:rsidR="0017017C" w:rsidRPr="007568B1" w:rsidRDefault="001C2801" w:rsidP="00E54C87">
      <w:pPr>
        <w:pStyle w:val="31"/>
        <w:rPr>
          <w:rPrChange w:id="478" w:author="becky" w:date="2017-09-01T13:54:00Z">
            <w:rPr>
              <w:color w:val="FF0000"/>
            </w:rPr>
          </w:rPrChange>
        </w:rPr>
      </w:pPr>
      <w:bookmarkStart w:id="479" w:name="_Toc483830074"/>
      <w:r w:rsidRPr="00E54C87">
        <w:t>S</w:t>
      </w:r>
      <w:r w:rsidRPr="00FD51AB">
        <w:rPr>
          <w:iCs/>
        </w:rPr>
        <w:t>n</w:t>
      </w:r>
      <w:r w:rsidRPr="00FD51AB">
        <w:t>_RX_WR (</w:t>
      </w:r>
      <w:r w:rsidR="00053E69" w:rsidRPr="00FD7281">
        <w:t>SOCKET</w:t>
      </w:r>
      <w:r w:rsidRPr="00187993">
        <w:t xml:space="preserve"> </w:t>
      </w:r>
      <w:r w:rsidRPr="004B54FF">
        <w:rPr>
          <w:iCs/>
        </w:rPr>
        <w:t>n</w:t>
      </w:r>
      <w:r w:rsidRPr="004B54FF">
        <w:t xml:space="preserve"> RX Write Pointer Register)</w:t>
      </w:r>
      <w:bookmarkEnd w:id="479"/>
    </w:p>
    <w:p w14:paraId="142C74BA" w14:textId="37043AD0" w:rsidR="001C2801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7568B1">
        <w:rPr>
          <w:rFonts w:eastAsiaTheme="minorHAnsi"/>
          <w:color w:val="000000" w:themeColor="text1"/>
          <w:rPrChange w:id="480" w:author="becky" w:date="2017-09-01T13:54:00Z">
            <w:rPr>
              <w:rFonts w:eastAsiaTheme="minorHAnsi"/>
            </w:rPr>
          </w:rPrChange>
        </w:rPr>
        <w:t>[</w:t>
      </w:r>
      <w:r w:rsidR="00604579" w:rsidRPr="007568B1">
        <w:rPr>
          <w:rFonts w:eastAsiaTheme="minorHAnsi"/>
          <w:color w:val="000000" w:themeColor="text1"/>
          <w:rPrChange w:id="481" w:author="becky" w:date="2017-09-01T13:54:00Z">
            <w:rPr>
              <w:rFonts w:eastAsiaTheme="minorHAnsi"/>
            </w:rPr>
          </w:rPrChange>
        </w:rPr>
        <w:t>RO</w:t>
      </w:r>
      <w:r w:rsidR="0049364B" w:rsidRPr="007568B1">
        <w:rPr>
          <w:rFonts w:eastAsiaTheme="minorHAnsi"/>
          <w:color w:val="000000" w:themeColor="text1"/>
          <w:rPrChange w:id="482" w:author="becky" w:date="2017-09-01T13:54:00Z">
            <w:rPr>
              <w:rFonts w:eastAsiaTheme="minorHAnsi"/>
            </w:rPr>
          </w:rPrChange>
        </w:rPr>
        <w:t>]</w:t>
      </w:r>
      <w:r w:rsidR="001C2801" w:rsidRPr="007568B1">
        <w:rPr>
          <w:rFonts w:eastAsiaTheme="minorHAnsi"/>
          <w:color w:val="000000" w:themeColor="text1"/>
          <w:rPrChange w:id="483" w:author="becky" w:date="2017-09-01T13:54:00Z">
            <w:rPr>
              <w:rFonts w:eastAsiaTheme="minorHAnsi"/>
            </w:rPr>
          </w:rPrChange>
        </w:rPr>
        <w:t xml:space="preserve"> [0x002A</w:t>
      </w:r>
      <w:r w:rsidR="00756EBE" w:rsidRPr="007568B1">
        <w:rPr>
          <w:rFonts w:eastAsiaTheme="minorHAnsi"/>
          <w:color w:val="000000" w:themeColor="text1"/>
          <w:rPrChange w:id="484" w:author="becky" w:date="2017-09-01T13:54:00Z">
            <w:rPr>
              <w:rFonts w:eastAsiaTheme="minorHAnsi"/>
            </w:rPr>
          </w:rPrChange>
        </w:rPr>
        <w:t>+</w:t>
      </w:r>
      <w:r w:rsidR="001C2801" w:rsidRPr="001605E7">
        <w:rPr>
          <w:rFonts w:eastAsiaTheme="minorHAnsi"/>
        </w:rPr>
        <w:t>0x0100*(n+4)</w:t>
      </w:r>
      <w:r w:rsidR="003503E4" w:rsidRPr="001605E7">
        <w:rPr>
          <w:rFonts w:eastAsiaTheme="minorHAnsi"/>
        </w:rPr>
        <w:t xml:space="preserve">, </w:t>
      </w:r>
      <w:r w:rsidR="00756EBE" w:rsidRPr="001605E7">
        <w:rPr>
          <w:rFonts w:eastAsiaTheme="minorHAnsi"/>
        </w:rPr>
        <w:t>0x002B+0</w:t>
      </w:r>
      <w:r w:rsidR="003503E4" w:rsidRPr="001605E7">
        <w:rPr>
          <w:rFonts w:eastAsiaTheme="minorHAnsi"/>
        </w:rPr>
        <w:t>x0100*(n+4)</w:t>
      </w:r>
      <w:r w:rsidR="001C2801" w:rsidRPr="001605E7">
        <w:rPr>
          <w:rFonts w:eastAsiaTheme="minorHAnsi"/>
        </w:rPr>
        <w:t>] [0x0000]</w:t>
      </w:r>
    </w:p>
    <w:p w14:paraId="66DCB77A" w14:textId="28E05B3D" w:rsidR="006D47A1" w:rsidRPr="001605E7" w:rsidRDefault="006D47A1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Sn_RX_WR</w:t>
      </w:r>
      <w:r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SOCKET n RX Buffer Block</w:t>
      </w:r>
      <w:r w:rsidRPr="001605E7">
        <w:rPr>
          <w:rFonts w:eastAsiaTheme="minorHAnsi" w:hint="eastAsia"/>
        </w:rPr>
        <w:t>에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마지막으로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수신된</w:t>
      </w:r>
      <w:r w:rsidRPr="001605E7">
        <w:rPr>
          <w:rFonts w:eastAsiaTheme="minorHAnsi"/>
        </w:rPr>
        <w:t xml:space="preserve"> Data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주소이다</w:t>
      </w:r>
      <w:r w:rsidRPr="001605E7">
        <w:rPr>
          <w:rFonts w:eastAsiaTheme="minorHAnsi"/>
        </w:rPr>
        <w:t>.</w:t>
      </w:r>
    </w:p>
    <w:p w14:paraId="4218E969" w14:textId="60153926" w:rsidR="006D47A1" w:rsidRPr="001605E7" w:rsidRDefault="006D47A1" w:rsidP="00155A42">
      <w:pPr>
        <w:pStyle w:val="11"/>
        <w:rPr>
          <w:rFonts w:eastAsiaTheme="minorHAnsi"/>
        </w:rPr>
      </w:pPr>
      <w:r w:rsidRPr="001605E7">
        <w:rPr>
          <w:rFonts w:eastAsiaTheme="minorHAnsi" w:hint="eastAsia"/>
        </w:rPr>
        <w:t>수신된</w:t>
      </w:r>
      <w:r w:rsidRPr="001605E7">
        <w:rPr>
          <w:rFonts w:eastAsiaTheme="minorHAnsi"/>
        </w:rPr>
        <w:t xml:space="preserve"> Data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크기가</w:t>
      </w:r>
      <w:r w:rsidRPr="001605E7">
        <w:rPr>
          <w:rFonts w:eastAsiaTheme="minorHAnsi"/>
        </w:rPr>
        <w:t xml:space="preserve"> Sn_RX_RSR</w:t>
      </w:r>
      <w:r w:rsidRPr="001605E7">
        <w:rPr>
          <w:rFonts w:eastAsiaTheme="minorHAnsi" w:hint="eastAsia"/>
        </w:rPr>
        <w:t>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같거나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작은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경우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해당</w:t>
      </w:r>
      <w:r w:rsidRPr="001605E7">
        <w:rPr>
          <w:rFonts w:eastAsiaTheme="minorHAnsi"/>
        </w:rPr>
        <w:t xml:space="preserve"> Data</w:t>
      </w:r>
      <w:r w:rsidRPr="001605E7">
        <w:rPr>
          <w:rFonts w:eastAsiaTheme="minorHAnsi" w:hint="eastAsia"/>
        </w:rPr>
        <w:t>는</w:t>
      </w:r>
      <w:r w:rsidRPr="001605E7">
        <w:rPr>
          <w:rFonts w:eastAsiaTheme="minorHAnsi"/>
        </w:rPr>
        <w:t xml:space="preserve"> SOCKET n RX Buffer Block</w:t>
      </w:r>
      <w:r w:rsidRPr="001605E7">
        <w:rPr>
          <w:rFonts w:eastAsiaTheme="minorHAnsi" w:hint="eastAsia"/>
        </w:rPr>
        <w:t>에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저장되고</w:t>
      </w:r>
      <w:r w:rsidRPr="001605E7">
        <w:rPr>
          <w:rFonts w:eastAsiaTheme="minorHAnsi"/>
        </w:rPr>
        <w:t xml:space="preserve"> Data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크기만큼</w:t>
      </w:r>
      <w:r w:rsidRPr="001605E7">
        <w:rPr>
          <w:rFonts w:eastAsiaTheme="minorHAnsi"/>
        </w:rPr>
        <w:t xml:space="preserve"> Sn_RX_WR</w:t>
      </w:r>
      <w:r w:rsidRPr="001605E7">
        <w:rPr>
          <w:rFonts w:eastAsiaTheme="minorHAnsi" w:hint="eastAsia"/>
        </w:rPr>
        <w:t>는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증가한다</w:t>
      </w:r>
      <w:r w:rsidRPr="001605E7">
        <w:rPr>
          <w:rFonts w:eastAsiaTheme="minorHAnsi"/>
        </w:rPr>
        <w:t>.</w:t>
      </w:r>
    </w:p>
    <w:p w14:paraId="65CF0E9E" w14:textId="77777777" w:rsidR="00A24E1A" w:rsidRPr="001605E7" w:rsidRDefault="00A24E1A" w:rsidP="00155A42">
      <w:pPr>
        <w:pStyle w:val="11"/>
        <w:rPr>
          <w:rFonts w:eastAsiaTheme="minorHAnsi"/>
        </w:rPr>
      </w:pPr>
    </w:p>
    <w:p w14:paraId="5370A04F" w14:textId="019DD801" w:rsidR="00A24E1A" w:rsidRPr="001605E7" w:rsidRDefault="00A24E1A" w:rsidP="00155A42">
      <w:pPr>
        <w:pStyle w:val="11"/>
        <w:rPr>
          <w:rFonts w:eastAsiaTheme="minorHAnsi"/>
        </w:rPr>
      </w:pPr>
      <w:r w:rsidRPr="001605E7">
        <w:rPr>
          <w:rFonts w:eastAsiaTheme="minorHAnsi"/>
          <w:b/>
        </w:rPr>
        <w:t>Ex)</w:t>
      </w:r>
      <w:r w:rsidRPr="001605E7">
        <w:rPr>
          <w:rFonts w:eastAsiaTheme="minorHAnsi"/>
        </w:rPr>
        <w:t xml:space="preserve"> S0_RX_WR</w:t>
      </w:r>
      <w:r w:rsidR="006D47A1" w:rsidRPr="001605E7">
        <w:rPr>
          <w:rFonts w:eastAsiaTheme="minorHAnsi"/>
        </w:rPr>
        <w:t xml:space="preserve"> = 0x0600</w:t>
      </w:r>
      <w:r w:rsidRPr="001605E7">
        <w:rPr>
          <w:rFonts w:eastAsiaTheme="minorHAnsi"/>
        </w:rPr>
        <w:t>,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207"/>
        <w:gridCol w:w="2207"/>
      </w:tblGrid>
      <w:tr w:rsidR="000A425C" w:rsidRPr="00546234" w14:paraId="1C6AB6A1" w14:textId="77777777" w:rsidTr="001605E7">
        <w:trPr>
          <w:jc w:val="center"/>
        </w:trPr>
        <w:tc>
          <w:tcPr>
            <w:tcW w:w="2207" w:type="dxa"/>
            <w:vAlign w:val="center"/>
          </w:tcPr>
          <w:p w14:paraId="2820004A" w14:textId="2CD80157" w:rsidR="000A425C" w:rsidRPr="001605E7" w:rsidRDefault="000A425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S0_RW_WR0(0x042A)</w:t>
            </w:r>
          </w:p>
        </w:tc>
        <w:tc>
          <w:tcPr>
            <w:tcW w:w="2207" w:type="dxa"/>
            <w:vAlign w:val="center"/>
          </w:tcPr>
          <w:p w14:paraId="6EB7CE1A" w14:textId="351D8EA9" w:rsidR="000A425C" w:rsidRPr="001605E7" w:rsidRDefault="000A425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S0_RW_WR1(0x042B)</w:t>
            </w:r>
          </w:p>
        </w:tc>
      </w:tr>
      <w:tr w:rsidR="000A425C" w:rsidRPr="00546234" w14:paraId="609EED7F" w14:textId="77777777" w:rsidTr="001605E7">
        <w:trPr>
          <w:jc w:val="center"/>
        </w:trPr>
        <w:tc>
          <w:tcPr>
            <w:tcW w:w="2207" w:type="dxa"/>
            <w:vAlign w:val="center"/>
          </w:tcPr>
          <w:p w14:paraId="5497B989" w14:textId="77777777" w:rsidR="000A425C" w:rsidRPr="001605E7" w:rsidRDefault="000A425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0x06</w:t>
            </w:r>
          </w:p>
        </w:tc>
        <w:tc>
          <w:tcPr>
            <w:tcW w:w="2207" w:type="dxa"/>
            <w:vAlign w:val="center"/>
          </w:tcPr>
          <w:p w14:paraId="5BB59841" w14:textId="77777777" w:rsidR="000A425C" w:rsidRPr="001605E7" w:rsidRDefault="000A425C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0x00</w:t>
            </w:r>
          </w:p>
        </w:tc>
      </w:tr>
    </w:tbl>
    <w:p w14:paraId="4C0A12F4" w14:textId="77777777" w:rsidR="001C2801" w:rsidRPr="001605E7" w:rsidRDefault="001C2801" w:rsidP="00155A42">
      <w:pPr>
        <w:pStyle w:val="11"/>
        <w:rPr>
          <w:rFonts w:eastAsiaTheme="minorHAnsi"/>
        </w:rPr>
      </w:pPr>
    </w:p>
    <w:p w14:paraId="3985F11C" w14:textId="1FCE30F7" w:rsidR="0017017C" w:rsidRPr="008C14F1" w:rsidRDefault="001C2801" w:rsidP="00E54C87">
      <w:pPr>
        <w:pStyle w:val="31"/>
      </w:pPr>
      <w:bookmarkStart w:id="485" w:name="_Toc483830075"/>
      <w:r w:rsidRPr="008C14F1">
        <w:t>Sn_IMR (</w:t>
      </w:r>
      <w:r w:rsidR="00053E69" w:rsidRPr="008C14F1">
        <w:t>SOCKET</w:t>
      </w:r>
      <w:r w:rsidRPr="008C14F1">
        <w:t xml:space="preserve"> </w:t>
      </w:r>
      <w:r w:rsidRPr="008C14F1">
        <w:rPr>
          <w:iCs/>
        </w:rPr>
        <w:t>n</w:t>
      </w:r>
      <w:r w:rsidRPr="008C14F1">
        <w:t xml:space="preserve"> Interrupt Mask Register)</w:t>
      </w:r>
      <w:bookmarkEnd w:id="485"/>
    </w:p>
    <w:p w14:paraId="627F8A2C" w14:textId="65DDE284" w:rsidR="001C2801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604579" w:rsidRPr="001605E7">
        <w:rPr>
          <w:rFonts w:eastAsiaTheme="minorHAnsi"/>
        </w:rPr>
        <w:t>R=</w:t>
      </w:r>
      <w:r w:rsidR="00756EBE" w:rsidRPr="001605E7">
        <w:rPr>
          <w:rFonts w:eastAsiaTheme="minorHAnsi"/>
        </w:rPr>
        <w:t>W] [0x002C+</w:t>
      </w:r>
      <w:r w:rsidR="001C2801" w:rsidRPr="001605E7">
        <w:rPr>
          <w:rFonts w:eastAsiaTheme="minorHAnsi"/>
        </w:rPr>
        <w:t>0x0100*(n+4)] [0xFF]</w:t>
      </w:r>
    </w:p>
    <w:p w14:paraId="798093EA" w14:textId="5779E526" w:rsidR="002F1011" w:rsidRPr="001605E7" w:rsidRDefault="00731425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Sn_IMR</w:t>
      </w:r>
      <w:r w:rsidR="002F1011" w:rsidRPr="001605E7">
        <w:rPr>
          <w:rFonts w:eastAsiaTheme="minorHAnsi" w:hint="eastAsia"/>
        </w:rPr>
        <w:t>은</w:t>
      </w:r>
      <w:r w:rsidR="001C2801" w:rsidRPr="001605E7">
        <w:rPr>
          <w:rFonts w:eastAsiaTheme="minorHAnsi"/>
        </w:rPr>
        <w:t xml:space="preserve"> </w:t>
      </w:r>
      <w:r w:rsidRPr="001605E7">
        <w:rPr>
          <w:rFonts w:eastAsiaTheme="minorHAnsi"/>
        </w:rPr>
        <w:t>Sn_IR</w:t>
      </w:r>
      <w:r w:rsidR="002F1011" w:rsidRPr="001605E7">
        <w:rPr>
          <w:rFonts w:eastAsiaTheme="minorHAnsi" w:hint="eastAsia"/>
        </w:rPr>
        <w:t>의</w:t>
      </w:r>
      <w:r w:rsidR="002F1011" w:rsidRPr="001605E7">
        <w:rPr>
          <w:rFonts w:eastAsiaTheme="minorHAnsi"/>
        </w:rPr>
        <w:t xml:space="preserve"> 1:1 </w:t>
      </w:r>
      <w:r w:rsidR="002F1011" w:rsidRPr="001605E7">
        <w:rPr>
          <w:rFonts w:eastAsiaTheme="minorHAnsi" w:hint="eastAsia"/>
        </w:rPr>
        <w:t>대응되는</w:t>
      </w:r>
      <w:r w:rsidR="002F1011" w:rsidRPr="001605E7">
        <w:rPr>
          <w:rFonts w:eastAsiaTheme="minorHAnsi"/>
        </w:rPr>
        <w:t xml:space="preserve"> Event </w:t>
      </w:r>
      <w:r w:rsidR="002F1011" w:rsidRPr="001605E7">
        <w:rPr>
          <w:rFonts w:eastAsiaTheme="minorHAnsi" w:hint="eastAsia"/>
        </w:rPr>
        <w:t>발생</w:t>
      </w:r>
      <w:r w:rsidR="002F1011" w:rsidRPr="001605E7">
        <w:rPr>
          <w:rFonts w:eastAsiaTheme="minorHAnsi"/>
        </w:rPr>
        <w:t xml:space="preserve"> </w:t>
      </w:r>
      <w:r w:rsidR="002F1011" w:rsidRPr="001605E7">
        <w:rPr>
          <w:rFonts w:eastAsiaTheme="minorHAnsi" w:hint="eastAsia"/>
        </w:rPr>
        <w:t>시</w:t>
      </w:r>
      <w:r w:rsidR="002F1011" w:rsidRPr="001605E7">
        <w:rPr>
          <w:rFonts w:eastAsiaTheme="minorHAnsi"/>
        </w:rPr>
        <w:t xml:space="preserve"> IR[Sn_INT]</w:t>
      </w:r>
      <w:r w:rsidR="00936BCA" w:rsidRPr="001605E7">
        <w:rPr>
          <w:rFonts w:eastAsiaTheme="minorHAnsi"/>
        </w:rPr>
        <w:t>=’1’</w:t>
      </w:r>
      <w:r w:rsidR="00936BCA" w:rsidRPr="001605E7">
        <w:rPr>
          <w:rFonts w:eastAsiaTheme="minorHAnsi" w:hint="eastAsia"/>
        </w:rPr>
        <w:t>로</w:t>
      </w:r>
      <w:r w:rsidR="00936BCA" w:rsidRPr="001605E7">
        <w:rPr>
          <w:rFonts w:eastAsiaTheme="minorHAnsi"/>
        </w:rPr>
        <w:t xml:space="preserve"> </w:t>
      </w:r>
      <w:r w:rsidR="002F1011" w:rsidRPr="001605E7">
        <w:rPr>
          <w:rFonts w:eastAsiaTheme="minorHAnsi" w:hint="eastAsia"/>
        </w:rPr>
        <w:t>설정한다</w:t>
      </w:r>
      <w:r w:rsidR="002F1011" w:rsidRPr="001605E7">
        <w:rPr>
          <w:rFonts w:eastAsiaTheme="minorHAnsi"/>
        </w:rPr>
        <w:t>.</w:t>
      </w:r>
    </w:p>
    <w:p w14:paraId="4DC200E1" w14:textId="77777777" w:rsidR="001C2801" w:rsidRPr="001605E7" w:rsidRDefault="001C2801" w:rsidP="00155A42">
      <w:pPr>
        <w:pStyle w:val="11"/>
        <w:rPr>
          <w:rFonts w:eastAsiaTheme="minorHAnsi"/>
        </w:rPr>
      </w:pP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1050"/>
        <w:gridCol w:w="1051"/>
        <w:gridCol w:w="1050"/>
        <w:gridCol w:w="1051"/>
        <w:gridCol w:w="1051"/>
        <w:gridCol w:w="1050"/>
        <w:gridCol w:w="1051"/>
        <w:gridCol w:w="1051"/>
      </w:tblGrid>
      <w:tr w:rsidR="001C2801" w:rsidRPr="00546234" w14:paraId="7D6E94F6" w14:textId="77777777" w:rsidTr="001605E7">
        <w:trPr>
          <w:jc w:val="center"/>
        </w:trPr>
        <w:tc>
          <w:tcPr>
            <w:tcW w:w="1050" w:type="dxa"/>
            <w:tcBorders>
              <w:top w:val="nil"/>
              <w:left w:val="nil"/>
              <w:right w:val="nil"/>
            </w:tcBorders>
          </w:tcPr>
          <w:p w14:paraId="26A88883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7</w:t>
            </w:r>
          </w:p>
        </w:tc>
        <w:tc>
          <w:tcPr>
            <w:tcW w:w="1051" w:type="dxa"/>
            <w:tcBorders>
              <w:top w:val="nil"/>
              <w:left w:val="nil"/>
              <w:right w:val="nil"/>
            </w:tcBorders>
          </w:tcPr>
          <w:p w14:paraId="2A89DC16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6</w:t>
            </w:r>
          </w:p>
        </w:tc>
        <w:tc>
          <w:tcPr>
            <w:tcW w:w="1050" w:type="dxa"/>
            <w:tcBorders>
              <w:top w:val="nil"/>
              <w:left w:val="nil"/>
              <w:right w:val="nil"/>
            </w:tcBorders>
          </w:tcPr>
          <w:p w14:paraId="05CD1150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5</w:t>
            </w:r>
          </w:p>
        </w:tc>
        <w:tc>
          <w:tcPr>
            <w:tcW w:w="1051" w:type="dxa"/>
            <w:tcBorders>
              <w:top w:val="nil"/>
              <w:left w:val="nil"/>
              <w:right w:val="nil"/>
            </w:tcBorders>
          </w:tcPr>
          <w:p w14:paraId="271DCAF5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4</w:t>
            </w:r>
          </w:p>
        </w:tc>
        <w:tc>
          <w:tcPr>
            <w:tcW w:w="1051" w:type="dxa"/>
            <w:tcBorders>
              <w:top w:val="nil"/>
              <w:left w:val="nil"/>
              <w:right w:val="nil"/>
            </w:tcBorders>
          </w:tcPr>
          <w:p w14:paraId="3CFFE8E1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3</w:t>
            </w:r>
          </w:p>
        </w:tc>
        <w:tc>
          <w:tcPr>
            <w:tcW w:w="1050" w:type="dxa"/>
            <w:tcBorders>
              <w:top w:val="nil"/>
              <w:left w:val="nil"/>
              <w:right w:val="nil"/>
            </w:tcBorders>
          </w:tcPr>
          <w:p w14:paraId="4095CB57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2</w:t>
            </w:r>
          </w:p>
        </w:tc>
        <w:tc>
          <w:tcPr>
            <w:tcW w:w="1051" w:type="dxa"/>
            <w:tcBorders>
              <w:top w:val="nil"/>
              <w:left w:val="nil"/>
              <w:right w:val="nil"/>
            </w:tcBorders>
          </w:tcPr>
          <w:p w14:paraId="4DA6AD02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</w:t>
            </w:r>
          </w:p>
        </w:tc>
        <w:tc>
          <w:tcPr>
            <w:tcW w:w="1051" w:type="dxa"/>
            <w:tcBorders>
              <w:top w:val="nil"/>
              <w:left w:val="nil"/>
              <w:right w:val="nil"/>
            </w:tcBorders>
          </w:tcPr>
          <w:p w14:paraId="0E480EDB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</w:t>
            </w:r>
          </w:p>
        </w:tc>
      </w:tr>
      <w:tr w:rsidR="001C2801" w:rsidRPr="00546234" w14:paraId="6B1AC460" w14:textId="77777777" w:rsidTr="001605E7">
        <w:trPr>
          <w:jc w:val="center"/>
        </w:trPr>
        <w:tc>
          <w:tcPr>
            <w:tcW w:w="1050" w:type="dxa"/>
            <w:shd w:val="clear" w:color="auto" w:fill="D9D9D9" w:themeFill="background1" w:themeFillShade="D9"/>
          </w:tcPr>
          <w:p w14:paraId="1655A46B" w14:textId="7BD1EE58" w:rsidR="001C2801" w:rsidRPr="001605E7" w:rsidRDefault="00F74E42" w:rsidP="00E24F80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  <w:color w:val="808080" w:themeColor="background1" w:themeShade="80"/>
              </w:rPr>
              <w:t>-</w:t>
            </w:r>
          </w:p>
        </w:tc>
        <w:tc>
          <w:tcPr>
            <w:tcW w:w="1051" w:type="dxa"/>
            <w:shd w:val="clear" w:color="auto" w:fill="D9D9D9" w:themeFill="background1" w:themeFillShade="D9"/>
          </w:tcPr>
          <w:p w14:paraId="6E916ADE" w14:textId="3FB19191" w:rsidR="001C2801" w:rsidRPr="001605E7" w:rsidRDefault="00F74E42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  <w:color w:val="808080" w:themeColor="background1" w:themeShade="80"/>
              </w:rPr>
              <w:t>-</w:t>
            </w:r>
          </w:p>
        </w:tc>
        <w:tc>
          <w:tcPr>
            <w:tcW w:w="1050" w:type="dxa"/>
            <w:shd w:val="clear" w:color="auto" w:fill="D9D9D9" w:themeFill="background1" w:themeFillShade="D9"/>
          </w:tcPr>
          <w:p w14:paraId="5BBDCA39" w14:textId="1A2A3B39" w:rsidR="001C2801" w:rsidRPr="001605E7" w:rsidRDefault="00F74E42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  <w:color w:val="808080" w:themeColor="background1" w:themeShade="80"/>
              </w:rPr>
              <w:t>-</w:t>
            </w:r>
          </w:p>
        </w:tc>
        <w:tc>
          <w:tcPr>
            <w:tcW w:w="1051" w:type="dxa"/>
            <w:shd w:val="clear" w:color="auto" w:fill="auto"/>
          </w:tcPr>
          <w:p w14:paraId="1B03C50D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SENDOK</w:t>
            </w:r>
          </w:p>
        </w:tc>
        <w:tc>
          <w:tcPr>
            <w:tcW w:w="1051" w:type="dxa"/>
          </w:tcPr>
          <w:p w14:paraId="7AAB3D1D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TIMEOUT</w:t>
            </w:r>
          </w:p>
        </w:tc>
        <w:tc>
          <w:tcPr>
            <w:tcW w:w="1050" w:type="dxa"/>
            <w:shd w:val="clear" w:color="auto" w:fill="FFFFFF" w:themeFill="background1"/>
          </w:tcPr>
          <w:p w14:paraId="165486FC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RECV</w:t>
            </w:r>
          </w:p>
        </w:tc>
        <w:tc>
          <w:tcPr>
            <w:tcW w:w="1051" w:type="dxa"/>
          </w:tcPr>
          <w:p w14:paraId="43CB385B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DISCON</w:t>
            </w:r>
          </w:p>
        </w:tc>
        <w:tc>
          <w:tcPr>
            <w:tcW w:w="1051" w:type="dxa"/>
          </w:tcPr>
          <w:p w14:paraId="663DC77C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CON</w:t>
            </w:r>
          </w:p>
        </w:tc>
      </w:tr>
      <w:tr w:rsidR="00E23B51" w:rsidRPr="00546234" w14:paraId="4455E3B2" w14:textId="77777777" w:rsidTr="001605E7">
        <w:trPr>
          <w:jc w:val="center"/>
        </w:trPr>
        <w:tc>
          <w:tcPr>
            <w:tcW w:w="1050" w:type="dxa"/>
            <w:shd w:val="clear" w:color="auto" w:fill="D9D9D9" w:themeFill="background1" w:themeFillShade="D9"/>
          </w:tcPr>
          <w:p w14:paraId="4FF3B387" w14:textId="74C0B4C3" w:rsidR="00E23B51" w:rsidRPr="001605E7" w:rsidRDefault="00E23B51" w:rsidP="00E24F80">
            <w:pPr>
              <w:jc w:val="center"/>
              <w:rPr>
                <w:rFonts w:ascii="Trebuchet MS" w:eastAsiaTheme="minorHAnsi" w:hAnsi="Trebuchet MS"/>
                <w:color w:val="808080" w:themeColor="background1" w:themeShade="80"/>
              </w:rPr>
            </w:pPr>
            <w:r w:rsidRPr="001605E7">
              <w:rPr>
                <w:rFonts w:ascii="Trebuchet MS" w:eastAsiaTheme="minorHAnsi" w:hAnsi="Trebuchet MS"/>
                <w:color w:val="808080" w:themeColor="background1" w:themeShade="80"/>
              </w:rPr>
              <w:t>-</w:t>
            </w:r>
          </w:p>
        </w:tc>
        <w:tc>
          <w:tcPr>
            <w:tcW w:w="1051" w:type="dxa"/>
            <w:shd w:val="clear" w:color="auto" w:fill="D9D9D9" w:themeFill="background1" w:themeFillShade="D9"/>
          </w:tcPr>
          <w:p w14:paraId="533B2B9E" w14:textId="424F3C14" w:rsidR="00E23B51" w:rsidRPr="001605E7" w:rsidRDefault="00E23B51">
            <w:pPr>
              <w:jc w:val="center"/>
              <w:rPr>
                <w:rFonts w:ascii="Trebuchet MS" w:eastAsiaTheme="minorHAnsi" w:hAnsi="Trebuchet MS"/>
                <w:color w:val="808080" w:themeColor="background1" w:themeShade="80"/>
              </w:rPr>
            </w:pPr>
            <w:r w:rsidRPr="001605E7">
              <w:rPr>
                <w:rFonts w:ascii="Trebuchet MS" w:eastAsiaTheme="minorHAnsi" w:hAnsi="Trebuchet MS"/>
                <w:color w:val="808080" w:themeColor="background1" w:themeShade="80"/>
              </w:rPr>
              <w:t>-</w:t>
            </w:r>
          </w:p>
        </w:tc>
        <w:tc>
          <w:tcPr>
            <w:tcW w:w="1050" w:type="dxa"/>
            <w:shd w:val="clear" w:color="auto" w:fill="D9D9D9" w:themeFill="background1" w:themeFillShade="D9"/>
          </w:tcPr>
          <w:p w14:paraId="2005239E" w14:textId="2E0CF63D" w:rsidR="00E23B51" w:rsidRPr="001605E7" w:rsidRDefault="00E23B51">
            <w:pPr>
              <w:jc w:val="center"/>
              <w:rPr>
                <w:rFonts w:ascii="Trebuchet MS" w:eastAsiaTheme="minorHAnsi" w:hAnsi="Trebuchet MS"/>
                <w:color w:val="808080" w:themeColor="background1" w:themeShade="80"/>
              </w:rPr>
            </w:pPr>
            <w:r w:rsidRPr="001605E7">
              <w:rPr>
                <w:rFonts w:ascii="Trebuchet MS" w:eastAsiaTheme="minorHAnsi" w:hAnsi="Trebuchet MS"/>
                <w:color w:val="808080" w:themeColor="background1" w:themeShade="80"/>
              </w:rPr>
              <w:t>-</w:t>
            </w:r>
          </w:p>
        </w:tc>
        <w:tc>
          <w:tcPr>
            <w:tcW w:w="1051" w:type="dxa"/>
            <w:shd w:val="clear" w:color="auto" w:fill="auto"/>
          </w:tcPr>
          <w:p w14:paraId="0034285D" w14:textId="1FE39374" w:rsidR="00E23B51" w:rsidRPr="001605E7" w:rsidRDefault="00E23B5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R=W</w:t>
            </w:r>
          </w:p>
        </w:tc>
        <w:tc>
          <w:tcPr>
            <w:tcW w:w="1051" w:type="dxa"/>
          </w:tcPr>
          <w:p w14:paraId="6BFD2198" w14:textId="789C914B" w:rsidR="00E23B51" w:rsidRPr="001605E7" w:rsidRDefault="00E23B5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R=W</w:t>
            </w:r>
          </w:p>
        </w:tc>
        <w:tc>
          <w:tcPr>
            <w:tcW w:w="1050" w:type="dxa"/>
            <w:shd w:val="clear" w:color="auto" w:fill="FFFFFF" w:themeFill="background1"/>
          </w:tcPr>
          <w:p w14:paraId="68FEABB2" w14:textId="297EE761" w:rsidR="00E23B51" w:rsidRPr="001605E7" w:rsidRDefault="00E23B5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R=W</w:t>
            </w:r>
          </w:p>
        </w:tc>
        <w:tc>
          <w:tcPr>
            <w:tcW w:w="1051" w:type="dxa"/>
          </w:tcPr>
          <w:p w14:paraId="0D0DAE0C" w14:textId="047F34E8" w:rsidR="00E23B51" w:rsidRPr="001605E7" w:rsidRDefault="00E23B5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R=W</w:t>
            </w:r>
          </w:p>
        </w:tc>
        <w:tc>
          <w:tcPr>
            <w:tcW w:w="1051" w:type="dxa"/>
          </w:tcPr>
          <w:p w14:paraId="60DAC8CA" w14:textId="1F1D5265" w:rsidR="00E23B51" w:rsidRPr="001605E7" w:rsidRDefault="00E23B5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R=W</w:t>
            </w:r>
          </w:p>
        </w:tc>
      </w:tr>
    </w:tbl>
    <w:p w14:paraId="7CEC7907" w14:textId="77777777" w:rsidR="001C2801" w:rsidRPr="001605E7" w:rsidRDefault="001C2801" w:rsidP="00155A42">
      <w:pPr>
        <w:pStyle w:val="11"/>
        <w:rPr>
          <w:rFonts w:eastAsiaTheme="minorHAnsi"/>
        </w:rPr>
      </w:pPr>
    </w:p>
    <w:tbl>
      <w:tblPr>
        <w:tblStyle w:val="af3"/>
        <w:tblW w:w="0" w:type="auto"/>
        <w:jc w:val="center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80"/>
        <w:gridCol w:w="1247"/>
        <w:gridCol w:w="6521"/>
      </w:tblGrid>
      <w:tr w:rsidR="001C2801" w:rsidRPr="00546234" w14:paraId="2DB26182" w14:textId="77777777" w:rsidTr="001605E7">
        <w:trPr>
          <w:jc w:val="center"/>
        </w:trPr>
        <w:tc>
          <w:tcPr>
            <w:tcW w:w="680" w:type="dxa"/>
            <w:shd w:val="clear" w:color="auto" w:fill="EAE8DA"/>
          </w:tcPr>
          <w:p w14:paraId="16EBFFF3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Bit</w:t>
            </w:r>
          </w:p>
        </w:tc>
        <w:tc>
          <w:tcPr>
            <w:tcW w:w="1247" w:type="dxa"/>
            <w:shd w:val="clear" w:color="auto" w:fill="EAE8DA"/>
          </w:tcPr>
          <w:p w14:paraId="76C6D13C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Symbol</w:t>
            </w:r>
          </w:p>
        </w:tc>
        <w:tc>
          <w:tcPr>
            <w:tcW w:w="6521" w:type="dxa"/>
            <w:shd w:val="clear" w:color="auto" w:fill="EAE8DA"/>
          </w:tcPr>
          <w:p w14:paraId="4455E155" w14:textId="77777777" w:rsidR="001C2801" w:rsidRPr="001605E7" w:rsidRDefault="001C2801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Description</w:t>
            </w:r>
          </w:p>
        </w:tc>
      </w:tr>
      <w:tr w:rsidR="001C2801" w:rsidRPr="00546234" w14:paraId="05347BD1" w14:textId="77777777" w:rsidTr="001605E7">
        <w:trPr>
          <w:jc w:val="center"/>
        </w:trPr>
        <w:tc>
          <w:tcPr>
            <w:tcW w:w="680" w:type="dxa"/>
            <w:vAlign w:val="center"/>
          </w:tcPr>
          <w:p w14:paraId="2F5373B9" w14:textId="0C3BC83F" w:rsidR="001C2801" w:rsidRPr="001605E7" w:rsidRDefault="00F74E42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[</w:t>
            </w:r>
            <w:r w:rsidR="001C2801" w:rsidRPr="001605E7">
              <w:rPr>
                <w:rFonts w:eastAsiaTheme="minorHAnsi"/>
              </w:rPr>
              <w:t>7</w:t>
            </w:r>
            <w:r w:rsidRPr="001605E7">
              <w:rPr>
                <w:rFonts w:eastAsiaTheme="minorHAnsi"/>
              </w:rPr>
              <w:t>:5]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2F8B3C3A" w14:textId="612EC17D" w:rsidR="001C2801" w:rsidRPr="001605E7" w:rsidRDefault="00F74E42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6521" w:type="dxa"/>
          </w:tcPr>
          <w:p w14:paraId="0B924382" w14:textId="77777777" w:rsidR="001C2801" w:rsidRPr="001605E7" w:rsidRDefault="001C2801" w:rsidP="00DD1B9C">
            <w:pPr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Reserved</w:t>
            </w:r>
          </w:p>
        </w:tc>
      </w:tr>
      <w:tr w:rsidR="001C2801" w:rsidRPr="00546234" w14:paraId="5AB2C2EB" w14:textId="77777777" w:rsidTr="001605E7">
        <w:trPr>
          <w:jc w:val="center"/>
        </w:trPr>
        <w:tc>
          <w:tcPr>
            <w:tcW w:w="680" w:type="dxa"/>
            <w:vAlign w:val="center"/>
          </w:tcPr>
          <w:p w14:paraId="0644DB07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4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1A936221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SENDOK</w:t>
            </w:r>
          </w:p>
        </w:tc>
        <w:tc>
          <w:tcPr>
            <w:tcW w:w="6521" w:type="dxa"/>
          </w:tcPr>
          <w:p w14:paraId="23284383" w14:textId="2A0A47B7" w:rsidR="001C2801" w:rsidRPr="001605E7" w:rsidRDefault="003503E4" w:rsidP="003503E4">
            <w:pPr>
              <w:pStyle w:val="17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Sn_IR[</w:t>
            </w:r>
            <w:r w:rsidR="001C2801" w:rsidRPr="001605E7">
              <w:rPr>
                <w:rFonts w:eastAsiaTheme="minorHAnsi"/>
              </w:rPr>
              <w:t>SENDOK</w:t>
            </w:r>
            <w:r w:rsidRPr="001605E7">
              <w:rPr>
                <w:rFonts w:eastAsiaTheme="minorHAnsi"/>
              </w:rPr>
              <w:t>]</w:t>
            </w:r>
            <w:r w:rsidR="001C2801" w:rsidRPr="001605E7">
              <w:rPr>
                <w:rFonts w:eastAsiaTheme="minorHAnsi"/>
              </w:rPr>
              <w:t xml:space="preserve"> Interrupt Mask</w:t>
            </w:r>
          </w:p>
        </w:tc>
      </w:tr>
      <w:tr w:rsidR="001C2801" w:rsidRPr="00546234" w14:paraId="17AE3720" w14:textId="77777777" w:rsidTr="001605E7">
        <w:trPr>
          <w:jc w:val="center"/>
        </w:trPr>
        <w:tc>
          <w:tcPr>
            <w:tcW w:w="680" w:type="dxa"/>
            <w:vAlign w:val="center"/>
          </w:tcPr>
          <w:p w14:paraId="16EC9268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3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0CB95BE1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TIMEOUT</w:t>
            </w:r>
          </w:p>
        </w:tc>
        <w:tc>
          <w:tcPr>
            <w:tcW w:w="6521" w:type="dxa"/>
          </w:tcPr>
          <w:p w14:paraId="3E066DC7" w14:textId="6BA501BC" w:rsidR="001C2801" w:rsidRPr="001605E7" w:rsidRDefault="001C2801" w:rsidP="003503E4">
            <w:pPr>
              <w:pStyle w:val="17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Sn_IR</w:t>
            </w:r>
            <w:r w:rsidR="003503E4" w:rsidRPr="001605E7">
              <w:rPr>
                <w:rFonts w:eastAsiaTheme="minorHAnsi"/>
              </w:rPr>
              <w:t>[</w:t>
            </w:r>
            <w:r w:rsidRPr="001605E7">
              <w:rPr>
                <w:rFonts w:eastAsiaTheme="minorHAnsi"/>
              </w:rPr>
              <w:t>TIMEOUT</w:t>
            </w:r>
            <w:r w:rsidR="003503E4" w:rsidRPr="001605E7">
              <w:rPr>
                <w:rFonts w:eastAsiaTheme="minorHAnsi"/>
              </w:rPr>
              <w:t>]</w:t>
            </w:r>
            <w:r w:rsidRPr="001605E7">
              <w:rPr>
                <w:rFonts w:eastAsiaTheme="minorHAnsi"/>
              </w:rPr>
              <w:t xml:space="preserve"> Interrupt Mask</w:t>
            </w:r>
          </w:p>
        </w:tc>
      </w:tr>
      <w:tr w:rsidR="001C2801" w:rsidRPr="00546234" w14:paraId="212E1B75" w14:textId="77777777" w:rsidTr="001605E7">
        <w:trPr>
          <w:jc w:val="center"/>
        </w:trPr>
        <w:tc>
          <w:tcPr>
            <w:tcW w:w="680" w:type="dxa"/>
            <w:vAlign w:val="center"/>
          </w:tcPr>
          <w:p w14:paraId="11857336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2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47A19504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RECV</w:t>
            </w:r>
          </w:p>
        </w:tc>
        <w:tc>
          <w:tcPr>
            <w:tcW w:w="6521" w:type="dxa"/>
          </w:tcPr>
          <w:p w14:paraId="1CDE8F59" w14:textId="15745B4E" w:rsidR="001C2801" w:rsidRPr="001605E7" w:rsidRDefault="001C2801" w:rsidP="003503E4">
            <w:pPr>
              <w:pStyle w:val="17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Sn_IR</w:t>
            </w:r>
            <w:r w:rsidR="003503E4" w:rsidRPr="001605E7">
              <w:rPr>
                <w:rFonts w:eastAsiaTheme="minorHAnsi"/>
              </w:rPr>
              <w:t>[</w:t>
            </w:r>
            <w:r w:rsidRPr="001605E7">
              <w:rPr>
                <w:rFonts w:eastAsiaTheme="minorHAnsi"/>
              </w:rPr>
              <w:t>RECV</w:t>
            </w:r>
            <w:r w:rsidR="003503E4" w:rsidRPr="001605E7">
              <w:rPr>
                <w:rFonts w:eastAsiaTheme="minorHAnsi"/>
              </w:rPr>
              <w:t>]</w:t>
            </w:r>
            <w:r w:rsidRPr="001605E7">
              <w:rPr>
                <w:rFonts w:eastAsiaTheme="minorHAnsi"/>
              </w:rPr>
              <w:t xml:space="preserve"> Interrupt Mask</w:t>
            </w:r>
          </w:p>
        </w:tc>
      </w:tr>
      <w:tr w:rsidR="001C2801" w:rsidRPr="00546234" w14:paraId="37EF1E1E" w14:textId="77777777" w:rsidTr="001605E7">
        <w:trPr>
          <w:jc w:val="center"/>
        </w:trPr>
        <w:tc>
          <w:tcPr>
            <w:tcW w:w="680" w:type="dxa"/>
            <w:vAlign w:val="center"/>
          </w:tcPr>
          <w:p w14:paraId="00E00DFB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2E850BAF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DISCON</w:t>
            </w:r>
          </w:p>
        </w:tc>
        <w:tc>
          <w:tcPr>
            <w:tcW w:w="6521" w:type="dxa"/>
          </w:tcPr>
          <w:p w14:paraId="411E0693" w14:textId="1E8067B9" w:rsidR="001C2801" w:rsidRPr="001605E7" w:rsidRDefault="001C2801" w:rsidP="003503E4">
            <w:pPr>
              <w:pStyle w:val="17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Sn_IR</w:t>
            </w:r>
            <w:r w:rsidR="003503E4" w:rsidRPr="001605E7">
              <w:rPr>
                <w:rFonts w:eastAsiaTheme="minorHAnsi"/>
              </w:rPr>
              <w:t>[</w:t>
            </w:r>
            <w:r w:rsidRPr="001605E7">
              <w:rPr>
                <w:rFonts w:eastAsiaTheme="minorHAnsi"/>
              </w:rPr>
              <w:t>DISCON</w:t>
            </w:r>
            <w:r w:rsidR="003503E4" w:rsidRPr="001605E7">
              <w:rPr>
                <w:rFonts w:eastAsiaTheme="minorHAnsi"/>
              </w:rPr>
              <w:t>]</w:t>
            </w:r>
            <w:r w:rsidRPr="001605E7">
              <w:rPr>
                <w:rFonts w:eastAsiaTheme="minorHAnsi"/>
              </w:rPr>
              <w:t xml:space="preserve"> Interrupt Mask</w:t>
            </w:r>
          </w:p>
        </w:tc>
      </w:tr>
      <w:tr w:rsidR="001C2801" w:rsidRPr="00546234" w14:paraId="327568D5" w14:textId="77777777" w:rsidTr="001605E7">
        <w:trPr>
          <w:jc w:val="center"/>
        </w:trPr>
        <w:tc>
          <w:tcPr>
            <w:tcW w:w="680" w:type="dxa"/>
            <w:vAlign w:val="center"/>
          </w:tcPr>
          <w:p w14:paraId="6B63257C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55A1F5EA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CON</w:t>
            </w:r>
          </w:p>
        </w:tc>
        <w:tc>
          <w:tcPr>
            <w:tcW w:w="6521" w:type="dxa"/>
          </w:tcPr>
          <w:p w14:paraId="4163F331" w14:textId="48E7DA20" w:rsidR="001C2801" w:rsidRPr="001605E7" w:rsidRDefault="001C2801" w:rsidP="003503E4">
            <w:pPr>
              <w:pStyle w:val="17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Sn_IR</w:t>
            </w:r>
            <w:r w:rsidR="003503E4" w:rsidRPr="001605E7">
              <w:rPr>
                <w:rFonts w:eastAsiaTheme="minorHAnsi"/>
              </w:rPr>
              <w:t>[</w:t>
            </w:r>
            <w:r w:rsidRPr="001605E7">
              <w:rPr>
                <w:rFonts w:eastAsiaTheme="minorHAnsi"/>
              </w:rPr>
              <w:t>CON</w:t>
            </w:r>
            <w:r w:rsidR="003503E4" w:rsidRPr="001605E7">
              <w:rPr>
                <w:rFonts w:eastAsiaTheme="minorHAnsi"/>
              </w:rPr>
              <w:t>]</w:t>
            </w:r>
            <w:r w:rsidRPr="001605E7">
              <w:rPr>
                <w:rFonts w:eastAsiaTheme="minorHAnsi"/>
              </w:rPr>
              <w:t xml:space="preserve"> Interrupt Mask</w:t>
            </w:r>
          </w:p>
        </w:tc>
      </w:tr>
    </w:tbl>
    <w:p w14:paraId="5D437889" w14:textId="77777777" w:rsidR="001C2801" w:rsidRPr="001605E7" w:rsidRDefault="001C2801" w:rsidP="00155A42">
      <w:pPr>
        <w:pStyle w:val="11"/>
        <w:rPr>
          <w:rFonts w:eastAsiaTheme="minorHAnsi"/>
        </w:rPr>
      </w:pPr>
    </w:p>
    <w:p w14:paraId="007412B7" w14:textId="5B5C212C" w:rsidR="0017017C" w:rsidRPr="008C14F1" w:rsidRDefault="001C2801" w:rsidP="00E54C87">
      <w:pPr>
        <w:pStyle w:val="31"/>
      </w:pPr>
      <w:bookmarkStart w:id="486" w:name="_Toc483830076"/>
      <w:r w:rsidRPr="008C14F1">
        <w:t>Sn_FRAGR (</w:t>
      </w:r>
      <w:r w:rsidR="00053E69" w:rsidRPr="008C14F1">
        <w:t>SOCKET</w:t>
      </w:r>
      <w:r w:rsidRPr="008C14F1">
        <w:t xml:space="preserve"> n Fragment Register)</w:t>
      </w:r>
      <w:bookmarkEnd w:id="486"/>
    </w:p>
    <w:p w14:paraId="7FFE9C04" w14:textId="78A3CCED" w:rsidR="001C2801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1C2801" w:rsidRPr="001605E7">
        <w:rPr>
          <w:rFonts w:eastAsiaTheme="minorHAnsi"/>
        </w:rPr>
        <w:t>R</w:t>
      </w:r>
      <w:r w:rsidR="00E23B51" w:rsidRPr="001605E7">
        <w:rPr>
          <w:rFonts w:eastAsiaTheme="minorHAnsi"/>
        </w:rPr>
        <w:t>=</w:t>
      </w:r>
      <w:r w:rsidR="001C2801" w:rsidRPr="001605E7">
        <w:rPr>
          <w:rFonts w:eastAsiaTheme="minorHAnsi"/>
        </w:rPr>
        <w:t>W] [0x002D+0x0100*(n+4)</w:t>
      </w:r>
      <w:r w:rsidR="00756EBE" w:rsidRPr="001605E7">
        <w:rPr>
          <w:rFonts w:eastAsiaTheme="minorHAnsi"/>
        </w:rPr>
        <w:t>, 0x002E+0x0100*(n+4)</w:t>
      </w:r>
      <w:r w:rsidR="001C2801" w:rsidRPr="001605E7">
        <w:rPr>
          <w:rFonts w:eastAsiaTheme="minorHAnsi"/>
        </w:rPr>
        <w:t>] [0x4000]</w:t>
      </w:r>
    </w:p>
    <w:p w14:paraId="65B445BB" w14:textId="0D0C3097" w:rsidR="001C2801" w:rsidRPr="001605E7" w:rsidRDefault="001C2801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Sn_FRAG</w:t>
      </w:r>
      <w:r w:rsidR="006C366C" w:rsidRPr="001605E7">
        <w:rPr>
          <w:rFonts w:eastAsiaTheme="minorHAnsi"/>
        </w:rPr>
        <w:t>R</w:t>
      </w:r>
      <w:r w:rsidR="006C366C"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IP </w:t>
      </w:r>
      <w:r w:rsidR="006C366C" w:rsidRPr="001605E7">
        <w:rPr>
          <w:rFonts w:eastAsiaTheme="minorHAnsi"/>
        </w:rPr>
        <w:t>H</w:t>
      </w:r>
      <w:r w:rsidRPr="001605E7">
        <w:rPr>
          <w:rFonts w:eastAsiaTheme="minorHAnsi"/>
        </w:rPr>
        <w:t>eader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Fragment field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설정한다</w:t>
      </w:r>
      <w:r w:rsidRPr="001605E7">
        <w:rPr>
          <w:rFonts w:eastAsiaTheme="minorHAnsi"/>
        </w:rPr>
        <w:t xml:space="preserve">. </w:t>
      </w:r>
    </w:p>
    <w:p w14:paraId="4FE3FB1D" w14:textId="77777777" w:rsidR="001C2801" w:rsidRPr="001605E7" w:rsidRDefault="001C2801" w:rsidP="00155A42">
      <w:pPr>
        <w:pStyle w:val="11"/>
        <w:rPr>
          <w:rFonts w:eastAsiaTheme="minorHAnsi"/>
        </w:rPr>
      </w:pPr>
    </w:p>
    <w:p w14:paraId="78255BC0" w14:textId="77777777" w:rsidR="001C2801" w:rsidRPr="001605E7" w:rsidRDefault="001C2801" w:rsidP="00155A42">
      <w:pPr>
        <w:pStyle w:val="11"/>
        <w:rPr>
          <w:rFonts w:eastAsiaTheme="minorHAnsi"/>
        </w:rPr>
      </w:pPr>
      <w:r w:rsidRPr="001605E7">
        <w:rPr>
          <w:rFonts w:eastAsiaTheme="minorHAnsi"/>
          <w:b/>
        </w:rPr>
        <w:t>Ex)</w:t>
      </w:r>
      <w:r w:rsidRPr="001605E7">
        <w:rPr>
          <w:rFonts w:eastAsiaTheme="minorHAnsi"/>
        </w:rPr>
        <w:t xml:space="preserve"> S0_FRAG0 = 0x0000 (Don’t Fragment)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124"/>
        <w:gridCol w:w="2124"/>
      </w:tblGrid>
      <w:tr w:rsidR="00064047" w:rsidRPr="00546234" w14:paraId="1A2DBF71" w14:textId="77777777" w:rsidTr="001605E7">
        <w:trPr>
          <w:jc w:val="center"/>
        </w:trPr>
        <w:tc>
          <w:tcPr>
            <w:tcW w:w="2124" w:type="dxa"/>
            <w:vAlign w:val="center"/>
          </w:tcPr>
          <w:p w14:paraId="7C10DB85" w14:textId="5F90B5E8" w:rsidR="00064047" w:rsidRPr="001605E7" w:rsidRDefault="00064047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S0_FRAGR0(0x042D)</w:t>
            </w:r>
          </w:p>
        </w:tc>
        <w:tc>
          <w:tcPr>
            <w:tcW w:w="2124" w:type="dxa"/>
            <w:vAlign w:val="center"/>
          </w:tcPr>
          <w:p w14:paraId="2DC28324" w14:textId="79865219" w:rsidR="00064047" w:rsidRPr="001605E7" w:rsidRDefault="00064047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S0_FRAGR1(0x042E)</w:t>
            </w:r>
          </w:p>
        </w:tc>
      </w:tr>
      <w:tr w:rsidR="00064047" w:rsidRPr="00546234" w14:paraId="67351DDA" w14:textId="77777777" w:rsidTr="001605E7">
        <w:trPr>
          <w:jc w:val="center"/>
        </w:trPr>
        <w:tc>
          <w:tcPr>
            <w:tcW w:w="2124" w:type="dxa"/>
            <w:vAlign w:val="center"/>
          </w:tcPr>
          <w:p w14:paraId="3190EA30" w14:textId="77777777" w:rsidR="00064047" w:rsidRPr="001605E7" w:rsidRDefault="00064047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0x00</w:t>
            </w:r>
          </w:p>
        </w:tc>
        <w:tc>
          <w:tcPr>
            <w:tcW w:w="2124" w:type="dxa"/>
            <w:vAlign w:val="center"/>
          </w:tcPr>
          <w:p w14:paraId="1F75045D" w14:textId="77777777" w:rsidR="00064047" w:rsidRPr="001605E7" w:rsidRDefault="00064047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0x00</w:t>
            </w:r>
          </w:p>
        </w:tc>
      </w:tr>
    </w:tbl>
    <w:p w14:paraId="7BC72BA1" w14:textId="77777777" w:rsidR="001C2801" w:rsidRPr="001605E7" w:rsidRDefault="001C2801" w:rsidP="00155A42">
      <w:pPr>
        <w:pStyle w:val="11"/>
        <w:rPr>
          <w:rFonts w:eastAsiaTheme="minorHAnsi"/>
        </w:rPr>
      </w:pPr>
    </w:p>
    <w:p w14:paraId="22E1ADDC" w14:textId="66D3A4D4" w:rsidR="0017017C" w:rsidRPr="008C14F1" w:rsidRDefault="001C2801" w:rsidP="00E54C87">
      <w:pPr>
        <w:pStyle w:val="31"/>
      </w:pPr>
      <w:bookmarkStart w:id="487" w:name="_Toc483830077"/>
      <w:r w:rsidRPr="008C14F1">
        <w:t>S</w:t>
      </w:r>
      <w:r w:rsidRPr="008C14F1">
        <w:rPr>
          <w:iCs/>
        </w:rPr>
        <w:t>n</w:t>
      </w:r>
      <w:r w:rsidRPr="008C14F1">
        <w:t>_MR2 (</w:t>
      </w:r>
      <w:r w:rsidR="00053E69" w:rsidRPr="008C14F1">
        <w:t>SOCKET</w:t>
      </w:r>
      <w:r w:rsidRPr="008C14F1">
        <w:t xml:space="preserve"> </w:t>
      </w:r>
      <w:r w:rsidRPr="008C14F1">
        <w:rPr>
          <w:iCs/>
        </w:rPr>
        <w:t>n</w:t>
      </w:r>
      <w:r w:rsidRPr="008C14F1">
        <w:t xml:space="preserve"> M</w:t>
      </w:r>
      <w:r w:rsidR="00605F21" w:rsidRPr="008C14F1">
        <w:t>ode</w:t>
      </w:r>
      <w:r w:rsidRPr="008C14F1">
        <w:t xml:space="preserve"> register 2)</w:t>
      </w:r>
      <w:bookmarkEnd w:id="487"/>
    </w:p>
    <w:p w14:paraId="46D799D4" w14:textId="35FED330" w:rsidR="001C2801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756EBE" w:rsidRPr="001605E7">
        <w:rPr>
          <w:rFonts w:eastAsiaTheme="minorHAnsi"/>
        </w:rPr>
        <w:t>R</w:t>
      </w:r>
      <w:r w:rsidR="00E23B51" w:rsidRPr="001605E7">
        <w:rPr>
          <w:rFonts w:eastAsiaTheme="minorHAnsi"/>
        </w:rPr>
        <w:t>=</w:t>
      </w:r>
      <w:r w:rsidR="00756EBE" w:rsidRPr="001605E7">
        <w:rPr>
          <w:rFonts w:eastAsiaTheme="minorHAnsi"/>
        </w:rPr>
        <w:t>W] [0x002F+</w:t>
      </w:r>
      <w:r w:rsidR="001C2801" w:rsidRPr="001605E7">
        <w:rPr>
          <w:rFonts w:eastAsiaTheme="minorHAnsi"/>
        </w:rPr>
        <w:t>0x0100*(n+4)] [0x00]</w:t>
      </w:r>
    </w:p>
    <w:p w14:paraId="2E985BED" w14:textId="363A2000" w:rsidR="00993763" w:rsidRPr="001605E7" w:rsidRDefault="00993763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Sn_MR2</w:t>
      </w:r>
      <w:r w:rsidRPr="001605E7">
        <w:rPr>
          <w:rFonts w:eastAsiaTheme="minorHAnsi" w:hint="eastAsia"/>
        </w:rPr>
        <w:t>는</w:t>
      </w:r>
      <w:r w:rsidRPr="001605E7">
        <w:rPr>
          <w:rFonts w:eastAsiaTheme="minorHAnsi"/>
        </w:rPr>
        <w:t xml:space="preserve"> Multicast Block, IPv6 Block, No check Checksum, Broadcast Block, Unicast Block</w:t>
      </w:r>
      <w:r w:rsidR="006C366C" w:rsidRPr="001605E7">
        <w:rPr>
          <w:rFonts w:eastAsiaTheme="minorHAnsi" w:hint="eastAsia"/>
        </w:rPr>
        <w:t>을</w:t>
      </w:r>
      <w:r w:rsidRPr="001605E7">
        <w:rPr>
          <w:rFonts w:eastAsiaTheme="minorHAnsi"/>
        </w:rPr>
        <w:t xml:space="preserve"> </w:t>
      </w:r>
      <w:r w:rsidR="006C366C" w:rsidRPr="001605E7">
        <w:rPr>
          <w:rFonts w:eastAsiaTheme="minorHAnsi" w:hint="eastAsia"/>
        </w:rPr>
        <w:t>설정</w:t>
      </w:r>
      <w:r w:rsidRPr="001605E7">
        <w:rPr>
          <w:rFonts w:eastAsiaTheme="minorHAnsi" w:hint="eastAsia"/>
        </w:rPr>
        <w:t>한다</w:t>
      </w:r>
      <w:r w:rsidRPr="001605E7">
        <w:rPr>
          <w:rFonts w:eastAsiaTheme="minorHAnsi"/>
        </w:rPr>
        <w:t>.</w:t>
      </w:r>
    </w:p>
    <w:p w14:paraId="0A8F1BB1" w14:textId="77777777" w:rsidR="001C2801" w:rsidRPr="001605E7" w:rsidRDefault="001C2801" w:rsidP="00155A42">
      <w:pPr>
        <w:pStyle w:val="11"/>
        <w:rPr>
          <w:rFonts w:eastAsiaTheme="minorHAnsi"/>
        </w:rPr>
      </w:pPr>
    </w:p>
    <w:tbl>
      <w:tblPr>
        <w:tblStyle w:val="af3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050"/>
        <w:gridCol w:w="1051"/>
        <w:gridCol w:w="1050"/>
        <w:gridCol w:w="1051"/>
        <w:gridCol w:w="1051"/>
        <w:gridCol w:w="1050"/>
        <w:gridCol w:w="1051"/>
        <w:gridCol w:w="1051"/>
      </w:tblGrid>
      <w:tr w:rsidR="00E23B51" w:rsidRPr="00546234" w14:paraId="3C463826" w14:textId="77777777" w:rsidTr="00E23B51">
        <w:trPr>
          <w:jc w:val="center"/>
        </w:trPr>
        <w:tc>
          <w:tcPr>
            <w:tcW w:w="1050" w:type="dxa"/>
            <w:tcBorders>
              <w:top w:val="nil"/>
              <w:left w:val="nil"/>
              <w:right w:val="nil"/>
            </w:tcBorders>
            <w:vAlign w:val="center"/>
          </w:tcPr>
          <w:p w14:paraId="2F261B96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7</w:t>
            </w:r>
          </w:p>
        </w:tc>
        <w:tc>
          <w:tcPr>
            <w:tcW w:w="1051" w:type="dxa"/>
            <w:tcBorders>
              <w:top w:val="nil"/>
              <w:left w:val="nil"/>
              <w:right w:val="nil"/>
            </w:tcBorders>
            <w:vAlign w:val="center"/>
          </w:tcPr>
          <w:p w14:paraId="63FD0B81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6</w:t>
            </w:r>
          </w:p>
        </w:tc>
        <w:tc>
          <w:tcPr>
            <w:tcW w:w="1050" w:type="dxa"/>
            <w:tcBorders>
              <w:top w:val="nil"/>
              <w:left w:val="nil"/>
              <w:right w:val="nil"/>
            </w:tcBorders>
            <w:vAlign w:val="center"/>
          </w:tcPr>
          <w:p w14:paraId="7DAF2EAC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5</w:t>
            </w:r>
          </w:p>
        </w:tc>
        <w:tc>
          <w:tcPr>
            <w:tcW w:w="1051" w:type="dxa"/>
            <w:tcBorders>
              <w:top w:val="nil"/>
              <w:left w:val="nil"/>
              <w:right w:val="nil"/>
            </w:tcBorders>
            <w:vAlign w:val="center"/>
          </w:tcPr>
          <w:p w14:paraId="449E8262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4</w:t>
            </w:r>
          </w:p>
        </w:tc>
        <w:tc>
          <w:tcPr>
            <w:tcW w:w="1051" w:type="dxa"/>
            <w:tcBorders>
              <w:top w:val="nil"/>
              <w:left w:val="nil"/>
              <w:right w:val="nil"/>
            </w:tcBorders>
            <w:vAlign w:val="center"/>
          </w:tcPr>
          <w:p w14:paraId="0FFCB3DC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3</w:t>
            </w:r>
          </w:p>
        </w:tc>
        <w:tc>
          <w:tcPr>
            <w:tcW w:w="1050" w:type="dxa"/>
            <w:tcBorders>
              <w:top w:val="nil"/>
              <w:left w:val="nil"/>
              <w:right w:val="nil"/>
            </w:tcBorders>
            <w:vAlign w:val="center"/>
          </w:tcPr>
          <w:p w14:paraId="6C8CB29F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2</w:t>
            </w:r>
          </w:p>
        </w:tc>
        <w:tc>
          <w:tcPr>
            <w:tcW w:w="1051" w:type="dxa"/>
            <w:tcBorders>
              <w:top w:val="nil"/>
              <w:left w:val="nil"/>
              <w:right w:val="nil"/>
            </w:tcBorders>
            <w:vAlign w:val="center"/>
          </w:tcPr>
          <w:p w14:paraId="6CAD6456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</w:t>
            </w:r>
          </w:p>
        </w:tc>
        <w:tc>
          <w:tcPr>
            <w:tcW w:w="1051" w:type="dxa"/>
            <w:tcBorders>
              <w:top w:val="nil"/>
              <w:left w:val="nil"/>
              <w:right w:val="nil"/>
            </w:tcBorders>
            <w:vAlign w:val="center"/>
          </w:tcPr>
          <w:p w14:paraId="52EF2AB5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</w:t>
            </w:r>
          </w:p>
        </w:tc>
      </w:tr>
      <w:tr w:rsidR="00E23B51" w:rsidRPr="00546234" w14:paraId="72E9B02D" w14:textId="77777777" w:rsidTr="001605E7">
        <w:trPr>
          <w:jc w:val="center"/>
        </w:trPr>
        <w:tc>
          <w:tcPr>
            <w:tcW w:w="1050" w:type="dxa"/>
            <w:shd w:val="clear" w:color="auto" w:fill="D9D9D9" w:themeFill="background1" w:themeFillShade="D9"/>
            <w:vAlign w:val="center"/>
          </w:tcPr>
          <w:p w14:paraId="6CE4CDD6" w14:textId="2CC37E66" w:rsidR="001C2801" w:rsidRPr="001605E7" w:rsidRDefault="00F74E42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51" w:type="dxa"/>
            <w:vAlign w:val="center"/>
          </w:tcPr>
          <w:p w14:paraId="20B98840" w14:textId="0BF8A6D1" w:rsidR="001C2801" w:rsidRPr="001605E7" w:rsidRDefault="00E23B5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MBBLK</w:t>
            </w:r>
          </w:p>
        </w:tc>
        <w:tc>
          <w:tcPr>
            <w:tcW w:w="1050" w:type="dxa"/>
            <w:shd w:val="clear" w:color="auto" w:fill="auto"/>
            <w:vAlign w:val="center"/>
          </w:tcPr>
          <w:p w14:paraId="08ACBC52" w14:textId="5D245340" w:rsidR="001C2801" w:rsidRPr="001605E7" w:rsidRDefault="00E23B5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MMBLK</w:t>
            </w:r>
          </w:p>
        </w:tc>
        <w:tc>
          <w:tcPr>
            <w:tcW w:w="1051" w:type="dxa"/>
            <w:shd w:val="clear" w:color="auto" w:fill="auto"/>
            <w:vAlign w:val="center"/>
          </w:tcPr>
          <w:p w14:paraId="65C14AB0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IPV6BLK</w:t>
            </w:r>
          </w:p>
        </w:tc>
        <w:tc>
          <w:tcPr>
            <w:tcW w:w="1051" w:type="dxa"/>
            <w:shd w:val="clear" w:color="auto" w:fill="auto"/>
            <w:vAlign w:val="center"/>
          </w:tcPr>
          <w:p w14:paraId="435B24EB" w14:textId="559AA859" w:rsidR="001C2801" w:rsidRPr="001605E7" w:rsidRDefault="001C2801" w:rsidP="001605E7">
            <w:pPr>
              <w:pStyle w:val="11"/>
              <w:jc w:val="center"/>
              <w:rPr>
                <w:rFonts w:eastAsiaTheme="minorHAnsi"/>
                <w:color w:val="BFBFBF" w:themeColor="background1" w:themeShade="BF"/>
              </w:rPr>
            </w:pPr>
            <w:r w:rsidRPr="001605E7">
              <w:rPr>
                <w:rFonts w:eastAsiaTheme="minorHAnsi"/>
                <w:color w:val="BFBFBF" w:themeColor="background1" w:themeShade="BF"/>
              </w:rPr>
              <w:t>UNOCHK</w:t>
            </w:r>
          </w:p>
        </w:tc>
        <w:tc>
          <w:tcPr>
            <w:tcW w:w="1050" w:type="dxa"/>
            <w:shd w:val="clear" w:color="auto" w:fill="auto"/>
            <w:vAlign w:val="center"/>
          </w:tcPr>
          <w:p w14:paraId="1AA42331" w14:textId="29393FF7" w:rsidR="001C2801" w:rsidRPr="001605E7" w:rsidRDefault="001C2801" w:rsidP="001605E7">
            <w:pPr>
              <w:pStyle w:val="11"/>
              <w:jc w:val="center"/>
              <w:rPr>
                <w:rFonts w:eastAsiaTheme="minorHAnsi"/>
                <w:color w:val="BFBFBF" w:themeColor="background1" w:themeShade="BF"/>
              </w:rPr>
            </w:pPr>
            <w:r w:rsidRPr="001605E7">
              <w:rPr>
                <w:rFonts w:eastAsiaTheme="minorHAnsi"/>
                <w:color w:val="BFBFBF" w:themeColor="background1" w:themeShade="BF"/>
              </w:rPr>
              <w:t>TNOCHK</w:t>
            </w:r>
          </w:p>
        </w:tc>
        <w:tc>
          <w:tcPr>
            <w:tcW w:w="1051" w:type="dxa"/>
            <w:vAlign w:val="center"/>
          </w:tcPr>
          <w:p w14:paraId="25E6BDC8" w14:textId="1457B436" w:rsidR="001C2801" w:rsidRPr="001605E7" w:rsidRDefault="00E23B5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UBBLK</w:t>
            </w:r>
          </w:p>
        </w:tc>
        <w:tc>
          <w:tcPr>
            <w:tcW w:w="1051" w:type="dxa"/>
            <w:vAlign w:val="center"/>
          </w:tcPr>
          <w:p w14:paraId="200B773A" w14:textId="03A9280E" w:rsidR="001C2801" w:rsidRPr="001605E7" w:rsidRDefault="00E23B5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UUBLK</w:t>
            </w:r>
          </w:p>
        </w:tc>
      </w:tr>
      <w:tr w:rsidR="00E23B51" w:rsidRPr="00546234" w14:paraId="548543A4" w14:textId="77777777" w:rsidTr="001605E7">
        <w:trPr>
          <w:jc w:val="center"/>
        </w:trPr>
        <w:tc>
          <w:tcPr>
            <w:tcW w:w="1050" w:type="dxa"/>
            <w:shd w:val="clear" w:color="auto" w:fill="D9D9D9" w:themeFill="background1" w:themeFillShade="D9"/>
            <w:vAlign w:val="center"/>
          </w:tcPr>
          <w:p w14:paraId="21A28556" w14:textId="3343CB11" w:rsidR="00E23B51" w:rsidRPr="001605E7" w:rsidRDefault="00E23B5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1051" w:type="dxa"/>
            <w:vAlign w:val="center"/>
          </w:tcPr>
          <w:p w14:paraId="72E1F906" w14:textId="1780DA99" w:rsidR="00E23B51" w:rsidRPr="001605E7" w:rsidRDefault="00E23B5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R=W</w:t>
            </w:r>
          </w:p>
        </w:tc>
        <w:tc>
          <w:tcPr>
            <w:tcW w:w="1050" w:type="dxa"/>
            <w:shd w:val="clear" w:color="auto" w:fill="auto"/>
            <w:vAlign w:val="center"/>
          </w:tcPr>
          <w:p w14:paraId="621B51A4" w14:textId="454EE843" w:rsidR="00E23B51" w:rsidRPr="001605E7" w:rsidRDefault="00E23B5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R=W</w:t>
            </w:r>
          </w:p>
        </w:tc>
        <w:tc>
          <w:tcPr>
            <w:tcW w:w="1051" w:type="dxa"/>
            <w:shd w:val="clear" w:color="auto" w:fill="auto"/>
            <w:vAlign w:val="center"/>
          </w:tcPr>
          <w:p w14:paraId="4D17E129" w14:textId="7F313385" w:rsidR="00E23B51" w:rsidRPr="001605E7" w:rsidRDefault="00E23B5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R=W</w:t>
            </w:r>
          </w:p>
        </w:tc>
        <w:tc>
          <w:tcPr>
            <w:tcW w:w="1051" w:type="dxa"/>
            <w:shd w:val="clear" w:color="auto" w:fill="auto"/>
            <w:vAlign w:val="center"/>
          </w:tcPr>
          <w:p w14:paraId="2825C0E8" w14:textId="1D9265B6" w:rsidR="00E23B51" w:rsidRPr="001605E7" w:rsidRDefault="00E23B51" w:rsidP="001605E7">
            <w:pPr>
              <w:pStyle w:val="11"/>
              <w:jc w:val="center"/>
              <w:rPr>
                <w:rFonts w:eastAsiaTheme="minorHAnsi"/>
                <w:color w:val="BFBFBF" w:themeColor="background1" w:themeShade="BF"/>
              </w:rPr>
            </w:pPr>
            <w:r w:rsidRPr="001605E7">
              <w:rPr>
                <w:rFonts w:eastAsiaTheme="minorHAnsi"/>
                <w:color w:val="BFBFBF" w:themeColor="background1" w:themeShade="BF"/>
              </w:rPr>
              <w:t>R=W</w:t>
            </w:r>
          </w:p>
        </w:tc>
        <w:tc>
          <w:tcPr>
            <w:tcW w:w="1050" w:type="dxa"/>
            <w:shd w:val="clear" w:color="auto" w:fill="auto"/>
            <w:vAlign w:val="center"/>
          </w:tcPr>
          <w:p w14:paraId="4B66440B" w14:textId="1454BC47" w:rsidR="00E23B51" w:rsidRPr="001605E7" w:rsidRDefault="00E23B51" w:rsidP="001605E7">
            <w:pPr>
              <w:pStyle w:val="11"/>
              <w:jc w:val="center"/>
              <w:rPr>
                <w:rFonts w:eastAsiaTheme="minorHAnsi"/>
                <w:color w:val="BFBFBF" w:themeColor="background1" w:themeShade="BF"/>
              </w:rPr>
            </w:pPr>
            <w:r w:rsidRPr="001605E7">
              <w:rPr>
                <w:rFonts w:eastAsiaTheme="minorHAnsi"/>
                <w:color w:val="BFBFBF" w:themeColor="background1" w:themeShade="BF"/>
              </w:rPr>
              <w:t>R=W</w:t>
            </w:r>
          </w:p>
        </w:tc>
        <w:tc>
          <w:tcPr>
            <w:tcW w:w="1051" w:type="dxa"/>
            <w:vAlign w:val="center"/>
          </w:tcPr>
          <w:p w14:paraId="2D4D49F1" w14:textId="11C7BC5F" w:rsidR="00E23B51" w:rsidRPr="001605E7" w:rsidRDefault="00E23B5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R=W</w:t>
            </w:r>
          </w:p>
        </w:tc>
        <w:tc>
          <w:tcPr>
            <w:tcW w:w="1051" w:type="dxa"/>
            <w:vAlign w:val="center"/>
          </w:tcPr>
          <w:p w14:paraId="091A6444" w14:textId="3692546A" w:rsidR="00E23B51" w:rsidRPr="001605E7" w:rsidRDefault="00E23B5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R=W</w:t>
            </w:r>
          </w:p>
        </w:tc>
      </w:tr>
    </w:tbl>
    <w:p w14:paraId="0A18B2D3" w14:textId="77777777" w:rsidR="001C2801" w:rsidRPr="001605E7" w:rsidRDefault="001C2801" w:rsidP="00155A42">
      <w:pPr>
        <w:pStyle w:val="11"/>
        <w:rPr>
          <w:rFonts w:eastAsiaTheme="minorHAnsi"/>
        </w:rPr>
      </w:pPr>
    </w:p>
    <w:tbl>
      <w:tblPr>
        <w:tblStyle w:val="af3"/>
        <w:tblW w:w="0" w:type="auto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680"/>
        <w:gridCol w:w="1247"/>
        <w:gridCol w:w="6521"/>
      </w:tblGrid>
      <w:tr w:rsidR="001C2801" w:rsidRPr="00546234" w14:paraId="16AB3E97" w14:textId="77777777" w:rsidTr="001605E7">
        <w:trPr>
          <w:jc w:val="center"/>
        </w:trPr>
        <w:tc>
          <w:tcPr>
            <w:tcW w:w="680" w:type="dxa"/>
            <w:shd w:val="clear" w:color="auto" w:fill="EAE8DA"/>
          </w:tcPr>
          <w:p w14:paraId="70910185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Bit</w:t>
            </w:r>
          </w:p>
        </w:tc>
        <w:tc>
          <w:tcPr>
            <w:tcW w:w="1247" w:type="dxa"/>
            <w:shd w:val="clear" w:color="auto" w:fill="EAE8DA"/>
          </w:tcPr>
          <w:p w14:paraId="05F4465A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Symbol</w:t>
            </w:r>
          </w:p>
        </w:tc>
        <w:tc>
          <w:tcPr>
            <w:tcW w:w="6521" w:type="dxa"/>
            <w:shd w:val="clear" w:color="auto" w:fill="EAE8DA"/>
          </w:tcPr>
          <w:p w14:paraId="073BA811" w14:textId="77777777" w:rsidR="001C2801" w:rsidRPr="001605E7" w:rsidRDefault="001C2801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Description</w:t>
            </w:r>
          </w:p>
        </w:tc>
      </w:tr>
      <w:tr w:rsidR="001C2801" w:rsidRPr="00546234" w14:paraId="5A583363" w14:textId="77777777" w:rsidTr="001605E7">
        <w:trPr>
          <w:jc w:val="center"/>
        </w:trPr>
        <w:tc>
          <w:tcPr>
            <w:tcW w:w="680" w:type="dxa"/>
            <w:vAlign w:val="center"/>
          </w:tcPr>
          <w:p w14:paraId="428CD2FD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7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2F870D3A" w14:textId="62D4E6DE" w:rsidR="001C2801" w:rsidRPr="001605E7" w:rsidRDefault="00F74E42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6521" w:type="dxa"/>
          </w:tcPr>
          <w:p w14:paraId="6B133153" w14:textId="1CA9CE5C" w:rsidR="001C2801" w:rsidRPr="001605E7" w:rsidRDefault="00F74E4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Reserved</w:t>
            </w:r>
          </w:p>
        </w:tc>
      </w:tr>
      <w:tr w:rsidR="001C2801" w:rsidRPr="00546234" w14:paraId="35A0F468" w14:textId="77777777" w:rsidTr="001605E7">
        <w:trPr>
          <w:jc w:val="center"/>
        </w:trPr>
        <w:tc>
          <w:tcPr>
            <w:tcW w:w="680" w:type="dxa"/>
            <w:vAlign w:val="center"/>
          </w:tcPr>
          <w:p w14:paraId="04B84F16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6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2DBEA49C" w14:textId="3A7C5CFF" w:rsidR="001C2801" w:rsidRPr="001605E7" w:rsidRDefault="00E23B5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M</w:t>
            </w:r>
            <w:r w:rsidR="001C2801" w:rsidRPr="001605E7">
              <w:rPr>
                <w:rFonts w:eastAsiaTheme="minorHAnsi"/>
              </w:rPr>
              <w:t>BBLK</w:t>
            </w:r>
          </w:p>
        </w:tc>
        <w:tc>
          <w:tcPr>
            <w:tcW w:w="6521" w:type="dxa"/>
          </w:tcPr>
          <w:p w14:paraId="05BDAF32" w14:textId="77777777" w:rsidR="001C2801" w:rsidRPr="001605E7" w:rsidRDefault="001C2801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Broadcast Blocking in MACRAW mode</w:t>
            </w:r>
          </w:p>
          <w:p w14:paraId="77128A24" w14:textId="1D4A71B4" w:rsidR="003503E4" w:rsidRPr="001605E7" w:rsidRDefault="003503E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MACRAW Mode</w:t>
            </w:r>
            <w:r w:rsidRPr="001605E7">
              <w:rPr>
                <w:rFonts w:eastAsiaTheme="minorHAnsi" w:hint="eastAsia"/>
              </w:rPr>
              <w:t>경우에</w:t>
            </w:r>
            <w:r w:rsidRPr="001605E7">
              <w:rPr>
                <w:rFonts w:eastAsiaTheme="minorHAnsi"/>
              </w:rPr>
              <w:t xml:space="preserve"> Broadcast Packet</w:t>
            </w:r>
            <w:r w:rsidRPr="001605E7">
              <w:rPr>
                <w:rFonts w:eastAsiaTheme="minorHAnsi" w:hint="eastAsia"/>
              </w:rPr>
              <w:t>을</w:t>
            </w:r>
            <w:r w:rsidRPr="001605E7">
              <w:rPr>
                <w:rFonts w:eastAsiaTheme="minorHAnsi"/>
              </w:rPr>
              <w:t xml:space="preserve"> Blocking</w:t>
            </w:r>
            <w:r w:rsidRPr="001605E7">
              <w:rPr>
                <w:rFonts w:eastAsiaTheme="minorHAnsi" w:hint="eastAsia"/>
              </w:rPr>
              <w:t>하기위해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이</w:t>
            </w:r>
            <w:r w:rsidRPr="001605E7">
              <w:rPr>
                <w:rFonts w:eastAsiaTheme="minorHAnsi"/>
              </w:rPr>
              <w:t xml:space="preserve"> Bit</w:t>
            </w:r>
            <w:r w:rsidRPr="001605E7">
              <w:rPr>
                <w:rFonts w:eastAsiaTheme="minorHAnsi" w:hint="eastAsia"/>
              </w:rPr>
              <w:t>는</w:t>
            </w:r>
            <w:r w:rsidRPr="001605E7">
              <w:rPr>
                <w:rFonts w:eastAsiaTheme="minorHAnsi"/>
              </w:rPr>
              <w:t xml:space="preserve"> ‘1’</w:t>
            </w:r>
            <w:r w:rsidRPr="001605E7">
              <w:rPr>
                <w:rFonts w:eastAsiaTheme="minorHAnsi" w:hint="eastAsia"/>
              </w:rPr>
              <w:t>로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설정한다</w:t>
            </w:r>
            <w:r w:rsidRPr="001605E7">
              <w:rPr>
                <w:rFonts w:eastAsiaTheme="minorHAnsi"/>
              </w:rPr>
              <w:t>.</w:t>
            </w:r>
          </w:p>
          <w:p w14:paraId="58F6BF52" w14:textId="77777777" w:rsidR="001C2801" w:rsidRPr="00E01E81" w:rsidRDefault="001C2801" w:rsidP="00DD1B9C">
            <w:pPr>
              <w:ind w:right="200"/>
              <w:rPr>
                <w:rFonts w:ascii="Trebuchet MS" w:eastAsiaTheme="minorHAnsi" w:hAnsi="Trebuchet MS" w:cs="Arial"/>
                <w:szCs w:val="20"/>
              </w:rPr>
            </w:pPr>
            <w:r w:rsidRPr="00E01E81">
              <w:rPr>
                <w:rFonts w:ascii="Trebuchet MS" w:eastAsiaTheme="minorHAnsi" w:hAnsi="Trebuchet MS" w:cs="Arial"/>
                <w:szCs w:val="20"/>
              </w:rPr>
              <w:t>0 : disable Broadcast Blocking</w:t>
            </w:r>
          </w:p>
          <w:p w14:paraId="3396A767" w14:textId="22DF998D" w:rsidR="001C2801" w:rsidRPr="00E01E81" w:rsidRDefault="003503E4" w:rsidP="003503E4">
            <w:pPr>
              <w:ind w:right="200"/>
              <w:rPr>
                <w:rFonts w:ascii="Trebuchet MS" w:eastAsiaTheme="minorHAnsi" w:hAnsi="Trebuchet MS" w:cs="Arial"/>
                <w:szCs w:val="20"/>
              </w:rPr>
            </w:pPr>
            <w:r w:rsidRPr="00E01E81">
              <w:rPr>
                <w:rFonts w:ascii="Trebuchet MS" w:eastAsiaTheme="minorHAnsi" w:hAnsi="Trebuchet MS" w:cs="Arial"/>
                <w:szCs w:val="20"/>
              </w:rPr>
              <w:t>1 : enable Broadcast Blocking</w:t>
            </w:r>
          </w:p>
        </w:tc>
      </w:tr>
      <w:tr w:rsidR="001C2801" w:rsidRPr="00546234" w14:paraId="3B44C609" w14:textId="77777777" w:rsidTr="001605E7">
        <w:trPr>
          <w:jc w:val="center"/>
        </w:trPr>
        <w:tc>
          <w:tcPr>
            <w:tcW w:w="680" w:type="dxa"/>
            <w:vAlign w:val="center"/>
          </w:tcPr>
          <w:p w14:paraId="7ACD1963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5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2953E27A" w14:textId="04559D06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M</w:t>
            </w:r>
            <w:r w:rsidR="00E23B51" w:rsidRPr="001605E7">
              <w:rPr>
                <w:rFonts w:eastAsiaTheme="minorHAnsi"/>
              </w:rPr>
              <w:t>MBLK</w:t>
            </w:r>
          </w:p>
        </w:tc>
        <w:tc>
          <w:tcPr>
            <w:tcW w:w="6521" w:type="dxa"/>
          </w:tcPr>
          <w:p w14:paraId="1224315F" w14:textId="77777777" w:rsidR="001C2801" w:rsidRPr="001605E7" w:rsidRDefault="001C2801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Multicast Blocking in MACRAW mode</w:t>
            </w:r>
          </w:p>
          <w:p w14:paraId="475ED5CD" w14:textId="1C3CED8B" w:rsidR="003503E4" w:rsidRPr="001605E7" w:rsidRDefault="003503E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MACRAW Mode</w:t>
            </w:r>
            <w:r w:rsidRPr="001605E7">
              <w:rPr>
                <w:rFonts w:eastAsiaTheme="minorHAnsi" w:hint="eastAsia"/>
              </w:rPr>
              <w:t>경우에</w:t>
            </w:r>
            <w:r w:rsidRPr="001605E7">
              <w:rPr>
                <w:rFonts w:eastAsiaTheme="minorHAnsi"/>
              </w:rPr>
              <w:t xml:space="preserve"> Multicast MAC Packet</w:t>
            </w:r>
            <w:r w:rsidRPr="001605E7">
              <w:rPr>
                <w:rFonts w:eastAsiaTheme="minorHAnsi" w:hint="eastAsia"/>
              </w:rPr>
              <w:t>을</w:t>
            </w:r>
            <w:r w:rsidRPr="001605E7">
              <w:rPr>
                <w:rFonts w:eastAsiaTheme="minorHAnsi"/>
              </w:rPr>
              <w:t xml:space="preserve"> Blocking </w:t>
            </w:r>
            <w:r w:rsidRPr="001605E7">
              <w:rPr>
                <w:rFonts w:eastAsiaTheme="minorHAnsi" w:hint="eastAsia"/>
              </w:rPr>
              <w:t>하기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위해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이</w:t>
            </w:r>
            <w:r w:rsidRPr="001605E7">
              <w:rPr>
                <w:rFonts w:eastAsiaTheme="minorHAnsi"/>
              </w:rPr>
              <w:t>Bit</w:t>
            </w:r>
            <w:r w:rsidRPr="001605E7">
              <w:rPr>
                <w:rFonts w:eastAsiaTheme="minorHAnsi" w:hint="eastAsia"/>
              </w:rPr>
              <w:t>는</w:t>
            </w:r>
            <w:r w:rsidRPr="001605E7">
              <w:rPr>
                <w:rFonts w:eastAsiaTheme="minorHAnsi"/>
              </w:rPr>
              <w:t xml:space="preserve"> ‘1’</w:t>
            </w:r>
            <w:r w:rsidRPr="001605E7">
              <w:rPr>
                <w:rFonts w:eastAsiaTheme="minorHAnsi" w:hint="eastAsia"/>
              </w:rPr>
              <w:t>로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설정한다</w:t>
            </w:r>
            <w:r w:rsidRPr="001605E7">
              <w:rPr>
                <w:rFonts w:eastAsiaTheme="minorHAnsi"/>
              </w:rPr>
              <w:t>.</w:t>
            </w:r>
          </w:p>
          <w:p w14:paraId="1186D531" w14:textId="77777777" w:rsidR="001C2801" w:rsidRPr="00E01E81" w:rsidRDefault="001C2801" w:rsidP="00DD1B9C">
            <w:pPr>
              <w:ind w:right="200"/>
              <w:rPr>
                <w:rFonts w:ascii="Trebuchet MS" w:eastAsiaTheme="minorHAnsi" w:hAnsi="Trebuchet MS" w:cs="Arial"/>
                <w:szCs w:val="20"/>
              </w:rPr>
            </w:pPr>
            <w:r w:rsidRPr="00E01E81">
              <w:rPr>
                <w:rFonts w:ascii="Trebuchet MS" w:eastAsiaTheme="minorHAnsi" w:hAnsi="Trebuchet MS" w:cs="Arial"/>
                <w:szCs w:val="20"/>
              </w:rPr>
              <w:t>0 : disable Multicast Blocking</w:t>
            </w:r>
          </w:p>
          <w:p w14:paraId="26C05334" w14:textId="4B6D9E4D" w:rsidR="001C2801" w:rsidRPr="00E01E81" w:rsidRDefault="003503E4" w:rsidP="003503E4">
            <w:pPr>
              <w:ind w:right="200"/>
              <w:rPr>
                <w:rFonts w:ascii="Trebuchet MS" w:eastAsiaTheme="minorHAnsi" w:hAnsi="Trebuchet MS" w:cs="Arial"/>
                <w:szCs w:val="20"/>
              </w:rPr>
            </w:pPr>
            <w:r w:rsidRPr="00E01E81">
              <w:rPr>
                <w:rFonts w:ascii="Trebuchet MS" w:eastAsiaTheme="minorHAnsi" w:hAnsi="Trebuchet MS" w:cs="Arial"/>
                <w:szCs w:val="20"/>
              </w:rPr>
              <w:t>1 : enable Multicast Blocking</w:t>
            </w:r>
          </w:p>
        </w:tc>
      </w:tr>
      <w:tr w:rsidR="001C2801" w:rsidRPr="00546234" w14:paraId="6792AC7A" w14:textId="77777777" w:rsidTr="001605E7">
        <w:trPr>
          <w:jc w:val="center"/>
        </w:trPr>
        <w:tc>
          <w:tcPr>
            <w:tcW w:w="680" w:type="dxa"/>
            <w:vAlign w:val="center"/>
          </w:tcPr>
          <w:p w14:paraId="586E206F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4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13DF2203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IPV6BLK</w:t>
            </w:r>
          </w:p>
        </w:tc>
        <w:tc>
          <w:tcPr>
            <w:tcW w:w="6521" w:type="dxa"/>
          </w:tcPr>
          <w:p w14:paraId="72287ED7" w14:textId="77777777" w:rsidR="001C2801" w:rsidRPr="001605E7" w:rsidRDefault="001C2801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IPv6 packet Blocking in MACRAW mode</w:t>
            </w:r>
          </w:p>
          <w:p w14:paraId="479B5BAC" w14:textId="2E18B625" w:rsidR="003503E4" w:rsidRPr="001605E7" w:rsidRDefault="003503E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MACRAW Mode</w:t>
            </w:r>
            <w:r w:rsidRPr="001605E7">
              <w:rPr>
                <w:rFonts w:eastAsiaTheme="minorHAnsi" w:hint="eastAsia"/>
              </w:rPr>
              <w:t>경우에</w:t>
            </w:r>
            <w:r w:rsidRPr="001605E7">
              <w:rPr>
                <w:rFonts w:eastAsiaTheme="minorHAnsi"/>
              </w:rPr>
              <w:t xml:space="preserve"> IPv6 Packet</w:t>
            </w:r>
            <w:r w:rsidRPr="001605E7">
              <w:rPr>
                <w:rFonts w:eastAsiaTheme="minorHAnsi" w:hint="eastAsia"/>
              </w:rPr>
              <w:t>을</w:t>
            </w:r>
            <w:r w:rsidRPr="001605E7">
              <w:rPr>
                <w:rFonts w:eastAsiaTheme="minorHAnsi"/>
              </w:rPr>
              <w:t xml:space="preserve"> Blocking </w:t>
            </w:r>
            <w:r w:rsidRPr="001605E7">
              <w:rPr>
                <w:rFonts w:eastAsiaTheme="minorHAnsi" w:hint="eastAsia"/>
              </w:rPr>
              <w:t>하기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위해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이</w:t>
            </w:r>
            <w:r w:rsidRPr="001605E7">
              <w:rPr>
                <w:rFonts w:eastAsiaTheme="minorHAnsi"/>
              </w:rPr>
              <w:t>Bit</w:t>
            </w:r>
            <w:r w:rsidRPr="001605E7">
              <w:rPr>
                <w:rFonts w:eastAsiaTheme="minorHAnsi" w:hint="eastAsia"/>
              </w:rPr>
              <w:t>는</w:t>
            </w:r>
            <w:r w:rsidRPr="001605E7">
              <w:rPr>
                <w:rFonts w:eastAsiaTheme="minorHAnsi"/>
              </w:rPr>
              <w:t xml:space="preserve"> ‘1’</w:t>
            </w:r>
            <w:r w:rsidRPr="001605E7">
              <w:rPr>
                <w:rFonts w:eastAsiaTheme="minorHAnsi" w:hint="eastAsia"/>
              </w:rPr>
              <w:t>로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설정한다</w:t>
            </w:r>
            <w:r w:rsidRPr="001605E7">
              <w:rPr>
                <w:rFonts w:eastAsiaTheme="minorHAnsi"/>
              </w:rPr>
              <w:t>.</w:t>
            </w:r>
          </w:p>
          <w:p w14:paraId="1696EF53" w14:textId="77777777" w:rsidR="001C2801" w:rsidRPr="00E01E81" w:rsidRDefault="001C2801" w:rsidP="00DD1B9C">
            <w:pPr>
              <w:ind w:right="200"/>
              <w:rPr>
                <w:rFonts w:ascii="Trebuchet MS" w:eastAsiaTheme="minorHAnsi" w:hAnsi="Trebuchet MS" w:cs="Arial"/>
                <w:szCs w:val="20"/>
              </w:rPr>
            </w:pPr>
            <w:r w:rsidRPr="00E01E81">
              <w:rPr>
                <w:rFonts w:ascii="Trebuchet MS" w:eastAsiaTheme="minorHAnsi" w:hAnsi="Trebuchet MS" w:cs="Arial"/>
                <w:szCs w:val="20"/>
              </w:rPr>
              <w:t>0 : disable IPv6 Blocking</w:t>
            </w:r>
          </w:p>
          <w:p w14:paraId="2D13B1A4" w14:textId="0510690F" w:rsidR="001C2801" w:rsidRPr="001605E7" w:rsidRDefault="001C2801" w:rsidP="003503E4">
            <w:pPr>
              <w:ind w:right="200"/>
              <w:rPr>
                <w:rFonts w:ascii="Trebuchet MS" w:eastAsiaTheme="minorHAnsi" w:hAnsi="Trebuchet MS"/>
              </w:rPr>
            </w:pPr>
            <w:r w:rsidRPr="00E01E81">
              <w:rPr>
                <w:rFonts w:ascii="Trebuchet MS" w:eastAsiaTheme="minorHAnsi" w:hAnsi="Trebuchet MS" w:cs="Arial"/>
                <w:szCs w:val="20"/>
              </w:rPr>
              <w:t>1 : enable IPv6 Blocking</w:t>
            </w:r>
          </w:p>
        </w:tc>
      </w:tr>
      <w:tr w:rsidR="001C2801" w:rsidRPr="00546234" w14:paraId="6102258E" w14:textId="77777777" w:rsidTr="001605E7">
        <w:trPr>
          <w:jc w:val="center"/>
        </w:trPr>
        <w:tc>
          <w:tcPr>
            <w:tcW w:w="680" w:type="dxa"/>
            <w:vAlign w:val="center"/>
          </w:tcPr>
          <w:p w14:paraId="00EFC49A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  <w:color w:val="BFBFBF" w:themeColor="background1" w:themeShade="BF"/>
              </w:rPr>
            </w:pPr>
            <w:r w:rsidRPr="001605E7">
              <w:rPr>
                <w:rFonts w:eastAsiaTheme="minorHAnsi"/>
                <w:color w:val="BFBFBF" w:themeColor="background1" w:themeShade="BF"/>
              </w:rPr>
              <w:t>3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0955FA3A" w14:textId="63759312" w:rsidR="001C2801" w:rsidRPr="001605E7" w:rsidRDefault="001C2801" w:rsidP="001605E7">
            <w:pPr>
              <w:pStyle w:val="11"/>
              <w:jc w:val="center"/>
              <w:rPr>
                <w:rFonts w:eastAsiaTheme="minorHAnsi"/>
                <w:color w:val="BFBFBF" w:themeColor="background1" w:themeShade="BF"/>
              </w:rPr>
            </w:pPr>
            <w:r w:rsidRPr="001605E7">
              <w:rPr>
                <w:rFonts w:eastAsiaTheme="minorHAnsi"/>
                <w:color w:val="BFBFBF" w:themeColor="background1" w:themeShade="BF"/>
              </w:rPr>
              <w:t>UNOCHK</w:t>
            </w:r>
          </w:p>
        </w:tc>
        <w:tc>
          <w:tcPr>
            <w:tcW w:w="6521" w:type="dxa"/>
          </w:tcPr>
          <w:p w14:paraId="426D31FA" w14:textId="77777777" w:rsidR="001C2801" w:rsidRPr="001605E7" w:rsidRDefault="001C2801" w:rsidP="00155A42">
            <w:pPr>
              <w:pStyle w:val="11"/>
              <w:rPr>
                <w:rFonts w:eastAsiaTheme="minorHAnsi"/>
                <w:color w:val="BFBFBF" w:themeColor="background1" w:themeShade="BF"/>
              </w:rPr>
            </w:pPr>
            <w:r w:rsidRPr="001605E7">
              <w:rPr>
                <w:rFonts w:eastAsiaTheme="minorHAnsi"/>
                <w:color w:val="BFBFBF" w:themeColor="background1" w:themeShade="BF"/>
              </w:rPr>
              <w:t>No Check Checksum in UDP Mode</w:t>
            </w:r>
          </w:p>
          <w:p w14:paraId="352EE568" w14:textId="6323A437" w:rsidR="003503E4" w:rsidRPr="001605E7" w:rsidRDefault="003503E4" w:rsidP="00155A42">
            <w:pPr>
              <w:pStyle w:val="11"/>
              <w:rPr>
                <w:rFonts w:eastAsiaTheme="minorHAnsi"/>
                <w:color w:val="BFBFBF" w:themeColor="background1" w:themeShade="BF"/>
              </w:rPr>
            </w:pPr>
            <w:r w:rsidRPr="001605E7">
              <w:rPr>
                <w:rFonts w:eastAsiaTheme="minorHAnsi"/>
                <w:color w:val="BFBFBF" w:themeColor="background1" w:themeShade="BF"/>
              </w:rPr>
              <w:t xml:space="preserve">UDP Mode </w:t>
            </w:r>
            <w:r w:rsidRPr="001605E7">
              <w:rPr>
                <w:rFonts w:eastAsiaTheme="minorHAnsi" w:hint="eastAsia"/>
                <w:color w:val="BFBFBF" w:themeColor="background1" w:themeShade="BF"/>
              </w:rPr>
              <w:t>에서</w:t>
            </w:r>
            <w:r w:rsidRPr="001605E7">
              <w:rPr>
                <w:rFonts w:eastAsiaTheme="minorHAnsi"/>
                <w:color w:val="BFBFBF" w:themeColor="background1" w:themeShade="BF"/>
              </w:rPr>
              <w:t xml:space="preserve"> Checksum check</w:t>
            </w:r>
            <w:r w:rsidRPr="001605E7">
              <w:rPr>
                <w:rFonts w:eastAsiaTheme="minorHAnsi" w:hint="eastAsia"/>
                <w:color w:val="BFBFBF" w:themeColor="background1" w:themeShade="BF"/>
              </w:rPr>
              <w:t>를</w:t>
            </w:r>
            <w:r w:rsidRPr="001605E7">
              <w:rPr>
                <w:rFonts w:eastAsiaTheme="minorHAnsi"/>
                <w:color w:val="BFBFBF" w:themeColor="background1" w:themeShade="BF"/>
              </w:rPr>
              <w:t xml:space="preserve"> </w:t>
            </w:r>
            <w:r w:rsidRPr="001605E7">
              <w:rPr>
                <w:rFonts w:eastAsiaTheme="minorHAnsi" w:hint="eastAsia"/>
                <w:color w:val="BFBFBF" w:themeColor="background1" w:themeShade="BF"/>
              </w:rPr>
              <w:t>하지</w:t>
            </w:r>
            <w:r w:rsidRPr="001605E7">
              <w:rPr>
                <w:rFonts w:eastAsiaTheme="minorHAnsi"/>
                <w:color w:val="BFBFBF" w:themeColor="background1" w:themeShade="BF"/>
              </w:rPr>
              <w:t xml:space="preserve"> </w:t>
            </w:r>
            <w:r w:rsidRPr="001605E7">
              <w:rPr>
                <w:rFonts w:eastAsiaTheme="minorHAnsi" w:hint="eastAsia"/>
                <w:color w:val="BFBFBF" w:themeColor="background1" w:themeShade="BF"/>
              </w:rPr>
              <w:t>않기</w:t>
            </w:r>
            <w:r w:rsidRPr="001605E7">
              <w:rPr>
                <w:rFonts w:eastAsiaTheme="minorHAnsi"/>
                <w:color w:val="BFBFBF" w:themeColor="background1" w:themeShade="BF"/>
              </w:rPr>
              <w:t xml:space="preserve"> </w:t>
            </w:r>
            <w:r w:rsidRPr="001605E7">
              <w:rPr>
                <w:rFonts w:eastAsiaTheme="minorHAnsi" w:hint="eastAsia"/>
                <w:color w:val="BFBFBF" w:themeColor="background1" w:themeShade="BF"/>
              </w:rPr>
              <w:t>위해서</w:t>
            </w:r>
            <w:r w:rsidRPr="001605E7">
              <w:rPr>
                <w:rFonts w:eastAsiaTheme="minorHAnsi"/>
                <w:color w:val="BFBFBF" w:themeColor="background1" w:themeShade="BF"/>
              </w:rPr>
              <w:t xml:space="preserve"> </w:t>
            </w:r>
            <w:r w:rsidRPr="001605E7">
              <w:rPr>
                <w:rFonts w:eastAsiaTheme="minorHAnsi" w:hint="eastAsia"/>
                <w:color w:val="BFBFBF" w:themeColor="background1" w:themeShade="BF"/>
              </w:rPr>
              <w:t>이</w:t>
            </w:r>
            <w:r w:rsidRPr="001605E7">
              <w:rPr>
                <w:rFonts w:eastAsiaTheme="minorHAnsi"/>
                <w:color w:val="BFBFBF" w:themeColor="background1" w:themeShade="BF"/>
              </w:rPr>
              <w:t xml:space="preserve"> Bit</w:t>
            </w:r>
            <w:r w:rsidRPr="001605E7">
              <w:rPr>
                <w:rFonts w:eastAsiaTheme="minorHAnsi" w:hint="eastAsia"/>
                <w:color w:val="BFBFBF" w:themeColor="background1" w:themeShade="BF"/>
              </w:rPr>
              <w:t>는</w:t>
            </w:r>
            <w:r w:rsidRPr="001605E7">
              <w:rPr>
                <w:rFonts w:eastAsiaTheme="minorHAnsi"/>
                <w:color w:val="BFBFBF" w:themeColor="background1" w:themeShade="BF"/>
              </w:rPr>
              <w:t xml:space="preserve"> ‘1’</w:t>
            </w:r>
            <w:r w:rsidRPr="001605E7">
              <w:rPr>
                <w:rFonts w:eastAsiaTheme="minorHAnsi" w:hint="eastAsia"/>
                <w:color w:val="BFBFBF" w:themeColor="background1" w:themeShade="BF"/>
              </w:rPr>
              <w:t>로</w:t>
            </w:r>
            <w:r w:rsidRPr="001605E7">
              <w:rPr>
                <w:rFonts w:eastAsiaTheme="minorHAnsi"/>
                <w:color w:val="BFBFBF" w:themeColor="background1" w:themeShade="BF"/>
              </w:rPr>
              <w:t xml:space="preserve"> </w:t>
            </w:r>
            <w:r w:rsidRPr="001605E7">
              <w:rPr>
                <w:rFonts w:eastAsiaTheme="minorHAnsi" w:hint="eastAsia"/>
                <w:color w:val="BFBFBF" w:themeColor="background1" w:themeShade="BF"/>
              </w:rPr>
              <w:t>설정한다</w:t>
            </w:r>
            <w:r w:rsidRPr="001605E7">
              <w:rPr>
                <w:rFonts w:eastAsiaTheme="minorHAnsi"/>
                <w:color w:val="BFBFBF" w:themeColor="background1" w:themeShade="BF"/>
              </w:rPr>
              <w:t>.</w:t>
            </w:r>
          </w:p>
          <w:p w14:paraId="72231DEB" w14:textId="77777777" w:rsidR="001C2801" w:rsidRPr="001605E7" w:rsidRDefault="001C2801" w:rsidP="00155A42">
            <w:pPr>
              <w:pStyle w:val="11"/>
              <w:rPr>
                <w:rFonts w:eastAsiaTheme="minorHAnsi"/>
                <w:color w:val="BFBFBF" w:themeColor="background1" w:themeShade="BF"/>
              </w:rPr>
            </w:pPr>
            <w:r w:rsidRPr="001605E7">
              <w:rPr>
                <w:rFonts w:eastAsiaTheme="minorHAnsi"/>
                <w:color w:val="BFBFBF" w:themeColor="background1" w:themeShade="BF"/>
              </w:rPr>
              <w:t>0: enable check Checksum</w:t>
            </w:r>
          </w:p>
          <w:p w14:paraId="505B7E1E" w14:textId="24BB0155" w:rsidR="001C2801" w:rsidRPr="001605E7" w:rsidRDefault="003503E4" w:rsidP="00155A42">
            <w:pPr>
              <w:pStyle w:val="11"/>
              <w:rPr>
                <w:rFonts w:eastAsiaTheme="minorHAnsi"/>
                <w:color w:val="BFBFBF" w:themeColor="background1" w:themeShade="BF"/>
              </w:rPr>
            </w:pPr>
            <w:r w:rsidRPr="001605E7">
              <w:rPr>
                <w:rFonts w:eastAsiaTheme="minorHAnsi"/>
                <w:color w:val="BFBFBF" w:themeColor="background1" w:themeShade="BF"/>
              </w:rPr>
              <w:t>1: disable check Checksum</w:t>
            </w:r>
          </w:p>
        </w:tc>
      </w:tr>
      <w:tr w:rsidR="001C2801" w:rsidRPr="00546234" w14:paraId="48AE5DC8" w14:textId="77777777" w:rsidTr="001605E7">
        <w:trPr>
          <w:jc w:val="center"/>
        </w:trPr>
        <w:tc>
          <w:tcPr>
            <w:tcW w:w="680" w:type="dxa"/>
            <w:vAlign w:val="center"/>
          </w:tcPr>
          <w:p w14:paraId="2A679E91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  <w:color w:val="BFBFBF" w:themeColor="background1" w:themeShade="BF"/>
              </w:rPr>
            </w:pPr>
            <w:r w:rsidRPr="001605E7">
              <w:rPr>
                <w:rFonts w:eastAsiaTheme="minorHAnsi"/>
                <w:color w:val="BFBFBF" w:themeColor="background1" w:themeShade="BF"/>
              </w:rPr>
              <w:t>2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643ADC51" w14:textId="50694185" w:rsidR="001C2801" w:rsidRPr="001605E7" w:rsidRDefault="00E23B51" w:rsidP="001605E7">
            <w:pPr>
              <w:pStyle w:val="11"/>
              <w:jc w:val="center"/>
              <w:rPr>
                <w:rFonts w:eastAsiaTheme="minorHAnsi"/>
                <w:color w:val="BFBFBF" w:themeColor="background1" w:themeShade="BF"/>
              </w:rPr>
            </w:pPr>
            <w:r w:rsidRPr="001605E7">
              <w:rPr>
                <w:rFonts w:eastAsiaTheme="minorHAnsi"/>
                <w:color w:val="BFBFBF" w:themeColor="background1" w:themeShade="BF"/>
              </w:rPr>
              <w:t>T</w:t>
            </w:r>
            <w:r w:rsidR="001C2801" w:rsidRPr="001605E7">
              <w:rPr>
                <w:rFonts w:eastAsiaTheme="minorHAnsi"/>
                <w:color w:val="BFBFBF" w:themeColor="background1" w:themeShade="BF"/>
              </w:rPr>
              <w:t>NOCHK</w:t>
            </w:r>
          </w:p>
        </w:tc>
        <w:tc>
          <w:tcPr>
            <w:tcW w:w="6521" w:type="dxa"/>
          </w:tcPr>
          <w:p w14:paraId="4122FFBE" w14:textId="77777777" w:rsidR="001C2801" w:rsidRPr="001605E7" w:rsidRDefault="001C2801" w:rsidP="00155A42">
            <w:pPr>
              <w:pStyle w:val="11"/>
              <w:rPr>
                <w:rFonts w:eastAsiaTheme="minorHAnsi"/>
                <w:color w:val="BFBFBF" w:themeColor="background1" w:themeShade="BF"/>
              </w:rPr>
            </w:pPr>
            <w:r w:rsidRPr="001605E7">
              <w:rPr>
                <w:rFonts w:eastAsiaTheme="minorHAnsi"/>
                <w:color w:val="BFBFBF" w:themeColor="background1" w:themeShade="BF"/>
              </w:rPr>
              <w:t>No Check Checksum in TCP Mode</w:t>
            </w:r>
          </w:p>
          <w:p w14:paraId="6F92CB37" w14:textId="6D8AF7B6" w:rsidR="003503E4" w:rsidRPr="001605E7" w:rsidRDefault="003503E4" w:rsidP="00155A42">
            <w:pPr>
              <w:pStyle w:val="11"/>
              <w:rPr>
                <w:rFonts w:eastAsiaTheme="minorHAnsi"/>
                <w:color w:val="BFBFBF" w:themeColor="background1" w:themeShade="BF"/>
              </w:rPr>
            </w:pPr>
            <w:r w:rsidRPr="001605E7">
              <w:rPr>
                <w:rFonts w:eastAsiaTheme="minorHAnsi"/>
                <w:color w:val="BFBFBF" w:themeColor="background1" w:themeShade="BF"/>
              </w:rPr>
              <w:t xml:space="preserve">TCP Mode </w:t>
            </w:r>
            <w:r w:rsidRPr="001605E7">
              <w:rPr>
                <w:rFonts w:eastAsiaTheme="minorHAnsi" w:hint="eastAsia"/>
                <w:color w:val="BFBFBF" w:themeColor="background1" w:themeShade="BF"/>
              </w:rPr>
              <w:t>에서</w:t>
            </w:r>
            <w:r w:rsidRPr="001605E7">
              <w:rPr>
                <w:rFonts w:eastAsiaTheme="minorHAnsi"/>
                <w:color w:val="BFBFBF" w:themeColor="background1" w:themeShade="BF"/>
              </w:rPr>
              <w:t xml:space="preserve"> Checksum check</w:t>
            </w:r>
            <w:r w:rsidRPr="001605E7">
              <w:rPr>
                <w:rFonts w:eastAsiaTheme="minorHAnsi" w:hint="eastAsia"/>
                <w:color w:val="BFBFBF" w:themeColor="background1" w:themeShade="BF"/>
              </w:rPr>
              <w:t>를</w:t>
            </w:r>
            <w:r w:rsidRPr="001605E7">
              <w:rPr>
                <w:rFonts w:eastAsiaTheme="minorHAnsi"/>
                <w:color w:val="BFBFBF" w:themeColor="background1" w:themeShade="BF"/>
              </w:rPr>
              <w:t xml:space="preserve"> </w:t>
            </w:r>
            <w:r w:rsidRPr="001605E7">
              <w:rPr>
                <w:rFonts w:eastAsiaTheme="minorHAnsi" w:hint="eastAsia"/>
                <w:color w:val="BFBFBF" w:themeColor="background1" w:themeShade="BF"/>
              </w:rPr>
              <w:t>하지</w:t>
            </w:r>
            <w:r w:rsidRPr="001605E7">
              <w:rPr>
                <w:rFonts w:eastAsiaTheme="minorHAnsi"/>
                <w:color w:val="BFBFBF" w:themeColor="background1" w:themeShade="BF"/>
              </w:rPr>
              <w:t xml:space="preserve"> </w:t>
            </w:r>
            <w:r w:rsidRPr="001605E7">
              <w:rPr>
                <w:rFonts w:eastAsiaTheme="minorHAnsi" w:hint="eastAsia"/>
                <w:color w:val="BFBFBF" w:themeColor="background1" w:themeShade="BF"/>
              </w:rPr>
              <w:t>않기</w:t>
            </w:r>
            <w:r w:rsidRPr="001605E7">
              <w:rPr>
                <w:rFonts w:eastAsiaTheme="minorHAnsi"/>
                <w:color w:val="BFBFBF" w:themeColor="background1" w:themeShade="BF"/>
              </w:rPr>
              <w:t xml:space="preserve"> </w:t>
            </w:r>
            <w:r w:rsidRPr="001605E7">
              <w:rPr>
                <w:rFonts w:eastAsiaTheme="minorHAnsi" w:hint="eastAsia"/>
                <w:color w:val="BFBFBF" w:themeColor="background1" w:themeShade="BF"/>
              </w:rPr>
              <w:t>위해</w:t>
            </w:r>
            <w:r w:rsidRPr="001605E7">
              <w:rPr>
                <w:rFonts w:eastAsiaTheme="minorHAnsi"/>
                <w:color w:val="BFBFBF" w:themeColor="background1" w:themeShade="BF"/>
              </w:rPr>
              <w:t xml:space="preserve"> </w:t>
            </w:r>
            <w:r w:rsidRPr="001605E7">
              <w:rPr>
                <w:rFonts w:eastAsiaTheme="minorHAnsi" w:hint="eastAsia"/>
                <w:color w:val="BFBFBF" w:themeColor="background1" w:themeShade="BF"/>
              </w:rPr>
              <w:t>이</w:t>
            </w:r>
            <w:r w:rsidRPr="001605E7">
              <w:rPr>
                <w:rFonts w:eastAsiaTheme="minorHAnsi"/>
                <w:color w:val="BFBFBF" w:themeColor="background1" w:themeShade="BF"/>
              </w:rPr>
              <w:t xml:space="preserve"> Bit</w:t>
            </w:r>
            <w:r w:rsidRPr="001605E7">
              <w:rPr>
                <w:rFonts w:eastAsiaTheme="minorHAnsi" w:hint="eastAsia"/>
                <w:color w:val="BFBFBF" w:themeColor="background1" w:themeShade="BF"/>
              </w:rPr>
              <w:t>는</w:t>
            </w:r>
            <w:r w:rsidRPr="001605E7">
              <w:rPr>
                <w:rFonts w:eastAsiaTheme="minorHAnsi"/>
                <w:color w:val="BFBFBF" w:themeColor="background1" w:themeShade="BF"/>
              </w:rPr>
              <w:t xml:space="preserve"> ‘1’</w:t>
            </w:r>
            <w:r w:rsidRPr="001605E7">
              <w:rPr>
                <w:rFonts w:eastAsiaTheme="minorHAnsi" w:hint="eastAsia"/>
                <w:color w:val="BFBFBF" w:themeColor="background1" w:themeShade="BF"/>
              </w:rPr>
              <w:t>로</w:t>
            </w:r>
            <w:r w:rsidRPr="001605E7">
              <w:rPr>
                <w:rFonts w:eastAsiaTheme="minorHAnsi"/>
                <w:color w:val="BFBFBF" w:themeColor="background1" w:themeShade="BF"/>
              </w:rPr>
              <w:t xml:space="preserve"> </w:t>
            </w:r>
            <w:r w:rsidRPr="001605E7">
              <w:rPr>
                <w:rFonts w:eastAsiaTheme="minorHAnsi" w:hint="eastAsia"/>
                <w:color w:val="BFBFBF" w:themeColor="background1" w:themeShade="BF"/>
              </w:rPr>
              <w:t>설정한다</w:t>
            </w:r>
            <w:r w:rsidRPr="001605E7">
              <w:rPr>
                <w:rFonts w:eastAsiaTheme="minorHAnsi"/>
                <w:color w:val="BFBFBF" w:themeColor="background1" w:themeShade="BF"/>
              </w:rPr>
              <w:t>.</w:t>
            </w:r>
          </w:p>
          <w:p w14:paraId="76BA0093" w14:textId="77777777" w:rsidR="001C2801" w:rsidRPr="001605E7" w:rsidRDefault="001C2801" w:rsidP="00155A42">
            <w:pPr>
              <w:pStyle w:val="11"/>
              <w:rPr>
                <w:rFonts w:eastAsiaTheme="minorHAnsi"/>
                <w:color w:val="BFBFBF" w:themeColor="background1" w:themeShade="BF"/>
              </w:rPr>
            </w:pPr>
            <w:r w:rsidRPr="001605E7">
              <w:rPr>
                <w:rFonts w:eastAsiaTheme="minorHAnsi"/>
                <w:color w:val="BFBFBF" w:themeColor="background1" w:themeShade="BF"/>
              </w:rPr>
              <w:t>0: enable check Checksum</w:t>
            </w:r>
          </w:p>
          <w:p w14:paraId="3292E6D6" w14:textId="074DEF57" w:rsidR="001C2801" w:rsidRPr="001605E7" w:rsidRDefault="003503E4" w:rsidP="00155A42">
            <w:pPr>
              <w:pStyle w:val="11"/>
              <w:rPr>
                <w:rFonts w:eastAsiaTheme="minorHAnsi"/>
                <w:color w:val="BFBFBF" w:themeColor="background1" w:themeShade="BF"/>
              </w:rPr>
            </w:pPr>
            <w:r w:rsidRPr="001605E7">
              <w:rPr>
                <w:rFonts w:eastAsiaTheme="minorHAnsi"/>
                <w:color w:val="BFBFBF" w:themeColor="background1" w:themeShade="BF"/>
              </w:rPr>
              <w:t>1: disable check Checksum</w:t>
            </w:r>
          </w:p>
        </w:tc>
      </w:tr>
      <w:tr w:rsidR="001C2801" w:rsidRPr="00546234" w14:paraId="078D8729" w14:textId="77777777" w:rsidTr="001605E7">
        <w:trPr>
          <w:jc w:val="center"/>
        </w:trPr>
        <w:tc>
          <w:tcPr>
            <w:tcW w:w="680" w:type="dxa"/>
            <w:vAlign w:val="center"/>
          </w:tcPr>
          <w:p w14:paraId="6450AAC7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05B48E6E" w14:textId="71037EB4" w:rsidR="001C2801" w:rsidRPr="001605E7" w:rsidRDefault="00E23B5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U</w:t>
            </w:r>
            <w:r w:rsidR="001C2801" w:rsidRPr="001605E7">
              <w:rPr>
                <w:rFonts w:eastAsiaTheme="minorHAnsi"/>
              </w:rPr>
              <w:t>BBLK</w:t>
            </w:r>
          </w:p>
        </w:tc>
        <w:tc>
          <w:tcPr>
            <w:tcW w:w="6521" w:type="dxa"/>
          </w:tcPr>
          <w:p w14:paraId="1143F1C5" w14:textId="6589E0F7" w:rsidR="00457B66" w:rsidRDefault="00457B66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Broadcast Blocking in UDP mode</w:t>
            </w:r>
            <w:r>
              <w:rPr>
                <w:rFonts w:eastAsiaTheme="minorHAnsi"/>
              </w:rPr>
              <w:t>/</w:t>
            </w:r>
            <w:r w:rsidRPr="001605E7">
              <w:rPr>
                <w:rFonts w:eastAsiaTheme="minorHAnsi"/>
              </w:rPr>
              <w:t xml:space="preserve"> TCP Force PSH</w:t>
            </w:r>
          </w:p>
          <w:p w14:paraId="7AC8C848" w14:textId="74919D14" w:rsidR="001C2801" w:rsidRPr="001605E7" w:rsidRDefault="00457B66" w:rsidP="00155A42">
            <w:pPr>
              <w:pStyle w:val="11"/>
              <w:rPr>
                <w:rFonts w:eastAsiaTheme="minorHAnsi"/>
              </w:rPr>
            </w:pPr>
            <w:r>
              <w:rPr>
                <w:rFonts w:eastAsiaTheme="minorHAnsi"/>
              </w:rPr>
              <w:t>*</w:t>
            </w:r>
            <w:r w:rsidR="001C2801" w:rsidRPr="001605E7">
              <w:rPr>
                <w:rFonts w:eastAsiaTheme="minorHAnsi"/>
              </w:rPr>
              <w:t>Broadcast Blocking in UDP mode</w:t>
            </w:r>
          </w:p>
          <w:p w14:paraId="300FE717" w14:textId="6D2139BD" w:rsidR="003503E4" w:rsidRPr="001605E7" w:rsidRDefault="003503E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UDP Mode</w:t>
            </w:r>
            <w:r w:rsidRPr="001605E7" w:rsidDel="00615C1F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에서</w:t>
            </w:r>
            <w:r w:rsidRPr="001605E7">
              <w:rPr>
                <w:rFonts w:eastAsiaTheme="minorHAnsi"/>
              </w:rPr>
              <w:t xml:space="preserve"> Broadcast Packet</w:t>
            </w:r>
            <w:r w:rsidRPr="001605E7">
              <w:rPr>
                <w:rFonts w:eastAsiaTheme="minorHAnsi" w:hint="eastAsia"/>
              </w:rPr>
              <w:t>을</w:t>
            </w:r>
            <w:r w:rsidRPr="001605E7">
              <w:rPr>
                <w:rFonts w:eastAsiaTheme="minorHAnsi"/>
              </w:rPr>
              <w:t xml:space="preserve"> Blocking</w:t>
            </w:r>
            <w:r w:rsidRPr="001605E7">
              <w:rPr>
                <w:rFonts w:eastAsiaTheme="minorHAnsi" w:hint="eastAsia"/>
              </w:rPr>
              <w:t>하기위해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이</w:t>
            </w:r>
            <w:r w:rsidRPr="001605E7">
              <w:rPr>
                <w:rFonts w:eastAsiaTheme="minorHAnsi"/>
              </w:rPr>
              <w:t xml:space="preserve"> Bit</w:t>
            </w:r>
            <w:r w:rsidRPr="001605E7">
              <w:rPr>
                <w:rFonts w:eastAsiaTheme="minorHAnsi" w:hint="eastAsia"/>
              </w:rPr>
              <w:t>는</w:t>
            </w:r>
            <w:r w:rsidRPr="001605E7">
              <w:rPr>
                <w:rFonts w:eastAsiaTheme="minorHAnsi"/>
              </w:rPr>
              <w:t xml:space="preserve"> ‘1’</w:t>
            </w:r>
            <w:r w:rsidRPr="001605E7">
              <w:rPr>
                <w:rFonts w:eastAsiaTheme="minorHAnsi" w:hint="eastAsia"/>
              </w:rPr>
              <w:t>로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설정한다</w:t>
            </w:r>
            <w:r w:rsidRPr="001605E7">
              <w:rPr>
                <w:rFonts w:eastAsiaTheme="minorHAnsi"/>
              </w:rPr>
              <w:t>.</w:t>
            </w:r>
          </w:p>
          <w:p w14:paraId="03B86673" w14:textId="77777777" w:rsidR="001C2801" w:rsidRPr="00E01E81" w:rsidRDefault="001C2801" w:rsidP="00DD1B9C">
            <w:pPr>
              <w:ind w:right="200"/>
              <w:rPr>
                <w:rFonts w:ascii="Trebuchet MS" w:eastAsiaTheme="minorHAnsi" w:hAnsi="Trebuchet MS" w:cs="Arial"/>
                <w:szCs w:val="20"/>
              </w:rPr>
            </w:pPr>
            <w:r w:rsidRPr="00E01E81">
              <w:rPr>
                <w:rFonts w:ascii="Trebuchet MS" w:eastAsiaTheme="minorHAnsi" w:hAnsi="Trebuchet MS" w:cs="Arial"/>
                <w:szCs w:val="20"/>
              </w:rPr>
              <w:t>0 : disable Broadcast Blocking</w:t>
            </w:r>
          </w:p>
          <w:p w14:paraId="135F70B3" w14:textId="77777777" w:rsidR="001C2801" w:rsidRDefault="001C2801" w:rsidP="003503E4">
            <w:pPr>
              <w:ind w:right="200"/>
              <w:rPr>
                <w:rFonts w:ascii="Trebuchet MS" w:eastAsiaTheme="minorHAnsi" w:hAnsi="Trebuchet MS" w:cs="Arial"/>
                <w:szCs w:val="20"/>
              </w:rPr>
            </w:pPr>
            <w:r w:rsidRPr="00E01E81">
              <w:rPr>
                <w:rFonts w:ascii="Trebuchet MS" w:eastAsiaTheme="minorHAnsi" w:hAnsi="Trebuchet MS" w:cs="Arial"/>
                <w:szCs w:val="20"/>
              </w:rPr>
              <w:t>1 : enable Broa</w:t>
            </w:r>
            <w:r w:rsidR="003503E4" w:rsidRPr="00E01E81">
              <w:rPr>
                <w:rFonts w:ascii="Trebuchet MS" w:eastAsiaTheme="minorHAnsi" w:hAnsi="Trebuchet MS" w:cs="Arial"/>
                <w:szCs w:val="20"/>
              </w:rPr>
              <w:t>dcast Blocking</w:t>
            </w:r>
          </w:p>
          <w:p w14:paraId="4F733F0B" w14:textId="77777777" w:rsidR="00457B66" w:rsidRPr="001605E7" w:rsidRDefault="00457B66" w:rsidP="00457B66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*TCP Force PSH</w:t>
            </w:r>
          </w:p>
          <w:p w14:paraId="134675CC" w14:textId="77777777" w:rsidR="00457B66" w:rsidRPr="001605E7" w:rsidRDefault="00457B66" w:rsidP="00457B66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TCP Mode</w:t>
            </w:r>
            <w:r w:rsidRPr="001605E7">
              <w:rPr>
                <w:rFonts w:eastAsiaTheme="minorHAnsi" w:hint="eastAsia"/>
              </w:rPr>
              <w:t>에서</w:t>
            </w:r>
            <w:r w:rsidRPr="001605E7">
              <w:rPr>
                <w:rFonts w:eastAsiaTheme="minorHAnsi"/>
              </w:rPr>
              <w:t xml:space="preserve"> Data</w:t>
            </w:r>
            <w:r w:rsidRPr="001605E7">
              <w:rPr>
                <w:rFonts w:eastAsiaTheme="minorHAnsi" w:hint="eastAsia"/>
              </w:rPr>
              <w:t>전송시</w:t>
            </w:r>
            <w:r w:rsidRPr="001605E7">
              <w:rPr>
                <w:rFonts w:eastAsiaTheme="minorHAnsi"/>
              </w:rPr>
              <w:t xml:space="preserve">, </w:t>
            </w:r>
            <w:r w:rsidRPr="001605E7">
              <w:rPr>
                <w:rFonts w:eastAsiaTheme="minorHAnsi" w:hint="eastAsia"/>
              </w:rPr>
              <w:t>모든</w:t>
            </w:r>
            <w:r w:rsidRPr="001605E7">
              <w:rPr>
                <w:rFonts w:eastAsiaTheme="minorHAnsi"/>
              </w:rPr>
              <w:t xml:space="preserve"> Packet</w:t>
            </w:r>
            <w:r w:rsidRPr="001605E7">
              <w:rPr>
                <w:rFonts w:eastAsiaTheme="minorHAnsi" w:hint="eastAsia"/>
              </w:rPr>
              <w:t>에</w:t>
            </w:r>
            <w:r w:rsidRPr="001605E7">
              <w:rPr>
                <w:rFonts w:eastAsiaTheme="minorHAnsi"/>
              </w:rPr>
              <w:t xml:space="preserve"> PSH Flag</w:t>
            </w:r>
            <w:r w:rsidRPr="001605E7">
              <w:rPr>
                <w:rFonts w:eastAsiaTheme="minorHAnsi" w:hint="eastAsia"/>
              </w:rPr>
              <w:t>를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설정하여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전송한다</w:t>
            </w:r>
            <w:r w:rsidRPr="001605E7">
              <w:rPr>
                <w:rFonts w:eastAsiaTheme="minorHAnsi"/>
              </w:rPr>
              <w:t>.</w:t>
            </w:r>
          </w:p>
          <w:p w14:paraId="1121BCB3" w14:textId="77777777" w:rsidR="00457B66" w:rsidRPr="001605E7" w:rsidRDefault="00457B66" w:rsidP="00457B66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1: Force PSH Flag</w:t>
            </w:r>
          </w:p>
          <w:p w14:paraId="0EFC7E7F" w14:textId="5650CB3C" w:rsidR="00457B66" w:rsidRPr="00E01E81" w:rsidRDefault="00457B66" w:rsidP="00457B66">
            <w:pPr>
              <w:ind w:right="200"/>
              <w:rPr>
                <w:rFonts w:ascii="Trebuchet MS" w:eastAsiaTheme="minorHAnsi" w:hAnsi="Trebuchet MS" w:cs="Arial"/>
                <w:szCs w:val="20"/>
              </w:rPr>
            </w:pPr>
            <w:r w:rsidRPr="001605E7">
              <w:rPr>
                <w:rFonts w:eastAsiaTheme="minorHAnsi"/>
              </w:rPr>
              <w:t>0: No Force PSH Flag</w:t>
            </w:r>
          </w:p>
        </w:tc>
      </w:tr>
      <w:tr w:rsidR="001C2801" w:rsidRPr="00546234" w14:paraId="49933E98" w14:textId="77777777" w:rsidTr="001605E7">
        <w:trPr>
          <w:jc w:val="center"/>
        </w:trPr>
        <w:tc>
          <w:tcPr>
            <w:tcW w:w="680" w:type="dxa"/>
            <w:vAlign w:val="center"/>
          </w:tcPr>
          <w:p w14:paraId="5B86EC23" w14:textId="77777777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</w:t>
            </w:r>
          </w:p>
        </w:tc>
        <w:tc>
          <w:tcPr>
            <w:tcW w:w="1247" w:type="dxa"/>
            <w:shd w:val="clear" w:color="auto" w:fill="EAE8DA"/>
            <w:vAlign w:val="center"/>
          </w:tcPr>
          <w:p w14:paraId="621DD60D" w14:textId="2E20B51B" w:rsidR="001C2801" w:rsidRPr="001605E7" w:rsidRDefault="001C2801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U</w:t>
            </w:r>
            <w:r w:rsidR="00E23B51" w:rsidRPr="001605E7">
              <w:rPr>
                <w:rFonts w:eastAsiaTheme="minorHAnsi"/>
              </w:rPr>
              <w:t>U</w:t>
            </w:r>
            <w:r w:rsidRPr="001605E7">
              <w:rPr>
                <w:rFonts w:eastAsiaTheme="minorHAnsi"/>
              </w:rPr>
              <w:t>BLK</w:t>
            </w:r>
          </w:p>
        </w:tc>
        <w:tc>
          <w:tcPr>
            <w:tcW w:w="6521" w:type="dxa"/>
          </w:tcPr>
          <w:p w14:paraId="2DA99AAC" w14:textId="77777777" w:rsidR="001C2801" w:rsidRPr="001605E7" w:rsidRDefault="001C2801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UNICAST Blocking in UDP mode</w:t>
            </w:r>
          </w:p>
          <w:p w14:paraId="1D35A91D" w14:textId="2EA59162" w:rsidR="003503E4" w:rsidRPr="001605E7" w:rsidRDefault="003503E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UDP Mode</w:t>
            </w:r>
            <w:r w:rsidRPr="001605E7">
              <w:rPr>
                <w:rFonts w:eastAsiaTheme="minorHAnsi" w:hint="eastAsia"/>
              </w:rPr>
              <w:t>에서</w:t>
            </w:r>
            <w:r w:rsidRPr="001605E7">
              <w:rPr>
                <w:rFonts w:eastAsiaTheme="minorHAnsi"/>
              </w:rPr>
              <w:t xml:space="preserve"> Multicasting </w:t>
            </w:r>
            <w:r w:rsidRPr="001605E7">
              <w:rPr>
                <w:rFonts w:eastAsiaTheme="minorHAnsi" w:hint="eastAsia"/>
              </w:rPr>
              <w:t>기능을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사용할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경우에</w:t>
            </w:r>
            <w:r w:rsidRPr="001605E7">
              <w:rPr>
                <w:rFonts w:eastAsiaTheme="minorHAnsi"/>
              </w:rPr>
              <w:t xml:space="preserve"> Unicast Packet</w:t>
            </w:r>
            <w:r w:rsidRPr="001605E7">
              <w:rPr>
                <w:rFonts w:eastAsiaTheme="minorHAnsi" w:hint="eastAsia"/>
              </w:rPr>
              <w:t>을</w:t>
            </w:r>
            <w:r w:rsidRPr="001605E7">
              <w:rPr>
                <w:rFonts w:eastAsiaTheme="minorHAnsi"/>
              </w:rPr>
              <w:t xml:space="preserve"> Blocking</w:t>
            </w:r>
            <w:r w:rsidRPr="001605E7">
              <w:rPr>
                <w:rFonts w:eastAsiaTheme="minorHAnsi" w:hint="eastAsia"/>
              </w:rPr>
              <w:t>하기위해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이</w:t>
            </w:r>
            <w:r w:rsidRPr="001605E7">
              <w:rPr>
                <w:rFonts w:eastAsiaTheme="minorHAnsi"/>
              </w:rPr>
              <w:t xml:space="preserve"> Bit</w:t>
            </w:r>
            <w:r w:rsidRPr="001605E7">
              <w:rPr>
                <w:rFonts w:eastAsiaTheme="minorHAnsi" w:hint="eastAsia"/>
              </w:rPr>
              <w:t>를</w:t>
            </w:r>
            <w:r w:rsidRPr="001605E7">
              <w:rPr>
                <w:rFonts w:eastAsiaTheme="minorHAnsi"/>
              </w:rPr>
              <w:t xml:space="preserve"> ‘1’</w:t>
            </w:r>
            <w:r w:rsidRPr="001605E7">
              <w:rPr>
                <w:rFonts w:eastAsiaTheme="minorHAnsi" w:hint="eastAsia"/>
              </w:rPr>
              <w:t>로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설정한다</w:t>
            </w:r>
            <w:r w:rsidRPr="001605E7">
              <w:rPr>
                <w:rFonts w:eastAsiaTheme="minorHAnsi"/>
              </w:rPr>
              <w:t>.</w:t>
            </w:r>
          </w:p>
          <w:p w14:paraId="5E9F8C2E" w14:textId="77777777" w:rsidR="001C2801" w:rsidRPr="00E01E81" w:rsidRDefault="001C2801" w:rsidP="00DD1B9C">
            <w:pPr>
              <w:ind w:right="200"/>
              <w:rPr>
                <w:rFonts w:ascii="Trebuchet MS" w:eastAsiaTheme="minorHAnsi" w:hAnsi="Trebuchet MS" w:cs="Arial"/>
                <w:szCs w:val="20"/>
              </w:rPr>
            </w:pPr>
            <w:r w:rsidRPr="00E01E81">
              <w:rPr>
                <w:rFonts w:ascii="Trebuchet MS" w:eastAsiaTheme="minorHAnsi" w:hAnsi="Trebuchet MS" w:cs="Arial"/>
                <w:szCs w:val="20"/>
              </w:rPr>
              <w:t>0 : disable Unicast Blocking</w:t>
            </w:r>
          </w:p>
          <w:p w14:paraId="6884CC01" w14:textId="26441711" w:rsidR="001C2801" w:rsidRPr="00E01E81" w:rsidRDefault="001C2801" w:rsidP="003503E4">
            <w:pPr>
              <w:ind w:right="200"/>
              <w:rPr>
                <w:rFonts w:ascii="Trebuchet MS" w:eastAsiaTheme="minorHAnsi" w:hAnsi="Trebuchet MS" w:cs="Arial"/>
                <w:szCs w:val="20"/>
              </w:rPr>
            </w:pPr>
            <w:r w:rsidRPr="00E01E81">
              <w:rPr>
                <w:rFonts w:ascii="Trebuchet MS" w:eastAsiaTheme="minorHAnsi" w:hAnsi="Trebuchet MS" w:cs="Arial"/>
                <w:szCs w:val="20"/>
              </w:rPr>
              <w:t>1 : enable Unicast Blocking</w:t>
            </w:r>
          </w:p>
        </w:tc>
      </w:tr>
    </w:tbl>
    <w:p w14:paraId="30D52D34" w14:textId="77777777" w:rsidR="001C2801" w:rsidRPr="001605E7" w:rsidRDefault="001C2801" w:rsidP="00155A42">
      <w:pPr>
        <w:pStyle w:val="11"/>
        <w:rPr>
          <w:rFonts w:eastAsiaTheme="minorHAnsi"/>
        </w:rPr>
      </w:pPr>
    </w:p>
    <w:p w14:paraId="7D33F183" w14:textId="77777777" w:rsidR="001C2801" w:rsidRPr="001605E7" w:rsidRDefault="001C2801" w:rsidP="00155A42">
      <w:pPr>
        <w:pStyle w:val="11"/>
        <w:rPr>
          <w:rFonts w:eastAsiaTheme="minorHAnsi"/>
        </w:rPr>
      </w:pPr>
    </w:p>
    <w:p w14:paraId="4CC535AF" w14:textId="6049498D" w:rsidR="00B13CFC" w:rsidRPr="008C14F1" w:rsidRDefault="001C2801" w:rsidP="00E54C87">
      <w:pPr>
        <w:pStyle w:val="31"/>
      </w:pPr>
      <w:bookmarkStart w:id="488" w:name="_Toc483830078"/>
      <w:r w:rsidRPr="008C14F1">
        <w:t>Sn_KPALVTR (</w:t>
      </w:r>
      <w:r w:rsidR="00053E69" w:rsidRPr="008C14F1">
        <w:t>SOCKET</w:t>
      </w:r>
      <w:r w:rsidRPr="008C14F1">
        <w:t xml:space="preserve"> n Keep Alive Timer Register)</w:t>
      </w:r>
      <w:bookmarkEnd w:id="488"/>
    </w:p>
    <w:p w14:paraId="44A96798" w14:textId="0E658453" w:rsidR="001C2801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3503E4" w:rsidRPr="001605E7">
        <w:rPr>
          <w:rFonts w:eastAsiaTheme="minorHAnsi"/>
        </w:rPr>
        <w:t>RO</w:t>
      </w:r>
      <w:r w:rsidR="0049364B" w:rsidRPr="001605E7">
        <w:rPr>
          <w:rFonts w:eastAsiaTheme="minorHAnsi"/>
        </w:rPr>
        <w:t>]</w:t>
      </w:r>
      <w:r w:rsidR="001C2801" w:rsidRPr="001605E7">
        <w:rPr>
          <w:rFonts w:eastAsiaTheme="minorHAnsi"/>
        </w:rPr>
        <w:t xml:space="preserve"> </w:t>
      </w:r>
      <w:r w:rsidR="00EE0EA5" w:rsidRPr="001605E7">
        <w:rPr>
          <w:rFonts w:eastAsiaTheme="minorHAnsi"/>
        </w:rPr>
        <w:t>[0x0030+0x0100</w:t>
      </w:r>
      <w:r w:rsidR="001C2801" w:rsidRPr="001605E7">
        <w:rPr>
          <w:rFonts w:eastAsiaTheme="minorHAnsi"/>
        </w:rPr>
        <w:t>*(n+4)] [0x00]</w:t>
      </w:r>
    </w:p>
    <w:p w14:paraId="761DC02A" w14:textId="67921501" w:rsidR="00E93076" w:rsidRPr="001605E7" w:rsidRDefault="00993763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Sn_KPALVTR</w:t>
      </w:r>
      <w:r w:rsidRPr="001605E7">
        <w:rPr>
          <w:rFonts w:eastAsiaTheme="minorHAnsi" w:hint="eastAsia"/>
        </w:rPr>
        <w:t>는</w:t>
      </w:r>
      <w:r w:rsidRPr="001605E7">
        <w:rPr>
          <w:rFonts w:eastAsiaTheme="minorHAnsi"/>
        </w:rPr>
        <w:t xml:space="preserve"> </w:t>
      </w:r>
      <w:r w:rsidR="00053E69" w:rsidRPr="001605E7">
        <w:rPr>
          <w:rFonts w:eastAsiaTheme="minorHAnsi"/>
        </w:rPr>
        <w:t>SOCKET</w:t>
      </w:r>
      <w:r w:rsidRPr="001605E7">
        <w:rPr>
          <w:rFonts w:eastAsiaTheme="minorHAnsi"/>
        </w:rPr>
        <w:t xml:space="preserve"> n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Keep Alive(KA) </w:t>
      </w:r>
      <w:r w:rsidR="00E01E81">
        <w:rPr>
          <w:rFonts w:eastAsiaTheme="minorHAnsi" w:hint="eastAsia"/>
        </w:rPr>
        <w:t>P</w:t>
      </w:r>
      <w:r w:rsidRPr="001605E7">
        <w:rPr>
          <w:rFonts w:eastAsiaTheme="minorHAnsi"/>
        </w:rPr>
        <w:t>acket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전송주기를</w:t>
      </w:r>
      <w:r w:rsidRPr="001605E7">
        <w:rPr>
          <w:rFonts w:eastAsiaTheme="minorHAnsi"/>
        </w:rPr>
        <w:t xml:space="preserve"> </w:t>
      </w:r>
      <w:r w:rsidR="00E93076" w:rsidRPr="001605E7">
        <w:rPr>
          <w:rFonts w:eastAsiaTheme="minorHAnsi" w:hint="eastAsia"/>
        </w:rPr>
        <w:t>설정한다</w:t>
      </w:r>
      <w:r w:rsidR="00E93076" w:rsidRPr="001605E7">
        <w:rPr>
          <w:rFonts w:eastAsiaTheme="minorHAnsi"/>
        </w:rPr>
        <w:t>.</w:t>
      </w:r>
    </w:p>
    <w:p w14:paraId="103C7397" w14:textId="35797D1D" w:rsidR="00993763" w:rsidRPr="001605E7" w:rsidRDefault="00993763" w:rsidP="00155A42">
      <w:pPr>
        <w:pStyle w:val="11"/>
        <w:rPr>
          <w:rFonts w:eastAsiaTheme="minorHAnsi"/>
        </w:rPr>
      </w:pPr>
      <w:r w:rsidRPr="001605E7">
        <w:rPr>
          <w:rFonts w:eastAsiaTheme="minorHAnsi" w:hint="eastAsia"/>
        </w:rPr>
        <w:t>단위는</w:t>
      </w:r>
      <w:r w:rsidRPr="001605E7">
        <w:rPr>
          <w:rFonts w:eastAsiaTheme="minorHAnsi"/>
        </w:rPr>
        <w:t xml:space="preserve"> 5 sec</w:t>
      </w:r>
      <w:r w:rsidRPr="001605E7">
        <w:rPr>
          <w:rFonts w:eastAsiaTheme="minorHAnsi" w:hint="eastAsia"/>
        </w:rPr>
        <w:t>이다</w:t>
      </w:r>
      <w:r w:rsidRPr="001605E7">
        <w:rPr>
          <w:rFonts w:eastAsiaTheme="minorHAnsi"/>
        </w:rPr>
        <w:t xml:space="preserve">. </w:t>
      </w:r>
      <w:commentRangeStart w:id="489"/>
      <w:r w:rsidR="00053E69" w:rsidRPr="001605E7">
        <w:rPr>
          <w:rFonts w:eastAsiaTheme="minorHAnsi"/>
        </w:rPr>
        <w:t>SOCKET</w:t>
      </w:r>
      <w:r w:rsidRPr="001605E7">
        <w:rPr>
          <w:rFonts w:eastAsiaTheme="minorHAnsi"/>
        </w:rPr>
        <w:t xml:space="preserve"> n </w:t>
      </w:r>
      <w:r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TCP Mode</w:t>
      </w:r>
      <w:r w:rsidRPr="001605E7">
        <w:rPr>
          <w:rFonts w:eastAsiaTheme="minorHAnsi" w:hint="eastAsia"/>
        </w:rPr>
        <w:t>에서</w:t>
      </w:r>
      <w:r w:rsidRPr="001605E7">
        <w:rPr>
          <w:rFonts w:eastAsiaTheme="minorHAnsi"/>
        </w:rPr>
        <w:t xml:space="preserve"> </w:t>
      </w:r>
      <w:r w:rsidR="00E93076" w:rsidRPr="001605E7">
        <w:rPr>
          <w:rFonts w:eastAsiaTheme="minorHAnsi"/>
        </w:rPr>
        <w:t>Sn_SR = ESTABLISHED</w:t>
      </w:r>
      <w:r w:rsidRPr="001605E7">
        <w:rPr>
          <w:rFonts w:eastAsiaTheme="minorHAnsi" w:hint="eastAsia"/>
        </w:rPr>
        <w:t>이고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번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이상의</w:t>
      </w:r>
      <w:r w:rsidRPr="001605E7">
        <w:rPr>
          <w:rFonts w:eastAsiaTheme="minorHAnsi"/>
        </w:rPr>
        <w:t xml:space="preserve"> Data</w:t>
      </w:r>
      <w:r w:rsidR="00E93076" w:rsidRPr="001605E7">
        <w:rPr>
          <w:rFonts w:eastAsiaTheme="minorHAnsi" w:hint="eastAsia"/>
        </w:rPr>
        <w:t>를</w:t>
      </w:r>
      <w:r w:rsidR="00E93076" w:rsidRPr="001605E7">
        <w:rPr>
          <w:rFonts w:eastAsiaTheme="minorHAnsi"/>
        </w:rPr>
        <w:t xml:space="preserve"> </w:t>
      </w:r>
      <w:r w:rsidR="00E93076" w:rsidRPr="001605E7">
        <w:rPr>
          <w:rFonts w:eastAsiaTheme="minorHAnsi" w:hint="eastAsia"/>
        </w:rPr>
        <w:t>교환한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경우에</w:t>
      </w:r>
      <w:r w:rsidRPr="001605E7">
        <w:rPr>
          <w:rFonts w:eastAsiaTheme="minorHAnsi"/>
        </w:rPr>
        <w:t xml:space="preserve"> Sn_KPALVT</w:t>
      </w:r>
      <w:r w:rsidR="00E93076" w:rsidRPr="001605E7">
        <w:rPr>
          <w:rFonts w:eastAsiaTheme="minorHAnsi"/>
        </w:rPr>
        <w:t>R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값이</w:t>
      </w:r>
      <w:r w:rsidRPr="001605E7">
        <w:rPr>
          <w:rFonts w:eastAsiaTheme="minorHAnsi"/>
        </w:rPr>
        <w:t xml:space="preserve"> ‘0’</w:t>
      </w:r>
      <w:r w:rsidRPr="001605E7">
        <w:rPr>
          <w:rFonts w:eastAsiaTheme="minorHAnsi" w:hint="eastAsia"/>
        </w:rPr>
        <w:t>보다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크면</w:t>
      </w:r>
      <w:r w:rsidRPr="001605E7">
        <w:rPr>
          <w:rFonts w:eastAsiaTheme="minorHAnsi"/>
        </w:rPr>
        <w:t xml:space="preserve"> </w:t>
      </w:r>
      <w:r w:rsidR="003503E4" w:rsidRPr="001605E7">
        <w:rPr>
          <w:rFonts w:eastAsiaTheme="minorHAnsi"/>
        </w:rPr>
        <w:t>KA Packet</w:t>
      </w:r>
      <w:r w:rsidRPr="001605E7">
        <w:rPr>
          <w:rFonts w:eastAsiaTheme="minorHAnsi" w:hint="eastAsia"/>
        </w:rPr>
        <w:t>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전송한다</w:t>
      </w:r>
      <w:r w:rsidRPr="001605E7">
        <w:rPr>
          <w:rFonts w:eastAsiaTheme="minorHAnsi"/>
        </w:rPr>
        <w:t>.</w:t>
      </w:r>
      <w:commentRangeEnd w:id="489"/>
      <w:r w:rsidR="003503E4" w:rsidRPr="001605E7">
        <w:rPr>
          <w:rStyle w:val="aff7"/>
          <w:rFonts w:eastAsiaTheme="minorHAnsi" w:cs="Times New Roman"/>
        </w:rPr>
        <w:commentReference w:id="489"/>
      </w:r>
    </w:p>
    <w:p w14:paraId="7A2B1077" w14:textId="5FB27D22" w:rsidR="00993763" w:rsidRPr="001605E7" w:rsidRDefault="003503E4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KA Packet</w:t>
      </w:r>
      <w:r w:rsidR="00993763" w:rsidRPr="001605E7">
        <w:rPr>
          <w:rFonts w:eastAsiaTheme="minorHAnsi" w:hint="eastAsia"/>
        </w:rPr>
        <w:t>은</w:t>
      </w:r>
      <w:r w:rsidR="00993763" w:rsidRPr="001605E7">
        <w:rPr>
          <w:rFonts w:eastAsiaTheme="minorHAnsi"/>
        </w:rPr>
        <w:t xml:space="preserve"> Sn_KPALVTR</w:t>
      </w:r>
      <w:r w:rsidR="00993763" w:rsidRPr="001605E7">
        <w:rPr>
          <w:rFonts w:eastAsiaTheme="minorHAnsi" w:hint="eastAsia"/>
        </w:rPr>
        <w:t>이</w:t>
      </w:r>
      <w:r w:rsidR="00993763" w:rsidRPr="001605E7">
        <w:rPr>
          <w:rFonts w:eastAsiaTheme="minorHAnsi"/>
        </w:rPr>
        <w:t xml:space="preserve"> ‘0’</w:t>
      </w:r>
      <w:r w:rsidR="00993763" w:rsidRPr="001605E7">
        <w:rPr>
          <w:rFonts w:eastAsiaTheme="minorHAnsi" w:hint="eastAsia"/>
        </w:rPr>
        <w:t>인</w:t>
      </w:r>
      <w:r w:rsidR="00993763" w:rsidRPr="001605E7">
        <w:rPr>
          <w:rFonts w:eastAsiaTheme="minorHAnsi"/>
        </w:rPr>
        <w:t xml:space="preserve"> </w:t>
      </w:r>
      <w:r w:rsidR="00E93076" w:rsidRPr="001605E7">
        <w:rPr>
          <w:rFonts w:eastAsiaTheme="minorHAnsi" w:hint="eastAsia"/>
        </w:rPr>
        <w:t>경우</w:t>
      </w:r>
      <w:r w:rsidR="00E93076" w:rsidRPr="001605E7">
        <w:rPr>
          <w:rFonts w:eastAsiaTheme="minorHAnsi"/>
        </w:rPr>
        <w:t xml:space="preserve"> Sn_CR[SENDKEEP]</w:t>
      </w:r>
      <w:r w:rsidR="00993763" w:rsidRPr="001605E7">
        <w:rPr>
          <w:rFonts w:eastAsiaTheme="minorHAnsi" w:hint="eastAsia"/>
        </w:rPr>
        <w:t>을</w:t>
      </w:r>
      <w:r w:rsidR="00993763" w:rsidRPr="001605E7">
        <w:rPr>
          <w:rFonts w:eastAsiaTheme="minorHAnsi"/>
        </w:rPr>
        <w:t xml:space="preserve"> </w:t>
      </w:r>
      <w:r w:rsidR="00993763" w:rsidRPr="001605E7">
        <w:rPr>
          <w:rFonts w:eastAsiaTheme="minorHAnsi" w:hint="eastAsia"/>
        </w:rPr>
        <w:t>통해</w:t>
      </w:r>
      <w:r w:rsidR="00993763" w:rsidRPr="001605E7">
        <w:rPr>
          <w:rFonts w:eastAsiaTheme="minorHAnsi"/>
        </w:rPr>
        <w:t xml:space="preserve"> </w:t>
      </w:r>
      <w:r w:rsidR="00993763" w:rsidRPr="001605E7">
        <w:rPr>
          <w:rFonts w:eastAsiaTheme="minorHAnsi" w:hint="eastAsia"/>
        </w:rPr>
        <w:t>전송</w:t>
      </w:r>
      <w:r w:rsidR="00993763" w:rsidRPr="001605E7">
        <w:rPr>
          <w:rFonts w:eastAsiaTheme="minorHAnsi"/>
        </w:rPr>
        <w:t xml:space="preserve"> </w:t>
      </w:r>
      <w:r w:rsidR="00993763" w:rsidRPr="001605E7">
        <w:rPr>
          <w:rFonts w:eastAsiaTheme="minorHAnsi" w:hint="eastAsia"/>
        </w:rPr>
        <w:t>가능하</w:t>
      </w:r>
      <w:r w:rsidR="00D52645" w:rsidRPr="001605E7">
        <w:rPr>
          <w:rFonts w:eastAsiaTheme="minorHAnsi" w:hint="eastAsia"/>
        </w:rPr>
        <w:t>고</w:t>
      </w:r>
      <w:r w:rsidR="00D52645" w:rsidRPr="001605E7">
        <w:rPr>
          <w:rFonts w:eastAsiaTheme="minorHAnsi"/>
        </w:rPr>
        <w:t xml:space="preserve">, </w:t>
      </w:r>
      <w:r w:rsidR="00D52645" w:rsidRPr="001605E7">
        <w:rPr>
          <w:rFonts w:eastAsiaTheme="minorHAnsi" w:hint="eastAsia"/>
        </w:rPr>
        <w:t>그렇지</w:t>
      </w:r>
      <w:r w:rsidR="00D52645" w:rsidRPr="001605E7">
        <w:rPr>
          <w:rFonts w:eastAsiaTheme="minorHAnsi"/>
        </w:rPr>
        <w:t xml:space="preserve"> </w:t>
      </w:r>
      <w:r w:rsidR="00D52645" w:rsidRPr="001605E7">
        <w:rPr>
          <w:rFonts w:eastAsiaTheme="minorHAnsi" w:hint="eastAsia"/>
        </w:rPr>
        <w:t>않은</w:t>
      </w:r>
      <w:r w:rsidR="00D52645" w:rsidRPr="001605E7">
        <w:rPr>
          <w:rFonts w:eastAsiaTheme="minorHAnsi"/>
        </w:rPr>
        <w:t xml:space="preserve"> </w:t>
      </w:r>
      <w:r w:rsidR="00D52645" w:rsidRPr="001605E7">
        <w:rPr>
          <w:rFonts w:eastAsiaTheme="minorHAnsi" w:hint="eastAsia"/>
        </w:rPr>
        <w:t>경우</w:t>
      </w:r>
      <w:r w:rsidR="00D52645" w:rsidRPr="001605E7">
        <w:rPr>
          <w:rFonts w:eastAsiaTheme="minorHAnsi"/>
        </w:rPr>
        <w:t xml:space="preserve">, </w:t>
      </w:r>
      <w:commentRangeStart w:id="490"/>
      <w:r w:rsidR="00993763" w:rsidRPr="001605E7">
        <w:rPr>
          <w:rFonts w:eastAsiaTheme="minorHAnsi"/>
        </w:rPr>
        <w:t>Sn_CR</w:t>
      </w:r>
      <w:r w:rsidR="00E93076" w:rsidRPr="001605E7">
        <w:rPr>
          <w:rFonts w:eastAsiaTheme="minorHAnsi"/>
        </w:rPr>
        <w:t>[</w:t>
      </w:r>
      <w:r w:rsidR="00993763" w:rsidRPr="001605E7">
        <w:rPr>
          <w:rFonts w:eastAsiaTheme="minorHAnsi"/>
        </w:rPr>
        <w:t>SENDKEEP</w:t>
      </w:r>
      <w:r w:rsidR="00E93076" w:rsidRPr="001605E7">
        <w:rPr>
          <w:rFonts w:eastAsiaTheme="minorHAnsi"/>
        </w:rPr>
        <w:t>]</w:t>
      </w:r>
      <w:r w:rsidR="00993763" w:rsidRPr="001605E7">
        <w:rPr>
          <w:rFonts w:eastAsiaTheme="minorHAnsi" w:hint="eastAsia"/>
        </w:rPr>
        <w:t>은</w:t>
      </w:r>
      <w:r w:rsidR="00993763" w:rsidRPr="001605E7">
        <w:rPr>
          <w:rFonts w:eastAsiaTheme="minorHAnsi"/>
        </w:rPr>
        <w:t xml:space="preserve"> </w:t>
      </w:r>
      <w:r w:rsidR="00993763" w:rsidRPr="001605E7">
        <w:rPr>
          <w:rFonts w:eastAsiaTheme="minorHAnsi" w:hint="eastAsia"/>
        </w:rPr>
        <w:t>무시된다</w:t>
      </w:r>
      <w:r w:rsidR="00993763" w:rsidRPr="001605E7">
        <w:rPr>
          <w:rFonts w:eastAsiaTheme="minorHAnsi"/>
        </w:rPr>
        <w:t>.</w:t>
      </w:r>
      <w:commentRangeEnd w:id="490"/>
      <w:r w:rsidR="00D52645" w:rsidRPr="001605E7">
        <w:rPr>
          <w:rStyle w:val="aff7"/>
          <w:rFonts w:eastAsiaTheme="minorHAnsi" w:cs="Times New Roman"/>
        </w:rPr>
        <w:commentReference w:id="490"/>
      </w:r>
    </w:p>
    <w:p w14:paraId="22A03DB4" w14:textId="77777777" w:rsidR="001C2801" w:rsidRPr="001605E7" w:rsidRDefault="001C2801" w:rsidP="00155A42">
      <w:pPr>
        <w:pStyle w:val="11"/>
        <w:rPr>
          <w:rFonts w:eastAsiaTheme="minorHAnsi"/>
        </w:rPr>
      </w:pPr>
    </w:p>
    <w:p w14:paraId="786BDB2F" w14:textId="71B11004" w:rsidR="001C2801" w:rsidRPr="001605E7" w:rsidRDefault="001C2801" w:rsidP="00155A42">
      <w:pPr>
        <w:pStyle w:val="11"/>
        <w:rPr>
          <w:rFonts w:eastAsiaTheme="minorHAnsi"/>
        </w:rPr>
      </w:pPr>
      <w:r w:rsidRPr="001605E7">
        <w:rPr>
          <w:rFonts w:eastAsiaTheme="minorHAnsi"/>
          <w:b/>
        </w:rPr>
        <w:t>Ex)</w:t>
      </w:r>
      <w:r w:rsidRPr="001605E7">
        <w:rPr>
          <w:rFonts w:eastAsiaTheme="minorHAnsi"/>
        </w:rPr>
        <w:t xml:space="preserve"> S0_KPALVTR = 10</w:t>
      </w:r>
      <w:r w:rsidR="00DE32B6" w:rsidRPr="001605E7">
        <w:rPr>
          <w:rFonts w:eastAsiaTheme="minorHAnsi"/>
        </w:rPr>
        <w:t xml:space="preserve"> (0x0A),</w:t>
      </w:r>
    </w:p>
    <w:p w14:paraId="30C061B7" w14:textId="06B93A30" w:rsidR="00DE32B6" w:rsidRPr="001605E7" w:rsidRDefault="00DE32B6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 xml:space="preserve">   10 * 5s = 50s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122"/>
      </w:tblGrid>
      <w:tr w:rsidR="00064047" w:rsidRPr="00546234" w14:paraId="0784F735" w14:textId="77777777" w:rsidTr="001605E7">
        <w:trPr>
          <w:jc w:val="center"/>
        </w:trPr>
        <w:tc>
          <w:tcPr>
            <w:tcW w:w="2122" w:type="dxa"/>
            <w:vAlign w:val="center"/>
          </w:tcPr>
          <w:p w14:paraId="7B8DBC7D" w14:textId="0C75D35C" w:rsidR="00064047" w:rsidRPr="001605E7" w:rsidRDefault="00064047" w:rsidP="001605E7">
            <w:pPr>
              <w:pStyle w:val="11"/>
              <w:jc w:val="center"/>
              <w:rPr>
                <w:rFonts w:eastAsiaTheme="minorHAnsi" w:cs="Arial"/>
              </w:rPr>
            </w:pPr>
            <w:r w:rsidRPr="001605E7">
              <w:rPr>
                <w:rFonts w:eastAsiaTheme="minorHAnsi"/>
              </w:rPr>
              <w:t>S0_KPALVRT(0x0430)</w:t>
            </w:r>
          </w:p>
        </w:tc>
      </w:tr>
      <w:tr w:rsidR="00064047" w:rsidRPr="00546234" w14:paraId="39D76D43" w14:textId="77777777" w:rsidTr="001605E7">
        <w:trPr>
          <w:jc w:val="center"/>
        </w:trPr>
        <w:tc>
          <w:tcPr>
            <w:tcW w:w="2122" w:type="dxa"/>
            <w:vAlign w:val="center"/>
          </w:tcPr>
          <w:p w14:paraId="5CCCDA16" w14:textId="229FC048" w:rsidR="00064047" w:rsidRPr="001605E7" w:rsidRDefault="00064047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0x0A</w:t>
            </w:r>
          </w:p>
        </w:tc>
      </w:tr>
    </w:tbl>
    <w:p w14:paraId="18877311" w14:textId="77777777" w:rsidR="001C2801" w:rsidRPr="001605E7" w:rsidRDefault="001C2801" w:rsidP="00155A42">
      <w:pPr>
        <w:pStyle w:val="11"/>
        <w:rPr>
          <w:rFonts w:eastAsiaTheme="minorHAnsi"/>
        </w:rPr>
      </w:pPr>
    </w:p>
    <w:p w14:paraId="1F5610D8" w14:textId="77777777" w:rsidR="001C2801" w:rsidRPr="001605E7" w:rsidRDefault="001C2801" w:rsidP="00155A42">
      <w:pPr>
        <w:pStyle w:val="11"/>
        <w:rPr>
          <w:rFonts w:eastAsiaTheme="minorHAnsi"/>
        </w:rPr>
      </w:pPr>
    </w:p>
    <w:p w14:paraId="43D0F4C0" w14:textId="13E06AD7" w:rsidR="00B13CFC" w:rsidRPr="001605E7" w:rsidRDefault="001C2801" w:rsidP="00E54C87">
      <w:pPr>
        <w:pStyle w:val="31"/>
      </w:pPr>
      <w:bookmarkStart w:id="491" w:name="_Toc483830079"/>
      <w:r w:rsidRPr="001605E7">
        <w:t>Sn_TSR (</w:t>
      </w:r>
      <w:r w:rsidR="00053E69" w:rsidRPr="001605E7">
        <w:t>SOCKET</w:t>
      </w:r>
      <w:r w:rsidRPr="001605E7">
        <w:t xml:space="preserve"> n Timer Status Register)</w:t>
      </w:r>
      <w:bookmarkEnd w:id="491"/>
    </w:p>
    <w:p w14:paraId="424A5220" w14:textId="2DF1EDD3" w:rsidR="001C2801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  <w:color w:val="BFBFBF" w:themeColor="background1" w:themeShade="BF"/>
        </w:rPr>
      </w:pPr>
      <w:r w:rsidRPr="001605E7">
        <w:rPr>
          <w:rFonts w:eastAsiaTheme="minorHAnsi"/>
          <w:color w:val="BFBFBF" w:themeColor="background1" w:themeShade="BF"/>
        </w:rPr>
        <w:t>[</w:t>
      </w:r>
      <w:r w:rsidR="001C2801" w:rsidRPr="001605E7">
        <w:rPr>
          <w:rFonts w:eastAsiaTheme="minorHAnsi"/>
          <w:color w:val="BFBFBF" w:themeColor="background1" w:themeShade="BF"/>
        </w:rPr>
        <w:t>R</w:t>
      </w:r>
      <w:r w:rsidR="00E23B51" w:rsidRPr="001605E7">
        <w:rPr>
          <w:rFonts w:eastAsiaTheme="minorHAnsi"/>
          <w:color w:val="BFBFBF" w:themeColor="background1" w:themeShade="BF"/>
        </w:rPr>
        <w:t>O</w:t>
      </w:r>
      <w:r w:rsidR="001C2801" w:rsidRPr="001605E7">
        <w:rPr>
          <w:rFonts w:eastAsiaTheme="minorHAnsi"/>
          <w:color w:val="BFBFBF" w:themeColor="background1" w:themeShade="BF"/>
        </w:rPr>
        <w:t>] [0x0031</w:t>
      </w:r>
      <w:r w:rsidR="001C2801" w:rsidRPr="001605E7">
        <w:rPr>
          <w:rFonts w:eastAsiaTheme="minorHAnsi" w:cs="Arial"/>
          <w:color w:val="BFBFBF" w:themeColor="background1" w:themeShade="BF"/>
        </w:rPr>
        <w:t xml:space="preserve">+0x0100 </w:t>
      </w:r>
      <w:r w:rsidR="001C2801" w:rsidRPr="001605E7">
        <w:rPr>
          <w:rFonts w:eastAsiaTheme="minorHAnsi"/>
          <w:color w:val="BFBFBF" w:themeColor="background1" w:themeShade="BF"/>
        </w:rPr>
        <w:t>*(n+4)] [0x01]</w:t>
      </w:r>
    </w:p>
    <w:p w14:paraId="5074C49F" w14:textId="505CDDC6" w:rsidR="00993763" w:rsidRPr="001605E7" w:rsidRDefault="00993763" w:rsidP="00155A42">
      <w:pPr>
        <w:pStyle w:val="11"/>
        <w:rPr>
          <w:rFonts w:eastAsiaTheme="minorHAnsi"/>
          <w:color w:val="BFBFBF" w:themeColor="background1" w:themeShade="BF"/>
        </w:rPr>
      </w:pPr>
      <w:r w:rsidRPr="001605E7">
        <w:rPr>
          <w:rFonts w:eastAsiaTheme="minorHAnsi"/>
          <w:color w:val="BFBFBF" w:themeColor="background1" w:themeShade="BF"/>
        </w:rPr>
        <w:t>Sn_TSR</w:t>
      </w:r>
      <w:r w:rsidRPr="001605E7">
        <w:rPr>
          <w:rFonts w:eastAsiaTheme="minorHAnsi" w:hint="eastAsia"/>
          <w:color w:val="BFBFBF" w:themeColor="background1" w:themeShade="BF"/>
        </w:rPr>
        <w:t>은</w:t>
      </w:r>
      <w:r w:rsidRPr="001605E7">
        <w:rPr>
          <w:rFonts w:eastAsiaTheme="minorHAnsi"/>
          <w:color w:val="BFBFBF" w:themeColor="background1" w:themeShade="BF"/>
        </w:rPr>
        <w:t xml:space="preserve"> TCP Mode</w:t>
      </w:r>
      <w:r w:rsidRPr="001605E7">
        <w:rPr>
          <w:rFonts w:eastAsiaTheme="minorHAnsi" w:hint="eastAsia"/>
          <w:color w:val="BFBFBF" w:themeColor="background1" w:themeShade="BF"/>
        </w:rPr>
        <w:t>에서</w:t>
      </w:r>
      <w:r w:rsidRPr="001605E7">
        <w:rPr>
          <w:rFonts w:eastAsiaTheme="minorHAnsi"/>
          <w:color w:val="BFBFBF" w:themeColor="background1" w:themeShade="BF"/>
        </w:rPr>
        <w:t xml:space="preserve"> ACK</w:t>
      </w:r>
      <w:r w:rsidRPr="001605E7">
        <w:rPr>
          <w:rFonts w:eastAsiaTheme="minorHAnsi" w:hint="eastAsia"/>
          <w:color w:val="BFBFBF" w:themeColor="background1" w:themeShade="BF"/>
        </w:rPr>
        <w:t>의</w:t>
      </w:r>
      <w:r w:rsidRPr="001605E7">
        <w:rPr>
          <w:rFonts w:eastAsiaTheme="minorHAnsi"/>
          <w:color w:val="BFBFBF" w:themeColor="background1" w:themeShade="BF"/>
        </w:rPr>
        <w:t xml:space="preserve"> </w:t>
      </w:r>
      <w:r w:rsidRPr="001605E7">
        <w:rPr>
          <w:rFonts w:eastAsiaTheme="minorHAnsi" w:hint="eastAsia"/>
          <w:color w:val="BFBFBF" w:themeColor="background1" w:themeShade="BF"/>
        </w:rPr>
        <w:t>송수신</w:t>
      </w:r>
      <w:r w:rsidRPr="001605E7">
        <w:rPr>
          <w:rFonts w:eastAsiaTheme="minorHAnsi"/>
          <w:color w:val="BFBFBF" w:themeColor="background1" w:themeShade="BF"/>
        </w:rPr>
        <w:t xml:space="preserve"> </w:t>
      </w:r>
      <w:r w:rsidRPr="001605E7">
        <w:rPr>
          <w:rFonts w:eastAsiaTheme="minorHAnsi" w:hint="eastAsia"/>
          <w:color w:val="BFBFBF" w:themeColor="background1" w:themeShade="BF"/>
        </w:rPr>
        <w:t>상태를</w:t>
      </w:r>
      <w:r w:rsidRPr="001605E7">
        <w:rPr>
          <w:rFonts w:eastAsiaTheme="minorHAnsi"/>
          <w:color w:val="BFBFBF" w:themeColor="background1" w:themeShade="BF"/>
        </w:rPr>
        <w:t xml:space="preserve"> </w:t>
      </w:r>
      <w:r w:rsidR="00B766C1" w:rsidRPr="001605E7">
        <w:rPr>
          <w:rFonts w:eastAsiaTheme="minorHAnsi" w:hint="eastAsia"/>
          <w:color w:val="BFBFBF" w:themeColor="background1" w:themeShade="BF"/>
        </w:rPr>
        <w:t>확인한</w:t>
      </w:r>
      <w:r w:rsidRPr="001605E7">
        <w:rPr>
          <w:rFonts w:eastAsiaTheme="minorHAnsi" w:hint="eastAsia"/>
          <w:color w:val="BFBFBF" w:themeColor="background1" w:themeShade="BF"/>
        </w:rPr>
        <w:t>다</w:t>
      </w:r>
      <w:r w:rsidRPr="001605E7">
        <w:rPr>
          <w:rFonts w:eastAsiaTheme="minorHAnsi"/>
          <w:color w:val="BFBFBF" w:themeColor="background1" w:themeShade="BF"/>
        </w:rPr>
        <w:t>.</w:t>
      </w:r>
    </w:p>
    <w:p w14:paraId="280F5839" w14:textId="77777777" w:rsidR="00C9378E" w:rsidRPr="001605E7" w:rsidRDefault="00C9378E" w:rsidP="00155A42">
      <w:pPr>
        <w:pStyle w:val="11"/>
        <w:rPr>
          <w:rFonts w:eastAsiaTheme="minorHAnsi"/>
          <w:color w:val="BFBFBF" w:themeColor="background1" w:themeShade="BF"/>
        </w:rPr>
      </w:pP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1050"/>
        <w:gridCol w:w="1051"/>
        <w:gridCol w:w="1050"/>
        <w:gridCol w:w="1051"/>
        <w:gridCol w:w="1051"/>
        <w:gridCol w:w="1050"/>
        <w:gridCol w:w="1051"/>
        <w:gridCol w:w="1051"/>
      </w:tblGrid>
      <w:tr w:rsidR="00C9378E" w:rsidRPr="00546234" w14:paraId="538910A9" w14:textId="77777777" w:rsidTr="00B13CFC">
        <w:trPr>
          <w:jc w:val="center"/>
        </w:trPr>
        <w:tc>
          <w:tcPr>
            <w:tcW w:w="1050" w:type="dxa"/>
            <w:tcBorders>
              <w:top w:val="nil"/>
              <w:left w:val="nil"/>
              <w:right w:val="nil"/>
            </w:tcBorders>
          </w:tcPr>
          <w:p w14:paraId="6FB84CE2" w14:textId="77777777" w:rsidR="00C9378E" w:rsidRPr="001605E7" w:rsidRDefault="00C9378E" w:rsidP="00155A42">
            <w:pPr>
              <w:pStyle w:val="11"/>
              <w:rPr>
                <w:rFonts w:eastAsiaTheme="minorHAnsi"/>
                <w:color w:val="BFBFBF" w:themeColor="background1" w:themeShade="BF"/>
              </w:rPr>
            </w:pPr>
            <w:r w:rsidRPr="001605E7">
              <w:rPr>
                <w:rFonts w:eastAsiaTheme="minorHAnsi"/>
                <w:color w:val="BFBFBF" w:themeColor="background1" w:themeShade="BF"/>
              </w:rPr>
              <w:t>7</w:t>
            </w:r>
          </w:p>
        </w:tc>
        <w:tc>
          <w:tcPr>
            <w:tcW w:w="1051" w:type="dxa"/>
            <w:tcBorders>
              <w:top w:val="nil"/>
              <w:left w:val="nil"/>
              <w:right w:val="nil"/>
            </w:tcBorders>
          </w:tcPr>
          <w:p w14:paraId="0C6A7390" w14:textId="77777777" w:rsidR="00C9378E" w:rsidRPr="001605E7" w:rsidRDefault="00C9378E" w:rsidP="00155A42">
            <w:pPr>
              <w:pStyle w:val="11"/>
              <w:rPr>
                <w:rFonts w:eastAsiaTheme="minorHAnsi"/>
                <w:color w:val="BFBFBF" w:themeColor="background1" w:themeShade="BF"/>
              </w:rPr>
            </w:pPr>
            <w:r w:rsidRPr="001605E7">
              <w:rPr>
                <w:rFonts w:eastAsiaTheme="minorHAnsi"/>
                <w:color w:val="BFBFBF" w:themeColor="background1" w:themeShade="BF"/>
              </w:rPr>
              <w:t>6</w:t>
            </w:r>
          </w:p>
        </w:tc>
        <w:tc>
          <w:tcPr>
            <w:tcW w:w="1050" w:type="dxa"/>
            <w:tcBorders>
              <w:top w:val="nil"/>
              <w:left w:val="nil"/>
              <w:right w:val="nil"/>
            </w:tcBorders>
          </w:tcPr>
          <w:p w14:paraId="6AE01FB8" w14:textId="77777777" w:rsidR="00C9378E" w:rsidRPr="001605E7" w:rsidRDefault="00C9378E" w:rsidP="00155A42">
            <w:pPr>
              <w:pStyle w:val="11"/>
              <w:rPr>
                <w:rFonts w:eastAsiaTheme="minorHAnsi"/>
                <w:color w:val="BFBFBF" w:themeColor="background1" w:themeShade="BF"/>
              </w:rPr>
            </w:pPr>
            <w:r w:rsidRPr="001605E7">
              <w:rPr>
                <w:rFonts w:eastAsiaTheme="minorHAnsi"/>
                <w:color w:val="BFBFBF" w:themeColor="background1" w:themeShade="BF"/>
              </w:rPr>
              <w:t>5</w:t>
            </w:r>
          </w:p>
        </w:tc>
        <w:tc>
          <w:tcPr>
            <w:tcW w:w="1051" w:type="dxa"/>
            <w:tcBorders>
              <w:top w:val="nil"/>
              <w:left w:val="nil"/>
              <w:right w:val="nil"/>
            </w:tcBorders>
          </w:tcPr>
          <w:p w14:paraId="332DCFD4" w14:textId="77777777" w:rsidR="00C9378E" w:rsidRPr="001605E7" w:rsidRDefault="00C9378E" w:rsidP="00155A42">
            <w:pPr>
              <w:pStyle w:val="11"/>
              <w:rPr>
                <w:rFonts w:eastAsiaTheme="minorHAnsi"/>
                <w:color w:val="BFBFBF" w:themeColor="background1" w:themeShade="BF"/>
              </w:rPr>
            </w:pPr>
            <w:r w:rsidRPr="001605E7">
              <w:rPr>
                <w:rFonts w:eastAsiaTheme="minorHAnsi"/>
                <w:color w:val="BFBFBF" w:themeColor="background1" w:themeShade="BF"/>
              </w:rPr>
              <w:t>4</w:t>
            </w:r>
          </w:p>
        </w:tc>
        <w:tc>
          <w:tcPr>
            <w:tcW w:w="1051" w:type="dxa"/>
            <w:tcBorders>
              <w:top w:val="nil"/>
              <w:left w:val="nil"/>
              <w:right w:val="nil"/>
            </w:tcBorders>
          </w:tcPr>
          <w:p w14:paraId="7F8AC6C3" w14:textId="77777777" w:rsidR="00C9378E" w:rsidRPr="001605E7" w:rsidRDefault="00C9378E" w:rsidP="00155A42">
            <w:pPr>
              <w:pStyle w:val="11"/>
              <w:rPr>
                <w:rFonts w:eastAsiaTheme="minorHAnsi"/>
                <w:color w:val="BFBFBF" w:themeColor="background1" w:themeShade="BF"/>
              </w:rPr>
            </w:pPr>
            <w:r w:rsidRPr="001605E7">
              <w:rPr>
                <w:rFonts w:eastAsiaTheme="minorHAnsi"/>
                <w:color w:val="BFBFBF" w:themeColor="background1" w:themeShade="BF"/>
              </w:rPr>
              <w:t>3</w:t>
            </w:r>
          </w:p>
        </w:tc>
        <w:tc>
          <w:tcPr>
            <w:tcW w:w="1050" w:type="dxa"/>
            <w:tcBorders>
              <w:top w:val="nil"/>
              <w:left w:val="nil"/>
              <w:right w:val="nil"/>
            </w:tcBorders>
          </w:tcPr>
          <w:p w14:paraId="09F82360" w14:textId="77777777" w:rsidR="00C9378E" w:rsidRPr="001605E7" w:rsidRDefault="00C9378E" w:rsidP="00155A42">
            <w:pPr>
              <w:pStyle w:val="11"/>
              <w:rPr>
                <w:rFonts w:eastAsiaTheme="minorHAnsi"/>
                <w:color w:val="BFBFBF" w:themeColor="background1" w:themeShade="BF"/>
              </w:rPr>
            </w:pPr>
            <w:r w:rsidRPr="001605E7">
              <w:rPr>
                <w:rFonts w:eastAsiaTheme="minorHAnsi"/>
                <w:color w:val="BFBFBF" w:themeColor="background1" w:themeShade="BF"/>
              </w:rPr>
              <w:t>2</w:t>
            </w:r>
          </w:p>
        </w:tc>
        <w:tc>
          <w:tcPr>
            <w:tcW w:w="1051" w:type="dxa"/>
            <w:tcBorders>
              <w:top w:val="nil"/>
              <w:left w:val="nil"/>
              <w:right w:val="nil"/>
            </w:tcBorders>
          </w:tcPr>
          <w:p w14:paraId="0F71C928" w14:textId="77777777" w:rsidR="00C9378E" w:rsidRPr="001605E7" w:rsidRDefault="00C9378E" w:rsidP="00155A42">
            <w:pPr>
              <w:pStyle w:val="11"/>
              <w:rPr>
                <w:rFonts w:eastAsiaTheme="minorHAnsi"/>
                <w:color w:val="BFBFBF" w:themeColor="background1" w:themeShade="BF"/>
              </w:rPr>
            </w:pPr>
            <w:r w:rsidRPr="001605E7">
              <w:rPr>
                <w:rFonts w:eastAsiaTheme="minorHAnsi"/>
                <w:color w:val="BFBFBF" w:themeColor="background1" w:themeShade="BF"/>
              </w:rPr>
              <w:t>1</w:t>
            </w:r>
          </w:p>
        </w:tc>
        <w:tc>
          <w:tcPr>
            <w:tcW w:w="1051" w:type="dxa"/>
            <w:tcBorders>
              <w:top w:val="nil"/>
              <w:left w:val="nil"/>
              <w:right w:val="nil"/>
            </w:tcBorders>
          </w:tcPr>
          <w:p w14:paraId="1B3ECE9D" w14:textId="77777777" w:rsidR="00C9378E" w:rsidRPr="001605E7" w:rsidRDefault="00C9378E" w:rsidP="00155A42">
            <w:pPr>
              <w:pStyle w:val="11"/>
              <w:rPr>
                <w:rFonts w:eastAsiaTheme="minorHAnsi"/>
                <w:color w:val="BFBFBF" w:themeColor="background1" w:themeShade="BF"/>
              </w:rPr>
            </w:pPr>
            <w:r w:rsidRPr="001605E7">
              <w:rPr>
                <w:rFonts w:eastAsiaTheme="minorHAnsi"/>
                <w:color w:val="BFBFBF" w:themeColor="background1" w:themeShade="BF"/>
              </w:rPr>
              <w:t>0</w:t>
            </w:r>
          </w:p>
        </w:tc>
      </w:tr>
      <w:tr w:rsidR="00C9378E" w:rsidRPr="00546234" w14:paraId="6471C597" w14:textId="77777777" w:rsidTr="00B13CFC">
        <w:trPr>
          <w:jc w:val="center"/>
        </w:trPr>
        <w:tc>
          <w:tcPr>
            <w:tcW w:w="1050" w:type="dxa"/>
            <w:shd w:val="clear" w:color="auto" w:fill="F2F2F2"/>
          </w:tcPr>
          <w:p w14:paraId="4C510301" w14:textId="1253E3E1" w:rsidR="00C9378E" w:rsidRPr="001605E7" w:rsidRDefault="00F74E42" w:rsidP="00155A42">
            <w:pPr>
              <w:pStyle w:val="11"/>
              <w:rPr>
                <w:rFonts w:eastAsiaTheme="minorHAnsi"/>
                <w:color w:val="BFBFBF" w:themeColor="background1" w:themeShade="BF"/>
              </w:rPr>
            </w:pPr>
            <w:r w:rsidRPr="001605E7">
              <w:rPr>
                <w:rFonts w:eastAsiaTheme="minorHAnsi"/>
                <w:color w:val="BFBFBF" w:themeColor="background1" w:themeShade="BF"/>
              </w:rPr>
              <w:t>-</w:t>
            </w:r>
          </w:p>
        </w:tc>
        <w:tc>
          <w:tcPr>
            <w:tcW w:w="1051" w:type="dxa"/>
            <w:shd w:val="clear" w:color="auto" w:fill="F2F2F2"/>
          </w:tcPr>
          <w:p w14:paraId="5AED0E82" w14:textId="3759EDE7" w:rsidR="00C9378E" w:rsidRPr="001605E7" w:rsidRDefault="00F74E42" w:rsidP="00155A42">
            <w:pPr>
              <w:pStyle w:val="11"/>
              <w:rPr>
                <w:rFonts w:eastAsiaTheme="minorHAnsi"/>
                <w:color w:val="BFBFBF" w:themeColor="background1" w:themeShade="BF"/>
              </w:rPr>
            </w:pPr>
            <w:r w:rsidRPr="001605E7">
              <w:rPr>
                <w:rFonts w:eastAsiaTheme="minorHAnsi"/>
                <w:color w:val="BFBFBF" w:themeColor="background1" w:themeShade="BF"/>
              </w:rPr>
              <w:t>-</w:t>
            </w:r>
          </w:p>
        </w:tc>
        <w:tc>
          <w:tcPr>
            <w:tcW w:w="1050" w:type="dxa"/>
            <w:shd w:val="clear" w:color="auto" w:fill="F2F2F2"/>
          </w:tcPr>
          <w:p w14:paraId="53528690" w14:textId="1008957B" w:rsidR="00C9378E" w:rsidRPr="001605E7" w:rsidRDefault="00F74E42" w:rsidP="00155A42">
            <w:pPr>
              <w:pStyle w:val="11"/>
              <w:rPr>
                <w:rFonts w:eastAsiaTheme="minorHAnsi"/>
                <w:color w:val="BFBFBF" w:themeColor="background1" w:themeShade="BF"/>
              </w:rPr>
            </w:pPr>
            <w:r w:rsidRPr="001605E7">
              <w:rPr>
                <w:rFonts w:eastAsiaTheme="minorHAnsi"/>
                <w:color w:val="BFBFBF" w:themeColor="background1" w:themeShade="BF"/>
              </w:rPr>
              <w:t>-</w:t>
            </w:r>
          </w:p>
        </w:tc>
        <w:tc>
          <w:tcPr>
            <w:tcW w:w="1051" w:type="dxa"/>
            <w:shd w:val="clear" w:color="auto" w:fill="F2F2F2" w:themeFill="background1" w:themeFillShade="F2"/>
          </w:tcPr>
          <w:p w14:paraId="20012D63" w14:textId="345B4C00" w:rsidR="00C9378E" w:rsidRPr="001605E7" w:rsidRDefault="00F74E42" w:rsidP="00155A42">
            <w:pPr>
              <w:pStyle w:val="11"/>
              <w:rPr>
                <w:rFonts w:eastAsiaTheme="minorHAnsi"/>
                <w:color w:val="BFBFBF" w:themeColor="background1" w:themeShade="BF"/>
              </w:rPr>
            </w:pPr>
            <w:r w:rsidRPr="001605E7">
              <w:rPr>
                <w:rFonts w:eastAsiaTheme="minorHAnsi"/>
                <w:color w:val="BFBFBF" w:themeColor="background1" w:themeShade="BF"/>
              </w:rPr>
              <w:t>-</w:t>
            </w:r>
          </w:p>
        </w:tc>
        <w:tc>
          <w:tcPr>
            <w:tcW w:w="1051" w:type="dxa"/>
            <w:shd w:val="clear" w:color="auto" w:fill="F2F2F2" w:themeFill="background1" w:themeFillShade="F2"/>
          </w:tcPr>
          <w:p w14:paraId="6836F818" w14:textId="2D7F7E4F" w:rsidR="00C9378E" w:rsidRPr="001605E7" w:rsidRDefault="00F74E42" w:rsidP="00155A42">
            <w:pPr>
              <w:pStyle w:val="11"/>
              <w:rPr>
                <w:rFonts w:eastAsiaTheme="minorHAnsi"/>
                <w:color w:val="BFBFBF" w:themeColor="background1" w:themeShade="BF"/>
              </w:rPr>
            </w:pPr>
            <w:r w:rsidRPr="001605E7">
              <w:rPr>
                <w:rFonts w:eastAsiaTheme="minorHAnsi"/>
                <w:color w:val="BFBFBF" w:themeColor="background1" w:themeShade="BF"/>
              </w:rPr>
              <w:t>-</w:t>
            </w:r>
          </w:p>
        </w:tc>
        <w:tc>
          <w:tcPr>
            <w:tcW w:w="1050" w:type="dxa"/>
            <w:shd w:val="clear" w:color="auto" w:fill="FFFFFF"/>
          </w:tcPr>
          <w:p w14:paraId="1FD8955A" w14:textId="77777777" w:rsidR="00C9378E" w:rsidRPr="001605E7" w:rsidRDefault="00C9378E" w:rsidP="00155A42">
            <w:pPr>
              <w:pStyle w:val="11"/>
              <w:rPr>
                <w:rFonts w:eastAsiaTheme="minorHAnsi"/>
                <w:color w:val="BFBFBF" w:themeColor="background1" w:themeShade="BF"/>
              </w:rPr>
            </w:pPr>
            <w:r w:rsidRPr="001605E7">
              <w:rPr>
                <w:rFonts w:eastAsiaTheme="minorHAnsi"/>
                <w:color w:val="BFBFBF" w:themeColor="background1" w:themeShade="BF"/>
              </w:rPr>
              <w:t>TX_NEED</w:t>
            </w:r>
          </w:p>
        </w:tc>
        <w:tc>
          <w:tcPr>
            <w:tcW w:w="1051" w:type="dxa"/>
          </w:tcPr>
          <w:p w14:paraId="52E64EFF" w14:textId="77777777" w:rsidR="00C9378E" w:rsidRPr="001605E7" w:rsidRDefault="00C9378E" w:rsidP="00155A42">
            <w:pPr>
              <w:pStyle w:val="11"/>
              <w:rPr>
                <w:rFonts w:eastAsiaTheme="minorHAnsi"/>
                <w:color w:val="BFBFBF" w:themeColor="background1" w:themeShade="BF"/>
              </w:rPr>
            </w:pPr>
            <w:r w:rsidRPr="001605E7">
              <w:rPr>
                <w:rFonts w:eastAsiaTheme="minorHAnsi"/>
                <w:color w:val="BFBFBF" w:themeColor="background1" w:themeShade="BF"/>
              </w:rPr>
              <w:t>RX_NEED</w:t>
            </w:r>
          </w:p>
        </w:tc>
        <w:tc>
          <w:tcPr>
            <w:tcW w:w="1051" w:type="dxa"/>
          </w:tcPr>
          <w:p w14:paraId="68717A68" w14:textId="77777777" w:rsidR="00C9378E" w:rsidRPr="001605E7" w:rsidRDefault="00C9378E" w:rsidP="00155A42">
            <w:pPr>
              <w:pStyle w:val="11"/>
              <w:rPr>
                <w:rFonts w:eastAsiaTheme="minorHAnsi"/>
                <w:color w:val="BFBFBF" w:themeColor="background1" w:themeShade="BF"/>
              </w:rPr>
            </w:pPr>
            <w:r w:rsidRPr="001605E7">
              <w:rPr>
                <w:rFonts w:eastAsiaTheme="minorHAnsi"/>
                <w:color w:val="BFBFBF" w:themeColor="background1" w:themeShade="BF"/>
              </w:rPr>
              <w:t>DISABLE</w:t>
            </w:r>
          </w:p>
        </w:tc>
      </w:tr>
    </w:tbl>
    <w:p w14:paraId="7BB61B93" w14:textId="77777777" w:rsidR="00C9378E" w:rsidRPr="001605E7" w:rsidRDefault="00C9378E" w:rsidP="00155A42">
      <w:pPr>
        <w:pStyle w:val="11"/>
        <w:rPr>
          <w:rFonts w:eastAsiaTheme="minorHAnsi"/>
          <w:color w:val="BFBFBF" w:themeColor="background1" w:themeShade="BF"/>
        </w:rPr>
      </w:pPr>
    </w:p>
    <w:tbl>
      <w:tblPr>
        <w:tblStyle w:val="af3"/>
        <w:tblW w:w="0" w:type="auto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647"/>
        <w:gridCol w:w="1113"/>
        <w:gridCol w:w="6745"/>
      </w:tblGrid>
      <w:tr w:rsidR="00C9378E" w:rsidRPr="00546234" w14:paraId="37A7A707" w14:textId="77777777" w:rsidTr="003F7401">
        <w:trPr>
          <w:jc w:val="center"/>
        </w:trPr>
        <w:tc>
          <w:tcPr>
            <w:tcW w:w="604" w:type="dxa"/>
            <w:shd w:val="clear" w:color="auto" w:fill="EAE8DA"/>
          </w:tcPr>
          <w:p w14:paraId="144CE1EC" w14:textId="77777777" w:rsidR="00C9378E" w:rsidRPr="001605E7" w:rsidRDefault="00C9378E" w:rsidP="00155A42">
            <w:pPr>
              <w:pStyle w:val="11"/>
              <w:rPr>
                <w:rFonts w:eastAsiaTheme="minorHAnsi"/>
                <w:color w:val="BFBFBF" w:themeColor="background1" w:themeShade="BF"/>
              </w:rPr>
            </w:pPr>
            <w:r w:rsidRPr="001605E7">
              <w:rPr>
                <w:rFonts w:eastAsiaTheme="minorHAnsi"/>
                <w:color w:val="BFBFBF" w:themeColor="background1" w:themeShade="BF"/>
              </w:rPr>
              <w:t>Bit</w:t>
            </w:r>
          </w:p>
        </w:tc>
        <w:tc>
          <w:tcPr>
            <w:tcW w:w="1114" w:type="dxa"/>
            <w:shd w:val="clear" w:color="auto" w:fill="EAE8DA"/>
          </w:tcPr>
          <w:p w14:paraId="6483D69A" w14:textId="77777777" w:rsidR="00C9378E" w:rsidRPr="001605E7" w:rsidRDefault="00C9378E" w:rsidP="00155A42">
            <w:pPr>
              <w:pStyle w:val="11"/>
              <w:rPr>
                <w:rFonts w:eastAsiaTheme="minorHAnsi"/>
                <w:color w:val="BFBFBF" w:themeColor="background1" w:themeShade="BF"/>
              </w:rPr>
            </w:pPr>
            <w:r w:rsidRPr="001605E7">
              <w:rPr>
                <w:rFonts w:eastAsiaTheme="minorHAnsi"/>
                <w:color w:val="BFBFBF" w:themeColor="background1" w:themeShade="BF"/>
              </w:rPr>
              <w:t>Symbol</w:t>
            </w:r>
          </w:p>
        </w:tc>
        <w:tc>
          <w:tcPr>
            <w:tcW w:w="6787" w:type="dxa"/>
            <w:shd w:val="clear" w:color="auto" w:fill="EAE8DA"/>
          </w:tcPr>
          <w:p w14:paraId="30CCB0CE" w14:textId="77777777" w:rsidR="00C9378E" w:rsidRPr="001605E7" w:rsidRDefault="00C9378E" w:rsidP="00155A42">
            <w:pPr>
              <w:pStyle w:val="11"/>
              <w:rPr>
                <w:rFonts w:eastAsiaTheme="minorHAnsi"/>
                <w:color w:val="BFBFBF" w:themeColor="background1" w:themeShade="BF"/>
              </w:rPr>
            </w:pPr>
            <w:r w:rsidRPr="001605E7">
              <w:rPr>
                <w:rFonts w:eastAsiaTheme="minorHAnsi"/>
                <w:color w:val="BFBFBF" w:themeColor="background1" w:themeShade="BF"/>
              </w:rPr>
              <w:t>Description</w:t>
            </w:r>
          </w:p>
        </w:tc>
      </w:tr>
      <w:tr w:rsidR="00C9378E" w:rsidRPr="00546234" w14:paraId="17601CD2" w14:textId="77777777" w:rsidTr="003F7401">
        <w:trPr>
          <w:jc w:val="center"/>
        </w:trPr>
        <w:tc>
          <w:tcPr>
            <w:tcW w:w="604" w:type="dxa"/>
            <w:vAlign w:val="center"/>
          </w:tcPr>
          <w:p w14:paraId="35BF895E" w14:textId="20AD35BB" w:rsidR="00C9378E" w:rsidRPr="001605E7" w:rsidRDefault="00F74E42" w:rsidP="00155A42">
            <w:pPr>
              <w:pStyle w:val="11"/>
              <w:rPr>
                <w:rFonts w:eastAsiaTheme="minorHAnsi"/>
                <w:color w:val="BFBFBF" w:themeColor="background1" w:themeShade="BF"/>
              </w:rPr>
            </w:pPr>
            <w:r w:rsidRPr="001605E7">
              <w:rPr>
                <w:rFonts w:eastAsiaTheme="minorHAnsi"/>
                <w:color w:val="BFBFBF" w:themeColor="background1" w:themeShade="BF"/>
              </w:rPr>
              <w:t>[</w:t>
            </w:r>
            <w:r w:rsidR="00C9378E" w:rsidRPr="001605E7">
              <w:rPr>
                <w:rFonts w:eastAsiaTheme="minorHAnsi"/>
                <w:color w:val="BFBFBF" w:themeColor="background1" w:themeShade="BF"/>
              </w:rPr>
              <w:t>7</w:t>
            </w:r>
            <w:r w:rsidRPr="001605E7">
              <w:rPr>
                <w:rFonts w:eastAsiaTheme="minorHAnsi"/>
                <w:color w:val="BFBFBF" w:themeColor="background1" w:themeShade="BF"/>
              </w:rPr>
              <w:t>:3]</w:t>
            </w:r>
          </w:p>
        </w:tc>
        <w:tc>
          <w:tcPr>
            <w:tcW w:w="1114" w:type="dxa"/>
            <w:shd w:val="clear" w:color="auto" w:fill="EAE8DA"/>
            <w:vAlign w:val="center"/>
          </w:tcPr>
          <w:p w14:paraId="10059C1D" w14:textId="0F1D5C2B" w:rsidR="00C9378E" w:rsidRPr="001605E7" w:rsidRDefault="00F74E42" w:rsidP="00155A42">
            <w:pPr>
              <w:pStyle w:val="11"/>
              <w:rPr>
                <w:rFonts w:eastAsiaTheme="minorHAnsi"/>
                <w:color w:val="BFBFBF" w:themeColor="background1" w:themeShade="BF"/>
              </w:rPr>
            </w:pPr>
            <w:r w:rsidRPr="001605E7">
              <w:rPr>
                <w:rFonts w:eastAsiaTheme="minorHAnsi"/>
                <w:color w:val="BFBFBF" w:themeColor="background1" w:themeShade="BF"/>
              </w:rPr>
              <w:t>-</w:t>
            </w:r>
          </w:p>
        </w:tc>
        <w:tc>
          <w:tcPr>
            <w:tcW w:w="6787" w:type="dxa"/>
          </w:tcPr>
          <w:p w14:paraId="4242CA85" w14:textId="77777777" w:rsidR="00C9378E" w:rsidRPr="001605E7" w:rsidRDefault="00C9378E" w:rsidP="00155A42">
            <w:pPr>
              <w:pStyle w:val="11"/>
              <w:rPr>
                <w:rFonts w:eastAsiaTheme="minorHAnsi"/>
                <w:color w:val="BFBFBF" w:themeColor="background1" w:themeShade="BF"/>
              </w:rPr>
            </w:pPr>
            <w:r w:rsidRPr="001605E7">
              <w:rPr>
                <w:rFonts w:eastAsiaTheme="minorHAnsi"/>
                <w:color w:val="BFBFBF" w:themeColor="background1" w:themeShade="BF"/>
              </w:rPr>
              <w:t>Reserved</w:t>
            </w:r>
          </w:p>
        </w:tc>
      </w:tr>
      <w:tr w:rsidR="00C9378E" w:rsidRPr="00546234" w14:paraId="6C1D4134" w14:textId="77777777" w:rsidTr="003F7401">
        <w:trPr>
          <w:jc w:val="center"/>
        </w:trPr>
        <w:tc>
          <w:tcPr>
            <w:tcW w:w="604" w:type="dxa"/>
            <w:vAlign w:val="center"/>
          </w:tcPr>
          <w:p w14:paraId="78340423" w14:textId="77777777" w:rsidR="00C9378E" w:rsidRPr="001605E7" w:rsidRDefault="00C9378E" w:rsidP="00155A42">
            <w:pPr>
              <w:pStyle w:val="11"/>
              <w:rPr>
                <w:rFonts w:eastAsiaTheme="minorHAnsi"/>
                <w:color w:val="BFBFBF" w:themeColor="background1" w:themeShade="BF"/>
              </w:rPr>
            </w:pPr>
            <w:r w:rsidRPr="001605E7">
              <w:rPr>
                <w:rFonts w:eastAsiaTheme="minorHAnsi"/>
                <w:color w:val="BFBFBF" w:themeColor="background1" w:themeShade="BF"/>
              </w:rPr>
              <w:t>2</w:t>
            </w:r>
          </w:p>
        </w:tc>
        <w:tc>
          <w:tcPr>
            <w:tcW w:w="1114" w:type="dxa"/>
            <w:shd w:val="clear" w:color="auto" w:fill="EAE8DA"/>
            <w:vAlign w:val="center"/>
          </w:tcPr>
          <w:p w14:paraId="7E8FA294" w14:textId="77777777" w:rsidR="00C9378E" w:rsidRPr="001605E7" w:rsidRDefault="00C9378E" w:rsidP="00E519CE">
            <w:pPr>
              <w:jc w:val="center"/>
              <w:rPr>
                <w:rFonts w:ascii="Trebuchet MS" w:eastAsiaTheme="minorHAnsi" w:hAnsi="Trebuchet MS" w:cs="Arial"/>
                <w:color w:val="BFBFBF" w:themeColor="background1" w:themeShade="BF"/>
              </w:rPr>
            </w:pPr>
            <w:r w:rsidRPr="001605E7">
              <w:rPr>
                <w:rFonts w:ascii="Trebuchet MS" w:eastAsiaTheme="minorHAnsi" w:hAnsi="Trebuchet MS" w:cs="Arial"/>
                <w:color w:val="BFBFBF" w:themeColor="background1" w:themeShade="BF"/>
              </w:rPr>
              <w:t>TX_NEED</w:t>
            </w:r>
          </w:p>
        </w:tc>
        <w:tc>
          <w:tcPr>
            <w:tcW w:w="6787" w:type="dxa"/>
          </w:tcPr>
          <w:p w14:paraId="675D0F4F" w14:textId="77777777" w:rsidR="00C9378E" w:rsidRPr="001605E7" w:rsidRDefault="00C9378E" w:rsidP="00DE32B6">
            <w:pPr>
              <w:rPr>
                <w:rFonts w:ascii="Trebuchet MS" w:eastAsiaTheme="minorHAnsi" w:hAnsi="Trebuchet MS" w:cs="Arial"/>
                <w:color w:val="BFBFBF" w:themeColor="background1" w:themeShade="BF"/>
              </w:rPr>
            </w:pPr>
            <w:r w:rsidRPr="001605E7">
              <w:rPr>
                <w:rFonts w:ascii="Trebuchet MS" w:eastAsiaTheme="minorHAnsi" w:hAnsi="Trebuchet MS" w:cs="Arial"/>
                <w:color w:val="BFBFBF" w:themeColor="background1" w:themeShade="BF"/>
              </w:rPr>
              <w:t>TX NEEDED ACK</w:t>
            </w:r>
          </w:p>
          <w:p w14:paraId="78213A2A" w14:textId="77777777" w:rsidR="00EF301F" w:rsidRPr="001605E7" w:rsidRDefault="00EF301F" w:rsidP="00DE32B6">
            <w:pPr>
              <w:rPr>
                <w:rFonts w:ascii="Trebuchet MS" w:eastAsiaTheme="minorHAnsi" w:hAnsi="Trebuchet MS" w:cs="Arial"/>
                <w:color w:val="BFBFBF" w:themeColor="background1" w:themeShade="BF"/>
              </w:rPr>
            </w:pPr>
            <w:r w:rsidRPr="001605E7">
              <w:rPr>
                <w:rFonts w:ascii="Trebuchet MS" w:eastAsiaTheme="minorHAnsi" w:hAnsi="Trebuchet MS" w:cs="Arial"/>
                <w:color w:val="BFBFBF" w:themeColor="background1" w:themeShade="BF"/>
              </w:rPr>
              <w:t>0 : PEER</w:t>
            </w:r>
            <w:r w:rsidRPr="001605E7">
              <w:rPr>
                <w:rFonts w:ascii="Trebuchet MS" w:eastAsiaTheme="minorHAnsi" w:hAnsi="Trebuchet MS" w:cs="Arial" w:hint="eastAsia"/>
                <w:color w:val="BFBFBF" w:themeColor="background1" w:themeShade="BF"/>
              </w:rPr>
              <w:t>에게</w:t>
            </w:r>
            <w:r w:rsidRPr="001605E7">
              <w:rPr>
                <w:rFonts w:ascii="Trebuchet MS" w:eastAsiaTheme="minorHAnsi" w:hAnsi="Trebuchet MS" w:cs="Arial"/>
                <w:color w:val="BFBFBF" w:themeColor="background1" w:themeShade="BF"/>
              </w:rPr>
              <w:t xml:space="preserve"> ACK </w:t>
            </w:r>
            <w:r w:rsidRPr="001605E7">
              <w:rPr>
                <w:rFonts w:ascii="Trebuchet MS" w:eastAsiaTheme="minorHAnsi" w:hAnsi="Trebuchet MS" w:cs="Arial" w:hint="eastAsia"/>
                <w:color w:val="BFBFBF" w:themeColor="background1" w:themeShade="BF"/>
              </w:rPr>
              <w:t>전송한</w:t>
            </w:r>
            <w:r w:rsidRPr="001605E7">
              <w:rPr>
                <w:rFonts w:ascii="Trebuchet MS" w:eastAsiaTheme="minorHAnsi" w:hAnsi="Trebuchet MS" w:cs="Arial"/>
                <w:color w:val="BFBFBF" w:themeColor="background1" w:themeShade="BF"/>
              </w:rPr>
              <w:t xml:space="preserve"> </w:t>
            </w:r>
            <w:r w:rsidRPr="001605E7">
              <w:rPr>
                <w:rFonts w:ascii="Trebuchet MS" w:eastAsiaTheme="minorHAnsi" w:hAnsi="Trebuchet MS" w:cs="Arial" w:hint="eastAsia"/>
                <w:color w:val="BFBFBF" w:themeColor="background1" w:themeShade="BF"/>
              </w:rPr>
              <w:t>상태</w:t>
            </w:r>
          </w:p>
          <w:p w14:paraId="2DC14FC0" w14:textId="77777777" w:rsidR="00C9378E" w:rsidRPr="001605E7" w:rsidRDefault="00EF301F" w:rsidP="00DE32B6">
            <w:pPr>
              <w:rPr>
                <w:rFonts w:ascii="Trebuchet MS" w:eastAsiaTheme="minorHAnsi" w:hAnsi="Trebuchet MS" w:cs="Arial"/>
                <w:color w:val="BFBFBF" w:themeColor="background1" w:themeShade="BF"/>
              </w:rPr>
            </w:pPr>
            <w:r w:rsidRPr="001605E7">
              <w:rPr>
                <w:rFonts w:ascii="Trebuchet MS" w:eastAsiaTheme="minorHAnsi" w:hAnsi="Trebuchet MS" w:cs="Arial"/>
                <w:color w:val="BFBFBF" w:themeColor="background1" w:themeShade="BF"/>
              </w:rPr>
              <w:t>1 : PEER</w:t>
            </w:r>
            <w:r w:rsidRPr="001605E7">
              <w:rPr>
                <w:rFonts w:ascii="Trebuchet MS" w:eastAsiaTheme="minorHAnsi" w:hAnsi="Trebuchet MS" w:cs="Arial" w:hint="eastAsia"/>
                <w:color w:val="BFBFBF" w:themeColor="background1" w:themeShade="BF"/>
              </w:rPr>
              <w:t>에게</w:t>
            </w:r>
            <w:r w:rsidRPr="001605E7">
              <w:rPr>
                <w:rFonts w:ascii="Trebuchet MS" w:eastAsiaTheme="minorHAnsi" w:hAnsi="Trebuchet MS" w:cs="Arial"/>
                <w:color w:val="BFBFBF" w:themeColor="background1" w:themeShade="BF"/>
              </w:rPr>
              <w:t xml:space="preserve"> ACK </w:t>
            </w:r>
            <w:r w:rsidRPr="001605E7">
              <w:rPr>
                <w:rFonts w:ascii="Trebuchet MS" w:eastAsiaTheme="minorHAnsi" w:hAnsi="Trebuchet MS" w:cs="Arial" w:hint="eastAsia"/>
                <w:color w:val="BFBFBF" w:themeColor="background1" w:themeShade="BF"/>
              </w:rPr>
              <w:t>전송하지</w:t>
            </w:r>
            <w:r w:rsidRPr="001605E7">
              <w:rPr>
                <w:rFonts w:ascii="Trebuchet MS" w:eastAsiaTheme="minorHAnsi" w:hAnsi="Trebuchet MS" w:cs="Arial"/>
                <w:color w:val="BFBFBF" w:themeColor="background1" w:themeShade="BF"/>
              </w:rPr>
              <w:t xml:space="preserve"> </w:t>
            </w:r>
            <w:r w:rsidRPr="001605E7">
              <w:rPr>
                <w:rFonts w:ascii="Trebuchet MS" w:eastAsiaTheme="minorHAnsi" w:hAnsi="Trebuchet MS" w:cs="Arial" w:hint="eastAsia"/>
                <w:color w:val="BFBFBF" w:themeColor="background1" w:themeShade="BF"/>
              </w:rPr>
              <w:t>않은</w:t>
            </w:r>
            <w:r w:rsidRPr="001605E7">
              <w:rPr>
                <w:rFonts w:ascii="Trebuchet MS" w:eastAsiaTheme="minorHAnsi" w:hAnsi="Trebuchet MS" w:cs="Arial"/>
                <w:color w:val="BFBFBF" w:themeColor="background1" w:themeShade="BF"/>
              </w:rPr>
              <w:t xml:space="preserve"> </w:t>
            </w:r>
            <w:r w:rsidRPr="001605E7">
              <w:rPr>
                <w:rFonts w:ascii="Trebuchet MS" w:eastAsiaTheme="minorHAnsi" w:hAnsi="Trebuchet MS" w:cs="Arial" w:hint="eastAsia"/>
                <w:color w:val="BFBFBF" w:themeColor="background1" w:themeShade="BF"/>
              </w:rPr>
              <w:t>상태</w:t>
            </w:r>
            <w:r w:rsidRPr="001605E7">
              <w:rPr>
                <w:rFonts w:ascii="Trebuchet MS" w:eastAsiaTheme="minorHAnsi" w:hAnsi="Trebuchet MS" w:cs="Arial"/>
                <w:color w:val="BFBFBF" w:themeColor="background1" w:themeShade="BF"/>
              </w:rPr>
              <w:t xml:space="preserve"> </w:t>
            </w:r>
          </w:p>
        </w:tc>
      </w:tr>
      <w:tr w:rsidR="00C9378E" w:rsidRPr="00546234" w14:paraId="4E6A6213" w14:textId="77777777" w:rsidTr="003F7401">
        <w:trPr>
          <w:jc w:val="center"/>
        </w:trPr>
        <w:tc>
          <w:tcPr>
            <w:tcW w:w="604" w:type="dxa"/>
            <w:vAlign w:val="center"/>
          </w:tcPr>
          <w:p w14:paraId="395B5A88" w14:textId="77777777" w:rsidR="00C9378E" w:rsidRPr="001605E7" w:rsidRDefault="00C9378E" w:rsidP="00155A42">
            <w:pPr>
              <w:pStyle w:val="11"/>
              <w:rPr>
                <w:rFonts w:eastAsiaTheme="minorHAnsi"/>
                <w:color w:val="BFBFBF" w:themeColor="background1" w:themeShade="BF"/>
              </w:rPr>
            </w:pPr>
            <w:r w:rsidRPr="001605E7">
              <w:rPr>
                <w:rFonts w:eastAsiaTheme="minorHAnsi"/>
                <w:color w:val="BFBFBF" w:themeColor="background1" w:themeShade="BF"/>
              </w:rPr>
              <w:t>1</w:t>
            </w:r>
          </w:p>
        </w:tc>
        <w:tc>
          <w:tcPr>
            <w:tcW w:w="1114" w:type="dxa"/>
            <w:shd w:val="clear" w:color="auto" w:fill="EAE8DA"/>
            <w:vAlign w:val="center"/>
          </w:tcPr>
          <w:p w14:paraId="00ACE9F4" w14:textId="77777777" w:rsidR="00C9378E" w:rsidRPr="001605E7" w:rsidRDefault="00C9378E" w:rsidP="00E519CE">
            <w:pPr>
              <w:jc w:val="center"/>
              <w:rPr>
                <w:rFonts w:ascii="Trebuchet MS" w:eastAsiaTheme="minorHAnsi" w:hAnsi="Trebuchet MS" w:cs="Arial"/>
                <w:color w:val="BFBFBF" w:themeColor="background1" w:themeShade="BF"/>
              </w:rPr>
            </w:pPr>
            <w:r w:rsidRPr="001605E7">
              <w:rPr>
                <w:rFonts w:ascii="Trebuchet MS" w:eastAsiaTheme="minorHAnsi" w:hAnsi="Trebuchet MS" w:cs="Arial"/>
                <w:color w:val="BFBFBF" w:themeColor="background1" w:themeShade="BF"/>
              </w:rPr>
              <w:t>RX_NEED</w:t>
            </w:r>
          </w:p>
        </w:tc>
        <w:tc>
          <w:tcPr>
            <w:tcW w:w="6787" w:type="dxa"/>
          </w:tcPr>
          <w:p w14:paraId="0497E141" w14:textId="77777777" w:rsidR="00C9378E" w:rsidRPr="001605E7" w:rsidRDefault="00C9378E" w:rsidP="00DE32B6">
            <w:pPr>
              <w:rPr>
                <w:rFonts w:ascii="Trebuchet MS" w:eastAsiaTheme="minorHAnsi" w:hAnsi="Trebuchet MS" w:cs="Arial"/>
                <w:color w:val="BFBFBF" w:themeColor="background1" w:themeShade="BF"/>
              </w:rPr>
            </w:pPr>
            <w:r w:rsidRPr="001605E7">
              <w:rPr>
                <w:rFonts w:ascii="Trebuchet MS" w:eastAsiaTheme="minorHAnsi" w:hAnsi="Trebuchet MS" w:cs="Arial"/>
                <w:color w:val="BFBFBF" w:themeColor="background1" w:themeShade="BF"/>
              </w:rPr>
              <w:t>RX NEEDED ACK</w:t>
            </w:r>
          </w:p>
          <w:p w14:paraId="51A92326" w14:textId="77777777" w:rsidR="00EF301F" w:rsidRPr="001605E7" w:rsidRDefault="00EF301F" w:rsidP="00DE32B6">
            <w:pPr>
              <w:rPr>
                <w:rFonts w:ascii="Trebuchet MS" w:eastAsiaTheme="minorHAnsi" w:hAnsi="Trebuchet MS" w:cs="Arial"/>
                <w:color w:val="BFBFBF" w:themeColor="background1" w:themeShade="BF"/>
              </w:rPr>
            </w:pPr>
            <w:r w:rsidRPr="001605E7">
              <w:rPr>
                <w:rFonts w:ascii="Trebuchet MS" w:eastAsiaTheme="minorHAnsi" w:hAnsi="Trebuchet MS" w:cs="Arial"/>
                <w:color w:val="BFBFBF" w:themeColor="background1" w:themeShade="BF"/>
              </w:rPr>
              <w:t>0 : PEER</w:t>
            </w:r>
            <w:r w:rsidRPr="001605E7">
              <w:rPr>
                <w:rFonts w:ascii="Trebuchet MS" w:eastAsiaTheme="minorHAnsi" w:hAnsi="Trebuchet MS" w:cs="Arial" w:hint="eastAsia"/>
                <w:color w:val="BFBFBF" w:themeColor="background1" w:themeShade="BF"/>
              </w:rPr>
              <w:t>로부터</w:t>
            </w:r>
            <w:r w:rsidRPr="001605E7">
              <w:rPr>
                <w:rFonts w:ascii="Trebuchet MS" w:eastAsiaTheme="minorHAnsi" w:hAnsi="Trebuchet MS" w:cs="Arial"/>
                <w:color w:val="BFBFBF" w:themeColor="background1" w:themeShade="BF"/>
              </w:rPr>
              <w:t xml:space="preserve"> ACK</w:t>
            </w:r>
            <w:r w:rsidRPr="001605E7">
              <w:rPr>
                <w:rFonts w:ascii="Trebuchet MS" w:eastAsiaTheme="minorHAnsi" w:hAnsi="Trebuchet MS" w:cs="Arial" w:hint="eastAsia"/>
                <w:color w:val="BFBFBF" w:themeColor="background1" w:themeShade="BF"/>
              </w:rPr>
              <w:t>를</w:t>
            </w:r>
            <w:r w:rsidRPr="001605E7">
              <w:rPr>
                <w:rFonts w:ascii="Trebuchet MS" w:eastAsiaTheme="minorHAnsi" w:hAnsi="Trebuchet MS" w:cs="Arial"/>
                <w:color w:val="BFBFBF" w:themeColor="background1" w:themeShade="BF"/>
              </w:rPr>
              <w:t xml:space="preserve"> </w:t>
            </w:r>
            <w:r w:rsidRPr="001605E7">
              <w:rPr>
                <w:rFonts w:ascii="Trebuchet MS" w:eastAsiaTheme="minorHAnsi" w:hAnsi="Trebuchet MS" w:cs="Arial" w:hint="eastAsia"/>
                <w:color w:val="BFBFBF" w:themeColor="background1" w:themeShade="BF"/>
              </w:rPr>
              <w:t>수신한</w:t>
            </w:r>
            <w:r w:rsidRPr="001605E7">
              <w:rPr>
                <w:rFonts w:ascii="Trebuchet MS" w:eastAsiaTheme="minorHAnsi" w:hAnsi="Trebuchet MS" w:cs="Arial"/>
                <w:color w:val="BFBFBF" w:themeColor="background1" w:themeShade="BF"/>
              </w:rPr>
              <w:t xml:space="preserve"> </w:t>
            </w:r>
            <w:r w:rsidRPr="001605E7">
              <w:rPr>
                <w:rFonts w:ascii="Trebuchet MS" w:eastAsiaTheme="minorHAnsi" w:hAnsi="Trebuchet MS" w:cs="Arial" w:hint="eastAsia"/>
                <w:color w:val="BFBFBF" w:themeColor="background1" w:themeShade="BF"/>
              </w:rPr>
              <w:t>상태</w:t>
            </w:r>
          </w:p>
          <w:p w14:paraId="60B65867" w14:textId="77777777" w:rsidR="00C9378E" w:rsidRPr="001605E7" w:rsidRDefault="00EF301F" w:rsidP="00DE32B6">
            <w:pPr>
              <w:rPr>
                <w:rFonts w:ascii="Trebuchet MS" w:eastAsiaTheme="minorHAnsi" w:hAnsi="Trebuchet MS" w:cs="Arial"/>
                <w:color w:val="BFBFBF" w:themeColor="background1" w:themeShade="BF"/>
              </w:rPr>
            </w:pPr>
            <w:r w:rsidRPr="001605E7">
              <w:rPr>
                <w:rFonts w:ascii="Trebuchet MS" w:eastAsiaTheme="minorHAnsi" w:hAnsi="Trebuchet MS" w:cs="Arial"/>
                <w:color w:val="BFBFBF" w:themeColor="background1" w:themeShade="BF"/>
              </w:rPr>
              <w:t>1 : PEER</w:t>
            </w:r>
            <w:r w:rsidRPr="001605E7">
              <w:rPr>
                <w:rFonts w:ascii="Trebuchet MS" w:eastAsiaTheme="minorHAnsi" w:hAnsi="Trebuchet MS" w:cs="Arial" w:hint="eastAsia"/>
                <w:color w:val="BFBFBF" w:themeColor="background1" w:themeShade="BF"/>
              </w:rPr>
              <w:t>로부터</w:t>
            </w:r>
            <w:r w:rsidRPr="001605E7">
              <w:rPr>
                <w:rFonts w:ascii="Trebuchet MS" w:eastAsiaTheme="minorHAnsi" w:hAnsi="Trebuchet MS" w:cs="Arial"/>
                <w:color w:val="BFBFBF" w:themeColor="background1" w:themeShade="BF"/>
              </w:rPr>
              <w:t xml:space="preserve"> ACK</w:t>
            </w:r>
            <w:r w:rsidRPr="001605E7">
              <w:rPr>
                <w:rFonts w:ascii="Trebuchet MS" w:eastAsiaTheme="minorHAnsi" w:hAnsi="Trebuchet MS" w:cs="Arial" w:hint="eastAsia"/>
                <w:color w:val="BFBFBF" w:themeColor="background1" w:themeShade="BF"/>
              </w:rPr>
              <w:t>를</w:t>
            </w:r>
            <w:r w:rsidRPr="001605E7">
              <w:rPr>
                <w:rFonts w:ascii="Trebuchet MS" w:eastAsiaTheme="minorHAnsi" w:hAnsi="Trebuchet MS" w:cs="Arial"/>
                <w:color w:val="BFBFBF" w:themeColor="background1" w:themeShade="BF"/>
              </w:rPr>
              <w:t xml:space="preserve"> </w:t>
            </w:r>
            <w:r w:rsidRPr="001605E7">
              <w:rPr>
                <w:rFonts w:ascii="Trebuchet MS" w:eastAsiaTheme="minorHAnsi" w:hAnsi="Trebuchet MS" w:cs="Arial" w:hint="eastAsia"/>
                <w:color w:val="BFBFBF" w:themeColor="background1" w:themeShade="BF"/>
              </w:rPr>
              <w:t>수신하지</w:t>
            </w:r>
            <w:r w:rsidRPr="001605E7">
              <w:rPr>
                <w:rFonts w:ascii="Trebuchet MS" w:eastAsiaTheme="minorHAnsi" w:hAnsi="Trebuchet MS" w:cs="Arial"/>
                <w:color w:val="BFBFBF" w:themeColor="background1" w:themeShade="BF"/>
              </w:rPr>
              <w:t xml:space="preserve"> </w:t>
            </w:r>
            <w:r w:rsidRPr="001605E7">
              <w:rPr>
                <w:rFonts w:ascii="Trebuchet MS" w:eastAsiaTheme="minorHAnsi" w:hAnsi="Trebuchet MS" w:cs="Arial" w:hint="eastAsia"/>
                <w:color w:val="BFBFBF" w:themeColor="background1" w:themeShade="BF"/>
              </w:rPr>
              <w:t>않은</w:t>
            </w:r>
            <w:r w:rsidRPr="001605E7">
              <w:rPr>
                <w:rFonts w:ascii="Trebuchet MS" w:eastAsiaTheme="minorHAnsi" w:hAnsi="Trebuchet MS" w:cs="Arial"/>
                <w:color w:val="BFBFBF" w:themeColor="background1" w:themeShade="BF"/>
              </w:rPr>
              <w:t xml:space="preserve"> </w:t>
            </w:r>
            <w:r w:rsidRPr="001605E7">
              <w:rPr>
                <w:rFonts w:ascii="Trebuchet MS" w:eastAsiaTheme="minorHAnsi" w:hAnsi="Trebuchet MS" w:cs="Arial" w:hint="eastAsia"/>
                <w:color w:val="BFBFBF" w:themeColor="background1" w:themeShade="BF"/>
              </w:rPr>
              <w:t>상태</w:t>
            </w:r>
          </w:p>
        </w:tc>
      </w:tr>
      <w:tr w:rsidR="00C9378E" w:rsidRPr="00546234" w14:paraId="79795E83" w14:textId="77777777" w:rsidTr="003F7401">
        <w:trPr>
          <w:jc w:val="center"/>
        </w:trPr>
        <w:tc>
          <w:tcPr>
            <w:tcW w:w="604" w:type="dxa"/>
            <w:vAlign w:val="center"/>
          </w:tcPr>
          <w:p w14:paraId="62415A00" w14:textId="77777777" w:rsidR="00C9378E" w:rsidRPr="001605E7" w:rsidRDefault="00C9378E" w:rsidP="00155A42">
            <w:pPr>
              <w:pStyle w:val="11"/>
              <w:rPr>
                <w:rFonts w:eastAsiaTheme="minorHAnsi"/>
                <w:color w:val="BFBFBF" w:themeColor="background1" w:themeShade="BF"/>
              </w:rPr>
            </w:pPr>
            <w:r w:rsidRPr="001605E7">
              <w:rPr>
                <w:rFonts w:eastAsiaTheme="minorHAnsi"/>
                <w:color w:val="BFBFBF" w:themeColor="background1" w:themeShade="BF"/>
              </w:rPr>
              <w:t>0</w:t>
            </w:r>
          </w:p>
        </w:tc>
        <w:tc>
          <w:tcPr>
            <w:tcW w:w="1114" w:type="dxa"/>
            <w:shd w:val="clear" w:color="auto" w:fill="EAE8DA"/>
            <w:vAlign w:val="center"/>
          </w:tcPr>
          <w:p w14:paraId="0026AFCF" w14:textId="77777777" w:rsidR="00C9378E" w:rsidRPr="001605E7" w:rsidRDefault="00C9378E" w:rsidP="00E519CE">
            <w:pPr>
              <w:jc w:val="center"/>
              <w:rPr>
                <w:rFonts w:ascii="Trebuchet MS" w:eastAsiaTheme="minorHAnsi" w:hAnsi="Trebuchet MS" w:cs="Arial"/>
                <w:color w:val="BFBFBF" w:themeColor="background1" w:themeShade="BF"/>
              </w:rPr>
            </w:pPr>
            <w:r w:rsidRPr="001605E7">
              <w:rPr>
                <w:rFonts w:ascii="Trebuchet MS" w:eastAsiaTheme="minorHAnsi" w:hAnsi="Trebuchet MS" w:cs="Arial"/>
                <w:color w:val="BFBFBF" w:themeColor="background1" w:themeShade="BF"/>
              </w:rPr>
              <w:t>DISABLE</w:t>
            </w:r>
          </w:p>
        </w:tc>
        <w:tc>
          <w:tcPr>
            <w:tcW w:w="6787" w:type="dxa"/>
          </w:tcPr>
          <w:p w14:paraId="67334AB3" w14:textId="77777777" w:rsidR="00C9378E" w:rsidRPr="001605E7" w:rsidRDefault="00C9378E" w:rsidP="00DE32B6">
            <w:pPr>
              <w:rPr>
                <w:rFonts w:ascii="Trebuchet MS" w:eastAsiaTheme="minorHAnsi" w:hAnsi="Trebuchet MS" w:cs="Arial"/>
                <w:color w:val="BFBFBF" w:themeColor="background1" w:themeShade="BF"/>
              </w:rPr>
            </w:pPr>
            <w:r w:rsidRPr="001605E7">
              <w:rPr>
                <w:rFonts w:ascii="Trebuchet MS" w:eastAsiaTheme="minorHAnsi" w:hAnsi="Trebuchet MS" w:cs="Arial"/>
                <w:color w:val="BFBFBF" w:themeColor="background1" w:themeShade="BF"/>
              </w:rPr>
              <w:t>Timer disable</w:t>
            </w:r>
          </w:p>
          <w:p w14:paraId="0AF9FFAF" w14:textId="77777777" w:rsidR="00DE32B6" w:rsidRPr="001605E7" w:rsidRDefault="00EF301F" w:rsidP="00DE32B6">
            <w:pPr>
              <w:rPr>
                <w:rFonts w:ascii="Trebuchet MS" w:eastAsiaTheme="minorHAnsi" w:hAnsi="Trebuchet MS" w:cs="Arial"/>
                <w:color w:val="BFBFBF" w:themeColor="background1" w:themeShade="BF"/>
              </w:rPr>
            </w:pPr>
            <w:r w:rsidRPr="001605E7">
              <w:rPr>
                <w:rFonts w:ascii="Trebuchet MS" w:eastAsiaTheme="minorHAnsi" w:hAnsi="Trebuchet MS" w:cs="Arial"/>
                <w:color w:val="BFBFBF" w:themeColor="background1" w:themeShade="BF"/>
              </w:rPr>
              <w:t>ACK</w:t>
            </w:r>
            <w:r w:rsidRPr="001605E7">
              <w:rPr>
                <w:rFonts w:ascii="Trebuchet MS" w:eastAsiaTheme="minorHAnsi" w:hAnsi="Trebuchet MS" w:cs="Arial" w:hint="eastAsia"/>
                <w:color w:val="BFBFBF" w:themeColor="background1" w:themeShade="BF"/>
              </w:rPr>
              <w:t>를</w:t>
            </w:r>
            <w:r w:rsidRPr="001605E7">
              <w:rPr>
                <w:rFonts w:ascii="Trebuchet MS" w:eastAsiaTheme="minorHAnsi" w:hAnsi="Trebuchet MS" w:cs="Arial"/>
                <w:color w:val="BFBFBF" w:themeColor="background1" w:themeShade="BF"/>
              </w:rPr>
              <w:t xml:space="preserve"> </w:t>
            </w:r>
            <w:r w:rsidRPr="001605E7">
              <w:rPr>
                <w:rFonts w:ascii="Trebuchet MS" w:eastAsiaTheme="minorHAnsi" w:hAnsi="Trebuchet MS" w:cs="Arial" w:hint="eastAsia"/>
                <w:color w:val="BFBFBF" w:themeColor="background1" w:themeShade="BF"/>
              </w:rPr>
              <w:t>전송해야</w:t>
            </w:r>
            <w:r w:rsidRPr="001605E7">
              <w:rPr>
                <w:rFonts w:ascii="Trebuchet MS" w:eastAsiaTheme="minorHAnsi" w:hAnsi="Trebuchet MS" w:cs="Arial"/>
                <w:color w:val="BFBFBF" w:themeColor="background1" w:themeShade="BF"/>
              </w:rPr>
              <w:t xml:space="preserve"> </w:t>
            </w:r>
            <w:r w:rsidRPr="001605E7">
              <w:rPr>
                <w:rFonts w:ascii="Trebuchet MS" w:eastAsiaTheme="minorHAnsi" w:hAnsi="Trebuchet MS" w:cs="Arial" w:hint="eastAsia"/>
                <w:color w:val="BFBFBF" w:themeColor="background1" w:themeShade="BF"/>
              </w:rPr>
              <w:t>하거나</w:t>
            </w:r>
            <w:r w:rsidRPr="001605E7">
              <w:rPr>
                <w:rFonts w:ascii="Trebuchet MS" w:eastAsiaTheme="minorHAnsi" w:hAnsi="Trebuchet MS" w:cs="Arial"/>
                <w:color w:val="BFBFBF" w:themeColor="background1" w:themeShade="BF"/>
              </w:rPr>
              <w:t xml:space="preserve">, </w:t>
            </w:r>
            <w:r w:rsidRPr="001605E7">
              <w:rPr>
                <w:rFonts w:ascii="Trebuchet MS" w:eastAsiaTheme="minorHAnsi" w:hAnsi="Trebuchet MS" w:cs="Arial" w:hint="eastAsia"/>
                <w:color w:val="BFBFBF" w:themeColor="background1" w:themeShade="BF"/>
              </w:rPr>
              <w:t>수신해야</w:t>
            </w:r>
            <w:r w:rsidRPr="001605E7">
              <w:rPr>
                <w:rFonts w:ascii="Trebuchet MS" w:eastAsiaTheme="minorHAnsi" w:hAnsi="Trebuchet MS" w:cs="Arial"/>
                <w:color w:val="BFBFBF" w:themeColor="background1" w:themeShade="BF"/>
              </w:rPr>
              <w:t xml:space="preserve"> </w:t>
            </w:r>
            <w:r w:rsidRPr="001605E7">
              <w:rPr>
                <w:rFonts w:ascii="Trebuchet MS" w:eastAsiaTheme="minorHAnsi" w:hAnsi="Trebuchet MS" w:cs="Arial" w:hint="eastAsia"/>
                <w:color w:val="BFBFBF" w:themeColor="background1" w:themeShade="BF"/>
              </w:rPr>
              <w:t>하는</w:t>
            </w:r>
            <w:r w:rsidRPr="001605E7">
              <w:rPr>
                <w:rFonts w:ascii="Trebuchet MS" w:eastAsiaTheme="minorHAnsi" w:hAnsi="Trebuchet MS" w:cs="Arial"/>
                <w:color w:val="BFBFBF" w:themeColor="background1" w:themeShade="BF"/>
              </w:rPr>
              <w:t xml:space="preserve"> </w:t>
            </w:r>
            <w:r w:rsidRPr="001605E7">
              <w:rPr>
                <w:rFonts w:ascii="Trebuchet MS" w:eastAsiaTheme="minorHAnsi" w:hAnsi="Trebuchet MS" w:cs="Arial" w:hint="eastAsia"/>
                <w:color w:val="BFBFBF" w:themeColor="background1" w:themeShade="BF"/>
              </w:rPr>
              <w:t>경우</w:t>
            </w:r>
            <w:r w:rsidRPr="001605E7">
              <w:rPr>
                <w:rFonts w:ascii="Trebuchet MS" w:eastAsiaTheme="minorHAnsi" w:hAnsi="Trebuchet MS" w:cs="Arial"/>
                <w:color w:val="BFBFBF" w:themeColor="background1" w:themeShade="BF"/>
              </w:rPr>
              <w:t xml:space="preserve"> </w:t>
            </w:r>
            <w:r w:rsidRPr="001605E7">
              <w:rPr>
                <w:rFonts w:ascii="Trebuchet MS" w:eastAsiaTheme="minorHAnsi" w:hAnsi="Trebuchet MS" w:cs="Arial" w:hint="eastAsia"/>
                <w:color w:val="BFBFBF" w:themeColor="background1" w:themeShade="BF"/>
              </w:rPr>
              <w:t>이</w:t>
            </w:r>
            <w:r w:rsidRPr="001605E7">
              <w:rPr>
                <w:rFonts w:ascii="Trebuchet MS" w:eastAsiaTheme="minorHAnsi" w:hAnsi="Trebuchet MS" w:cs="Arial"/>
                <w:color w:val="BFBFBF" w:themeColor="background1" w:themeShade="BF"/>
              </w:rPr>
              <w:t xml:space="preserve"> bit</w:t>
            </w:r>
            <w:r w:rsidRPr="001605E7">
              <w:rPr>
                <w:rFonts w:ascii="Trebuchet MS" w:eastAsiaTheme="minorHAnsi" w:hAnsi="Trebuchet MS" w:cs="Arial" w:hint="eastAsia"/>
                <w:color w:val="BFBFBF" w:themeColor="background1" w:themeShade="BF"/>
              </w:rPr>
              <w:t>는</w:t>
            </w:r>
            <w:r w:rsidRPr="001605E7">
              <w:rPr>
                <w:rFonts w:ascii="Trebuchet MS" w:eastAsiaTheme="minorHAnsi" w:hAnsi="Trebuchet MS" w:cs="Arial"/>
                <w:color w:val="BFBFBF" w:themeColor="background1" w:themeShade="BF"/>
              </w:rPr>
              <w:t xml:space="preserve"> 1</w:t>
            </w:r>
            <w:r w:rsidRPr="001605E7">
              <w:rPr>
                <w:rFonts w:ascii="Trebuchet MS" w:eastAsiaTheme="minorHAnsi" w:hAnsi="Trebuchet MS" w:cs="Arial" w:hint="eastAsia"/>
                <w:color w:val="BFBFBF" w:themeColor="background1" w:themeShade="BF"/>
              </w:rPr>
              <w:t>로</w:t>
            </w:r>
            <w:r w:rsidRPr="001605E7">
              <w:rPr>
                <w:rFonts w:ascii="Trebuchet MS" w:eastAsiaTheme="minorHAnsi" w:hAnsi="Trebuchet MS" w:cs="Arial"/>
                <w:color w:val="BFBFBF" w:themeColor="background1" w:themeShade="BF"/>
              </w:rPr>
              <w:t xml:space="preserve"> </w:t>
            </w:r>
            <w:r w:rsidRPr="001605E7">
              <w:rPr>
                <w:rFonts w:ascii="Trebuchet MS" w:eastAsiaTheme="minorHAnsi" w:hAnsi="Trebuchet MS" w:cs="Arial" w:hint="eastAsia"/>
                <w:color w:val="BFBFBF" w:themeColor="background1" w:themeShade="BF"/>
              </w:rPr>
              <w:t>설정된다</w:t>
            </w:r>
            <w:r w:rsidRPr="001605E7">
              <w:rPr>
                <w:rFonts w:ascii="Trebuchet MS" w:eastAsiaTheme="minorHAnsi" w:hAnsi="Trebuchet MS" w:cs="Arial"/>
                <w:color w:val="BFBFBF" w:themeColor="background1" w:themeShade="BF"/>
              </w:rPr>
              <w:t xml:space="preserve">. </w:t>
            </w:r>
          </w:p>
          <w:p w14:paraId="35C59F34" w14:textId="28B1A557" w:rsidR="00C9378E" w:rsidRPr="001605E7" w:rsidRDefault="00EF301F" w:rsidP="00B766C1">
            <w:pPr>
              <w:rPr>
                <w:rFonts w:ascii="Trebuchet MS" w:eastAsiaTheme="minorHAnsi" w:hAnsi="Trebuchet MS" w:cs="Arial"/>
                <w:color w:val="BFBFBF" w:themeColor="background1" w:themeShade="BF"/>
              </w:rPr>
            </w:pPr>
            <w:r w:rsidRPr="001605E7">
              <w:rPr>
                <w:rFonts w:ascii="Trebuchet MS" w:eastAsiaTheme="minorHAnsi" w:hAnsi="Trebuchet MS" w:cs="Arial"/>
                <w:color w:val="BFBFBF" w:themeColor="background1" w:themeShade="BF"/>
              </w:rPr>
              <w:t>1</w:t>
            </w:r>
            <w:r w:rsidRPr="001605E7">
              <w:rPr>
                <w:rFonts w:ascii="Trebuchet MS" w:eastAsiaTheme="minorHAnsi" w:hAnsi="Trebuchet MS" w:cs="Arial" w:hint="eastAsia"/>
                <w:color w:val="BFBFBF" w:themeColor="background1" w:themeShade="BF"/>
              </w:rPr>
              <w:t>로</w:t>
            </w:r>
            <w:r w:rsidRPr="001605E7">
              <w:rPr>
                <w:rFonts w:ascii="Trebuchet MS" w:eastAsiaTheme="minorHAnsi" w:hAnsi="Trebuchet MS" w:cs="Arial"/>
                <w:color w:val="BFBFBF" w:themeColor="background1" w:themeShade="BF"/>
              </w:rPr>
              <w:t xml:space="preserve"> </w:t>
            </w:r>
            <w:r w:rsidRPr="001605E7">
              <w:rPr>
                <w:rFonts w:ascii="Trebuchet MS" w:eastAsiaTheme="minorHAnsi" w:hAnsi="Trebuchet MS" w:cs="Arial" w:hint="eastAsia"/>
                <w:color w:val="BFBFBF" w:themeColor="background1" w:themeShade="BF"/>
              </w:rPr>
              <w:t>설정</w:t>
            </w:r>
            <w:r w:rsidRPr="001605E7">
              <w:rPr>
                <w:rFonts w:ascii="Trebuchet MS" w:eastAsiaTheme="minorHAnsi" w:hAnsi="Trebuchet MS" w:cs="Arial"/>
                <w:color w:val="BFBFBF" w:themeColor="background1" w:themeShade="BF"/>
              </w:rPr>
              <w:t xml:space="preserve"> </w:t>
            </w:r>
            <w:r w:rsidRPr="001605E7">
              <w:rPr>
                <w:rFonts w:ascii="Trebuchet MS" w:eastAsiaTheme="minorHAnsi" w:hAnsi="Trebuchet MS" w:cs="Arial" w:hint="eastAsia"/>
                <w:color w:val="BFBFBF" w:themeColor="background1" w:themeShade="BF"/>
              </w:rPr>
              <w:t>될</w:t>
            </w:r>
            <w:r w:rsidRPr="001605E7">
              <w:rPr>
                <w:rFonts w:ascii="Trebuchet MS" w:eastAsiaTheme="minorHAnsi" w:hAnsi="Trebuchet MS" w:cs="Arial"/>
                <w:color w:val="BFBFBF" w:themeColor="background1" w:themeShade="BF"/>
              </w:rPr>
              <w:t xml:space="preserve"> </w:t>
            </w:r>
            <w:r w:rsidRPr="001605E7">
              <w:rPr>
                <w:rFonts w:ascii="Trebuchet MS" w:eastAsiaTheme="minorHAnsi" w:hAnsi="Trebuchet MS" w:cs="Arial" w:hint="eastAsia"/>
                <w:color w:val="BFBFBF" w:themeColor="background1" w:themeShade="BF"/>
              </w:rPr>
              <w:t>경우</w:t>
            </w:r>
            <w:r w:rsidRPr="001605E7">
              <w:rPr>
                <w:rFonts w:ascii="Trebuchet MS" w:eastAsiaTheme="minorHAnsi" w:hAnsi="Trebuchet MS" w:cs="Arial"/>
                <w:color w:val="BFBFBF" w:themeColor="background1" w:themeShade="BF"/>
              </w:rPr>
              <w:t xml:space="preserve"> </w:t>
            </w:r>
            <w:r w:rsidRPr="001605E7">
              <w:rPr>
                <w:rFonts w:ascii="Trebuchet MS" w:eastAsiaTheme="minorHAnsi" w:hAnsi="Trebuchet MS" w:cs="Arial" w:hint="eastAsia"/>
                <w:color w:val="BFBFBF" w:themeColor="background1" w:themeShade="BF"/>
              </w:rPr>
              <w:t>재전송한다</w:t>
            </w:r>
            <w:r w:rsidRPr="001605E7">
              <w:rPr>
                <w:rFonts w:ascii="Trebuchet MS" w:eastAsiaTheme="minorHAnsi" w:hAnsi="Trebuchet MS" w:cs="Arial"/>
                <w:color w:val="BFBFBF" w:themeColor="background1" w:themeShade="BF"/>
              </w:rPr>
              <w:t>.</w:t>
            </w:r>
          </w:p>
        </w:tc>
      </w:tr>
    </w:tbl>
    <w:p w14:paraId="402BB283" w14:textId="77777777" w:rsidR="00C9378E" w:rsidRPr="001605E7" w:rsidRDefault="00C9378E" w:rsidP="00155A42">
      <w:pPr>
        <w:pStyle w:val="11"/>
        <w:rPr>
          <w:rFonts w:eastAsiaTheme="minorHAnsi"/>
          <w:color w:val="BFBFBF" w:themeColor="background1" w:themeShade="BF"/>
        </w:rPr>
      </w:pPr>
    </w:p>
    <w:p w14:paraId="676C2D38" w14:textId="242E54BE" w:rsidR="00B13CFC" w:rsidRPr="008C14F1" w:rsidRDefault="001C2801" w:rsidP="00E54C87">
      <w:pPr>
        <w:pStyle w:val="31"/>
      </w:pPr>
      <w:bookmarkStart w:id="492" w:name="_Toc483830080"/>
      <w:r w:rsidRPr="008C14F1">
        <w:t>Sn_RTR (</w:t>
      </w:r>
      <w:r w:rsidR="00053E69" w:rsidRPr="008C14F1">
        <w:t>SOCKET</w:t>
      </w:r>
      <w:r w:rsidRPr="008C14F1">
        <w:t xml:space="preserve"> n Retry Time-value Register)</w:t>
      </w:r>
      <w:bookmarkEnd w:id="492"/>
    </w:p>
    <w:p w14:paraId="3C0FB12F" w14:textId="5A5823B4" w:rsidR="001C2801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EE0EA5" w:rsidRPr="001605E7">
        <w:rPr>
          <w:rFonts w:eastAsiaTheme="minorHAnsi"/>
        </w:rPr>
        <w:t>R</w:t>
      </w:r>
      <w:r w:rsidR="00E23B51" w:rsidRPr="001605E7">
        <w:rPr>
          <w:rFonts w:eastAsiaTheme="minorHAnsi"/>
        </w:rPr>
        <w:t>=</w:t>
      </w:r>
      <w:r w:rsidR="00EE0EA5" w:rsidRPr="001605E7">
        <w:rPr>
          <w:rFonts w:eastAsiaTheme="minorHAnsi"/>
        </w:rPr>
        <w:t>W] [0x0032</w:t>
      </w:r>
      <w:r w:rsidR="00EE0EA5" w:rsidRPr="001605E7">
        <w:rPr>
          <w:rFonts w:eastAsiaTheme="minorHAnsi" w:cs="Arial"/>
        </w:rPr>
        <w:t>+0x0100</w:t>
      </w:r>
      <w:r w:rsidR="001C2801" w:rsidRPr="001605E7">
        <w:rPr>
          <w:rFonts w:eastAsiaTheme="minorHAnsi"/>
        </w:rPr>
        <w:t>*(n+4)</w:t>
      </w:r>
      <w:r w:rsidR="00D52645" w:rsidRPr="001605E7">
        <w:rPr>
          <w:rFonts w:eastAsiaTheme="minorHAnsi"/>
        </w:rPr>
        <w:t xml:space="preserve">, </w:t>
      </w:r>
      <w:r w:rsidR="00EE0EA5" w:rsidRPr="001605E7">
        <w:rPr>
          <w:rFonts w:eastAsiaTheme="minorHAnsi"/>
        </w:rPr>
        <w:t>0x0033</w:t>
      </w:r>
      <w:r w:rsidR="00EE0EA5" w:rsidRPr="001605E7">
        <w:rPr>
          <w:rFonts w:eastAsiaTheme="minorHAnsi" w:cs="Arial"/>
        </w:rPr>
        <w:t>+0x0100</w:t>
      </w:r>
      <w:r w:rsidR="00D52645" w:rsidRPr="001605E7">
        <w:rPr>
          <w:rFonts w:eastAsiaTheme="minorHAnsi"/>
        </w:rPr>
        <w:t>*(n+4)</w:t>
      </w:r>
      <w:r w:rsidR="001C2801" w:rsidRPr="001605E7">
        <w:rPr>
          <w:rFonts w:eastAsiaTheme="minorHAnsi"/>
        </w:rPr>
        <w:t>] [0x0000]</w:t>
      </w:r>
    </w:p>
    <w:p w14:paraId="424469EC" w14:textId="77777777" w:rsidR="00060538" w:rsidRPr="001605E7" w:rsidRDefault="00993763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Sn_RTR</w:t>
      </w:r>
      <w:r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</w:t>
      </w:r>
      <w:r w:rsidR="00053E69" w:rsidRPr="001605E7">
        <w:rPr>
          <w:rFonts w:eastAsiaTheme="minorHAnsi"/>
        </w:rPr>
        <w:t>SOCKET</w:t>
      </w:r>
      <w:r w:rsidRPr="001605E7">
        <w:rPr>
          <w:rFonts w:eastAsiaTheme="minorHAnsi"/>
        </w:rPr>
        <w:t xml:space="preserve"> n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재전송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시간을</w:t>
      </w:r>
      <w:r w:rsidRPr="001605E7">
        <w:rPr>
          <w:rFonts w:eastAsiaTheme="minorHAnsi"/>
        </w:rPr>
        <w:t xml:space="preserve"> </w:t>
      </w:r>
      <w:r w:rsidR="00207C82" w:rsidRPr="001605E7">
        <w:rPr>
          <w:rFonts w:eastAsiaTheme="minorHAnsi" w:hint="eastAsia"/>
        </w:rPr>
        <w:t>설정한</w:t>
      </w:r>
      <w:r w:rsidRPr="001605E7">
        <w:rPr>
          <w:rFonts w:eastAsiaTheme="minorHAnsi" w:hint="eastAsia"/>
        </w:rPr>
        <w:t>다</w:t>
      </w:r>
      <w:r w:rsidRPr="001605E7">
        <w:rPr>
          <w:rFonts w:eastAsiaTheme="minorHAnsi"/>
        </w:rPr>
        <w:t>. RTR</w:t>
      </w:r>
      <w:r w:rsidRPr="001605E7">
        <w:rPr>
          <w:rFonts w:eastAsiaTheme="minorHAnsi" w:hint="eastAsia"/>
        </w:rPr>
        <w:t>이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모든</w:t>
      </w:r>
      <w:r w:rsidRPr="001605E7">
        <w:rPr>
          <w:rFonts w:eastAsiaTheme="minorHAnsi"/>
        </w:rPr>
        <w:t xml:space="preserve"> </w:t>
      </w:r>
      <w:r w:rsidR="00053E69" w:rsidRPr="001605E7">
        <w:rPr>
          <w:rFonts w:eastAsiaTheme="minorHAnsi"/>
        </w:rPr>
        <w:t>SOCKET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재전송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시간을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설정할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있는데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반해</w:t>
      </w:r>
      <w:r w:rsidRPr="001605E7">
        <w:rPr>
          <w:rFonts w:eastAsiaTheme="minorHAnsi"/>
        </w:rPr>
        <w:t xml:space="preserve"> Sn_RTR</w:t>
      </w:r>
      <w:r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특정</w:t>
      </w:r>
      <w:r w:rsidRPr="001605E7">
        <w:rPr>
          <w:rFonts w:eastAsiaTheme="minorHAnsi"/>
        </w:rPr>
        <w:t xml:space="preserve"> </w:t>
      </w:r>
      <w:r w:rsidR="00053E69" w:rsidRPr="001605E7">
        <w:rPr>
          <w:rFonts w:eastAsiaTheme="minorHAnsi"/>
        </w:rPr>
        <w:t>SOCKET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재전송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시간을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</w:t>
      </w:r>
      <w:r w:rsidR="00060538" w:rsidRPr="001605E7">
        <w:rPr>
          <w:rFonts w:eastAsiaTheme="minorHAnsi" w:hint="eastAsia"/>
        </w:rPr>
        <w:t>한</w:t>
      </w:r>
      <w:r w:rsidRPr="001605E7">
        <w:rPr>
          <w:rFonts w:eastAsiaTheme="minorHAnsi" w:hint="eastAsia"/>
        </w:rPr>
        <w:t>다</w:t>
      </w:r>
      <w:r w:rsidRPr="001605E7">
        <w:rPr>
          <w:rFonts w:eastAsiaTheme="minorHAnsi"/>
        </w:rPr>
        <w:t xml:space="preserve">. </w:t>
      </w:r>
    </w:p>
    <w:p w14:paraId="29B45F24" w14:textId="6EA98C7F" w:rsidR="00993763" w:rsidRPr="001605E7" w:rsidRDefault="00993763" w:rsidP="00155A42">
      <w:pPr>
        <w:pStyle w:val="11"/>
        <w:rPr>
          <w:rFonts w:eastAsiaTheme="minorHAnsi"/>
          <w:strike/>
        </w:rPr>
      </w:pPr>
      <w:r w:rsidRPr="001605E7">
        <w:rPr>
          <w:rFonts w:eastAsiaTheme="minorHAnsi"/>
        </w:rPr>
        <w:t>Sn_RTR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값이</w:t>
      </w:r>
      <w:r w:rsidRPr="001605E7">
        <w:rPr>
          <w:rFonts w:eastAsiaTheme="minorHAnsi"/>
        </w:rPr>
        <w:t xml:space="preserve"> ‘0’</w:t>
      </w:r>
      <w:r w:rsidRPr="001605E7">
        <w:rPr>
          <w:rFonts w:eastAsiaTheme="minorHAnsi" w:hint="eastAsia"/>
        </w:rPr>
        <w:t>인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경우</w:t>
      </w:r>
      <w:r w:rsidRPr="001605E7">
        <w:rPr>
          <w:rFonts w:eastAsiaTheme="minorHAnsi"/>
        </w:rPr>
        <w:t xml:space="preserve"> RTR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값</w:t>
      </w:r>
      <w:r w:rsidR="00D52645" w:rsidRPr="001605E7">
        <w:rPr>
          <w:rFonts w:eastAsiaTheme="minorHAnsi" w:hint="eastAsia"/>
        </w:rPr>
        <w:t>으로</w:t>
      </w:r>
      <w:r w:rsidR="00D52645" w:rsidRPr="001605E7">
        <w:rPr>
          <w:rFonts w:eastAsiaTheme="minorHAnsi"/>
        </w:rPr>
        <w:t xml:space="preserve"> </w:t>
      </w:r>
      <w:r w:rsidR="00D52645" w:rsidRPr="001605E7">
        <w:rPr>
          <w:rFonts w:eastAsiaTheme="minorHAnsi" w:hint="eastAsia"/>
        </w:rPr>
        <w:t>초기화된다</w:t>
      </w:r>
      <w:r w:rsidR="00D52645" w:rsidRPr="001605E7">
        <w:rPr>
          <w:rFonts w:eastAsiaTheme="minorHAnsi"/>
        </w:rPr>
        <w:t>.</w:t>
      </w:r>
    </w:p>
    <w:p w14:paraId="07B2BF00" w14:textId="28F469F9" w:rsidR="00993763" w:rsidRPr="001605E7" w:rsidDel="00D358D0" w:rsidRDefault="00053E69" w:rsidP="00155A42">
      <w:pPr>
        <w:pStyle w:val="11"/>
        <w:rPr>
          <w:del w:id="493" w:author="becky" w:date="2017-09-01T12:52:00Z"/>
          <w:rFonts w:eastAsiaTheme="minorHAnsi"/>
        </w:rPr>
      </w:pPr>
      <w:del w:id="494" w:author="becky" w:date="2017-09-01T12:52:00Z">
        <w:r w:rsidRPr="001605E7" w:rsidDel="00D358D0">
          <w:rPr>
            <w:rFonts w:eastAsiaTheme="minorHAnsi"/>
          </w:rPr>
          <w:delText>SOCKET</w:delText>
        </w:r>
        <w:r w:rsidR="00993763" w:rsidRPr="001605E7" w:rsidDel="00D358D0">
          <w:rPr>
            <w:rFonts w:eastAsiaTheme="minorHAnsi" w:hint="eastAsia"/>
          </w:rPr>
          <w:delText>은</w:delText>
        </w:r>
        <w:r w:rsidR="00993763" w:rsidRPr="001605E7" w:rsidDel="00D358D0">
          <w:rPr>
            <w:rFonts w:eastAsiaTheme="minorHAnsi"/>
          </w:rPr>
          <w:delText xml:space="preserve"> Sn_CR</w:delText>
        </w:r>
        <w:r w:rsidR="00936BCA" w:rsidRPr="001605E7" w:rsidDel="00D358D0">
          <w:rPr>
            <w:rFonts w:eastAsiaTheme="minorHAnsi" w:hint="eastAsia"/>
          </w:rPr>
          <w:delText>의</w:delText>
        </w:r>
        <w:r w:rsidR="00936BCA" w:rsidRPr="001605E7" w:rsidDel="00D358D0">
          <w:rPr>
            <w:rFonts w:eastAsiaTheme="minorHAnsi"/>
          </w:rPr>
          <w:delText xml:space="preserve"> </w:delText>
        </w:r>
        <w:r w:rsidR="00993763" w:rsidRPr="001605E7" w:rsidDel="00D358D0">
          <w:rPr>
            <w:rFonts w:eastAsiaTheme="minorHAnsi"/>
          </w:rPr>
          <w:delText xml:space="preserve">CONNECT, SEND, MACSEND, </w:delText>
        </w:r>
        <w:commentRangeStart w:id="495"/>
        <w:r w:rsidR="00993763" w:rsidRPr="001605E7" w:rsidDel="00D358D0">
          <w:rPr>
            <w:rFonts w:eastAsiaTheme="minorHAnsi"/>
          </w:rPr>
          <w:delText xml:space="preserve">SENDKEEP, </w:delText>
        </w:r>
        <w:commentRangeEnd w:id="495"/>
        <w:r w:rsidR="00D52645" w:rsidRPr="001605E7" w:rsidDel="00D358D0">
          <w:rPr>
            <w:rStyle w:val="aff7"/>
            <w:rFonts w:eastAsiaTheme="minorHAnsi" w:cs="Times New Roman"/>
          </w:rPr>
          <w:commentReference w:id="495"/>
        </w:r>
        <w:r w:rsidR="00993763" w:rsidRPr="001605E7" w:rsidDel="00D358D0">
          <w:rPr>
            <w:rFonts w:eastAsiaTheme="minorHAnsi"/>
          </w:rPr>
          <w:delText>DISCON</w:delText>
        </w:r>
        <w:r w:rsidR="00993763" w:rsidRPr="001605E7" w:rsidDel="00D358D0">
          <w:rPr>
            <w:rFonts w:eastAsiaTheme="minorHAnsi" w:hint="eastAsia"/>
          </w:rPr>
          <w:delText>에</w:delText>
        </w:r>
        <w:r w:rsidR="00993763" w:rsidRPr="001605E7" w:rsidDel="00D358D0">
          <w:rPr>
            <w:rFonts w:eastAsiaTheme="minorHAnsi"/>
          </w:rPr>
          <w:delText xml:space="preserve"> </w:delText>
        </w:r>
        <w:r w:rsidR="00993763" w:rsidRPr="001605E7" w:rsidDel="00D358D0">
          <w:rPr>
            <w:rFonts w:eastAsiaTheme="minorHAnsi" w:hint="eastAsia"/>
          </w:rPr>
          <w:delText>대해</w:delText>
        </w:r>
        <w:r w:rsidR="00993763" w:rsidRPr="001605E7" w:rsidDel="00D358D0">
          <w:rPr>
            <w:rFonts w:eastAsiaTheme="minorHAnsi"/>
          </w:rPr>
          <w:delText xml:space="preserve"> </w:delText>
        </w:r>
        <w:r w:rsidR="00993763" w:rsidRPr="001605E7" w:rsidDel="00D358D0">
          <w:rPr>
            <w:rFonts w:eastAsiaTheme="minorHAnsi" w:hint="eastAsia"/>
          </w:rPr>
          <w:delText>상대방의</w:delText>
        </w:r>
        <w:r w:rsidR="00993763" w:rsidRPr="001605E7" w:rsidDel="00D358D0">
          <w:rPr>
            <w:rFonts w:eastAsiaTheme="minorHAnsi"/>
          </w:rPr>
          <w:delText xml:space="preserve"> </w:delText>
        </w:r>
        <w:r w:rsidR="00993763" w:rsidRPr="001605E7" w:rsidDel="00D358D0">
          <w:rPr>
            <w:rFonts w:eastAsiaTheme="minorHAnsi" w:hint="eastAsia"/>
          </w:rPr>
          <w:delText>응답이</w:delText>
        </w:r>
        <w:r w:rsidR="00993763" w:rsidRPr="001605E7" w:rsidDel="00D358D0">
          <w:rPr>
            <w:rFonts w:eastAsiaTheme="minorHAnsi"/>
          </w:rPr>
          <w:delText xml:space="preserve"> </w:delText>
        </w:r>
        <w:r w:rsidR="00993763" w:rsidRPr="001605E7" w:rsidDel="00D358D0">
          <w:rPr>
            <w:rFonts w:eastAsiaTheme="minorHAnsi" w:hint="eastAsia"/>
          </w:rPr>
          <w:delText>없는</w:delText>
        </w:r>
        <w:r w:rsidR="00993763" w:rsidRPr="001605E7" w:rsidDel="00D358D0">
          <w:rPr>
            <w:rFonts w:eastAsiaTheme="minorHAnsi"/>
          </w:rPr>
          <w:delText xml:space="preserve"> </w:delText>
        </w:r>
        <w:r w:rsidR="00993763" w:rsidRPr="001605E7" w:rsidDel="00D358D0">
          <w:rPr>
            <w:rFonts w:eastAsiaTheme="minorHAnsi" w:hint="eastAsia"/>
          </w:rPr>
          <w:delText>경우</w:delText>
        </w:r>
        <w:r w:rsidR="00993763" w:rsidRPr="001605E7" w:rsidDel="00D358D0">
          <w:rPr>
            <w:rFonts w:eastAsiaTheme="minorHAnsi"/>
          </w:rPr>
          <w:delText xml:space="preserve"> </w:delText>
        </w:r>
        <w:r w:rsidR="00993763" w:rsidRPr="001605E7" w:rsidDel="00D358D0">
          <w:rPr>
            <w:rFonts w:eastAsiaTheme="minorHAnsi" w:hint="eastAsia"/>
          </w:rPr>
          <w:delText>재전송을</w:delText>
        </w:r>
        <w:r w:rsidR="00993763" w:rsidRPr="001605E7" w:rsidDel="00D358D0">
          <w:rPr>
            <w:rFonts w:eastAsiaTheme="minorHAnsi"/>
          </w:rPr>
          <w:delText xml:space="preserve"> </w:delText>
        </w:r>
        <w:r w:rsidR="00993763" w:rsidRPr="001605E7" w:rsidDel="00D358D0">
          <w:rPr>
            <w:rFonts w:eastAsiaTheme="minorHAnsi" w:hint="eastAsia"/>
          </w:rPr>
          <w:delText>수행하고</w:delText>
        </w:r>
        <w:r w:rsidR="00993763" w:rsidRPr="001605E7" w:rsidDel="00D358D0">
          <w:rPr>
            <w:rFonts w:eastAsiaTheme="minorHAnsi"/>
          </w:rPr>
          <w:delText xml:space="preserve"> </w:delText>
        </w:r>
        <w:r w:rsidR="00993763" w:rsidRPr="001605E7" w:rsidDel="00D358D0">
          <w:rPr>
            <w:rFonts w:eastAsiaTheme="minorHAnsi" w:hint="eastAsia"/>
          </w:rPr>
          <w:delText>정해진</w:delText>
        </w:r>
        <w:r w:rsidR="00993763" w:rsidRPr="001605E7" w:rsidDel="00D358D0">
          <w:rPr>
            <w:rFonts w:eastAsiaTheme="minorHAnsi"/>
          </w:rPr>
          <w:delText xml:space="preserve"> </w:delText>
        </w:r>
        <w:r w:rsidR="00993763" w:rsidRPr="001605E7" w:rsidDel="00D358D0">
          <w:rPr>
            <w:rFonts w:eastAsiaTheme="minorHAnsi" w:hint="eastAsia"/>
          </w:rPr>
          <w:delText>재전송</w:delText>
        </w:r>
        <w:r w:rsidR="00993763" w:rsidRPr="001605E7" w:rsidDel="00D358D0">
          <w:rPr>
            <w:rFonts w:eastAsiaTheme="minorHAnsi"/>
          </w:rPr>
          <w:delText xml:space="preserve"> </w:delText>
        </w:r>
        <w:r w:rsidR="00993763" w:rsidRPr="001605E7" w:rsidDel="00D358D0">
          <w:rPr>
            <w:rFonts w:eastAsiaTheme="minorHAnsi" w:hint="eastAsia"/>
          </w:rPr>
          <w:delText>시간</w:delText>
        </w:r>
        <w:r w:rsidR="00060538" w:rsidRPr="001605E7" w:rsidDel="00D358D0">
          <w:rPr>
            <w:rFonts w:eastAsiaTheme="minorHAnsi"/>
          </w:rPr>
          <w:delText xml:space="preserve"> </w:delText>
        </w:r>
        <w:r w:rsidR="00993763" w:rsidRPr="001605E7" w:rsidDel="00D358D0">
          <w:rPr>
            <w:rFonts w:eastAsiaTheme="minorHAnsi" w:hint="eastAsia"/>
          </w:rPr>
          <w:delText>안에</w:delText>
        </w:r>
        <w:r w:rsidR="00993763" w:rsidRPr="001605E7" w:rsidDel="00D358D0">
          <w:rPr>
            <w:rFonts w:eastAsiaTheme="minorHAnsi"/>
          </w:rPr>
          <w:delText xml:space="preserve"> </w:delText>
        </w:r>
        <w:r w:rsidR="00993763" w:rsidRPr="001605E7" w:rsidDel="00D358D0">
          <w:rPr>
            <w:rFonts w:eastAsiaTheme="minorHAnsi" w:hint="eastAsia"/>
          </w:rPr>
          <w:delText>상대방의</w:delText>
        </w:r>
        <w:r w:rsidR="00993763" w:rsidRPr="001605E7" w:rsidDel="00D358D0">
          <w:rPr>
            <w:rFonts w:eastAsiaTheme="minorHAnsi"/>
          </w:rPr>
          <w:delText xml:space="preserve"> </w:delText>
        </w:r>
        <w:r w:rsidR="00993763" w:rsidRPr="001605E7" w:rsidDel="00D358D0">
          <w:rPr>
            <w:rFonts w:eastAsiaTheme="minorHAnsi" w:hint="eastAsia"/>
          </w:rPr>
          <w:delText>응답이</w:delText>
        </w:r>
        <w:r w:rsidR="00993763" w:rsidRPr="001605E7" w:rsidDel="00D358D0">
          <w:rPr>
            <w:rFonts w:eastAsiaTheme="minorHAnsi"/>
          </w:rPr>
          <w:delText xml:space="preserve"> </w:delText>
        </w:r>
        <w:r w:rsidR="00993763" w:rsidRPr="001605E7" w:rsidDel="00D358D0">
          <w:rPr>
            <w:rFonts w:eastAsiaTheme="minorHAnsi" w:hint="eastAsia"/>
          </w:rPr>
          <w:delText>없으면</w:delText>
        </w:r>
        <w:r w:rsidR="00993763" w:rsidRPr="001605E7" w:rsidDel="00D358D0">
          <w:rPr>
            <w:rFonts w:eastAsiaTheme="minorHAnsi"/>
          </w:rPr>
          <w:delText xml:space="preserve"> Sn_IR</w:delText>
        </w:r>
        <w:r w:rsidR="00060538" w:rsidRPr="001605E7" w:rsidDel="00D358D0">
          <w:rPr>
            <w:rFonts w:eastAsiaTheme="minorHAnsi"/>
          </w:rPr>
          <w:delText>[</w:delText>
        </w:r>
        <w:r w:rsidR="00993763" w:rsidRPr="001605E7" w:rsidDel="00D358D0">
          <w:rPr>
            <w:rFonts w:eastAsiaTheme="minorHAnsi"/>
          </w:rPr>
          <w:delText>TIMEOUT</w:delText>
        </w:r>
        <w:r w:rsidR="00060538" w:rsidRPr="001605E7" w:rsidDel="00D358D0">
          <w:rPr>
            <w:rFonts w:eastAsiaTheme="minorHAnsi"/>
          </w:rPr>
          <w:delText>] =</w:delText>
        </w:r>
        <w:r w:rsidR="00993763" w:rsidRPr="001605E7" w:rsidDel="00D358D0">
          <w:rPr>
            <w:rFonts w:eastAsiaTheme="minorHAnsi"/>
          </w:rPr>
          <w:delText xml:space="preserve"> ‘1’</w:delText>
        </w:r>
        <w:r w:rsidR="00993763" w:rsidRPr="001605E7" w:rsidDel="00D358D0">
          <w:rPr>
            <w:rFonts w:eastAsiaTheme="minorHAnsi" w:hint="eastAsia"/>
          </w:rPr>
          <w:delText>이</w:delText>
        </w:r>
        <w:r w:rsidR="00993763" w:rsidRPr="001605E7" w:rsidDel="00D358D0">
          <w:rPr>
            <w:rFonts w:eastAsiaTheme="minorHAnsi"/>
          </w:rPr>
          <w:delText xml:space="preserve"> </w:delText>
        </w:r>
        <w:r w:rsidR="00993763" w:rsidRPr="001605E7" w:rsidDel="00D358D0">
          <w:rPr>
            <w:rFonts w:eastAsiaTheme="minorHAnsi" w:hint="eastAsia"/>
          </w:rPr>
          <w:delText>된다</w:delText>
        </w:r>
        <w:r w:rsidR="00993763" w:rsidRPr="001605E7" w:rsidDel="00D358D0">
          <w:rPr>
            <w:rFonts w:eastAsiaTheme="minorHAnsi"/>
          </w:rPr>
          <w:delText>.</w:delText>
        </w:r>
      </w:del>
    </w:p>
    <w:p w14:paraId="78C59DE0" w14:textId="77777777" w:rsidR="001C2801" w:rsidRPr="001605E7" w:rsidRDefault="001C2801" w:rsidP="00155A42">
      <w:pPr>
        <w:pStyle w:val="11"/>
        <w:rPr>
          <w:rFonts w:eastAsiaTheme="minorHAnsi"/>
        </w:rPr>
      </w:pPr>
    </w:p>
    <w:p w14:paraId="7096EC40" w14:textId="3C320A91" w:rsidR="00993763" w:rsidRPr="001605E7" w:rsidRDefault="00993763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Ex) S0_RTR</w:t>
      </w:r>
      <w:r w:rsidR="00DE32B6" w:rsidRPr="001605E7">
        <w:rPr>
          <w:rFonts w:eastAsiaTheme="minorHAnsi"/>
        </w:rPr>
        <w:t xml:space="preserve"> = </w:t>
      </w:r>
      <w:r w:rsidRPr="001605E7">
        <w:rPr>
          <w:rFonts w:eastAsiaTheme="minorHAnsi"/>
        </w:rPr>
        <w:t>5000</w:t>
      </w:r>
      <w:r w:rsidR="00DE32B6" w:rsidRPr="001605E7">
        <w:rPr>
          <w:rFonts w:eastAsiaTheme="minorHAnsi"/>
        </w:rPr>
        <w:t xml:space="preserve"> </w:t>
      </w:r>
      <w:r w:rsidRPr="001605E7">
        <w:rPr>
          <w:rFonts w:eastAsiaTheme="minorHAnsi"/>
        </w:rPr>
        <w:t>(0x1388)</w:t>
      </w:r>
      <w:r w:rsidR="00DE32B6" w:rsidRPr="001605E7">
        <w:rPr>
          <w:rFonts w:eastAsiaTheme="minorHAnsi"/>
        </w:rPr>
        <w:t>,</w:t>
      </w:r>
    </w:p>
    <w:p w14:paraId="2A5FE71D" w14:textId="52B485E5" w:rsidR="00DE32B6" w:rsidRPr="001605E7" w:rsidRDefault="00DE32B6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 xml:space="preserve">   5000 * 100us = 0.5s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1810"/>
        <w:gridCol w:w="1810"/>
      </w:tblGrid>
      <w:tr w:rsidR="00064047" w:rsidRPr="00546234" w14:paraId="55F7BCC6" w14:textId="77777777" w:rsidTr="001605E7">
        <w:trPr>
          <w:jc w:val="center"/>
        </w:trPr>
        <w:tc>
          <w:tcPr>
            <w:tcW w:w="1810" w:type="dxa"/>
          </w:tcPr>
          <w:p w14:paraId="2F08EDE6" w14:textId="4A4EC163" w:rsidR="00064047" w:rsidRPr="001605E7" w:rsidRDefault="00064047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S0_RTR0(x0432)</w:t>
            </w:r>
          </w:p>
        </w:tc>
        <w:tc>
          <w:tcPr>
            <w:tcW w:w="1810" w:type="dxa"/>
          </w:tcPr>
          <w:p w14:paraId="049B5425" w14:textId="0D9A9496" w:rsidR="00064047" w:rsidRPr="001605E7" w:rsidRDefault="00064047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S0_RTR1(0x0433)</w:t>
            </w:r>
          </w:p>
        </w:tc>
      </w:tr>
      <w:tr w:rsidR="00064047" w:rsidRPr="00546234" w14:paraId="3A620172" w14:textId="77777777" w:rsidTr="001605E7">
        <w:trPr>
          <w:jc w:val="center"/>
        </w:trPr>
        <w:tc>
          <w:tcPr>
            <w:tcW w:w="1810" w:type="dxa"/>
          </w:tcPr>
          <w:p w14:paraId="720B2B59" w14:textId="77777777" w:rsidR="00064047" w:rsidRPr="001605E7" w:rsidRDefault="00064047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0x013</w:t>
            </w:r>
          </w:p>
        </w:tc>
        <w:tc>
          <w:tcPr>
            <w:tcW w:w="1810" w:type="dxa"/>
            <w:vAlign w:val="center"/>
          </w:tcPr>
          <w:p w14:paraId="318AF190" w14:textId="77777777" w:rsidR="00064047" w:rsidRPr="001605E7" w:rsidRDefault="00064047" w:rsidP="001605E7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0x88</w:t>
            </w:r>
          </w:p>
        </w:tc>
      </w:tr>
    </w:tbl>
    <w:p w14:paraId="5046921C" w14:textId="77777777" w:rsidR="001C2801" w:rsidRPr="001605E7" w:rsidRDefault="001C2801" w:rsidP="00155A42">
      <w:pPr>
        <w:pStyle w:val="11"/>
        <w:rPr>
          <w:rFonts w:eastAsiaTheme="minorHAnsi"/>
        </w:rPr>
      </w:pPr>
    </w:p>
    <w:p w14:paraId="3E602034" w14:textId="7EF2B83A" w:rsidR="00B13CFC" w:rsidRPr="008C14F1" w:rsidRDefault="001C2801" w:rsidP="00E54C87">
      <w:pPr>
        <w:pStyle w:val="31"/>
      </w:pPr>
      <w:bookmarkStart w:id="496" w:name="_Toc483830081"/>
      <w:r w:rsidRPr="008C14F1">
        <w:t>Sn_RCR (</w:t>
      </w:r>
      <w:r w:rsidR="00053E69" w:rsidRPr="008C14F1">
        <w:t>SOCKET</w:t>
      </w:r>
      <w:r w:rsidRPr="008C14F1">
        <w:t xml:space="preserve"> n Retry Count-value Register)</w:t>
      </w:r>
      <w:bookmarkEnd w:id="496"/>
    </w:p>
    <w:p w14:paraId="08C0312D" w14:textId="5DC73D20" w:rsidR="001C2801" w:rsidRPr="001605E7" w:rsidRDefault="00281CC9" w:rsidP="00155A42">
      <w:pPr>
        <w:pStyle w:val="11"/>
        <w:numPr>
          <w:ilvl w:val="0"/>
          <w:numId w:val="1"/>
        </w:numPr>
        <w:rPr>
          <w:rFonts w:eastAsiaTheme="minorHAnsi"/>
        </w:rPr>
      </w:pPr>
      <w:r w:rsidRPr="001605E7">
        <w:rPr>
          <w:rFonts w:eastAsiaTheme="minorHAnsi"/>
        </w:rPr>
        <w:t>[</w:t>
      </w:r>
      <w:r w:rsidR="001C2801" w:rsidRPr="001605E7">
        <w:rPr>
          <w:rFonts w:eastAsiaTheme="minorHAnsi"/>
        </w:rPr>
        <w:t>R</w:t>
      </w:r>
      <w:r w:rsidR="00E24F80" w:rsidRPr="001605E7">
        <w:rPr>
          <w:rFonts w:eastAsiaTheme="minorHAnsi"/>
        </w:rPr>
        <w:t>=</w:t>
      </w:r>
      <w:r w:rsidR="001C2801" w:rsidRPr="001605E7">
        <w:rPr>
          <w:rFonts w:eastAsiaTheme="minorHAnsi"/>
        </w:rPr>
        <w:t>W</w:t>
      </w:r>
      <w:r w:rsidR="00C4451C" w:rsidRPr="001605E7">
        <w:rPr>
          <w:rFonts w:eastAsiaTheme="minorHAnsi"/>
        </w:rPr>
        <w:t xml:space="preserve">] </w:t>
      </w:r>
      <w:r w:rsidR="00EE0EA5" w:rsidRPr="001605E7">
        <w:rPr>
          <w:rFonts w:eastAsiaTheme="minorHAnsi"/>
        </w:rPr>
        <w:t>[0x0034</w:t>
      </w:r>
      <w:r w:rsidR="00EE0EA5" w:rsidRPr="001605E7">
        <w:rPr>
          <w:rFonts w:eastAsiaTheme="minorHAnsi" w:cs="Arial"/>
        </w:rPr>
        <w:t>+0x0100</w:t>
      </w:r>
      <w:r w:rsidR="001C2801" w:rsidRPr="001605E7">
        <w:rPr>
          <w:rFonts w:eastAsiaTheme="minorHAnsi"/>
        </w:rPr>
        <w:t>*(n+4)] [0x00]</w:t>
      </w:r>
    </w:p>
    <w:p w14:paraId="7FB13ECB" w14:textId="7E1A4B77" w:rsidR="00993763" w:rsidRPr="001605E7" w:rsidRDefault="00993763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Sn_RCR</w:t>
      </w:r>
      <w:r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</w:t>
      </w:r>
      <w:r w:rsidR="00053E69" w:rsidRPr="001605E7">
        <w:rPr>
          <w:rFonts w:eastAsiaTheme="minorHAnsi"/>
        </w:rPr>
        <w:t>SOCKET</w:t>
      </w:r>
      <w:r w:rsidRPr="001605E7">
        <w:rPr>
          <w:rFonts w:eastAsiaTheme="minorHAnsi"/>
        </w:rPr>
        <w:t xml:space="preserve"> n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재전송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횟수를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설정하는</w:t>
      </w:r>
      <w:r w:rsidRPr="001605E7">
        <w:rPr>
          <w:rFonts w:eastAsiaTheme="minorHAnsi"/>
        </w:rPr>
        <w:t xml:space="preserve"> Register</w:t>
      </w:r>
      <w:r w:rsidRPr="001605E7">
        <w:rPr>
          <w:rFonts w:eastAsiaTheme="minorHAnsi" w:hint="eastAsia"/>
        </w:rPr>
        <w:t>이다</w:t>
      </w:r>
      <w:r w:rsidRPr="001605E7">
        <w:rPr>
          <w:rFonts w:eastAsiaTheme="minorHAnsi"/>
        </w:rPr>
        <w:t>. RCR</w:t>
      </w:r>
      <w:r w:rsidRPr="001605E7">
        <w:rPr>
          <w:rFonts w:eastAsiaTheme="minorHAnsi" w:hint="eastAsia"/>
        </w:rPr>
        <w:t>이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모든</w:t>
      </w:r>
      <w:r w:rsidRPr="001605E7">
        <w:rPr>
          <w:rFonts w:eastAsiaTheme="minorHAnsi"/>
        </w:rPr>
        <w:t xml:space="preserve"> </w:t>
      </w:r>
      <w:r w:rsidR="00053E69" w:rsidRPr="001605E7">
        <w:rPr>
          <w:rFonts w:eastAsiaTheme="minorHAnsi"/>
        </w:rPr>
        <w:t>SOCKET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재전송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시간을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설정할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있는데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반해</w:t>
      </w:r>
      <w:r w:rsidRPr="001605E7">
        <w:rPr>
          <w:rFonts w:eastAsiaTheme="minorHAnsi"/>
        </w:rPr>
        <w:t xml:space="preserve"> Sn_R</w:t>
      </w:r>
      <w:ins w:id="497" w:author="becky" w:date="2017-09-01T10:23:00Z">
        <w:r w:rsidR="00084951">
          <w:rPr>
            <w:rFonts w:eastAsiaTheme="minorHAnsi"/>
          </w:rPr>
          <w:t>C</w:t>
        </w:r>
      </w:ins>
      <w:del w:id="498" w:author="becky" w:date="2017-09-01T10:23:00Z">
        <w:r w:rsidRPr="001605E7" w:rsidDel="00084951">
          <w:rPr>
            <w:rFonts w:eastAsiaTheme="minorHAnsi"/>
          </w:rPr>
          <w:delText>T</w:delText>
        </w:r>
      </w:del>
      <w:r w:rsidRPr="001605E7">
        <w:rPr>
          <w:rFonts w:eastAsiaTheme="minorHAnsi"/>
        </w:rPr>
        <w:t>R</w:t>
      </w:r>
      <w:r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특정</w:t>
      </w:r>
      <w:r w:rsidRPr="001605E7">
        <w:rPr>
          <w:rFonts w:eastAsiaTheme="minorHAnsi"/>
        </w:rPr>
        <w:t xml:space="preserve"> </w:t>
      </w:r>
      <w:r w:rsidR="00053E69" w:rsidRPr="001605E7">
        <w:rPr>
          <w:rFonts w:eastAsiaTheme="minorHAnsi"/>
        </w:rPr>
        <w:t>SOCKET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재전송</w:t>
      </w:r>
      <w:r w:rsidRPr="001605E7">
        <w:rPr>
          <w:rFonts w:eastAsiaTheme="minorHAnsi"/>
        </w:rPr>
        <w:t xml:space="preserve"> </w:t>
      </w:r>
      <w:ins w:id="499" w:author="becky" w:date="2017-09-01T10:23:00Z">
        <w:r w:rsidR="00084951">
          <w:rPr>
            <w:rFonts w:eastAsiaTheme="minorHAnsi" w:hint="eastAsia"/>
          </w:rPr>
          <w:t>횟수를</w:t>
        </w:r>
      </w:ins>
      <w:del w:id="500" w:author="becky" w:date="2017-09-01T10:23:00Z">
        <w:r w:rsidRPr="001605E7" w:rsidDel="00084951">
          <w:rPr>
            <w:rFonts w:eastAsiaTheme="minorHAnsi" w:hint="eastAsia"/>
          </w:rPr>
          <w:delText>시간을</w:delText>
        </w:r>
      </w:del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설정할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있다</w:t>
      </w:r>
      <w:r w:rsidRPr="001605E7">
        <w:rPr>
          <w:rFonts w:eastAsiaTheme="minorHAnsi"/>
        </w:rPr>
        <w:t>. Sn_R</w:t>
      </w:r>
      <w:ins w:id="501" w:author="becky" w:date="2017-09-01T10:23:00Z">
        <w:r w:rsidR="00084951">
          <w:rPr>
            <w:rFonts w:eastAsiaTheme="minorHAnsi"/>
          </w:rPr>
          <w:t>C</w:t>
        </w:r>
      </w:ins>
      <w:del w:id="502" w:author="becky" w:date="2017-09-01T10:23:00Z">
        <w:r w:rsidRPr="001605E7" w:rsidDel="00084951">
          <w:rPr>
            <w:rFonts w:eastAsiaTheme="minorHAnsi"/>
          </w:rPr>
          <w:delText>T</w:delText>
        </w:r>
      </w:del>
      <w:r w:rsidRPr="001605E7">
        <w:rPr>
          <w:rFonts w:eastAsiaTheme="minorHAnsi"/>
        </w:rPr>
        <w:t>R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값이</w:t>
      </w:r>
      <w:r w:rsidRPr="001605E7">
        <w:rPr>
          <w:rFonts w:eastAsiaTheme="minorHAnsi"/>
        </w:rPr>
        <w:t xml:space="preserve"> ‘0’</w:t>
      </w:r>
      <w:r w:rsidRPr="001605E7">
        <w:rPr>
          <w:rFonts w:eastAsiaTheme="minorHAnsi" w:hint="eastAsia"/>
        </w:rPr>
        <w:t>인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경우</w:t>
      </w:r>
      <w:r w:rsidRPr="001605E7">
        <w:rPr>
          <w:rFonts w:eastAsiaTheme="minorHAnsi"/>
        </w:rPr>
        <w:t xml:space="preserve"> </w:t>
      </w:r>
      <w:r w:rsidR="00D52645" w:rsidRPr="001605E7">
        <w:rPr>
          <w:rFonts w:eastAsiaTheme="minorHAnsi"/>
        </w:rPr>
        <w:t>RCR</w:t>
      </w:r>
      <w:r w:rsidR="00D52645" w:rsidRPr="001605E7">
        <w:rPr>
          <w:rFonts w:eastAsiaTheme="minorHAnsi" w:hint="eastAsia"/>
        </w:rPr>
        <w:t>의</w:t>
      </w:r>
      <w:r w:rsidR="00D52645" w:rsidRPr="001605E7">
        <w:rPr>
          <w:rFonts w:eastAsiaTheme="minorHAnsi"/>
        </w:rPr>
        <w:t xml:space="preserve"> </w:t>
      </w:r>
      <w:r w:rsidR="00D52645" w:rsidRPr="001605E7">
        <w:rPr>
          <w:rFonts w:eastAsiaTheme="minorHAnsi" w:hint="eastAsia"/>
        </w:rPr>
        <w:t>값으로</w:t>
      </w:r>
      <w:r w:rsidR="00D52645" w:rsidRPr="001605E7">
        <w:rPr>
          <w:rFonts w:eastAsiaTheme="minorHAnsi"/>
        </w:rPr>
        <w:t xml:space="preserve"> </w:t>
      </w:r>
      <w:r w:rsidR="00D52645" w:rsidRPr="001605E7">
        <w:rPr>
          <w:rFonts w:eastAsiaTheme="minorHAnsi" w:hint="eastAsia"/>
        </w:rPr>
        <w:t>초기화된다</w:t>
      </w:r>
      <w:r w:rsidR="00D52645" w:rsidRPr="001605E7">
        <w:rPr>
          <w:rFonts w:eastAsiaTheme="minorHAnsi"/>
        </w:rPr>
        <w:t>.</w:t>
      </w:r>
    </w:p>
    <w:p w14:paraId="4DC2E00A" w14:textId="77777777" w:rsidR="00993763" w:rsidRPr="00084951" w:rsidRDefault="00993763" w:rsidP="00155A42">
      <w:pPr>
        <w:pStyle w:val="11"/>
        <w:rPr>
          <w:rFonts w:eastAsiaTheme="minorHAnsi"/>
        </w:rPr>
      </w:pPr>
    </w:p>
    <w:p w14:paraId="4819C7DC" w14:textId="31DCDA6E" w:rsidR="00993763" w:rsidRPr="001605E7" w:rsidRDefault="00053E69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SOCKET</w:t>
      </w:r>
      <w:r w:rsidR="00993763" w:rsidRPr="001605E7">
        <w:rPr>
          <w:rFonts w:eastAsiaTheme="minorHAnsi" w:hint="eastAsia"/>
        </w:rPr>
        <w:t>은</w:t>
      </w:r>
      <w:r w:rsidR="00993763" w:rsidRPr="001605E7">
        <w:rPr>
          <w:rFonts w:eastAsiaTheme="minorHAnsi"/>
        </w:rPr>
        <w:t xml:space="preserve"> Sn_CR</w:t>
      </w:r>
      <w:r w:rsidR="00D52645" w:rsidRPr="001605E7">
        <w:rPr>
          <w:rFonts w:eastAsiaTheme="minorHAnsi" w:hint="eastAsia"/>
        </w:rPr>
        <w:t>의</w:t>
      </w:r>
      <w:r w:rsidR="00D52645" w:rsidRPr="001605E7">
        <w:rPr>
          <w:rFonts w:eastAsiaTheme="minorHAnsi"/>
        </w:rPr>
        <w:t xml:space="preserve"> </w:t>
      </w:r>
      <w:r w:rsidR="00993763" w:rsidRPr="001605E7">
        <w:rPr>
          <w:rFonts w:eastAsiaTheme="minorHAnsi"/>
        </w:rPr>
        <w:t>CONNECT, SEND, MACSEND, SENDKEEP, DISCON</w:t>
      </w:r>
      <w:r w:rsidR="00993763" w:rsidRPr="001605E7">
        <w:rPr>
          <w:rFonts w:eastAsiaTheme="minorHAnsi" w:hint="eastAsia"/>
        </w:rPr>
        <w:t>에</w:t>
      </w:r>
      <w:r w:rsidR="00993763" w:rsidRPr="001605E7">
        <w:rPr>
          <w:rFonts w:eastAsiaTheme="minorHAnsi"/>
        </w:rPr>
        <w:t xml:space="preserve"> </w:t>
      </w:r>
      <w:r w:rsidR="00993763" w:rsidRPr="001605E7">
        <w:rPr>
          <w:rFonts w:eastAsiaTheme="minorHAnsi" w:hint="eastAsia"/>
        </w:rPr>
        <w:t>대해</w:t>
      </w:r>
      <w:r w:rsidR="00993763" w:rsidRPr="001605E7">
        <w:rPr>
          <w:rFonts w:eastAsiaTheme="minorHAnsi"/>
        </w:rPr>
        <w:t xml:space="preserve"> </w:t>
      </w:r>
      <w:r w:rsidR="00993763" w:rsidRPr="001605E7">
        <w:rPr>
          <w:rFonts w:eastAsiaTheme="minorHAnsi" w:hint="eastAsia"/>
        </w:rPr>
        <w:t>상대방의</w:t>
      </w:r>
      <w:r w:rsidR="00993763" w:rsidRPr="001605E7">
        <w:rPr>
          <w:rFonts w:eastAsiaTheme="minorHAnsi"/>
        </w:rPr>
        <w:t xml:space="preserve"> </w:t>
      </w:r>
      <w:r w:rsidR="00993763" w:rsidRPr="001605E7">
        <w:rPr>
          <w:rFonts w:eastAsiaTheme="minorHAnsi" w:hint="eastAsia"/>
        </w:rPr>
        <w:t>응답이</w:t>
      </w:r>
      <w:r w:rsidR="00993763" w:rsidRPr="001605E7">
        <w:rPr>
          <w:rFonts w:eastAsiaTheme="minorHAnsi"/>
        </w:rPr>
        <w:t xml:space="preserve"> </w:t>
      </w:r>
      <w:r w:rsidR="00993763" w:rsidRPr="001605E7">
        <w:rPr>
          <w:rFonts w:eastAsiaTheme="minorHAnsi" w:hint="eastAsia"/>
        </w:rPr>
        <w:t>없는</w:t>
      </w:r>
      <w:r w:rsidR="00993763" w:rsidRPr="001605E7">
        <w:rPr>
          <w:rFonts w:eastAsiaTheme="minorHAnsi"/>
        </w:rPr>
        <w:t xml:space="preserve"> </w:t>
      </w:r>
      <w:r w:rsidR="00993763" w:rsidRPr="001605E7">
        <w:rPr>
          <w:rFonts w:eastAsiaTheme="minorHAnsi" w:hint="eastAsia"/>
        </w:rPr>
        <w:t>경우</w:t>
      </w:r>
      <w:r w:rsidR="00993763" w:rsidRPr="001605E7">
        <w:rPr>
          <w:rFonts w:eastAsiaTheme="minorHAnsi"/>
        </w:rPr>
        <w:t xml:space="preserve"> </w:t>
      </w:r>
      <w:r w:rsidR="00993763" w:rsidRPr="001605E7">
        <w:rPr>
          <w:rFonts w:eastAsiaTheme="minorHAnsi" w:hint="eastAsia"/>
        </w:rPr>
        <w:t>재전송을</w:t>
      </w:r>
      <w:r w:rsidR="00993763" w:rsidRPr="001605E7">
        <w:rPr>
          <w:rFonts w:eastAsiaTheme="minorHAnsi"/>
        </w:rPr>
        <w:t xml:space="preserve"> </w:t>
      </w:r>
      <w:r w:rsidR="00993763" w:rsidRPr="001605E7">
        <w:rPr>
          <w:rFonts w:eastAsiaTheme="minorHAnsi" w:hint="eastAsia"/>
        </w:rPr>
        <w:t>수행하고</w:t>
      </w:r>
      <w:r w:rsidR="00993763" w:rsidRPr="001605E7">
        <w:rPr>
          <w:rFonts w:eastAsiaTheme="minorHAnsi"/>
        </w:rPr>
        <w:t xml:space="preserve"> </w:t>
      </w:r>
      <w:r w:rsidR="00993763" w:rsidRPr="001605E7">
        <w:rPr>
          <w:rFonts w:eastAsiaTheme="minorHAnsi" w:hint="eastAsia"/>
        </w:rPr>
        <w:t>정해진</w:t>
      </w:r>
      <w:r w:rsidR="00993763" w:rsidRPr="001605E7">
        <w:rPr>
          <w:rFonts w:eastAsiaTheme="minorHAnsi"/>
        </w:rPr>
        <w:t xml:space="preserve"> </w:t>
      </w:r>
      <w:r w:rsidR="00993763" w:rsidRPr="001605E7">
        <w:rPr>
          <w:rFonts w:eastAsiaTheme="minorHAnsi" w:hint="eastAsia"/>
        </w:rPr>
        <w:t>재전송</w:t>
      </w:r>
      <w:r w:rsidR="00993763" w:rsidRPr="001605E7">
        <w:rPr>
          <w:rFonts w:eastAsiaTheme="minorHAnsi"/>
        </w:rPr>
        <w:t xml:space="preserve"> </w:t>
      </w:r>
      <w:r w:rsidR="00993763" w:rsidRPr="001605E7">
        <w:rPr>
          <w:rFonts w:eastAsiaTheme="minorHAnsi" w:hint="eastAsia"/>
        </w:rPr>
        <w:t>횟수이상으로</w:t>
      </w:r>
      <w:r w:rsidR="00993763" w:rsidRPr="001605E7">
        <w:rPr>
          <w:rFonts w:eastAsiaTheme="minorHAnsi"/>
        </w:rPr>
        <w:t xml:space="preserve"> </w:t>
      </w:r>
      <w:r w:rsidR="00993763" w:rsidRPr="001605E7">
        <w:rPr>
          <w:rFonts w:eastAsiaTheme="minorHAnsi" w:hint="eastAsia"/>
        </w:rPr>
        <w:t>재전송하는</w:t>
      </w:r>
      <w:r w:rsidR="00993763" w:rsidRPr="001605E7">
        <w:rPr>
          <w:rFonts w:eastAsiaTheme="minorHAnsi"/>
        </w:rPr>
        <w:t xml:space="preserve"> </w:t>
      </w:r>
      <w:r w:rsidR="00993763" w:rsidRPr="001605E7">
        <w:rPr>
          <w:rFonts w:eastAsiaTheme="minorHAnsi" w:hint="eastAsia"/>
        </w:rPr>
        <w:t>경우</w:t>
      </w:r>
      <w:r w:rsidR="00993763" w:rsidRPr="001605E7">
        <w:rPr>
          <w:rFonts w:eastAsiaTheme="minorHAnsi"/>
        </w:rPr>
        <w:t xml:space="preserve"> </w:t>
      </w:r>
      <w:commentRangeStart w:id="503"/>
      <w:r w:rsidR="00D52645" w:rsidRPr="001605E7">
        <w:rPr>
          <w:rFonts w:eastAsiaTheme="minorHAnsi"/>
        </w:rPr>
        <w:t xml:space="preserve">Sn_IR[TIMEOUT] = ‘1’ </w:t>
      </w:r>
      <w:commentRangeEnd w:id="503"/>
      <w:r w:rsidR="00D52645" w:rsidRPr="001605E7">
        <w:rPr>
          <w:rStyle w:val="aff7"/>
          <w:rFonts w:eastAsiaTheme="minorHAnsi" w:cs="Times New Roman"/>
        </w:rPr>
        <w:commentReference w:id="503"/>
      </w:r>
      <w:r w:rsidR="00D52645" w:rsidRPr="001605E7">
        <w:rPr>
          <w:rFonts w:eastAsiaTheme="minorHAnsi" w:hint="eastAsia"/>
        </w:rPr>
        <w:t>이</w:t>
      </w:r>
      <w:r w:rsidR="00D52645" w:rsidRPr="001605E7">
        <w:rPr>
          <w:rFonts w:eastAsiaTheme="minorHAnsi"/>
        </w:rPr>
        <w:t xml:space="preserve"> </w:t>
      </w:r>
      <w:r w:rsidR="00D52645" w:rsidRPr="001605E7">
        <w:rPr>
          <w:rFonts w:eastAsiaTheme="minorHAnsi" w:hint="eastAsia"/>
        </w:rPr>
        <w:t>된다</w:t>
      </w:r>
      <w:r w:rsidR="00D52645" w:rsidRPr="001605E7">
        <w:rPr>
          <w:rFonts w:eastAsiaTheme="minorHAnsi"/>
        </w:rPr>
        <w:t>.</w:t>
      </w:r>
    </w:p>
    <w:p w14:paraId="20150FCD" w14:textId="77777777" w:rsidR="00993763" w:rsidRPr="001605E7" w:rsidRDefault="00993763" w:rsidP="00155A42">
      <w:pPr>
        <w:pStyle w:val="11"/>
        <w:rPr>
          <w:rFonts w:eastAsiaTheme="minorHAnsi"/>
        </w:rPr>
      </w:pPr>
    </w:p>
    <w:p w14:paraId="630BECE2" w14:textId="6BB3F82E" w:rsidR="00993763" w:rsidRPr="001605E7" w:rsidRDefault="00993763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 xml:space="preserve">ARP Request </w:t>
      </w:r>
      <w:r w:rsidR="008F781E" w:rsidRPr="001605E7">
        <w:rPr>
          <w:rFonts w:eastAsiaTheme="minorHAnsi"/>
        </w:rPr>
        <w:t>Packet</w:t>
      </w:r>
      <w:r w:rsidRPr="001605E7">
        <w:rPr>
          <w:rFonts w:eastAsiaTheme="minorHAnsi" w:hint="eastAsia"/>
        </w:rPr>
        <w:t>에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대한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재전송의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경우는</w:t>
      </w:r>
      <w:r w:rsidRPr="001605E7">
        <w:rPr>
          <w:rFonts w:eastAsiaTheme="minorHAnsi"/>
        </w:rPr>
        <w:t xml:space="preserve"> Sn_RTR</w:t>
      </w:r>
      <w:r w:rsidRPr="001605E7">
        <w:rPr>
          <w:rFonts w:eastAsiaTheme="minorHAnsi" w:hint="eastAsia"/>
        </w:rPr>
        <w:t>에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의해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시간마다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재전송</w:t>
      </w:r>
      <w:r w:rsidRPr="001605E7">
        <w:rPr>
          <w:rFonts w:eastAsiaTheme="minorHAnsi"/>
        </w:rPr>
        <w:t xml:space="preserve"> </w:t>
      </w:r>
      <w:r w:rsidR="008F781E" w:rsidRPr="001605E7">
        <w:rPr>
          <w:rFonts w:eastAsiaTheme="minorHAnsi"/>
        </w:rPr>
        <w:t>Packet</w:t>
      </w:r>
      <w:r w:rsidRPr="001605E7">
        <w:rPr>
          <w:rFonts w:eastAsiaTheme="minorHAnsi" w:hint="eastAsia"/>
        </w:rPr>
        <w:t>을</w:t>
      </w:r>
      <w:r w:rsidRPr="001605E7">
        <w:rPr>
          <w:rFonts w:eastAsiaTheme="minorHAnsi"/>
        </w:rPr>
        <w:t xml:space="preserve"> </w:t>
      </w:r>
      <w:commentRangeStart w:id="504"/>
      <w:r w:rsidRPr="001605E7">
        <w:rPr>
          <w:rFonts w:eastAsiaTheme="minorHAnsi" w:hint="eastAsia"/>
        </w:rPr>
        <w:t>전송하고</w:t>
      </w:r>
      <w:r w:rsidRPr="001605E7">
        <w:rPr>
          <w:rFonts w:eastAsiaTheme="minorHAnsi"/>
        </w:rPr>
        <w:t xml:space="preserve"> Sn_RCR</w:t>
      </w:r>
      <w:r w:rsidR="00D52645" w:rsidRPr="001605E7">
        <w:rPr>
          <w:rFonts w:eastAsiaTheme="minorHAnsi" w:hint="eastAsia"/>
        </w:rPr>
        <w:t>만큼</w:t>
      </w:r>
      <w:r w:rsidR="00D52645" w:rsidRPr="001605E7">
        <w:rPr>
          <w:rFonts w:eastAsiaTheme="minorHAnsi"/>
        </w:rPr>
        <w:t xml:space="preserve"> </w:t>
      </w:r>
      <w:r w:rsidR="00D52645" w:rsidRPr="001605E7">
        <w:rPr>
          <w:rFonts w:eastAsiaTheme="minorHAnsi" w:hint="eastAsia"/>
        </w:rPr>
        <w:t>재전송을</w:t>
      </w:r>
      <w:r w:rsidR="00D52645" w:rsidRPr="001605E7">
        <w:rPr>
          <w:rFonts w:eastAsiaTheme="minorHAnsi"/>
        </w:rPr>
        <w:t xml:space="preserve"> </w:t>
      </w:r>
      <w:r w:rsidR="00D52645" w:rsidRPr="001605E7">
        <w:rPr>
          <w:rFonts w:eastAsiaTheme="minorHAnsi" w:hint="eastAsia"/>
        </w:rPr>
        <w:t>시도</w:t>
      </w:r>
      <w:commentRangeEnd w:id="504"/>
      <w:r w:rsidR="00BF6316" w:rsidRPr="001605E7">
        <w:rPr>
          <w:rStyle w:val="aff7"/>
          <w:rFonts w:eastAsiaTheme="minorHAnsi" w:cs="Times New Roman"/>
        </w:rPr>
        <w:commentReference w:id="504"/>
      </w:r>
      <w:r w:rsidR="00D52645" w:rsidRPr="001605E7">
        <w:rPr>
          <w:rFonts w:eastAsiaTheme="minorHAnsi" w:hint="eastAsia"/>
        </w:rPr>
        <w:t>하고</w:t>
      </w:r>
      <w:r w:rsidR="00546234"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상대방의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응답이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없는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경우</w:t>
      </w:r>
      <w:r w:rsidRPr="001605E7">
        <w:rPr>
          <w:rFonts w:eastAsiaTheme="minorHAnsi"/>
        </w:rPr>
        <w:t xml:space="preserve"> </w:t>
      </w:r>
      <w:r w:rsidR="00D52645" w:rsidRPr="001605E7">
        <w:rPr>
          <w:rFonts w:eastAsiaTheme="minorHAnsi"/>
        </w:rPr>
        <w:t xml:space="preserve">Sn_IR[TIMEOUT]= ‘1’ </w:t>
      </w:r>
      <w:r w:rsidR="00D52645" w:rsidRPr="001605E7">
        <w:rPr>
          <w:rFonts w:eastAsiaTheme="minorHAnsi" w:hint="eastAsia"/>
        </w:rPr>
        <w:t>로</w:t>
      </w:r>
      <w:r w:rsidR="00D52645" w:rsidRPr="001605E7">
        <w:rPr>
          <w:rFonts w:eastAsiaTheme="minorHAnsi"/>
        </w:rPr>
        <w:t xml:space="preserve"> </w:t>
      </w:r>
      <w:r w:rsidR="00D52645" w:rsidRPr="001605E7">
        <w:rPr>
          <w:rFonts w:eastAsiaTheme="minorHAnsi" w:hint="eastAsia"/>
        </w:rPr>
        <w:t>설정된다</w:t>
      </w:r>
      <w:r w:rsidR="00D52645" w:rsidRPr="001605E7">
        <w:rPr>
          <w:rFonts w:eastAsiaTheme="minorHAnsi"/>
        </w:rPr>
        <w:t xml:space="preserve">. </w:t>
      </w:r>
      <w:r w:rsidRPr="001605E7">
        <w:rPr>
          <w:rFonts w:eastAsiaTheme="minorHAnsi"/>
        </w:rPr>
        <w:t>ARP</w:t>
      </w:r>
      <w:r w:rsidRPr="001605E7">
        <w:rPr>
          <w:rFonts w:eastAsiaTheme="minorHAnsi" w:hint="eastAsia"/>
        </w:rPr>
        <w:t>와</w:t>
      </w:r>
      <w:r w:rsidRPr="001605E7">
        <w:rPr>
          <w:rFonts w:eastAsiaTheme="minorHAnsi"/>
        </w:rPr>
        <w:t xml:space="preserve"> PING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경우</w:t>
      </w:r>
      <w:r w:rsidRPr="001605E7">
        <w:rPr>
          <w:rFonts w:eastAsiaTheme="minorHAnsi"/>
        </w:rPr>
        <w:t xml:space="preserve"> </w:t>
      </w:r>
      <w:r w:rsidR="00C043AD" w:rsidRPr="001605E7">
        <w:rPr>
          <w:rFonts w:eastAsiaTheme="minorHAnsi"/>
        </w:rPr>
        <w:t>Sn_IR[TIMEOUT] = ‘1’</w:t>
      </w:r>
      <w:r w:rsidR="00C043AD" w:rsidRPr="001605E7">
        <w:rPr>
          <w:rFonts w:eastAsiaTheme="minorHAnsi" w:hint="eastAsia"/>
        </w:rPr>
        <w:t>이</w:t>
      </w:r>
      <w:r w:rsidR="00C043AD" w:rsidRPr="001605E7">
        <w:rPr>
          <w:rFonts w:eastAsiaTheme="minorHAnsi"/>
        </w:rPr>
        <w:t xml:space="preserve"> </w:t>
      </w:r>
      <w:r w:rsidR="00C043AD" w:rsidRPr="001605E7">
        <w:rPr>
          <w:rFonts w:eastAsiaTheme="minorHAnsi" w:hint="eastAsia"/>
        </w:rPr>
        <w:t>될</w:t>
      </w:r>
      <w:r w:rsidR="00C043AD"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때까지의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재전송의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총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시간</w:t>
      </w:r>
      <w:r w:rsidRPr="001605E7">
        <w:rPr>
          <w:rFonts w:eastAsiaTheme="minorHAnsi"/>
        </w:rPr>
        <w:t>(</w:t>
      </w:r>
      <m:oMath>
        <m:sSub>
          <m:sSubPr>
            <m:ctrlPr>
              <w:rPr>
                <w:rFonts w:ascii="Cambria Math" w:eastAsiaTheme="minorHAnsi" w:hAnsi="Cambria Math"/>
              </w:rPr>
            </m:ctrlPr>
          </m:sSubPr>
          <m:e>
            <m:r>
              <w:rPr>
                <w:rFonts w:ascii="Cambria Math" w:eastAsiaTheme="minorHAnsi" w:hAnsi="Cambria Math"/>
              </w:rPr>
              <m:t>ARP,PING</m:t>
            </m:r>
          </m:e>
          <m:sub>
            <m:r>
              <w:rPr>
                <w:rFonts w:ascii="Cambria Math" w:eastAsiaTheme="minorHAnsi" w:hAnsi="Cambria Math"/>
              </w:rPr>
              <m:t>TO</m:t>
            </m:r>
          </m:sub>
        </m:sSub>
      </m:oMath>
      <w:r w:rsidRPr="001605E7">
        <w:rPr>
          <w:rFonts w:eastAsiaTheme="minorHAnsi"/>
        </w:rPr>
        <w:t>)</w:t>
      </w:r>
      <w:r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다음과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같이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계산할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있다</w:t>
      </w:r>
      <w:r w:rsidRPr="001605E7">
        <w:rPr>
          <w:rFonts w:eastAsiaTheme="minorHAnsi"/>
        </w:rPr>
        <w:t>.</w:t>
      </w:r>
    </w:p>
    <w:p w14:paraId="5B8B89E5" w14:textId="77777777" w:rsidR="00993763" w:rsidRPr="001605E7" w:rsidRDefault="00993763" w:rsidP="00155A42">
      <w:pPr>
        <w:pStyle w:val="11"/>
        <w:rPr>
          <w:rFonts w:eastAsiaTheme="minorHAnsi"/>
        </w:rPr>
      </w:pP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6657"/>
      </w:tblGrid>
      <w:tr w:rsidR="00993763" w:rsidRPr="00546234" w14:paraId="1751B410" w14:textId="77777777" w:rsidTr="00993763">
        <w:trPr>
          <w:jc w:val="center"/>
        </w:trPr>
        <w:tc>
          <w:tcPr>
            <w:tcW w:w="6657" w:type="dxa"/>
            <w:vAlign w:val="center"/>
          </w:tcPr>
          <w:p w14:paraId="1335F055" w14:textId="77777777" w:rsidR="00993763" w:rsidRPr="001605E7" w:rsidRDefault="000F4351" w:rsidP="00155A42">
            <w:pPr>
              <w:pStyle w:val="11"/>
              <w:rPr>
                <w:rFonts w:eastAsiaTheme="minorHAnsi"/>
              </w:rPr>
            </w:pPr>
            <m:oMath>
              <m:sSub>
                <m:sSubPr>
                  <m:ctrlPr>
                    <w:rPr>
                      <w:rFonts w:ascii="Cambria Math" w:eastAsiaTheme="minorHAnsi" w:hAnsi="Cambria Math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</w:rPr>
                    <m:t>ARP,PING</m:t>
                  </m:r>
                </m:e>
                <m:sub>
                  <m:r>
                    <w:rPr>
                      <w:rFonts w:ascii="Cambria Math" w:eastAsiaTheme="minorHAnsi" w:hAnsi="Cambria Math"/>
                    </w:rPr>
                    <m:t>TO</m:t>
                  </m:r>
                </m:sub>
              </m:sSub>
            </m:oMath>
            <w:r w:rsidR="00993763" w:rsidRPr="001605E7">
              <w:rPr>
                <w:rFonts w:eastAsiaTheme="minorHAnsi"/>
              </w:rPr>
              <w:t xml:space="preserve"> = (RTR x 0.1ms) x (RCR + 1)</w:t>
            </w:r>
          </w:p>
        </w:tc>
      </w:tr>
    </w:tbl>
    <w:p w14:paraId="347592B8" w14:textId="77777777" w:rsidR="00993763" w:rsidRPr="001605E7" w:rsidRDefault="00993763" w:rsidP="00155A42">
      <w:pPr>
        <w:pStyle w:val="11"/>
        <w:rPr>
          <w:rFonts w:eastAsiaTheme="minorHAnsi"/>
        </w:rPr>
      </w:pPr>
    </w:p>
    <w:p w14:paraId="1D8A6C92" w14:textId="4A7C8975" w:rsidR="00993763" w:rsidRPr="001605E7" w:rsidDel="00992D5D" w:rsidRDefault="00993763" w:rsidP="00155A42">
      <w:pPr>
        <w:pStyle w:val="11"/>
        <w:rPr>
          <w:del w:id="505" w:author="becky" w:date="2017-09-01T11:21:00Z"/>
          <w:rFonts w:eastAsiaTheme="minorHAnsi"/>
        </w:rPr>
      </w:pPr>
      <w:r w:rsidRPr="001605E7">
        <w:rPr>
          <w:rFonts w:eastAsiaTheme="minorHAnsi"/>
        </w:rPr>
        <w:t>TCP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경우</w:t>
      </w:r>
      <w:r w:rsidRPr="001605E7">
        <w:rPr>
          <w:rFonts w:eastAsiaTheme="minorHAnsi"/>
        </w:rPr>
        <w:t xml:space="preserve"> S</w:t>
      </w:r>
      <w:r w:rsidR="00BF6316" w:rsidRPr="001605E7">
        <w:rPr>
          <w:rFonts w:eastAsiaTheme="minorHAnsi"/>
        </w:rPr>
        <w:t>Y</w:t>
      </w:r>
      <w:r w:rsidRPr="001605E7">
        <w:rPr>
          <w:rFonts w:eastAsiaTheme="minorHAnsi"/>
        </w:rPr>
        <w:t xml:space="preserve">N, FIN, DATA </w:t>
      </w:r>
      <w:r w:rsidR="008F781E" w:rsidRPr="001605E7">
        <w:rPr>
          <w:rFonts w:eastAsiaTheme="minorHAnsi"/>
        </w:rPr>
        <w:t>Packet</w:t>
      </w:r>
      <w:r w:rsidRPr="001605E7">
        <w:rPr>
          <w:rFonts w:eastAsiaTheme="minorHAnsi" w:hint="eastAsia"/>
        </w:rPr>
        <w:t>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전송했을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때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상대방의</w:t>
      </w:r>
      <w:r w:rsidRPr="001605E7">
        <w:rPr>
          <w:rFonts w:eastAsiaTheme="minorHAnsi"/>
        </w:rPr>
        <w:t xml:space="preserve"> ACK</w:t>
      </w:r>
      <w:r w:rsidR="00A351B4" w:rsidRPr="001605E7">
        <w:rPr>
          <w:rFonts w:eastAsiaTheme="minorHAnsi"/>
        </w:rPr>
        <w:t xml:space="preserve"> </w:t>
      </w:r>
      <w:r w:rsidR="008F781E" w:rsidRPr="001605E7">
        <w:rPr>
          <w:rFonts w:eastAsiaTheme="minorHAnsi"/>
        </w:rPr>
        <w:t>Packet</w:t>
      </w:r>
      <w:r w:rsidRPr="001605E7">
        <w:rPr>
          <w:rFonts w:eastAsiaTheme="minorHAnsi" w:hint="eastAsia"/>
        </w:rPr>
        <w:t>을</w:t>
      </w:r>
      <w:r w:rsidRPr="001605E7">
        <w:rPr>
          <w:rFonts w:eastAsiaTheme="minorHAnsi"/>
        </w:rPr>
        <w:t xml:space="preserve"> </w:t>
      </w:r>
      <w:r w:rsidR="00BF6316" w:rsidRPr="001605E7">
        <w:rPr>
          <w:rFonts w:eastAsiaTheme="minorHAnsi" w:hint="eastAsia"/>
        </w:rPr>
        <w:t>수신하지</w:t>
      </w:r>
      <w:r w:rsidR="00BF6316" w:rsidRPr="001605E7">
        <w:rPr>
          <w:rFonts w:eastAsiaTheme="minorHAnsi"/>
        </w:rPr>
        <w:t xml:space="preserve"> </w:t>
      </w:r>
      <w:r w:rsidR="00BF6316" w:rsidRPr="001605E7">
        <w:rPr>
          <w:rFonts w:eastAsiaTheme="minorHAnsi" w:hint="eastAsia"/>
        </w:rPr>
        <w:t>못한</w:t>
      </w:r>
      <w:r w:rsidR="00BF6316" w:rsidRPr="001605E7">
        <w:rPr>
          <w:rFonts w:eastAsiaTheme="minorHAnsi"/>
        </w:rPr>
        <w:t xml:space="preserve"> </w:t>
      </w:r>
      <w:r w:rsidR="00BF6316" w:rsidRPr="001605E7">
        <w:rPr>
          <w:rFonts w:eastAsiaTheme="minorHAnsi" w:hint="eastAsia"/>
        </w:rPr>
        <w:t>경우</w:t>
      </w:r>
      <w:r w:rsidR="00BF6316" w:rsidRPr="001605E7">
        <w:rPr>
          <w:rFonts w:eastAsiaTheme="minorHAnsi"/>
        </w:rPr>
        <w:t xml:space="preserve"> </w:t>
      </w:r>
      <w:r w:rsidR="00BF6316" w:rsidRPr="001605E7">
        <w:rPr>
          <w:rFonts w:eastAsiaTheme="minorHAnsi" w:hint="eastAsia"/>
        </w:rPr>
        <w:t>재전송</w:t>
      </w:r>
      <w:r w:rsidR="00BF6316" w:rsidRPr="001605E7">
        <w:rPr>
          <w:rFonts w:eastAsiaTheme="minorHAnsi"/>
        </w:rPr>
        <w:t xml:space="preserve"> </w:t>
      </w:r>
      <w:r w:rsidR="00BF6316" w:rsidRPr="001605E7">
        <w:rPr>
          <w:rFonts w:eastAsiaTheme="minorHAnsi" w:hint="eastAsia"/>
        </w:rPr>
        <w:t>과정을</w:t>
      </w:r>
      <w:r w:rsidR="00BF6316" w:rsidRPr="001605E7">
        <w:rPr>
          <w:rFonts w:eastAsiaTheme="minorHAnsi"/>
        </w:rPr>
        <w:t xml:space="preserve"> </w:t>
      </w:r>
      <w:r w:rsidR="00BF6316" w:rsidRPr="001605E7">
        <w:rPr>
          <w:rFonts w:eastAsiaTheme="minorHAnsi" w:hint="eastAsia"/>
        </w:rPr>
        <w:t>수행한다</w:t>
      </w:r>
      <w:r w:rsidR="00BF6316" w:rsidRPr="001605E7">
        <w:rPr>
          <w:rFonts w:eastAsiaTheme="minorHAnsi"/>
        </w:rPr>
        <w:t>.</w:t>
      </w:r>
      <w:r w:rsidR="00546234"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이때</w:t>
      </w:r>
      <w:r w:rsidRPr="001605E7">
        <w:rPr>
          <w:rFonts w:eastAsiaTheme="minorHAnsi"/>
        </w:rPr>
        <w:t xml:space="preserve"> Sn_RTR, Sn_RCR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설정에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의해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재전송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시간과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전송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횟수가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결정된다</w:t>
      </w:r>
      <w:r w:rsidRPr="001605E7">
        <w:rPr>
          <w:rFonts w:eastAsiaTheme="minorHAnsi"/>
        </w:rPr>
        <w:t>. TCP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경우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재전송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횟수가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증가할수록</w:t>
      </w:r>
      <w:r w:rsidRPr="001605E7">
        <w:rPr>
          <w:rFonts w:eastAsiaTheme="minorHAnsi"/>
        </w:rPr>
        <w:t xml:space="preserve"> </w:t>
      </w:r>
      <w:del w:id="506" w:author="becky" w:date="2017-09-01T11:07:00Z">
        <w:r w:rsidRPr="001605E7" w:rsidDel="00DD2A3B">
          <w:rPr>
            <w:rFonts w:eastAsiaTheme="minorHAnsi" w:hint="eastAsia"/>
          </w:rPr>
          <w:delText>설정된</w:delText>
        </w:r>
        <w:r w:rsidRPr="001605E7" w:rsidDel="00DD2A3B">
          <w:rPr>
            <w:rFonts w:eastAsiaTheme="minorHAnsi"/>
          </w:rPr>
          <w:delText xml:space="preserve"> RTR</w:delText>
        </w:r>
        <w:r w:rsidRPr="001605E7" w:rsidDel="00DD2A3B">
          <w:rPr>
            <w:rFonts w:eastAsiaTheme="minorHAnsi" w:hint="eastAsia"/>
          </w:rPr>
          <w:delText>값</w:delText>
        </w:r>
      </w:del>
      <w:ins w:id="507" w:author="becky" w:date="2017-09-01T11:07:00Z">
        <w:r w:rsidR="00DD2A3B">
          <w:rPr>
            <w:rFonts w:eastAsiaTheme="minorHAnsi" w:hint="eastAsia"/>
          </w:rPr>
          <w:t>재전송</w:t>
        </w:r>
        <w:r w:rsidR="00DD2A3B">
          <w:rPr>
            <w:rFonts w:eastAsiaTheme="minorHAnsi" w:hint="eastAsia"/>
          </w:rPr>
          <w:t xml:space="preserve"> </w:t>
        </w:r>
        <w:r w:rsidR="00DD2A3B">
          <w:rPr>
            <w:rFonts w:eastAsiaTheme="minorHAnsi" w:hint="eastAsia"/>
          </w:rPr>
          <w:t>시간</w:t>
        </w:r>
      </w:ins>
      <w:r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지수</w:t>
      </w:r>
      <w:r w:rsidR="00BF6316"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배</w:t>
      </w:r>
      <w:r w:rsidR="00BF6316"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증가하게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된다</w:t>
      </w:r>
      <w:r w:rsidRPr="001605E7">
        <w:rPr>
          <w:rFonts w:eastAsiaTheme="minorHAnsi"/>
        </w:rPr>
        <w:t>.</w:t>
      </w:r>
      <w:ins w:id="508" w:author="becky" w:date="2017-09-01T11:21:00Z">
        <w:r w:rsidR="00992D5D">
          <w:rPr>
            <w:rFonts w:eastAsiaTheme="minorHAnsi"/>
          </w:rPr>
          <w:t xml:space="preserve"> </w:t>
        </w:r>
      </w:ins>
      <w:del w:id="509" w:author="becky" w:date="2017-09-01T11:21:00Z">
        <w:r w:rsidRPr="001605E7" w:rsidDel="00992D5D">
          <w:rPr>
            <w:rFonts w:eastAsiaTheme="minorHAnsi"/>
          </w:rPr>
          <w:delText xml:space="preserve"> </w:delText>
        </w:r>
        <w:r w:rsidRPr="001605E7" w:rsidDel="00992D5D">
          <w:rPr>
            <w:rFonts w:eastAsiaTheme="minorHAnsi" w:hint="eastAsia"/>
          </w:rPr>
          <w:delText>그리고</w:delText>
        </w:r>
        <w:r w:rsidRPr="001605E7" w:rsidDel="00992D5D">
          <w:rPr>
            <w:rFonts w:eastAsiaTheme="minorHAnsi"/>
          </w:rPr>
          <w:delText xml:space="preserve"> </w:delText>
        </w:r>
        <w:r w:rsidRPr="001605E7" w:rsidDel="00992D5D">
          <w:rPr>
            <w:rFonts w:eastAsiaTheme="minorHAnsi" w:hint="eastAsia"/>
          </w:rPr>
          <w:delText>설정된</w:delText>
        </w:r>
        <w:r w:rsidRPr="001605E7" w:rsidDel="00992D5D">
          <w:rPr>
            <w:rFonts w:eastAsiaTheme="minorHAnsi"/>
          </w:rPr>
          <w:delText xml:space="preserve"> </w:delText>
        </w:r>
        <w:r w:rsidRPr="001605E7" w:rsidDel="00992D5D">
          <w:rPr>
            <w:rFonts w:eastAsiaTheme="minorHAnsi" w:hint="eastAsia"/>
          </w:rPr>
          <w:delText>재전송</w:delText>
        </w:r>
        <w:r w:rsidRPr="001605E7" w:rsidDel="00992D5D">
          <w:rPr>
            <w:rFonts w:eastAsiaTheme="minorHAnsi"/>
          </w:rPr>
          <w:delText xml:space="preserve"> </w:delText>
        </w:r>
        <w:r w:rsidRPr="001605E7" w:rsidDel="00992D5D">
          <w:rPr>
            <w:rFonts w:eastAsiaTheme="minorHAnsi" w:hint="eastAsia"/>
          </w:rPr>
          <w:delText>횟수를</w:delText>
        </w:r>
        <w:r w:rsidRPr="001605E7" w:rsidDel="00992D5D">
          <w:rPr>
            <w:rFonts w:eastAsiaTheme="minorHAnsi"/>
          </w:rPr>
          <w:delText xml:space="preserve"> </w:delText>
        </w:r>
        <w:r w:rsidRPr="001605E7" w:rsidDel="00992D5D">
          <w:rPr>
            <w:rFonts w:eastAsiaTheme="minorHAnsi" w:hint="eastAsia"/>
          </w:rPr>
          <w:delText>초과하게</w:delText>
        </w:r>
        <w:r w:rsidRPr="001605E7" w:rsidDel="00992D5D">
          <w:rPr>
            <w:rFonts w:eastAsiaTheme="minorHAnsi"/>
          </w:rPr>
          <w:delText xml:space="preserve"> </w:delText>
        </w:r>
        <w:r w:rsidRPr="001605E7" w:rsidDel="00992D5D">
          <w:rPr>
            <w:rFonts w:eastAsiaTheme="minorHAnsi" w:hint="eastAsia"/>
          </w:rPr>
          <w:delText>되면</w:delText>
        </w:r>
        <w:r w:rsidRPr="001605E7" w:rsidDel="00992D5D">
          <w:rPr>
            <w:rFonts w:eastAsiaTheme="minorHAnsi"/>
          </w:rPr>
          <w:delText xml:space="preserve"> </w:delText>
        </w:r>
        <w:r w:rsidR="00BF6316" w:rsidRPr="001605E7" w:rsidDel="00992D5D">
          <w:rPr>
            <w:rFonts w:eastAsiaTheme="minorHAnsi"/>
          </w:rPr>
          <w:delText>Sn_IR[TIMEOUT] = ‘1’</w:delText>
        </w:r>
        <w:r w:rsidR="00BF6316" w:rsidRPr="001605E7" w:rsidDel="00992D5D">
          <w:rPr>
            <w:rFonts w:eastAsiaTheme="minorHAnsi" w:hint="eastAsia"/>
          </w:rPr>
          <w:delText>로</w:delText>
        </w:r>
        <w:r w:rsidR="00BF6316" w:rsidRPr="001605E7" w:rsidDel="00992D5D">
          <w:rPr>
            <w:rFonts w:eastAsiaTheme="minorHAnsi"/>
          </w:rPr>
          <w:delText xml:space="preserve"> </w:delText>
        </w:r>
        <w:r w:rsidR="00BF6316" w:rsidRPr="001605E7" w:rsidDel="00992D5D">
          <w:rPr>
            <w:rFonts w:eastAsiaTheme="minorHAnsi" w:hint="eastAsia"/>
          </w:rPr>
          <w:delText>설정된다</w:delText>
        </w:r>
        <w:r w:rsidR="00BF6316" w:rsidRPr="001605E7" w:rsidDel="00992D5D">
          <w:rPr>
            <w:rFonts w:eastAsiaTheme="minorHAnsi"/>
          </w:rPr>
          <w:delText>.</w:delText>
        </w:r>
      </w:del>
    </w:p>
    <w:p w14:paraId="6273DAB4" w14:textId="4A1C53D1" w:rsidR="00993763" w:rsidRPr="001605E7" w:rsidRDefault="00993763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TCP</w:t>
      </w:r>
      <w:r w:rsidRPr="001605E7">
        <w:rPr>
          <w:rFonts w:eastAsiaTheme="minorHAnsi" w:hint="eastAsia"/>
        </w:rPr>
        <w:t>에서</w:t>
      </w:r>
      <w:r w:rsidRPr="001605E7">
        <w:rPr>
          <w:rFonts w:eastAsiaTheme="minorHAnsi"/>
        </w:rPr>
        <w:t xml:space="preserve"> </w:t>
      </w:r>
      <w:r w:rsidR="00BF6316" w:rsidRPr="001605E7">
        <w:rPr>
          <w:rFonts w:eastAsiaTheme="minorHAnsi"/>
        </w:rPr>
        <w:t>Sn_IR[TIMEOUT] = ‘1’</w:t>
      </w:r>
      <w:r w:rsidR="00BF6316" w:rsidRPr="001605E7">
        <w:rPr>
          <w:rFonts w:eastAsiaTheme="minorHAnsi" w:hint="eastAsia"/>
        </w:rPr>
        <w:t>이</w:t>
      </w:r>
      <w:r w:rsidR="00BF6316" w:rsidRPr="001605E7">
        <w:rPr>
          <w:rFonts w:eastAsiaTheme="minorHAnsi"/>
        </w:rPr>
        <w:t xml:space="preserve"> </w:t>
      </w:r>
      <w:r w:rsidR="00BF6316" w:rsidRPr="001605E7">
        <w:rPr>
          <w:rFonts w:eastAsiaTheme="minorHAnsi" w:hint="eastAsia"/>
        </w:rPr>
        <w:t>될</w:t>
      </w:r>
      <w:r w:rsidR="00BF6316" w:rsidRPr="001605E7">
        <w:rPr>
          <w:rFonts w:eastAsiaTheme="minorHAnsi"/>
        </w:rPr>
        <w:t xml:space="preserve"> </w:t>
      </w:r>
      <w:r w:rsidR="00BF6316" w:rsidRPr="001605E7">
        <w:rPr>
          <w:rFonts w:eastAsiaTheme="minorHAnsi" w:hint="eastAsia"/>
        </w:rPr>
        <w:t>때의</w:t>
      </w:r>
      <w:r w:rsidR="00BF6316"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최종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재전송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시간은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다음과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같이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계산할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있다</w:t>
      </w:r>
      <w:r w:rsidRPr="001605E7">
        <w:rPr>
          <w:rFonts w:eastAsiaTheme="minorHAnsi"/>
        </w:rPr>
        <w:t>.</w:t>
      </w:r>
    </w:p>
    <w:p w14:paraId="119A180A" w14:textId="77777777" w:rsidR="00993763" w:rsidRPr="001605E7" w:rsidRDefault="00993763" w:rsidP="00155A42">
      <w:pPr>
        <w:pStyle w:val="11"/>
        <w:rPr>
          <w:rFonts w:eastAsiaTheme="minorHAnsi"/>
        </w:rPr>
      </w:pP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7650"/>
      </w:tblGrid>
      <w:tr w:rsidR="00993763" w:rsidRPr="00546234" w14:paraId="7C0E5BF1" w14:textId="77777777" w:rsidTr="00993763">
        <w:trPr>
          <w:jc w:val="center"/>
        </w:trPr>
        <w:tc>
          <w:tcPr>
            <w:tcW w:w="7650" w:type="dxa"/>
            <w:vAlign w:val="center"/>
          </w:tcPr>
          <w:p w14:paraId="5F98F9A5" w14:textId="77777777" w:rsidR="00993763" w:rsidRPr="001605E7" w:rsidRDefault="00993763" w:rsidP="00155A42">
            <w:pPr>
              <w:pStyle w:val="11"/>
              <w:rPr>
                <w:rFonts w:eastAsiaTheme="minorHAnsi"/>
              </w:rPr>
            </w:pPr>
          </w:p>
          <w:p w14:paraId="0AAE09C2" w14:textId="77777777" w:rsidR="00993763" w:rsidRPr="001605E7" w:rsidRDefault="000F4351" w:rsidP="00155A42">
            <w:pPr>
              <w:pStyle w:val="11"/>
              <w:rPr>
                <w:rFonts w:eastAsiaTheme="minorHAns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</w:rPr>
                      <m:t>TCP</m:t>
                    </m:r>
                  </m:e>
                  <m:sub>
                    <m:r>
                      <w:rPr>
                        <w:rFonts w:ascii="Cambria Math" w:eastAsiaTheme="minorHAnsi" w:hAnsi="Cambria Math"/>
                      </w:rPr>
                      <m:t>TO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HAnsi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Theme="minorHAnsi" w:hAnsi="Cambria Math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HAnsi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/>
                          </w:rPr>
                          <m:t>=0</m:t>
                        </m:r>
                      </m:sub>
                      <m:sup>
                        <m:r>
                          <w:rPr>
                            <w:rFonts w:ascii="Cambria Math" w:eastAsiaTheme="minorHAnsi" w:hAnsi="Cambria Math"/>
                          </w:rPr>
                          <m:t>M</m:t>
                        </m:r>
                      </m:sup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/>
                          </w:rPr>
                          <m:t>(</m:t>
                        </m:r>
                        <m:r>
                          <w:rPr>
                            <w:rFonts w:ascii="Cambria Math" w:eastAsiaTheme="minorHAnsi" w:hAnsi="Cambria Math"/>
                          </w:rPr>
                          <m:t>RTR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 w:hint="eastAsia"/>
                          </w:rPr>
                          <m:t>×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eastAsiaTheme="minorHAnsi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HAnsi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eastAsiaTheme="minorHAnsi" w:hAnsi="Cambria Math"/>
                              </w:rPr>
                              <m:t>N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/>
                          </w:rPr>
                          <m:t>)</m:t>
                        </m:r>
                      </m:e>
                    </m:nary>
                    <m:r>
                      <m:rPr>
                        <m:sty m:val="p"/>
                      </m:rPr>
                      <w:rPr>
                        <w:rFonts w:ascii="Cambria Math" w:eastAsiaTheme="minorHAnsi" w:hAnsi="Cambria Math"/>
                      </w:rPr>
                      <m:t xml:space="preserve"> +((</m:t>
                    </m:r>
                    <m:r>
                      <w:rPr>
                        <w:rFonts w:ascii="Cambria Math" w:eastAsiaTheme="minorHAnsi" w:hAnsi="Cambria Math"/>
                      </w:rPr>
                      <m:t>RCR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/>
                      </w:rPr>
                      <m:t>-</m:t>
                    </m:r>
                    <m:r>
                      <w:rPr>
                        <w:rFonts w:ascii="Cambria Math" w:eastAsiaTheme="minorHAnsi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/>
                      </w:rPr>
                      <m:t>)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 w:hint="eastAsia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eastAsiaTheme="minorHAnsi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</w:rPr>
                          <m:t>RTR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</w:rPr>
                          <m:t>MAX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HAnsi" w:hAnsi="Cambria Math"/>
                      </w:rPr>
                      <m:t>)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HAnsi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HAnsi" w:hAnsi="Cambria Math" w:hint="eastAsia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eastAsiaTheme="minorHAnsi" w:hAnsi="Cambria Math"/>
                  </w:rPr>
                  <m:t>0.1</m:t>
                </m:r>
                <m:r>
                  <w:rPr>
                    <w:rFonts w:ascii="Cambria Math" w:eastAsiaTheme="minorHAnsi" w:hAnsi="Cambria Math"/>
                  </w:rPr>
                  <m:t>ms</m:t>
                </m:r>
              </m:oMath>
            </m:oMathPara>
          </w:p>
          <w:p w14:paraId="51B910A5" w14:textId="77777777" w:rsidR="00993763" w:rsidRPr="001605E7" w:rsidRDefault="00993763" w:rsidP="00155A42">
            <w:pPr>
              <w:pStyle w:val="11"/>
              <w:rPr>
                <w:rFonts w:eastAsiaTheme="minorHAnsi"/>
              </w:rPr>
            </w:pPr>
          </w:p>
          <w:p w14:paraId="43C07A7C" w14:textId="77777777" w:rsidR="00993763" w:rsidRPr="001605E7" w:rsidRDefault="00993763" w:rsidP="00155A42">
            <w:pPr>
              <w:pStyle w:val="11"/>
              <w:rPr>
                <w:rFonts w:eastAsiaTheme="minorHAnsi"/>
                <w:sz w:val="16"/>
              </w:rPr>
            </w:pPr>
            <w:r w:rsidRPr="001605E7">
              <w:rPr>
                <w:rFonts w:eastAsiaTheme="minorHAnsi"/>
                <w:sz w:val="16"/>
              </w:rPr>
              <w:t xml:space="preserve">N : </w:t>
            </w:r>
            <w:r w:rsidRPr="001605E7">
              <w:rPr>
                <w:rFonts w:eastAsiaTheme="minorHAnsi" w:hint="eastAsia"/>
              </w:rPr>
              <w:t>재전송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횟수</w:t>
            </w:r>
            <w:r w:rsidRPr="001605E7">
              <w:rPr>
                <w:rFonts w:eastAsiaTheme="minorHAnsi"/>
                <w:sz w:val="16"/>
              </w:rPr>
              <w:t xml:space="preserve">, </w:t>
            </w:r>
            <w:r w:rsidRPr="001605E7">
              <w:rPr>
                <w:rFonts w:eastAsiaTheme="minorHAnsi"/>
              </w:rPr>
              <w:t xml:space="preserve">0 </w:t>
            </w:r>
            <m:oMath>
              <m:r>
                <m:rPr>
                  <m:sty m:val="p"/>
                </m:rPr>
                <w:rPr>
                  <w:rFonts w:ascii="Cambria Math" w:eastAsiaTheme="minorHAnsi" w:hAnsi="Cambria Math" w:hint="eastAsia"/>
                </w:rPr>
                <m:t>≤</m:t>
              </m: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HAnsi" w:hAnsi="Cambria Math" w:hint="eastAsia"/>
                </w:rPr>
                <m:t>≤</m:t>
              </m: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M</m:t>
              </m:r>
            </m:oMath>
          </w:p>
          <w:p w14:paraId="4A27BA24" w14:textId="77777777" w:rsidR="00993763" w:rsidRPr="001605E7" w:rsidRDefault="00993763" w:rsidP="00155A42">
            <w:pPr>
              <w:pStyle w:val="11"/>
              <w:rPr>
                <w:rFonts w:eastAsiaTheme="minorHAnsi"/>
                <w:sz w:val="16"/>
              </w:rPr>
            </w:pPr>
            <w:r w:rsidRPr="001605E7">
              <w:rPr>
                <w:rFonts w:eastAsiaTheme="minorHAnsi"/>
                <w:sz w:val="16"/>
              </w:rPr>
              <w:t xml:space="preserve">M : </w:t>
            </w:r>
            <w:r w:rsidRPr="001605E7">
              <w:rPr>
                <w:rFonts w:eastAsiaTheme="minorHAnsi"/>
              </w:rPr>
              <w:t xml:space="preserve">RTR </w:t>
            </w:r>
            <m:oMath>
              <m:r>
                <m:rPr>
                  <m:sty m:val="p"/>
                </m:rPr>
                <w:rPr>
                  <w:rFonts w:ascii="Cambria Math" w:eastAsiaTheme="minorHAnsi" w:hAnsi="Cambria Math" w:hint="eastAsia"/>
                </w:rPr>
                <m:t>×</m:t>
              </m:r>
            </m:oMath>
            <w:r w:rsidRPr="001605E7">
              <w:rPr>
                <w:rFonts w:eastAsiaTheme="minorHAnsi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</w:rPr>
                  </m:ctrlPr>
                </m:sSupPr>
                <m:e>
                  <m:r>
                    <w:rPr>
                      <w:rFonts w:ascii="Cambria Math" w:eastAsiaTheme="minorHAnsi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HAnsi" w:hAnsi="Cambria Math"/>
                    </w:rPr>
                    <m:t>(M+1)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&gt;</m:t>
              </m:r>
            </m:oMath>
            <w:r w:rsidRPr="001605E7">
              <w:rPr>
                <w:rFonts w:eastAsiaTheme="minorHAnsi"/>
              </w:rPr>
              <w:t xml:space="preserve">65535 and 0 </w:t>
            </w:r>
            <m:oMath>
              <m:r>
                <m:rPr>
                  <m:sty m:val="p"/>
                </m:rPr>
                <w:rPr>
                  <w:rFonts w:ascii="Cambria Math" w:eastAsiaTheme="minorHAnsi" w:hAnsi="Cambria Math" w:hint="eastAsia"/>
                </w:rPr>
                <m:t>≤</m:t>
              </m: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eastAsiaTheme="minorHAnsi" w:hAnsi="Cambria Math" w:hint="eastAsia"/>
                </w:rPr>
                <m:t>≤</m:t>
              </m: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RCR</m:t>
              </m:r>
            </m:oMath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에서의</w:t>
            </w:r>
            <w:r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 w:hint="eastAsia"/>
              </w:rPr>
              <w:t>최소값</w:t>
            </w:r>
          </w:p>
          <w:p w14:paraId="711CE1C6" w14:textId="77777777" w:rsidR="00993763" w:rsidRPr="001605E7" w:rsidRDefault="000F4351" w:rsidP="00155A42">
            <w:pPr>
              <w:pStyle w:val="11"/>
              <w:rPr>
                <w:rFonts w:eastAsiaTheme="minorHAnsi"/>
              </w:rPr>
            </w:pPr>
            <m:oMath>
              <m:sSub>
                <m:sSubPr>
                  <m:ctrlPr>
                    <w:rPr>
                      <w:rFonts w:ascii="Cambria Math" w:eastAsiaTheme="minorHAnsi" w:hAnsi="Cambria Math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</w:rPr>
                    <m:t>RTR</m:t>
                  </m:r>
                </m:e>
                <m:sub>
                  <m:r>
                    <w:rPr>
                      <w:rFonts w:ascii="Cambria Math" w:eastAsiaTheme="minorHAnsi" w:hAnsi="Cambria Math"/>
                    </w:rPr>
                    <m:t>MAX</m:t>
                  </m:r>
                </m:sub>
              </m:sSub>
            </m:oMath>
            <w:r w:rsidR="00993763" w:rsidRPr="001605E7">
              <w:rPr>
                <w:rFonts w:eastAsiaTheme="minorHAnsi"/>
              </w:rPr>
              <w:t xml:space="preserve"> : </w:t>
            </w:r>
            <w:r w:rsidR="00993763" w:rsidRPr="001605E7">
              <w:rPr>
                <w:rFonts w:eastAsiaTheme="minorHAnsi"/>
                <w:sz w:val="14"/>
              </w:rPr>
              <w:t xml:space="preserve">RTR </w:t>
            </w:r>
            <m:oMath>
              <m:r>
                <m:rPr>
                  <m:sty m:val="p"/>
                </m:rPr>
                <w:rPr>
                  <w:rFonts w:ascii="Cambria Math" w:eastAsiaTheme="minorHAnsi" w:hAnsi="Cambria Math" w:hint="eastAsia"/>
                  <w:sz w:val="14"/>
                </w:rPr>
                <m:t>×</m:t>
              </m:r>
            </m:oMath>
            <w:r w:rsidR="00993763" w:rsidRPr="001605E7">
              <w:rPr>
                <w:rFonts w:eastAsiaTheme="minorHAnsi"/>
                <w:sz w:val="14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sz w:val="14"/>
                    </w:rPr>
                  </m:ctrlPr>
                </m:sSupPr>
                <m:e>
                  <m:r>
                    <w:rPr>
                      <w:rFonts w:ascii="Cambria Math" w:eastAsiaTheme="minorHAnsi" w:hAnsi="Cambria Math"/>
                      <w:sz w:val="14"/>
                    </w:rPr>
                    <m:t>2</m:t>
                  </m:r>
                </m:e>
                <m:sup>
                  <m:r>
                    <w:rPr>
                      <w:rFonts w:ascii="Cambria Math" w:eastAsiaTheme="minorHAnsi" w:hAnsi="Cambria Math"/>
                      <w:sz w:val="14"/>
                    </w:rPr>
                    <m:t>M</m:t>
                  </m:r>
                </m:sup>
              </m:sSup>
            </m:oMath>
          </w:p>
        </w:tc>
      </w:tr>
    </w:tbl>
    <w:p w14:paraId="4DEA25DC" w14:textId="77777777" w:rsidR="00993763" w:rsidRPr="001605E7" w:rsidRDefault="00993763" w:rsidP="00155A42">
      <w:pPr>
        <w:pStyle w:val="11"/>
        <w:rPr>
          <w:rFonts w:eastAsiaTheme="minorHAnsi"/>
        </w:rPr>
      </w:pPr>
    </w:p>
    <w:p w14:paraId="2ABB45C2" w14:textId="77777777" w:rsidR="00993763" w:rsidRPr="001605E7" w:rsidRDefault="00993763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Ex) RTR = 2000(0x07D0), RXR = 8(0x0008)</w:t>
      </w:r>
    </w:p>
    <w:p w14:paraId="6D6FFF56" w14:textId="77777777" w:rsidR="00993763" w:rsidRPr="001605E7" w:rsidRDefault="000F4351" w:rsidP="00155A42">
      <w:pPr>
        <w:pStyle w:val="11"/>
        <w:rPr>
          <w:rFonts w:eastAsiaTheme="minorHAnsi"/>
        </w:rPr>
      </w:pPr>
      <m:oMath>
        <m:sSub>
          <m:sSubPr>
            <m:ctrlPr>
              <w:rPr>
                <w:rFonts w:ascii="Cambria Math" w:eastAsiaTheme="minorHAnsi" w:hAnsi="Cambria Math"/>
              </w:rPr>
            </m:ctrlPr>
          </m:sSubPr>
          <m:e>
            <m:r>
              <w:rPr>
                <w:rFonts w:ascii="Cambria Math" w:eastAsiaTheme="minorHAnsi" w:hAnsi="Cambria Math"/>
              </w:rPr>
              <m:t>ARP</m:t>
            </m:r>
          </m:e>
          <m:sub>
            <m:r>
              <w:rPr>
                <w:rFonts w:ascii="Cambria Math" w:eastAsiaTheme="minorHAnsi" w:hAnsi="Cambria Math"/>
              </w:rPr>
              <m:t>TO</m:t>
            </m:r>
          </m:sub>
        </m:sSub>
      </m:oMath>
      <w:r w:rsidR="00993763" w:rsidRPr="001605E7">
        <w:rPr>
          <w:rFonts w:eastAsiaTheme="minorHAnsi"/>
        </w:rPr>
        <w:t xml:space="preserve"> = 2000 X 0.1ms X 9 = 1.8s</w:t>
      </w:r>
    </w:p>
    <w:p w14:paraId="7CA37A9A" w14:textId="77777777" w:rsidR="00993763" w:rsidRPr="001605E7" w:rsidRDefault="000F4351" w:rsidP="00155A42">
      <w:pPr>
        <w:pStyle w:val="11"/>
        <w:rPr>
          <w:rFonts w:eastAsiaTheme="minorHAnsi"/>
        </w:rPr>
      </w:pPr>
      <m:oMath>
        <m:sSub>
          <m:sSubPr>
            <m:ctrlPr>
              <w:rPr>
                <w:rFonts w:ascii="Cambria Math" w:eastAsiaTheme="minorHAnsi" w:hAnsi="Cambria Math"/>
              </w:rPr>
            </m:ctrlPr>
          </m:sSubPr>
          <m:e>
            <m:r>
              <w:rPr>
                <w:rFonts w:ascii="Cambria Math" w:eastAsiaTheme="minorHAnsi" w:hAnsi="Cambria Math"/>
              </w:rPr>
              <m:t>TCP</m:t>
            </m:r>
          </m:e>
          <m:sub>
            <m:r>
              <w:rPr>
                <w:rFonts w:ascii="Cambria Math" w:eastAsiaTheme="minorHAnsi" w:hAnsi="Cambria Math"/>
              </w:rPr>
              <m:t>TO</m:t>
            </m:r>
          </m:sub>
        </m:sSub>
      </m:oMath>
      <w:r w:rsidR="00993763" w:rsidRPr="001605E7">
        <w:rPr>
          <w:rFonts w:eastAsiaTheme="minorHAnsi"/>
        </w:rPr>
        <w:t xml:space="preserve"> = (0x07D0+0x0FA0+0x1F40+0x3E80+0x7D00+0xFA00+0xFA00+0xFA00+0xFA00) X 0.1ms</w:t>
      </w:r>
    </w:p>
    <w:p w14:paraId="26A36999" w14:textId="77777777" w:rsidR="00993763" w:rsidRPr="001605E7" w:rsidRDefault="00993763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 xml:space="preserve">      = (2000 + 4000 + 8000 + 16000 + 32000 + ((8 - 4) X 64000)) X 0.1ms</w:t>
      </w:r>
    </w:p>
    <w:p w14:paraId="6616CB9A" w14:textId="77777777" w:rsidR="00993763" w:rsidRPr="001605E7" w:rsidRDefault="00993763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 xml:space="preserve">      = 318000 X 0.1ms = 31.8s</w:t>
      </w:r>
    </w:p>
    <w:p w14:paraId="20357A09" w14:textId="77777777" w:rsidR="00993763" w:rsidRPr="001605E7" w:rsidRDefault="00993763" w:rsidP="00155A42">
      <w:pPr>
        <w:pStyle w:val="11"/>
        <w:rPr>
          <w:rFonts w:eastAsiaTheme="minorHAnsi"/>
        </w:rPr>
      </w:pPr>
    </w:p>
    <w:p w14:paraId="7F069569" w14:textId="3A9ED3D5" w:rsidR="00195420" w:rsidRPr="001605E7" w:rsidRDefault="00E519CE" w:rsidP="00E519CE">
      <w:pPr>
        <w:rPr>
          <w:rFonts w:ascii="Trebuchet MS" w:eastAsiaTheme="minorHAnsi" w:hAnsi="Trebuchet MS" w:cs="굴림"/>
        </w:rPr>
      </w:pPr>
      <w:r w:rsidRPr="001605E7">
        <w:rPr>
          <w:rFonts w:ascii="Trebuchet MS" w:eastAsiaTheme="minorHAnsi" w:hAnsi="Trebuchet MS"/>
        </w:rPr>
        <w:br w:type="page"/>
      </w:r>
    </w:p>
    <w:p w14:paraId="1527A564" w14:textId="47DC6E4D" w:rsidR="00F6231D" w:rsidRPr="001605E7" w:rsidRDefault="00F6231D" w:rsidP="00E21DFF">
      <w:pPr>
        <w:pStyle w:val="1"/>
        <w:rPr>
          <w:rFonts w:eastAsiaTheme="minorHAnsi"/>
        </w:rPr>
      </w:pPr>
      <w:bookmarkStart w:id="510" w:name="_Toc483830082"/>
      <w:r w:rsidRPr="001605E7">
        <w:rPr>
          <w:rFonts w:eastAsiaTheme="minorHAnsi"/>
        </w:rPr>
        <w:t>Functional Description</w:t>
      </w:r>
      <w:bookmarkEnd w:id="510"/>
    </w:p>
    <w:p w14:paraId="2D00AA52" w14:textId="451DE413" w:rsidR="000200EC" w:rsidRPr="001605E7" w:rsidRDefault="000200EC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W5100S</w:t>
      </w:r>
      <w:r w:rsidRPr="001605E7">
        <w:rPr>
          <w:rFonts w:eastAsiaTheme="minorHAnsi" w:hint="eastAsia"/>
        </w:rPr>
        <w:t>는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간단한</w:t>
      </w:r>
      <w:r w:rsidRPr="001605E7">
        <w:rPr>
          <w:rFonts w:eastAsiaTheme="minorHAnsi"/>
        </w:rPr>
        <w:t xml:space="preserve"> Register </w:t>
      </w:r>
      <w:r w:rsidRPr="001605E7">
        <w:rPr>
          <w:rFonts w:eastAsiaTheme="minorHAnsi" w:hint="eastAsia"/>
        </w:rPr>
        <w:t>조작만으로</w:t>
      </w:r>
      <w:r w:rsidRPr="001605E7">
        <w:rPr>
          <w:rFonts w:eastAsiaTheme="minorHAnsi"/>
        </w:rPr>
        <w:t xml:space="preserve"> Internet Connectivity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제공한다</w:t>
      </w:r>
      <w:r w:rsidRPr="001605E7">
        <w:rPr>
          <w:rFonts w:eastAsiaTheme="minorHAnsi"/>
        </w:rPr>
        <w:t xml:space="preserve">. </w:t>
      </w:r>
      <w:r w:rsidRPr="001605E7">
        <w:rPr>
          <w:rFonts w:eastAsiaTheme="minorHAnsi" w:hint="eastAsia"/>
        </w:rPr>
        <w:t>이</w:t>
      </w:r>
      <w:r w:rsidRPr="001605E7">
        <w:rPr>
          <w:rFonts w:eastAsiaTheme="minorHAnsi"/>
        </w:rPr>
        <w:t xml:space="preserve"> Chapter</w:t>
      </w:r>
      <w:r w:rsidRPr="001605E7">
        <w:rPr>
          <w:rFonts w:eastAsiaTheme="minorHAnsi" w:hint="eastAsia"/>
        </w:rPr>
        <w:t>에서는</w:t>
      </w:r>
      <w:r w:rsidRPr="001605E7">
        <w:rPr>
          <w:rFonts w:eastAsiaTheme="minorHAnsi"/>
        </w:rPr>
        <w:t xml:space="preserve"> W5100S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초기화와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각</w:t>
      </w:r>
      <w:r w:rsidRPr="001605E7">
        <w:rPr>
          <w:rFonts w:eastAsiaTheme="minorHAnsi"/>
        </w:rPr>
        <w:t xml:space="preserve"> </w:t>
      </w:r>
      <w:r w:rsidR="00155A42" w:rsidRPr="001605E7">
        <w:rPr>
          <w:rFonts w:eastAsiaTheme="minorHAnsi"/>
        </w:rPr>
        <w:t>Protoc</w:t>
      </w:r>
      <w:r w:rsidRPr="001605E7">
        <w:rPr>
          <w:rFonts w:eastAsiaTheme="minorHAnsi"/>
        </w:rPr>
        <w:t xml:space="preserve">ol(TCP, UDP, IPRAW, MACRAW) </w:t>
      </w:r>
      <w:r w:rsidR="004630C1" w:rsidRPr="001605E7">
        <w:rPr>
          <w:rFonts w:eastAsiaTheme="minorHAnsi" w:hint="eastAsia"/>
        </w:rPr>
        <w:t>및</w:t>
      </w:r>
      <w:r w:rsidR="004630C1" w:rsidRPr="001605E7">
        <w:rPr>
          <w:rFonts w:eastAsiaTheme="minorHAnsi"/>
        </w:rPr>
        <w:t xml:space="preserve"> </w:t>
      </w:r>
      <w:r w:rsidR="004630C1" w:rsidRPr="001605E7">
        <w:rPr>
          <w:rFonts w:eastAsiaTheme="minorHAnsi" w:hint="eastAsia"/>
        </w:rPr>
        <w:t>추가</w:t>
      </w:r>
      <w:r w:rsidR="004630C1" w:rsidRPr="001605E7">
        <w:rPr>
          <w:rFonts w:eastAsiaTheme="minorHAnsi"/>
        </w:rPr>
        <w:t xml:space="preserve"> </w:t>
      </w:r>
      <w:r w:rsidR="004630C1" w:rsidRPr="001605E7">
        <w:rPr>
          <w:rFonts w:eastAsiaTheme="minorHAnsi" w:hint="eastAsia"/>
        </w:rPr>
        <w:t>기능에</w:t>
      </w:r>
      <w:r w:rsidR="004630C1" w:rsidRPr="001605E7">
        <w:rPr>
          <w:rFonts w:eastAsiaTheme="minorHAnsi"/>
        </w:rPr>
        <w:t xml:space="preserve"> </w:t>
      </w:r>
      <w:r w:rsidR="004630C1" w:rsidRPr="001605E7">
        <w:rPr>
          <w:rFonts w:eastAsiaTheme="minorHAnsi" w:hint="eastAsia"/>
        </w:rPr>
        <w:t>따른</w:t>
      </w:r>
      <w:r w:rsidR="004630C1" w:rsidRPr="001605E7">
        <w:rPr>
          <w:rFonts w:eastAsiaTheme="minorHAnsi"/>
        </w:rPr>
        <w:t xml:space="preserve"> Data </w:t>
      </w:r>
      <w:r w:rsidR="004630C1" w:rsidRPr="001605E7">
        <w:rPr>
          <w:rFonts w:eastAsiaTheme="minorHAnsi" w:hint="eastAsia"/>
        </w:rPr>
        <w:t>통신방법에</w:t>
      </w:r>
      <w:r w:rsidR="004630C1" w:rsidRPr="001605E7">
        <w:rPr>
          <w:rFonts w:eastAsiaTheme="minorHAnsi"/>
        </w:rPr>
        <w:t xml:space="preserve"> </w:t>
      </w:r>
      <w:r w:rsidR="004630C1" w:rsidRPr="001605E7">
        <w:rPr>
          <w:rFonts w:eastAsiaTheme="minorHAnsi" w:hint="eastAsia"/>
        </w:rPr>
        <w:t>대하여</w:t>
      </w:r>
      <w:r w:rsidR="004630C1" w:rsidRPr="001605E7">
        <w:rPr>
          <w:rFonts w:eastAsiaTheme="minorHAnsi"/>
        </w:rPr>
        <w:t xml:space="preserve"> </w:t>
      </w:r>
      <w:r w:rsidR="004630C1" w:rsidRPr="001605E7">
        <w:rPr>
          <w:rFonts w:eastAsiaTheme="minorHAnsi" w:hint="eastAsia"/>
        </w:rPr>
        <w:t>각</w:t>
      </w:r>
      <w:r w:rsidR="004630C1" w:rsidRPr="001605E7">
        <w:rPr>
          <w:rFonts w:eastAsiaTheme="minorHAnsi"/>
        </w:rPr>
        <w:t xml:space="preserve"> </w:t>
      </w:r>
      <w:r w:rsidR="004630C1" w:rsidRPr="001605E7">
        <w:rPr>
          <w:rFonts w:eastAsiaTheme="minorHAnsi" w:hint="eastAsia"/>
        </w:rPr>
        <w:t>단계별로</w:t>
      </w:r>
      <w:r w:rsidR="004630C1" w:rsidRPr="001605E7">
        <w:rPr>
          <w:rFonts w:eastAsiaTheme="minorHAnsi"/>
        </w:rPr>
        <w:t xml:space="preserve"> Pseudo Code</w:t>
      </w:r>
      <w:r w:rsidR="004630C1" w:rsidRPr="001605E7">
        <w:rPr>
          <w:rFonts w:eastAsiaTheme="minorHAnsi" w:hint="eastAsia"/>
        </w:rPr>
        <w:t>를</w:t>
      </w:r>
      <w:r w:rsidR="004630C1" w:rsidRPr="001605E7">
        <w:rPr>
          <w:rFonts w:eastAsiaTheme="minorHAnsi"/>
        </w:rPr>
        <w:t xml:space="preserve"> </w:t>
      </w:r>
      <w:r w:rsidR="004630C1" w:rsidRPr="001605E7">
        <w:rPr>
          <w:rFonts w:eastAsiaTheme="minorHAnsi" w:hint="eastAsia"/>
        </w:rPr>
        <w:t>기반으로</w:t>
      </w:r>
      <w:r w:rsidR="004630C1" w:rsidRPr="001605E7">
        <w:rPr>
          <w:rFonts w:eastAsiaTheme="minorHAnsi"/>
        </w:rPr>
        <w:t xml:space="preserve"> </w:t>
      </w:r>
      <w:r w:rsidR="004630C1" w:rsidRPr="001605E7">
        <w:rPr>
          <w:rFonts w:eastAsiaTheme="minorHAnsi" w:hint="eastAsia"/>
        </w:rPr>
        <w:t>살펴본다</w:t>
      </w:r>
      <w:r w:rsidRPr="001605E7">
        <w:rPr>
          <w:rFonts w:eastAsiaTheme="minorHAnsi"/>
        </w:rPr>
        <w:t>.</w:t>
      </w:r>
    </w:p>
    <w:p w14:paraId="0CAF3A5E" w14:textId="77777777" w:rsidR="00BF6316" w:rsidRPr="001605E7" w:rsidRDefault="00BF6316" w:rsidP="00155A42">
      <w:pPr>
        <w:pStyle w:val="11"/>
        <w:rPr>
          <w:rFonts w:eastAsiaTheme="minorHAnsi"/>
        </w:rPr>
      </w:pPr>
    </w:p>
    <w:p w14:paraId="0CC9E882" w14:textId="0F42B1E4" w:rsidR="00BF6316" w:rsidRPr="00546234" w:rsidRDefault="00BF6316" w:rsidP="00BF5B95">
      <w:pPr>
        <w:pStyle w:val="21"/>
      </w:pPr>
      <w:r w:rsidRPr="00546234">
        <w:t>W5100S RESET</w:t>
      </w:r>
    </w:p>
    <w:p w14:paraId="38E97B0D" w14:textId="77777777" w:rsidR="00BF6316" w:rsidRPr="001605E7" w:rsidRDefault="00BF6316" w:rsidP="00155A42">
      <w:pPr>
        <w:pStyle w:val="11"/>
        <w:rPr>
          <w:rFonts w:eastAsiaTheme="minorHAnsi"/>
        </w:rPr>
      </w:pPr>
    </w:p>
    <w:p w14:paraId="08D14725" w14:textId="1C139FBF" w:rsidR="00BF6316" w:rsidRPr="001605E7" w:rsidRDefault="00BF6316" w:rsidP="00155A42">
      <w:pPr>
        <w:pStyle w:val="11"/>
        <w:rPr>
          <w:rFonts w:eastAsiaTheme="minorHAnsi"/>
          <w:color w:val="FF0000"/>
        </w:rPr>
      </w:pPr>
      <w:r w:rsidRPr="001605E7">
        <w:rPr>
          <w:rFonts w:eastAsiaTheme="minorHAnsi"/>
          <w:color w:val="FF0000"/>
        </w:rPr>
        <w:t xml:space="preserve">RESET </w:t>
      </w:r>
      <w:r w:rsidRPr="001605E7">
        <w:rPr>
          <w:rFonts w:eastAsiaTheme="minorHAnsi" w:hint="eastAsia"/>
          <w:color w:val="FF0000"/>
        </w:rPr>
        <w:t>타이밍에</w:t>
      </w:r>
      <w:r w:rsidRPr="001605E7">
        <w:rPr>
          <w:rFonts w:eastAsiaTheme="minorHAnsi"/>
          <w:color w:val="FF0000"/>
        </w:rPr>
        <w:t xml:space="preserve"> </w:t>
      </w:r>
      <w:r w:rsidRPr="001605E7">
        <w:rPr>
          <w:rFonts w:eastAsiaTheme="minorHAnsi" w:hint="eastAsia"/>
          <w:color w:val="FF0000"/>
        </w:rPr>
        <w:t>결정되는</w:t>
      </w:r>
      <w:r w:rsidRPr="001605E7">
        <w:rPr>
          <w:rFonts w:eastAsiaTheme="minorHAnsi"/>
          <w:color w:val="FF0000"/>
        </w:rPr>
        <w:t xml:space="preserve"> HOST Interface</w:t>
      </w:r>
    </w:p>
    <w:p w14:paraId="395EE704" w14:textId="77777777" w:rsidR="00BF6316" w:rsidRPr="001605E7" w:rsidRDefault="00BF6316" w:rsidP="00155A42">
      <w:pPr>
        <w:pStyle w:val="11"/>
        <w:rPr>
          <w:rFonts w:eastAsiaTheme="minorHAnsi"/>
        </w:rPr>
      </w:pPr>
    </w:p>
    <w:p w14:paraId="755B269B" w14:textId="527C3103" w:rsidR="00BF6316" w:rsidRPr="00546234" w:rsidRDefault="004630C1" w:rsidP="00BF5B95">
      <w:pPr>
        <w:pStyle w:val="21"/>
      </w:pPr>
      <w:bookmarkStart w:id="511" w:name="_Toc483830083"/>
      <w:r w:rsidRPr="00546234">
        <w:t>I</w:t>
      </w:r>
      <w:r w:rsidR="000200EC" w:rsidRPr="00546234">
        <w:t>nitialization</w:t>
      </w:r>
      <w:bookmarkEnd w:id="511"/>
    </w:p>
    <w:p w14:paraId="09771961" w14:textId="4791114D" w:rsidR="004630C1" w:rsidRPr="001605E7" w:rsidRDefault="004630C1" w:rsidP="00155A42">
      <w:pPr>
        <w:pStyle w:val="11"/>
        <w:rPr>
          <w:rFonts w:eastAsiaTheme="minorHAnsi"/>
          <w:strike/>
        </w:rPr>
      </w:pPr>
      <w:r w:rsidRPr="001605E7">
        <w:rPr>
          <w:rFonts w:eastAsiaTheme="minorHAnsi"/>
          <w:strike/>
        </w:rPr>
        <w:t>W5100S</w:t>
      </w:r>
      <w:r w:rsidRPr="001605E7">
        <w:rPr>
          <w:rFonts w:eastAsiaTheme="minorHAnsi" w:hint="eastAsia"/>
          <w:strike/>
        </w:rPr>
        <w:t>의</w:t>
      </w:r>
      <w:r w:rsidRPr="001605E7">
        <w:rPr>
          <w:rFonts w:eastAsiaTheme="minorHAnsi"/>
          <w:strike/>
        </w:rPr>
        <w:t xml:space="preserve"> </w:t>
      </w:r>
      <w:r w:rsidRPr="001605E7">
        <w:rPr>
          <w:rFonts w:eastAsiaTheme="minorHAnsi" w:hint="eastAsia"/>
          <w:strike/>
        </w:rPr>
        <w:t>초기화는</w:t>
      </w:r>
      <w:r w:rsidRPr="001605E7">
        <w:rPr>
          <w:rFonts w:eastAsiaTheme="minorHAnsi"/>
          <w:strike/>
        </w:rPr>
        <w:t xml:space="preserve"> Host Interface Setting -&gt; Network Setting -&gt; </w:t>
      </w:r>
      <w:r w:rsidR="00053E69" w:rsidRPr="001605E7">
        <w:rPr>
          <w:rFonts w:eastAsiaTheme="minorHAnsi"/>
          <w:strike/>
        </w:rPr>
        <w:t>SOCKET</w:t>
      </w:r>
      <w:r w:rsidRPr="001605E7">
        <w:rPr>
          <w:rFonts w:eastAsiaTheme="minorHAnsi"/>
          <w:strike/>
        </w:rPr>
        <w:t xml:space="preserve"> Memory Setting</w:t>
      </w:r>
      <w:r w:rsidR="00155A42" w:rsidRPr="001605E7">
        <w:rPr>
          <w:rFonts w:eastAsiaTheme="minorHAnsi"/>
          <w:strike/>
        </w:rPr>
        <w:t xml:space="preserve"> </w:t>
      </w:r>
      <w:r w:rsidRPr="001605E7">
        <w:rPr>
          <w:rFonts w:eastAsiaTheme="minorHAnsi" w:hint="eastAsia"/>
          <w:strike/>
        </w:rPr>
        <w:t>순으로</w:t>
      </w:r>
      <w:r w:rsidRPr="001605E7">
        <w:rPr>
          <w:rFonts w:eastAsiaTheme="minorHAnsi"/>
          <w:strike/>
        </w:rPr>
        <w:t xml:space="preserve"> </w:t>
      </w:r>
      <w:r w:rsidRPr="001605E7">
        <w:rPr>
          <w:rFonts w:eastAsiaTheme="minorHAnsi" w:hint="eastAsia"/>
          <w:strike/>
        </w:rPr>
        <w:t>이루어진다</w:t>
      </w:r>
      <w:r w:rsidRPr="001605E7">
        <w:rPr>
          <w:rFonts w:eastAsiaTheme="minorHAnsi"/>
          <w:strike/>
        </w:rPr>
        <w:t>.</w:t>
      </w:r>
    </w:p>
    <w:p w14:paraId="68E6DE86" w14:textId="579B500D" w:rsidR="00BF6316" w:rsidRPr="001605E7" w:rsidRDefault="00BF6316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W5100S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초기화는</w:t>
      </w:r>
      <w:r w:rsidRPr="001605E7">
        <w:rPr>
          <w:rFonts w:eastAsiaTheme="minorHAnsi"/>
        </w:rPr>
        <w:t xml:space="preserve"> Network Setting, SOCKET n TX/RX Buffer Size Setting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설정한다</w:t>
      </w:r>
      <w:r w:rsidRPr="001605E7">
        <w:rPr>
          <w:rFonts w:eastAsiaTheme="minorHAnsi"/>
        </w:rPr>
        <w:t xml:space="preserve">. </w:t>
      </w:r>
    </w:p>
    <w:p w14:paraId="7A31616D" w14:textId="77777777" w:rsidR="00E519CE" w:rsidRPr="001605E7" w:rsidRDefault="00E519CE" w:rsidP="00155A42">
      <w:pPr>
        <w:pStyle w:val="11"/>
        <w:rPr>
          <w:rFonts w:eastAsiaTheme="minorHAnsi"/>
        </w:rPr>
      </w:pPr>
    </w:p>
    <w:p w14:paraId="391550BE" w14:textId="65FA7AE5" w:rsidR="000200EC" w:rsidRPr="001605E7" w:rsidRDefault="0062734A" w:rsidP="00E54C87">
      <w:pPr>
        <w:pStyle w:val="31"/>
      </w:pPr>
      <w:bookmarkStart w:id="512" w:name="_Toc483830084"/>
      <w:r w:rsidRPr="001605E7">
        <w:t>Basic</w:t>
      </w:r>
      <w:r w:rsidR="000200EC" w:rsidRPr="001605E7">
        <w:t xml:space="preserve"> Setting</w:t>
      </w:r>
      <w:bookmarkEnd w:id="512"/>
    </w:p>
    <w:p w14:paraId="01C74CD6" w14:textId="77777777" w:rsidR="000200EC" w:rsidRPr="001605E7" w:rsidRDefault="0062734A" w:rsidP="00155A42">
      <w:pPr>
        <w:pStyle w:val="11"/>
        <w:rPr>
          <w:rFonts w:eastAsiaTheme="minorHAnsi"/>
          <w:color w:val="D9D9D9" w:themeColor="background1" w:themeShade="D9"/>
        </w:rPr>
      </w:pPr>
      <w:r w:rsidRPr="001605E7">
        <w:rPr>
          <w:rFonts w:eastAsiaTheme="minorHAnsi"/>
          <w:color w:val="D9D9D9" w:themeColor="background1" w:themeShade="D9"/>
        </w:rPr>
        <w:t>W5100S</w:t>
      </w:r>
      <w:r w:rsidRPr="001605E7">
        <w:rPr>
          <w:rFonts w:eastAsiaTheme="minorHAnsi" w:hint="eastAsia"/>
          <w:color w:val="D9D9D9" w:themeColor="background1" w:themeShade="D9"/>
        </w:rPr>
        <w:t>의</w:t>
      </w:r>
      <w:r w:rsidRPr="001605E7">
        <w:rPr>
          <w:rFonts w:eastAsiaTheme="minorHAnsi"/>
          <w:color w:val="D9D9D9" w:themeColor="background1" w:themeShade="D9"/>
        </w:rPr>
        <w:t xml:space="preserve"> </w:t>
      </w:r>
      <w:r w:rsidRPr="001605E7">
        <w:rPr>
          <w:rFonts w:eastAsiaTheme="minorHAnsi" w:hint="eastAsia"/>
          <w:color w:val="D9D9D9" w:themeColor="background1" w:themeShade="D9"/>
        </w:rPr>
        <w:t>동작을</w:t>
      </w:r>
      <w:r w:rsidRPr="001605E7">
        <w:rPr>
          <w:rFonts w:eastAsiaTheme="minorHAnsi"/>
          <w:color w:val="D9D9D9" w:themeColor="background1" w:themeShade="D9"/>
        </w:rPr>
        <w:t xml:space="preserve"> </w:t>
      </w:r>
      <w:r w:rsidRPr="001605E7">
        <w:rPr>
          <w:rFonts w:eastAsiaTheme="minorHAnsi" w:hint="eastAsia"/>
          <w:color w:val="D9D9D9" w:themeColor="background1" w:themeShade="D9"/>
        </w:rPr>
        <w:t>위하여</w:t>
      </w:r>
      <w:r w:rsidRPr="001605E7">
        <w:rPr>
          <w:rFonts w:eastAsiaTheme="minorHAnsi"/>
          <w:color w:val="D9D9D9" w:themeColor="background1" w:themeShade="D9"/>
        </w:rPr>
        <w:t xml:space="preserve"> </w:t>
      </w:r>
      <w:r w:rsidRPr="001605E7">
        <w:rPr>
          <w:rFonts w:eastAsiaTheme="minorHAnsi" w:hint="eastAsia"/>
          <w:color w:val="D9D9D9" w:themeColor="background1" w:themeShade="D9"/>
        </w:rPr>
        <w:t>아래의</w:t>
      </w:r>
      <w:r w:rsidRPr="001605E7">
        <w:rPr>
          <w:rFonts w:eastAsiaTheme="minorHAnsi"/>
          <w:color w:val="D9D9D9" w:themeColor="background1" w:themeShade="D9"/>
        </w:rPr>
        <w:t xml:space="preserve"> Register</w:t>
      </w:r>
      <w:r w:rsidRPr="001605E7">
        <w:rPr>
          <w:rFonts w:eastAsiaTheme="minorHAnsi" w:hint="eastAsia"/>
          <w:color w:val="D9D9D9" w:themeColor="background1" w:themeShade="D9"/>
        </w:rPr>
        <w:t>들을</w:t>
      </w:r>
      <w:r w:rsidRPr="001605E7">
        <w:rPr>
          <w:rFonts w:eastAsiaTheme="minorHAnsi"/>
          <w:color w:val="D9D9D9" w:themeColor="background1" w:themeShade="D9"/>
        </w:rPr>
        <w:t xml:space="preserve"> </w:t>
      </w:r>
      <w:r w:rsidRPr="001605E7">
        <w:rPr>
          <w:rFonts w:eastAsiaTheme="minorHAnsi" w:hint="eastAsia"/>
          <w:color w:val="D9D9D9" w:themeColor="background1" w:themeShade="D9"/>
        </w:rPr>
        <w:t>사용자의</w:t>
      </w:r>
      <w:r w:rsidRPr="001605E7">
        <w:rPr>
          <w:rFonts w:eastAsiaTheme="minorHAnsi"/>
          <w:color w:val="D9D9D9" w:themeColor="background1" w:themeShade="D9"/>
        </w:rPr>
        <w:t xml:space="preserve"> Application</w:t>
      </w:r>
      <w:r w:rsidRPr="001605E7">
        <w:rPr>
          <w:rFonts w:eastAsiaTheme="minorHAnsi" w:hint="eastAsia"/>
          <w:color w:val="D9D9D9" w:themeColor="background1" w:themeShade="D9"/>
        </w:rPr>
        <w:t>에</w:t>
      </w:r>
      <w:r w:rsidRPr="001605E7">
        <w:rPr>
          <w:rFonts w:eastAsiaTheme="minorHAnsi"/>
          <w:color w:val="D9D9D9" w:themeColor="background1" w:themeShade="D9"/>
        </w:rPr>
        <w:t xml:space="preserve"> </w:t>
      </w:r>
      <w:r w:rsidRPr="001605E7">
        <w:rPr>
          <w:rFonts w:eastAsiaTheme="minorHAnsi" w:hint="eastAsia"/>
          <w:color w:val="D9D9D9" w:themeColor="background1" w:themeShade="D9"/>
        </w:rPr>
        <w:t>맞게</w:t>
      </w:r>
      <w:r w:rsidRPr="001605E7">
        <w:rPr>
          <w:rFonts w:eastAsiaTheme="minorHAnsi"/>
          <w:color w:val="D9D9D9" w:themeColor="background1" w:themeShade="D9"/>
        </w:rPr>
        <w:t xml:space="preserve"> </w:t>
      </w:r>
      <w:r w:rsidRPr="001605E7">
        <w:rPr>
          <w:rFonts w:eastAsiaTheme="minorHAnsi" w:hint="eastAsia"/>
          <w:color w:val="D9D9D9" w:themeColor="background1" w:themeShade="D9"/>
        </w:rPr>
        <w:t>설정한다</w:t>
      </w:r>
      <w:r w:rsidRPr="001605E7">
        <w:rPr>
          <w:rFonts w:eastAsiaTheme="minorHAnsi"/>
          <w:color w:val="D9D9D9" w:themeColor="background1" w:themeShade="D9"/>
        </w:rPr>
        <w:t>.</w:t>
      </w:r>
    </w:p>
    <w:p w14:paraId="55DB6FFA" w14:textId="77777777" w:rsidR="0062734A" w:rsidRPr="001605E7" w:rsidRDefault="0062734A" w:rsidP="00155A42">
      <w:pPr>
        <w:pStyle w:val="11"/>
        <w:numPr>
          <w:ilvl w:val="0"/>
          <w:numId w:val="17"/>
        </w:numPr>
        <w:rPr>
          <w:rFonts w:eastAsiaTheme="minorHAnsi"/>
          <w:color w:val="D9D9D9" w:themeColor="background1" w:themeShade="D9"/>
        </w:rPr>
      </w:pPr>
      <w:r w:rsidRPr="001605E7">
        <w:rPr>
          <w:rFonts w:eastAsiaTheme="minorHAnsi"/>
          <w:color w:val="D9D9D9" w:themeColor="background1" w:themeShade="D9"/>
        </w:rPr>
        <w:t>Mode Register (MR)</w:t>
      </w:r>
    </w:p>
    <w:p w14:paraId="5E63B98A" w14:textId="77777777" w:rsidR="0062734A" w:rsidRPr="001605E7" w:rsidRDefault="0062734A" w:rsidP="00155A42">
      <w:pPr>
        <w:pStyle w:val="11"/>
        <w:numPr>
          <w:ilvl w:val="0"/>
          <w:numId w:val="17"/>
        </w:numPr>
        <w:rPr>
          <w:rFonts w:eastAsiaTheme="minorHAnsi"/>
          <w:color w:val="D9D9D9" w:themeColor="background1" w:themeShade="D9"/>
        </w:rPr>
      </w:pPr>
      <w:r w:rsidRPr="001605E7">
        <w:rPr>
          <w:rFonts w:eastAsiaTheme="minorHAnsi"/>
          <w:color w:val="D9D9D9" w:themeColor="background1" w:themeShade="D9"/>
        </w:rPr>
        <w:t>Interrupt Mask Register (IMR)</w:t>
      </w:r>
    </w:p>
    <w:p w14:paraId="32D1CD4F" w14:textId="77777777" w:rsidR="0062734A" w:rsidRPr="001605E7" w:rsidRDefault="0062734A" w:rsidP="00155A42">
      <w:pPr>
        <w:pStyle w:val="11"/>
        <w:numPr>
          <w:ilvl w:val="0"/>
          <w:numId w:val="17"/>
        </w:numPr>
        <w:rPr>
          <w:rFonts w:eastAsiaTheme="minorHAnsi"/>
          <w:color w:val="D9D9D9" w:themeColor="background1" w:themeShade="D9"/>
        </w:rPr>
      </w:pPr>
      <w:r w:rsidRPr="001605E7">
        <w:rPr>
          <w:rFonts w:eastAsiaTheme="minorHAnsi"/>
          <w:color w:val="D9D9D9" w:themeColor="background1" w:themeShade="D9"/>
        </w:rPr>
        <w:t>Retry Time- value Register (RTR)</w:t>
      </w:r>
    </w:p>
    <w:p w14:paraId="35BE11F0" w14:textId="77777777" w:rsidR="0062734A" w:rsidRPr="001605E7" w:rsidRDefault="0062734A" w:rsidP="00155A42">
      <w:pPr>
        <w:pStyle w:val="11"/>
        <w:numPr>
          <w:ilvl w:val="0"/>
          <w:numId w:val="17"/>
        </w:numPr>
        <w:rPr>
          <w:rFonts w:eastAsiaTheme="minorHAnsi"/>
          <w:color w:val="D9D9D9" w:themeColor="background1" w:themeShade="D9"/>
        </w:rPr>
      </w:pPr>
      <w:r w:rsidRPr="001605E7">
        <w:rPr>
          <w:rFonts w:eastAsiaTheme="minorHAnsi"/>
          <w:color w:val="D9D9D9" w:themeColor="background1" w:themeShade="D9"/>
        </w:rPr>
        <w:t>Retry Count Register (RCR)</w:t>
      </w:r>
    </w:p>
    <w:p w14:paraId="57C2ED8B" w14:textId="5ECAEC06" w:rsidR="0062734A" w:rsidRPr="001605E7" w:rsidRDefault="0062734A" w:rsidP="00155A42">
      <w:pPr>
        <w:pStyle w:val="11"/>
        <w:rPr>
          <w:rFonts w:eastAsiaTheme="minorHAnsi"/>
          <w:color w:val="D9D9D9" w:themeColor="background1" w:themeShade="D9"/>
        </w:rPr>
      </w:pPr>
      <w:r w:rsidRPr="001605E7">
        <w:rPr>
          <w:rFonts w:eastAsiaTheme="minorHAnsi" w:hint="eastAsia"/>
          <w:color w:val="D9D9D9" w:themeColor="background1" w:themeShade="D9"/>
        </w:rPr>
        <w:t>위</w:t>
      </w:r>
      <w:r w:rsidRPr="001605E7">
        <w:rPr>
          <w:rFonts w:eastAsiaTheme="minorHAnsi"/>
          <w:color w:val="D9D9D9" w:themeColor="background1" w:themeShade="D9"/>
        </w:rPr>
        <w:t xml:space="preserve"> Register</w:t>
      </w:r>
      <w:r w:rsidRPr="001605E7">
        <w:rPr>
          <w:rFonts w:eastAsiaTheme="minorHAnsi" w:hint="eastAsia"/>
          <w:color w:val="D9D9D9" w:themeColor="background1" w:themeShade="D9"/>
        </w:rPr>
        <w:t>들의</w:t>
      </w:r>
      <w:r w:rsidRPr="001605E7">
        <w:rPr>
          <w:rFonts w:eastAsiaTheme="minorHAnsi"/>
          <w:color w:val="D9D9D9" w:themeColor="background1" w:themeShade="D9"/>
        </w:rPr>
        <w:t xml:space="preserve"> </w:t>
      </w:r>
      <w:r w:rsidRPr="001605E7">
        <w:rPr>
          <w:rFonts w:eastAsiaTheme="minorHAnsi" w:hint="eastAsia"/>
          <w:color w:val="D9D9D9" w:themeColor="background1" w:themeShade="D9"/>
        </w:rPr>
        <w:t>자세한</w:t>
      </w:r>
      <w:r w:rsidRPr="001605E7">
        <w:rPr>
          <w:rFonts w:eastAsiaTheme="minorHAnsi"/>
          <w:color w:val="D9D9D9" w:themeColor="background1" w:themeShade="D9"/>
        </w:rPr>
        <w:t xml:space="preserve"> </w:t>
      </w:r>
      <w:r w:rsidRPr="001605E7">
        <w:rPr>
          <w:rFonts w:eastAsiaTheme="minorHAnsi" w:hint="eastAsia"/>
          <w:color w:val="D9D9D9" w:themeColor="background1" w:themeShade="D9"/>
        </w:rPr>
        <w:t>내용은</w:t>
      </w:r>
      <w:r w:rsidRPr="001605E7">
        <w:rPr>
          <w:rFonts w:eastAsiaTheme="minorHAnsi"/>
          <w:color w:val="D9D9D9" w:themeColor="background1" w:themeShade="D9"/>
        </w:rPr>
        <w:t xml:space="preserve"> Register Description</w:t>
      </w:r>
      <w:r w:rsidRPr="001605E7">
        <w:rPr>
          <w:rFonts w:eastAsiaTheme="minorHAnsi" w:hint="eastAsia"/>
          <w:color w:val="D9D9D9" w:themeColor="background1" w:themeShade="D9"/>
        </w:rPr>
        <w:t>을</w:t>
      </w:r>
      <w:r w:rsidRPr="001605E7">
        <w:rPr>
          <w:rFonts w:eastAsiaTheme="minorHAnsi"/>
          <w:color w:val="D9D9D9" w:themeColor="background1" w:themeShade="D9"/>
        </w:rPr>
        <w:t xml:space="preserve"> </w:t>
      </w:r>
      <w:r w:rsidR="00155A42" w:rsidRPr="001605E7">
        <w:rPr>
          <w:rFonts w:eastAsiaTheme="minorHAnsi" w:hint="eastAsia"/>
          <w:color w:val="D9D9D9" w:themeColor="background1" w:themeShade="D9"/>
        </w:rPr>
        <w:t>통해</w:t>
      </w:r>
      <w:r w:rsidR="00155A42" w:rsidRPr="001605E7">
        <w:rPr>
          <w:rFonts w:eastAsiaTheme="minorHAnsi"/>
          <w:color w:val="D9D9D9" w:themeColor="background1" w:themeShade="D9"/>
        </w:rPr>
        <w:t xml:space="preserve"> </w:t>
      </w:r>
      <w:r w:rsidR="00155A42" w:rsidRPr="001605E7">
        <w:rPr>
          <w:rFonts w:eastAsiaTheme="minorHAnsi" w:hint="eastAsia"/>
          <w:color w:val="D9D9D9" w:themeColor="background1" w:themeShade="D9"/>
        </w:rPr>
        <w:t>알</w:t>
      </w:r>
      <w:r w:rsidR="00155A42" w:rsidRPr="001605E7">
        <w:rPr>
          <w:rFonts w:eastAsiaTheme="minorHAnsi"/>
          <w:color w:val="D9D9D9" w:themeColor="background1" w:themeShade="D9"/>
        </w:rPr>
        <w:t xml:space="preserve"> </w:t>
      </w:r>
      <w:r w:rsidR="00155A42" w:rsidRPr="001605E7">
        <w:rPr>
          <w:rFonts w:eastAsiaTheme="minorHAnsi" w:hint="eastAsia"/>
          <w:color w:val="D9D9D9" w:themeColor="background1" w:themeShade="D9"/>
        </w:rPr>
        <w:t>수</w:t>
      </w:r>
      <w:r w:rsidR="00155A42" w:rsidRPr="001605E7">
        <w:rPr>
          <w:rFonts w:eastAsiaTheme="minorHAnsi"/>
          <w:color w:val="D9D9D9" w:themeColor="background1" w:themeShade="D9"/>
        </w:rPr>
        <w:t xml:space="preserve"> </w:t>
      </w:r>
      <w:r w:rsidR="00155A42" w:rsidRPr="001605E7">
        <w:rPr>
          <w:rFonts w:eastAsiaTheme="minorHAnsi" w:hint="eastAsia"/>
          <w:color w:val="D9D9D9" w:themeColor="background1" w:themeShade="D9"/>
        </w:rPr>
        <w:t>있다</w:t>
      </w:r>
      <w:r w:rsidR="00155A42" w:rsidRPr="001605E7">
        <w:rPr>
          <w:rFonts w:eastAsiaTheme="minorHAnsi"/>
          <w:color w:val="D9D9D9" w:themeColor="background1" w:themeShade="D9"/>
        </w:rPr>
        <w:t>.</w:t>
      </w:r>
    </w:p>
    <w:p w14:paraId="6C1FC0AA" w14:textId="77777777" w:rsidR="005745BA" w:rsidRPr="001605E7" w:rsidRDefault="005745BA" w:rsidP="00155A42">
      <w:pPr>
        <w:pStyle w:val="11"/>
        <w:rPr>
          <w:rFonts w:eastAsiaTheme="minorHAnsi"/>
        </w:rPr>
      </w:pPr>
    </w:p>
    <w:p w14:paraId="192F2B6D" w14:textId="13A4F483" w:rsidR="000200EC" w:rsidRPr="008C14F1" w:rsidRDefault="000200EC" w:rsidP="00E54C87">
      <w:pPr>
        <w:pStyle w:val="31"/>
      </w:pPr>
      <w:bookmarkStart w:id="513" w:name="_Toc483830085"/>
      <w:r w:rsidRPr="008C14F1">
        <w:t xml:space="preserve">Network </w:t>
      </w:r>
      <w:r w:rsidR="0062734A" w:rsidRPr="008C14F1">
        <w:t xml:space="preserve">Information </w:t>
      </w:r>
      <w:r w:rsidRPr="008C14F1">
        <w:t>Setting</w:t>
      </w:r>
      <w:bookmarkEnd w:id="513"/>
    </w:p>
    <w:p w14:paraId="41A1BD34" w14:textId="002B7A38" w:rsidR="000200EC" w:rsidRPr="001605E7" w:rsidRDefault="00C07AFD" w:rsidP="00155A42">
      <w:pPr>
        <w:pStyle w:val="11"/>
        <w:rPr>
          <w:rFonts w:eastAsiaTheme="minorHAnsi"/>
        </w:rPr>
      </w:pPr>
      <w:r>
        <w:rPr>
          <w:rFonts w:eastAsiaTheme="minorHAnsi"/>
        </w:rPr>
        <w:t>W</w:t>
      </w:r>
      <w:r>
        <w:rPr>
          <w:rFonts w:eastAsiaTheme="minorHAnsi" w:hint="eastAsia"/>
        </w:rPr>
        <w:t>5100S</w:t>
      </w:r>
      <w:r w:rsidR="0062734A" w:rsidRPr="001605E7">
        <w:rPr>
          <w:rFonts w:eastAsiaTheme="minorHAnsi"/>
        </w:rPr>
        <w:t xml:space="preserve"> Network Information </w:t>
      </w:r>
      <w:r w:rsidR="0062734A" w:rsidRPr="001605E7">
        <w:rPr>
          <w:rFonts w:eastAsiaTheme="minorHAnsi" w:hint="eastAsia"/>
        </w:rPr>
        <w:t>설정</w:t>
      </w:r>
    </w:p>
    <w:p w14:paraId="697C279F" w14:textId="77777777" w:rsidR="005745BA" w:rsidRPr="001605E7" w:rsidRDefault="005745BA" w:rsidP="00155A42">
      <w:pPr>
        <w:pStyle w:val="11"/>
        <w:rPr>
          <w:rFonts w:eastAsiaTheme="minorHAns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/>
        <w:tblLook w:val="04A0" w:firstRow="1" w:lastRow="0" w:firstColumn="1" w:lastColumn="0" w:noHBand="0" w:noVBand="1"/>
      </w:tblPr>
      <w:tblGrid>
        <w:gridCol w:w="8495"/>
      </w:tblGrid>
      <w:tr w:rsidR="005745BA" w:rsidRPr="00546234" w14:paraId="0E0BB477" w14:textId="77777777" w:rsidTr="005745BA">
        <w:tc>
          <w:tcPr>
            <w:tcW w:w="8702" w:type="dxa"/>
            <w:shd w:val="clear" w:color="auto" w:fill="F2F2F2"/>
          </w:tcPr>
          <w:p w14:paraId="5B08E1BE" w14:textId="77777777" w:rsidR="005745BA" w:rsidRPr="00E01E81" w:rsidRDefault="005745BA" w:rsidP="005745BA">
            <w:pPr>
              <w:rPr>
                <w:rFonts w:ascii="Trebuchet MS" w:eastAsiaTheme="minorHAnsi" w:hAnsi="Trebuchet MS"/>
              </w:rPr>
            </w:pPr>
            <w:r w:rsidRPr="00E01E81">
              <w:rPr>
                <w:rFonts w:ascii="Trebuchet MS" w:eastAsiaTheme="minorHAnsi" w:hAnsi="Trebuchet MS"/>
              </w:rPr>
              <w:t>NETWORK SETTING:</w:t>
            </w:r>
          </w:p>
          <w:p w14:paraId="7EC90DD6" w14:textId="77777777" w:rsidR="005745BA" w:rsidRDefault="005745BA" w:rsidP="005745BA">
            <w:pPr>
              <w:rPr>
                <w:rFonts w:ascii="Trebuchet MS" w:eastAsiaTheme="minorHAnsi" w:hAnsi="Trebuchet MS"/>
              </w:rPr>
            </w:pPr>
            <w:r w:rsidRPr="00E01E81">
              <w:rPr>
                <w:rFonts w:ascii="Trebuchet MS" w:eastAsiaTheme="minorHAnsi" w:hAnsi="Trebuchet MS"/>
              </w:rPr>
              <w:t>{</w:t>
            </w:r>
          </w:p>
          <w:p w14:paraId="7901BD00" w14:textId="42DF58F9" w:rsidR="00C07AFD" w:rsidRPr="00C07AFD" w:rsidRDefault="00C07AFD" w:rsidP="005745BA">
            <w:pPr>
              <w:rPr>
                <w:rFonts w:ascii="Trebuchet MS" w:eastAsiaTheme="minorHAnsi" w:hAnsi="Trebuchet MS"/>
                <w:color w:val="0000FF"/>
              </w:rPr>
            </w:pPr>
            <w:r>
              <w:rPr>
                <w:rFonts w:ascii="Trebuchet MS" w:eastAsiaTheme="minorHAnsi" w:hAnsi="Trebuchet MS"/>
              </w:rPr>
              <w:t xml:space="preserve">    </w:t>
            </w:r>
            <w:r w:rsidRPr="00C07AFD">
              <w:rPr>
                <w:rFonts w:ascii="Trebuchet MS" w:eastAsiaTheme="minorHAnsi" w:hAnsi="Trebuchet MS"/>
                <w:color w:val="0000FF"/>
              </w:rPr>
              <w:t>/* W5100S MAC address, 11:22:33:AA:BB:CC */</w:t>
            </w:r>
          </w:p>
          <w:p w14:paraId="0224C674" w14:textId="6DBD66D0" w:rsidR="005745BA" w:rsidRDefault="005745BA" w:rsidP="005745BA">
            <w:pPr>
              <w:rPr>
                <w:rFonts w:ascii="Trebuchet MS" w:eastAsiaTheme="minorHAnsi" w:hAnsi="Trebuchet MS"/>
              </w:rPr>
            </w:pPr>
            <w:r w:rsidRPr="00E01E81">
              <w:rPr>
                <w:rFonts w:ascii="Trebuchet MS" w:eastAsiaTheme="minorHAnsi" w:hAnsi="Trebuchet MS"/>
              </w:rPr>
              <w:t xml:space="preserve">    SHAR</w:t>
            </w:r>
            <w:r w:rsidR="00C07AFD">
              <w:rPr>
                <w:rFonts w:ascii="Trebuchet MS" w:eastAsiaTheme="minorHAnsi" w:hAnsi="Trebuchet MS"/>
              </w:rPr>
              <w:t>0,1,2</w:t>
            </w:r>
            <w:r w:rsidRPr="00E01E81">
              <w:rPr>
                <w:rFonts w:ascii="Trebuchet MS" w:eastAsiaTheme="minorHAnsi" w:hAnsi="Trebuchet MS"/>
              </w:rPr>
              <w:t xml:space="preserve"> = </w:t>
            </w:r>
            <w:r w:rsidR="00C07AFD">
              <w:rPr>
                <w:rFonts w:ascii="Trebuchet MS" w:eastAsiaTheme="minorHAnsi" w:hAnsi="Trebuchet MS"/>
              </w:rPr>
              <w:t>0x11, 0x22, 0x33</w:t>
            </w:r>
            <w:r w:rsidRPr="00E01E81">
              <w:rPr>
                <w:rFonts w:ascii="Trebuchet MS" w:eastAsiaTheme="minorHAnsi" w:hAnsi="Trebuchet MS"/>
              </w:rPr>
              <w:t>;</w:t>
            </w:r>
          </w:p>
          <w:p w14:paraId="47C344B3" w14:textId="2CF17BB1" w:rsidR="00C07AFD" w:rsidRPr="00E01E81" w:rsidRDefault="00C07AFD" w:rsidP="00C07AFD">
            <w:pPr>
              <w:ind w:firstLineChars="200" w:firstLine="400"/>
              <w:rPr>
                <w:rFonts w:ascii="Trebuchet MS" w:eastAsiaTheme="minorHAnsi" w:hAnsi="Trebuchet MS"/>
              </w:rPr>
            </w:pPr>
            <w:r w:rsidRPr="00E01E81">
              <w:rPr>
                <w:rFonts w:ascii="Trebuchet MS" w:eastAsiaTheme="minorHAnsi" w:hAnsi="Trebuchet MS"/>
              </w:rPr>
              <w:t>SHAR</w:t>
            </w:r>
            <w:r>
              <w:rPr>
                <w:rFonts w:ascii="Trebuchet MS" w:eastAsiaTheme="minorHAnsi" w:hAnsi="Trebuchet MS"/>
              </w:rPr>
              <w:t>3,4,5</w:t>
            </w:r>
            <w:r w:rsidRPr="00E01E81">
              <w:rPr>
                <w:rFonts w:ascii="Trebuchet MS" w:eastAsiaTheme="minorHAnsi" w:hAnsi="Trebuchet MS"/>
              </w:rPr>
              <w:t xml:space="preserve"> = </w:t>
            </w:r>
            <w:r>
              <w:rPr>
                <w:rFonts w:ascii="Trebuchet MS" w:eastAsiaTheme="minorHAnsi" w:hAnsi="Trebuchet MS"/>
              </w:rPr>
              <w:t>0xAA, 0xBB, 0xCC</w:t>
            </w:r>
            <w:r w:rsidRPr="00E01E81">
              <w:rPr>
                <w:rFonts w:ascii="Trebuchet MS" w:eastAsiaTheme="minorHAnsi" w:hAnsi="Trebuchet MS"/>
              </w:rPr>
              <w:t>;</w:t>
            </w:r>
          </w:p>
          <w:p w14:paraId="52A61011" w14:textId="77777777" w:rsidR="00C07AFD" w:rsidRPr="00C07AFD" w:rsidRDefault="00C07AFD" w:rsidP="005745BA">
            <w:pPr>
              <w:rPr>
                <w:rFonts w:ascii="Trebuchet MS" w:eastAsiaTheme="minorHAnsi" w:hAnsi="Trebuchet MS"/>
              </w:rPr>
            </w:pPr>
          </w:p>
          <w:p w14:paraId="4BE34E09" w14:textId="1678C123" w:rsidR="00C07AFD" w:rsidRPr="00E01E81" w:rsidRDefault="00C07AFD" w:rsidP="005745BA">
            <w:pPr>
              <w:rPr>
                <w:rFonts w:ascii="Trebuchet MS" w:eastAsiaTheme="minorHAnsi" w:hAnsi="Trebuchet MS"/>
              </w:rPr>
            </w:pPr>
            <w:r>
              <w:rPr>
                <w:rFonts w:ascii="Trebuchet MS" w:eastAsiaTheme="minorHAnsi" w:hAnsi="Trebuchet MS" w:hint="eastAsia"/>
              </w:rPr>
              <w:t xml:space="preserve">    </w:t>
            </w:r>
            <w:r w:rsidRPr="00C07AFD">
              <w:rPr>
                <w:rFonts w:ascii="Trebuchet MS" w:eastAsiaTheme="minorHAnsi" w:hAnsi="Trebuchet MS" w:hint="eastAsia"/>
                <w:color w:val="0000FF"/>
              </w:rPr>
              <w:t>/</w:t>
            </w:r>
            <w:r w:rsidRPr="00C07AFD">
              <w:rPr>
                <w:rFonts w:ascii="Trebuchet MS" w:eastAsiaTheme="minorHAnsi" w:hAnsi="Trebuchet MS"/>
                <w:color w:val="0000FF"/>
              </w:rPr>
              <w:t>* W5100S Gateway IP address, 192.168.0.1 *</w:t>
            </w:r>
            <w:r w:rsidRPr="00C07AFD">
              <w:rPr>
                <w:rFonts w:ascii="Trebuchet MS" w:eastAsiaTheme="minorHAnsi" w:hAnsi="Trebuchet MS" w:hint="eastAsia"/>
                <w:color w:val="0000FF"/>
              </w:rPr>
              <w:t>/</w:t>
            </w:r>
          </w:p>
          <w:p w14:paraId="57DDFF6B" w14:textId="2139E3DA" w:rsidR="005745BA" w:rsidRDefault="005745BA" w:rsidP="005745BA">
            <w:pPr>
              <w:rPr>
                <w:rFonts w:ascii="Trebuchet MS" w:eastAsiaTheme="minorHAnsi" w:hAnsi="Trebuchet MS"/>
              </w:rPr>
            </w:pPr>
            <w:r w:rsidRPr="00E01E81">
              <w:rPr>
                <w:rFonts w:ascii="Trebuchet MS" w:eastAsiaTheme="minorHAnsi" w:hAnsi="Trebuchet MS"/>
              </w:rPr>
              <w:t xml:space="preserve">    GAR</w:t>
            </w:r>
            <w:r w:rsidR="00C07AFD">
              <w:rPr>
                <w:rFonts w:ascii="Trebuchet MS" w:eastAsiaTheme="minorHAnsi" w:hAnsi="Trebuchet MS"/>
              </w:rPr>
              <w:t>0,1</w:t>
            </w:r>
            <w:r w:rsidRPr="00E01E81">
              <w:rPr>
                <w:rFonts w:ascii="Trebuchet MS" w:eastAsiaTheme="minorHAnsi" w:hAnsi="Trebuchet MS"/>
              </w:rPr>
              <w:t xml:space="preserve"> = </w:t>
            </w:r>
            <w:r w:rsidR="00C07AFD">
              <w:rPr>
                <w:rFonts w:ascii="Trebuchet MS" w:eastAsiaTheme="minorHAnsi" w:hAnsi="Trebuchet MS"/>
              </w:rPr>
              <w:t>0xC0, 0xA8</w:t>
            </w:r>
            <w:r w:rsidRPr="00E01E81">
              <w:rPr>
                <w:rFonts w:ascii="Trebuchet MS" w:eastAsiaTheme="minorHAnsi" w:hAnsi="Trebuchet MS"/>
              </w:rPr>
              <w:t>;</w:t>
            </w:r>
          </w:p>
          <w:p w14:paraId="58B17DF5" w14:textId="49865E60" w:rsidR="00C07AFD" w:rsidRDefault="00C07AFD" w:rsidP="00C07AFD">
            <w:pPr>
              <w:ind w:firstLineChars="200" w:firstLine="400"/>
              <w:rPr>
                <w:rFonts w:ascii="Trebuchet MS" w:eastAsiaTheme="minorHAnsi" w:hAnsi="Trebuchet MS"/>
              </w:rPr>
            </w:pPr>
            <w:r w:rsidRPr="00E01E81">
              <w:rPr>
                <w:rFonts w:ascii="Trebuchet MS" w:eastAsiaTheme="minorHAnsi" w:hAnsi="Trebuchet MS"/>
              </w:rPr>
              <w:t>GAR</w:t>
            </w:r>
            <w:r>
              <w:rPr>
                <w:rFonts w:ascii="Trebuchet MS" w:eastAsiaTheme="minorHAnsi" w:hAnsi="Trebuchet MS"/>
              </w:rPr>
              <w:t>2,3</w:t>
            </w:r>
            <w:r w:rsidRPr="00E01E81">
              <w:rPr>
                <w:rFonts w:ascii="Trebuchet MS" w:eastAsiaTheme="minorHAnsi" w:hAnsi="Trebuchet MS"/>
              </w:rPr>
              <w:t xml:space="preserve"> = </w:t>
            </w:r>
            <w:r>
              <w:rPr>
                <w:rFonts w:ascii="Trebuchet MS" w:eastAsiaTheme="minorHAnsi" w:hAnsi="Trebuchet MS"/>
              </w:rPr>
              <w:t>0x00, 0x01</w:t>
            </w:r>
            <w:r w:rsidRPr="00E01E81">
              <w:rPr>
                <w:rFonts w:ascii="Trebuchet MS" w:eastAsiaTheme="minorHAnsi" w:hAnsi="Trebuchet MS"/>
              </w:rPr>
              <w:t>;</w:t>
            </w:r>
          </w:p>
          <w:p w14:paraId="2179C769" w14:textId="77777777" w:rsidR="00C07AFD" w:rsidRDefault="00C07AFD" w:rsidP="005745BA">
            <w:pPr>
              <w:rPr>
                <w:rFonts w:ascii="Trebuchet MS" w:eastAsiaTheme="minorHAnsi" w:hAnsi="Trebuchet MS"/>
              </w:rPr>
            </w:pPr>
          </w:p>
          <w:p w14:paraId="0E7F49BA" w14:textId="5FBAB768" w:rsidR="00C07AFD" w:rsidRPr="00C07AFD" w:rsidRDefault="00C07AFD" w:rsidP="005745BA">
            <w:pPr>
              <w:rPr>
                <w:rFonts w:ascii="Trebuchet MS" w:eastAsiaTheme="minorHAnsi" w:hAnsi="Trebuchet MS"/>
                <w:color w:val="0000FF"/>
              </w:rPr>
            </w:pPr>
            <w:r>
              <w:rPr>
                <w:rFonts w:ascii="Trebuchet MS" w:eastAsiaTheme="minorHAnsi" w:hAnsi="Trebuchet MS" w:hint="eastAsia"/>
              </w:rPr>
              <w:t xml:space="preserve">    </w:t>
            </w:r>
            <w:r w:rsidRPr="00C07AFD">
              <w:rPr>
                <w:rFonts w:ascii="Trebuchet MS" w:eastAsiaTheme="minorHAnsi" w:hAnsi="Trebuchet MS" w:hint="eastAsia"/>
                <w:color w:val="0000FF"/>
              </w:rPr>
              <w:t>/</w:t>
            </w:r>
            <w:r w:rsidRPr="00C07AFD">
              <w:rPr>
                <w:rFonts w:ascii="Trebuchet MS" w:eastAsiaTheme="minorHAnsi" w:hAnsi="Trebuchet MS"/>
                <w:color w:val="0000FF"/>
              </w:rPr>
              <w:t>* W5100S Subnet MASK address, 255.255.255.255 *</w:t>
            </w:r>
            <w:r w:rsidRPr="00C07AFD">
              <w:rPr>
                <w:rFonts w:ascii="Trebuchet MS" w:eastAsiaTheme="minorHAnsi" w:hAnsi="Trebuchet MS" w:hint="eastAsia"/>
                <w:color w:val="0000FF"/>
              </w:rPr>
              <w:t>/</w:t>
            </w:r>
          </w:p>
          <w:p w14:paraId="7A9C9D50" w14:textId="0428AA18" w:rsidR="005745BA" w:rsidRDefault="005745BA" w:rsidP="005745BA">
            <w:pPr>
              <w:rPr>
                <w:rFonts w:ascii="Trebuchet MS" w:eastAsiaTheme="minorHAnsi" w:hAnsi="Trebuchet MS"/>
              </w:rPr>
            </w:pPr>
            <w:r w:rsidRPr="00E01E81">
              <w:rPr>
                <w:rFonts w:ascii="Trebuchet MS" w:eastAsiaTheme="minorHAnsi" w:hAnsi="Trebuchet MS"/>
              </w:rPr>
              <w:t xml:space="preserve">    SUBR</w:t>
            </w:r>
            <w:r w:rsidR="00C07AFD">
              <w:rPr>
                <w:rFonts w:ascii="Trebuchet MS" w:eastAsiaTheme="minorHAnsi" w:hAnsi="Trebuchet MS"/>
              </w:rPr>
              <w:t>0,1</w:t>
            </w:r>
            <w:r w:rsidRPr="00E01E81">
              <w:rPr>
                <w:rFonts w:ascii="Trebuchet MS" w:eastAsiaTheme="minorHAnsi" w:hAnsi="Trebuchet MS"/>
              </w:rPr>
              <w:t xml:space="preserve"> = </w:t>
            </w:r>
            <w:r w:rsidR="00C07AFD">
              <w:rPr>
                <w:rFonts w:ascii="Trebuchet MS" w:eastAsiaTheme="minorHAnsi" w:hAnsi="Trebuchet MS"/>
              </w:rPr>
              <w:t>0xFF, 0xFF</w:t>
            </w:r>
            <w:r w:rsidRPr="00E01E81">
              <w:rPr>
                <w:rFonts w:ascii="Trebuchet MS" w:eastAsiaTheme="minorHAnsi" w:hAnsi="Trebuchet MS"/>
              </w:rPr>
              <w:t>;</w:t>
            </w:r>
          </w:p>
          <w:p w14:paraId="4A5835F8" w14:textId="2798EFE3" w:rsidR="00C07AFD" w:rsidRPr="00E01E81" w:rsidRDefault="00C07AFD" w:rsidP="00C07AFD">
            <w:pPr>
              <w:ind w:firstLineChars="200" w:firstLine="400"/>
              <w:rPr>
                <w:rFonts w:ascii="Trebuchet MS" w:eastAsiaTheme="minorHAnsi" w:hAnsi="Trebuchet MS"/>
              </w:rPr>
            </w:pPr>
            <w:r w:rsidRPr="00E01E81">
              <w:rPr>
                <w:rFonts w:ascii="Trebuchet MS" w:eastAsiaTheme="minorHAnsi" w:hAnsi="Trebuchet MS"/>
              </w:rPr>
              <w:t>SUBR</w:t>
            </w:r>
            <w:r>
              <w:rPr>
                <w:rFonts w:ascii="Trebuchet MS" w:eastAsiaTheme="minorHAnsi" w:hAnsi="Trebuchet MS"/>
              </w:rPr>
              <w:t>2,3</w:t>
            </w:r>
            <w:r w:rsidRPr="00E01E81">
              <w:rPr>
                <w:rFonts w:ascii="Trebuchet MS" w:eastAsiaTheme="minorHAnsi" w:hAnsi="Trebuchet MS"/>
              </w:rPr>
              <w:t xml:space="preserve"> = </w:t>
            </w:r>
            <w:r>
              <w:rPr>
                <w:rFonts w:ascii="Trebuchet MS" w:eastAsiaTheme="minorHAnsi" w:hAnsi="Trebuchet MS"/>
              </w:rPr>
              <w:t>0xFF, 0xFF</w:t>
            </w:r>
            <w:r w:rsidRPr="00E01E81">
              <w:rPr>
                <w:rFonts w:ascii="Trebuchet MS" w:eastAsiaTheme="minorHAnsi" w:hAnsi="Trebuchet MS"/>
              </w:rPr>
              <w:t>;</w:t>
            </w:r>
          </w:p>
          <w:p w14:paraId="3B7D2098" w14:textId="77777777" w:rsidR="00C07AFD" w:rsidRPr="00C07AFD" w:rsidRDefault="00C07AFD" w:rsidP="005745BA">
            <w:pPr>
              <w:rPr>
                <w:rFonts w:ascii="Trebuchet MS" w:eastAsiaTheme="minorHAnsi" w:hAnsi="Trebuchet MS"/>
              </w:rPr>
            </w:pPr>
          </w:p>
          <w:p w14:paraId="3EE41601" w14:textId="3137A95D" w:rsidR="00C07AFD" w:rsidRPr="00E01E81" w:rsidRDefault="00C07AFD" w:rsidP="005745BA">
            <w:pPr>
              <w:rPr>
                <w:rFonts w:ascii="Trebuchet MS" w:eastAsiaTheme="minorHAnsi" w:hAnsi="Trebuchet MS"/>
              </w:rPr>
            </w:pPr>
            <w:r>
              <w:rPr>
                <w:rFonts w:ascii="Trebuchet MS" w:eastAsiaTheme="minorHAnsi" w:hAnsi="Trebuchet MS" w:hint="eastAsia"/>
              </w:rPr>
              <w:t xml:space="preserve">    </w:t>
            </w:r>
            <w:r w:rsidRPr="00C07AFD">
              <w:rPr>
                <w:rFonts w:ascii="Trebuchet MS" w:eastAsiaTheme="minorHAnsi" w:hAnsi="Trebuchet MS" w:hint="eastAsia"/>
                <w:color w:val="0000FF"/>
              </w:rPr>
              <w:t>/</w:t>
            </w:r>
            <w:r w:rsidRPr="00C07AFD">
              <w:rPr>
                <w:rFonts w:ascii="Trebuchet MS" w:eastAsiaTheme="minorHAnsi" w:hAnsi="Trebuchet MS"/>
                <w:color w:val="0000FF"/>
              </w:rPr>
              <w:t>* W5100S IP address, 192.168.0.100 *</w:t>
            </w:r>
            <w:r w:rsidRPr="00C07AFD">
              <w:rPr>
                <w:rFonts w:ascii="Trebuchet MS" w:eastAsiaTheme="minorHAnsi" w:hAnsi="Trebuchet MS" w:hint="eastAsia"/>
                <w:color w:val="0000FF"/>
              </w:rPr>
              <w:t>/</w:t>
            </w:r>
          </w:p>
          <w:p w14:paraId="654BF70D" w14:textId="3C796CA2" w:rsidR="005745BA" w:rsidRDefault="005745BA" w:rsidP="005745BA">
            <w:pPr>
              <w:rPr>
                <w:rFonts w:ascii="Trebuchet MS" w:eastAsiaTheme="minorHAnsi" w:hAnsi="Trebuchet MS"/>
              </w:rPr>
            </w:pPr>
            <w:r w:rsidRPr="00E01E81">
              <w:rPr>
                <w:rFonts w:ascii="Trebuchet MS" w:eastAsiaTheme="minorHAnsi" w:hAnsi="Trebuchet MS"/>
              </w:rPr>
              <w:t xml:space="preserve">    SIPR</w:t>
            </w:r>
            <w:r w:rsidR="00C07AFD">
              <w:rPr>
                <w:rFonts w:ascii="Trebuchet MS" w:eastAsiaTheme="minorHAnsi" w:hAnsi="Trebuchet MS"/>
              </w:rPr>
              <w:t>0,1</w:t>
            </w:r>
            <w:r w:rsidRPr="00E01E81">
              <w:rPr>
                <w:rFonts w:ascii="Trebuchet MS" w:eastAsiaTheme="minorHAnsi" w:hAnsi="Trebuchet MS"/>
              </w:rPr>
              <w:t xml:space="preserve"> = </w:t>
            </w:r>
            <w:r w:rsidR="00C07AFD">
              <w:rPr>
                <w:rFonts w:ascii="Trebuchet MS" w:eastAsiaTheme="minorHAnsi" w:hAnsi="Trebuchet MS"/>
              </w:rPr>
              <w:t>0xC0, 0xA8</w:t>
            </w:r>
            <w:r w:rsidRPr="00E01E81">
              <w:rPr>
                <w:rFonts w:ascii="Trebuchet MS" w:eastAsiaTheme="minorHAnsi" w:hAnsi="Trebuchet MS"/>
              </w:rPr>
              <w:t>;</w:t>
            </w:r>
          </w:p>
          <w:p w14:paraId="7FF27CC7" w14:textId="0941287E" w:rsidR="00C07AFD" w:rsidRPr="00E01E81" w:rsidRDefault="00C07AFD" w:rsidP="00C07AFD">
            <w:pPr>
              <w:ind w:firstLineChars="200" w:firstLine="400"/>
              <w:rPr>
                <w:rFonts w:ascii="Trebuchet MS" w:eastAsiaTheme="minorHAnsi" w:hAnsi="Trebuchet MS"/>
              </w:rPr>
            </w:pPr>
            <w:r w:rsidRPr="00E01E81">
              <w:rPr>
                <w:rFonts w:ascii="Trebuchet MS" w:eastAsiaTheme="minorHAnsi" w:hAnsi="Trebuchet MS"/>
              </w:rPr>
              <w:t>SIPR</w:t>
            </w:r>
            <w:r>
              <w:rPr>
                <w:rFonts w:ascii="Trebuchet MS" w:eastAsiaTheme="minorHAnsi" w:hAnsi="Trebuchet MS"/>
              </w:rPr>
              <w:t>2,3</w:t>
            </w:r>
            <w:r w:rsidRPr="00E01E81">
              <w:rPr>
                <w:rFonts w:ascii="Trebuchet MS" w:eastAsiaTheme="minorHAnsi" w:hAnsi="Trebuchet MS"/>
              </w:rPr>
              <w:t xml:space="preserve"> = </w:t>
            </w:r>
            <w:r>
              <w:rPr>
                <w:rFonts w:ascii="Trebuchet MS" w:eastAsiaTheme="minorHAnsi" w:hAnsi="Trebuchet MS"/>
              </w:rPr>
              <w:t>0x00, 0x64</w:t>
            </w:r>
            <w:r w:rsidRPr="00E01E81">
              <w:rPr>
                <w:rFonts w:ascii="Trebuchet MS" w:eastAsiaTheme="minorHAnsi" w:hAnsi="Trebuchet MS"/>
              </w:rPr>
              <w:t>;</w:t>
            </w:r>
          </w:p>
          <w:p w14:paraId="2E51AAA1" w14:textId="77777777" w:rsidR="005745BA" w:rsidRPr="00E01E81" w:rsidRDefault="005745BA" w:rsidP="005745BA">
            <w:pPr>
              <w:keepNext/>
              <w:rPr>
                <w:rFonts w:ascii="Trebuchet MS" w:eastAsiaTheme="minorHAnsi" w:hAnsi="Trebuchet MS"/>
                <w:b/>
              </w:rPr>
            </w:pPr>
            <w:r w:rsidRPr="00E01E81">
              <w:rPr>
                <w:rFonts w:ascii="Trebuchet MS" w:eastAsiaTheme="minorHAnsi" w:hAnsi="Trebuchet MS"/>
              </w:rPr>
              <w:t>}</w:t>
            </w:r>
          </w:p>
        </w:tc>
      </w:tr>
    </w:tbl>
    <w:p w14:paraId="7216E1C4" w14:textId="77777777" w:rsidR="005745BA" w:rsidRPr="001605E7" w:rsidRDefault="005745BA" w:rsidP="00155A42">
      <w:pPr>
        <w:pStyle w:val="11"/>
        <w:rPr>
          <w:rFonts w:eastAsiaTheme="minorHAnsi"/>
        </w:rPr>
      </w:pPr>
    </w:p>
    <w:p w14:paraId="72E0004E" w14:textId="6CBB51EE" w:rsidR="000200EC" w:rsidRPr="008C14F1" w:rsidRDefault="00053E69" w:rsidP="00E54C87">
      <w:pPr>
        <w:pStyle w:val="31"/>
      </w:pPr>
      <w:bookmarkStart w:id="514" w:name="_Toc483830086"/>
      <w:r w:rsidRPr="008C14F1">
        <w:t>SOCKET</w:t>
      </w:r>
      <w:r w:rsidR="000200EC" w:rsidRPr="008C14F1">
        <w:t xml:space="preserve"> Memory Setting</w:t>
      </w:r>
      <w:bookmarkEnd w:id="514"/>
    </w:p>
    <w:p w14:paraId="1678A3F4" w14:textId="50CF2E62" w:rsidR="006E3747" w:rsidRPr="001605E7" w:rsidRDefault="006E3747" w:rsidP="00155A42">
      <w:pPr>
        <w:pStyle w:val="11"/>
        <w:rPr>
          <w:rFonts w:eastAsiaTheme="minorHAnsi"/>
        </w:rPr>
      </w:pPr>
      <w:commentRangeStart w:id="515"/>
      <w:r w:rsidRPr="001605E7">
        <w:rPr>
          <w:rFonts w:eastAsiaTheme="minorHAnsi"/>
        </w:rPr>
        <w:t>W5100S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가능한</w:t>
      </w:r>
      <w:r w:rsidRPr="001605E7">
        <w:rPr>
          <w:rFonts w:eastAsiaTheme="minorHAnsi"/>
        </w:rPr>
        <w:t xml:space="preserve"> TX, RX </w:t>
      </w:r>
      <w:r w:rsidRPr="001605E7">
        <w:rPr>
          <w:rFonts w:eastAsiaTheme="minorHAnsi" w:hint="eastAsia"/>
        </w:rPr>
        <w:t>메모리의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최대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사이즈는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각각</w:t>
      </w:r>
      <w:r w:rsidRPr="001605E7">
        <w:rPr>
          <w:rFonts w:eastAsiaTheme="minorHAnsi"/>
        </w:rPr>
        <w:t xml:space="preserve"> 8Kbytes</w:t>
      </w:r>
      <w:r w:rsidRPr="001605E7">
        <w:rPr>
          <w:rFonts w:eastAsiaTheme="minorHAnsi" w:hint="eastAsia"/>
        </w:rPr>
        <w:t>씩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이다</w:t>
      </w:r>
      <w:r w:rsidRPr="001605E7">
        <w:rPr>
          <w:rFonts w:eastAsiaTheme="minorHAnsi"/>
        </w:rPr>
        <w:t>. 8Kbytes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범위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안에서는</w:t>
      </w:r>
      <w:r w:rsidRPr="001605E7">
        <w:rPr>
          <w:rFonts w:eastAsiaTheme="minorHAnsi"/>
        </w:rPr>
        <w:t xml:space="preserve"> 0KB, 1KB, 2KB, 4KB, 8KB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</w:t>
      </w:r>
      <w:r w:rsidR="00E44EF6" w:rsidRPr="001605E7">
        <w:rPr>
          <w:rFonts w:eastAsiaTheme="minorHAnsi"/>
        </w:rPr>
        <w:t>Size</w:t>
      </w:r>
      <w:r w:rsidRPr="001605E7">
        <w:rPr>
          <w:rFonts w:eastAsiaTheme="minorHAnsi" w:hint="eastAsia"/>
        </w:rPr>
        <w:t>로</w:t>
      </w:r>
      <w:r w:rsidRPr="001605E7">
        <w:rPr>
          <w:rFonts w:eastAsiaTheme="minorHAnsi"/>
        </w:rPr>
        <w:t xml:space="preserve"> 4</w:t>
      </w:r>
      <w:r w:rsidRPr="001605E7">
        <w:rPr>
          <w:rFonts w:eastAsiaTheme="minorHAnsi" w:hint="eastAsia"/>
        </w:rPr>
        <w:t>개의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소켓까지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자유롭게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설정이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가능하지만</w:t>
      </w:r>
      <w:r w:rsidRPr="001605E7">
        <w:rPr>
          <w:rFonts w:eastAsiaTheme="minorHAnsi"/>
        </w:rPr>
        <w:t xml:space="preserve"> TX, RX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사이즈가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각각</w:t>
      </w:r>
      <w:r w:rsidRPr="001605E7">
        <w:rPr>
          <w:rFonts w:eastAsiaTheme="minorHAnsi"/>
        </w:rPr>
        <w:t xml:space="preserve"> 8KB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넘어가서는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안된다</w:t>
      </w:r>
      <w:r w:rsidRPr="001605E7">
        <w:rPr>
          <w:rFonts w:eastAsiaTheme="minorHAnsi"/>
        </w:rPr>
        <w:t>.</w:t>
      </w:r>
    </w:p>
    <w:p w14:paraId="2D36859C" w14:textId="77777777" w:rsidR="006E3747" w:rsidRPr="001605E7" w:rsidRDefault="006E3747" w:rsidP="00155A42">
      <w:pPr>
        <w:pStyle w:val="11"/>
        <w:rPr>
          <w:rFonts w:eastAsiaTheme="minorHAnsi"/>
        </w:rPr>
      </w:pPr>
    </w:p>
    <w:p w14:paraId="1FB06D78" w14:textId="3885F800" w:rsidR="006E3747" w:rsidRPr="001605E7" w:rsidRDefault="006E3747" w:rsidP="00155A42">
      <w:pPr>
        <w:pStyle w:val="11"/>
        <w:rPr>
          <w:rFonts w:eastAsiaTheme="minorHAnsi"/>
        </w:rPr>
      </w:pPr>
      <w:r w:rsidRPr="001605E7">
        <w:rPr>
          <w:rFonts w:eastAsiaTheme="minorHAnsi" w:hint="eastAsia"/>
        </w:rPr>
        <w:t>다음은</w:t>
      </w:r>
      <w:r w:rsidRPr="001605E7">
        <w:rPr>
          <w:rFonts w:eastAsiaTheme="minorHAnsi"/>
        </w:rPr>
        <w:t xml:space="preserve"> </w:t>
      </w:r>
      <w:r w:rsidR="00053E69" w:rsidRPr="001605E7">
        <w:rPr>
          <w:rFonts w:eastAsiaTheme="minorHAnsi"/>
        </w:rPr>
        <w:t>SOCKET</w:t>
      </w:r>
      <w:r w:rsidRPr="001605E7">
        <w:rPr>
          <w:rFonts w:eastAsiaTheme="minorHAnsi"/>
        </w:rPr>
        <w:t xml:space="preserve"> n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RX/TX Memory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설정하는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의사코드를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예로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나타낸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것이다</w:t>
      </w:r>
      <w:r w:rsidRPr="001605E7">
        <w:rPr>
          <w:rFonts w:eastAsiaTheme="minorHAnsi"/>
        </w:rPr>
        <w:t>.</w:t>
      </w:r>
      <w:commentRangeEnd w:id="515"/>
      <w:r w:rsidR="00BF6316" w:rsidRPr="001605E7">
        <w:rPr>
          <w:rStyle w:val="aff7"/>
          <w:rFonts w:eastAsiaTheme="minorHAnsi" w:cs="Times New Roman"/>
        </w:rPr>
        <w:commentReference w:id="515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/>
        <w:tblLook w:val="04A0" w:firstRow="1" w:lastRow="0" w:firstColumn="1" w:lastColumn="0" w:noHBand="0" w:noVBand="1"/>
      </w:tblPr>
      <w:tblGrid>
        <w:gridCol w:w="8495"/>
      </w:tblGrid>
      <w:tr w:rsidR="006E3747" w:rsidRPr="00546234" w14:paraId="19066D30" w14:textId="77777777" w:rsidTr="00B341EB">
        <w:tc>
          <w:tcPr>
            <w:tcW w:w="8702" w:type="dxa"/>
            <w:shd w:val="clear" w:color="auto" w:fill="F2F2F2"/>
          </w:tcPr>
          <w:p w14:paraId="4E64461F" w14:textId="298928F1" w:rsidR="006E3747" w:rsidRPr="00E01E81" w:rsidRDefault="006E3747" w:rsidP="00B341EB">
            <w:pPr>
              <w:rPr>
                <w:rFonts w:ascii="Trebuchet MS" w:eastAsiaTheme="minorHAnsi" w:hAnsi="Trebuchet MS"/>
              </w:rPr>
            </w:pPr>
            <w:r w:rsidRPr="00E01E81">
              <w:rPr>
                <w:rFonts w:ascii="Trebuchet MS" w:eastAsiaTheme="minorHAnsi" w:hAnsi="Trebuchet MS"/>
              </w:rPr>
              <w:t xml:space="preserve">In case of, assign 2KB rx, tx memory per </w:t>
            </w:r>
            <w:r w:rsidR="00053E69" w:rsidRPr="00E01E81">
              <w:rPr>
                <w:rFonts w:ascii="Trebuchet MS" w:eastAsiaTheme="minorHAnsi" w:hAnsi="Trebuchet MS"/>
              </w:rPr>
              <w:t>SOCKET</w:t>
            </w:r>
          </w:p>
          <w:p w14:paraId="77E2EF92" w14:textId="77777777" w:rsidR="006E3747" w:rsidRPr="00E01E81" w:rsidRDefault="006E3747" w:rsidP="00B341EB">
            <w:pPr>
              <w:rPr>
                <w:rFonts w:ascii="Trebuchet MS" w:eastAsiaTheme="minorHAnsi" w:hAnsi="Trebuchet MS"/>
              </w:rPr>
            </w:pPr>
            <w:r w:rsidRPr="00E01E81">
              <w:rPr>
                <w:rFonts w:ascii="Trebuchet MS" w:eastAsiaTheme="minorHAnsi" w:hAnsi="Trebuchet MS"/>
              </w:rPr>
              <w:t>{</w:t>
            </w:r>
          </w:p>
          <w:p w14:paraId="580DABD9" w14:textId="74DF727E" w:rsidR="006E3747" w:rsidRPr="00E01E81" w:rsidRDefault="006E3747" w:rsidP="00B341EB">
            <w:pPr>
              <w:rPr>
                <w:rFonts w:ascii="Trebuchet MS" w:eastAsiaTheme="minorHAnsi" w:hAnsi="Trebuchet MS"/>
                <w:color w:val="993300"/>
              </w:rPr>
            </w:pPr>
            <w:commentRangeStart w:id="516"/>
            <w:r w:rsidRPr="00E01E81">
              <w:rPr>
                <w:rFonts w:ascii="Trebuchet MS" w:eastAsiaTheme="minorHAnsi" w:hAnsi="Trebuchet MS"/>
              </w:rPr>
              <w:t xml:space="preserve">gS0_RX_BASE = 0x0000(Chip base address) + 0xC000(Internal RX buffer address); </w:t>
            </w:r>
            <w:r w:rsidRPr="00E01E81">
              <w:rPr>
                <w:rFonts w:ascii="Trebuchet MS" w:eastAsiaTheme="minorHAnsi" w:hAnsi="Trebuchet MS"/>
                <w:color w:val="993300"/>
              </w:rPr>
              <w:t xml:space="preserve">// Set base address of RX memory for </w:t>
            </w:r>
            <w:r w:rsidR="00053E69" w:rsidRPr="00E01E81">
              <w:rPr>
                <w:rFonts w:ascii="Trebuchet MS" w:eastAsiaTheme="minorHAnsi" w:hAnsi="Trebuchet MS"/>
                <w:color w:val="993300"/>
              </w:rPr>
              <w:t>SOCKET</w:t>
            </w:r>
            <w:r w:rsidRPr="00E01E81">
              <w:rPr>
                <w:rFonts w:ascii="Trebuchet MS" w:eastAsiaTheme="minorHAnsi" w:hAnsi="Trebuchet MS"/>
                <w:color w:val="993300"/>
              </w:rPr>
              <w:t xml:space="preserve"> 0</w:t>
            </w:r>
          </w:p>
          <w:p w14:paraId="1F868EC2" w14:textId="78B0B42F" w:rsidR="006E3747" w:rsidRPr="00E01E81" w:rsidRDefault="006E3747" w:rsidP="00B341EB">
            <w:pPr>
              <w:rPr>
                <w:rFonts w:ascii="Trebuchet MS" w:eastAsiaTheme="minorHAnsi" w:hAnsi="Trebuchet MS"/>
                <w:color w:val="993300"/>
              </w:rPr>
            </w:pPr>
            <w:r w:rsidRPr="00E01E81">
              <w:rPr>
                <w:rFonts w:ascii="Trebuchet MS" w:eastAsiaTheme="minorHAnsi" w:hAnsi="Trebuchet MS"/>
                <w:color w:val="000000"/>
              </w:rPr>
              <w:t xml:space="preserve">Sn_RXMEM_SIZE(ch) = (uint8 *) 2;  </w:t>
            </w:r>
            <w:r w:rsidRPr="00E01E81">
              <w:rPr>
                <w:rFonts w:ascii="Trebuchet MS" w:eastAsiaTheme="minorHAnsi" w:hAnsi="Trebuchet MS"/>
                <w:color w:val="993300"/>
              </w:rPr>
              <w:t xml:space="preserve">// Assign 2K rx memory per </w:t>
            </w:r>
            <w:r w:rsidR="00053E69" w:rsidRPr="00E01E81">
              <w:rPr>
                <w:rFonts w:ascii="Trebuchet MS" w:eastAsiaTheme="minorHAnsi" w:hAnsi="Trebuchet MS"/>
                <w:color w:val="993300"/>
              </w:rPr>
              <w:t>SOCKET</w:t>
            </w:r>
          </w:p>
          <w:p w14:paraId="081F63AC" w14:textId="6D5277BE" w:rsidR="006E3747" w:rsidRPr="00E01E81" w:rsidRDefault="006E3747" w:rsidP="00B341EB">
            <w:pPr>
              <w:rPr>
                <w:rFonts w:ascii="Trebuchet MS" w:eastAsiaTheme="minorHAnsi" w:hAnsi="Trebuchet MS"/>
                <w:color w:val="993300"/>
              </w:rPr>
            </w:pPr>
            <w:r w:rsidRPr="00E01E81">
              <w:rPr>
                <w:rFonts w:ascii="Trebuchet MS" w:eastAsiaTheme="minorHAnsi" w:hAnsi="Trebuchet MS"/>
              </w:rPr>
              <w:t xml:space="preserve">gS0_RX_MASK = 2K – 1; </w:t>
            </w:r>
            <w:r w:rsidRPr="00E01E81">
              <w:rPr>
                <w:rFonts w:ascii="Trebuchet MS" w:eastAsiaTheme="minorHAnsi" w:hAnsi="Trebuchet MS"/>
                <w:color w:val="993300"/>
              </w:rPr>
              <w:t xml:space="preserve">// 0x07FF, for getting offset address within assigned </w:t>
            </w:r>
            <w:r w:rsidR="00053E69" w:rsidRPr="00E01E81">
              <w:rPr>
                <w:rFonts w:ascii="Trebuchet MS" w:eastAsiaTheme="minorHAnsi" w:hAnsi="Trebuchet MS"/>
                <w:color w:val="993300"/>
              </w:rPr>
              <w:t>SOCKET</w:t>
            </w:r>
            <w:r w:rsidRPr="00E01E81">
              <w:rPr>
                <w:rFonts w:ascii="Trebuchet MS" w:eastAsiaTheme="minorHAnsi" w:hAnsi="Trebuchet MS"/>
                <w:color w:val="993300"/>
              </w:rPr>
              <w:t xml:space="preserve"> 0 RX memory</w:t>
            </w:r>
          </w:p>
          <w:p w14:paraId="373F83FE" w14:textId="77777777" w:rsidR="006E3747" w:rsidRPr="00E01E81" w:rsidRDefault="006E3747" w:rsidP="00B341EB">
            <w:pPr>
              <w:rPr>
                <w:rFonts w:ascii="Trebuchet MS" w:eastAsiaTheme="minorHAnsi" w:hAnsi="Trebuchet MS"/>
              </w:rPr>
            </w:pPr>
            <w:r w:rsidRPr="00E01E81">
              <w:rPr>
                <w:rFonts w:ascii="Trebuchet MS" w:eastAsiaTheme="minorHAnsi" w:hAnsi="Trebuchet MS"/>
              </w:rPr>
              <w:t>gS1_RX_BASE = gS0_RX_BASE + (gS0_RX_MASK + 1);</w:t>
            </w:r>
          </w:p>
          <w:p w14:paraId="1AB77E31" w14:textId="77777777" w:rsidR="006E3747" w:rsidRPr="00E01E81" w:rsidRDefault="006E3747" w:rsidP="00B341EB">
            <w:pPr>
              <w:rPr>
                <w:rFonts w:ascii="Trebuchet MS" w:eastAsiaTheme="minorHAnsi" w:hAnsi="Trebuchet MS"/>
              </w:rPr>
            </w:pPr>
            <w:r w:rsidRPr="00E01E81">
              <w:rPr>
                <w:rFonts w:ascii="Trebuchet MS" w:eastAsiaTheme="minorHAnsi" w:hAnsi="Trebuchet MS"/>
              </w:rPr>
              <w:t>gS1_RX_MASK = 2K – 1;</w:t>
            </w:r>
          </w:p>
          <w:p w14:paraId="0C70EC41" w14:textId="77777777" w:rsidR="006E3747" w:rsidRPr="00E01E81" w:rsidRDefault="006E3747" w:rsidP="00B341EB">
            <w:pPr>
              <w:rPr>
                <w:rFonts w:ascii="Trebuchet MS" w:eastAsiaTheme="minorHAnsi" w:hAnsi="Trebuchet MS"/>
              </w:rPr>
            </w:pPr>
            <w:r w:rsidRPr="00E01E81">
              <w:rPr>
                <w:rFonts w:ascii="Trebuchet MS" w:eastAsiaTheme="minorHAnsi" w:hAnsi="Trebuchet MS"/>
              </w:rPr>
              <w:t>gS2_RX_BASE = gS1_RX_BASE + (gS1_RX_MASK + 1);</w:t>
            </w:r>
          </w:p>
          <w:p w14:paraId="632433E8" w14:textId="77777777" w:rsidR="006E3747" w:rsidRPr="00E01E81" w:rsidRDefault="006E3747" w:rsidP="00B341EB">
            <w:pPr>
              <w:rPr>
                <w:rFonts w:ascii="Trebuchet MS" w:eastAsiaTheme="minorHAnsi" w:hAnsi="Trebuchet MS"/>
              </w:rPr>
            </w:pPr>
            <w:r w:rsidRPr="00E01E81">
              <w:rPr>
                <w:rFonts w:ascii="Trebuchet MS" w:eastAsiaTheme="minorHAnsi" w:hAnsi="Trebuchet MS"/>
              </w:rPr>
              <w:t>gS2_RX_MASK = 2K – 1;</w:t>
            </w:r>
          </w:p>
          <w:p w14:paraId="7EE83141" w14:textId="77777777" w:rsidR="006E3747" w:rsidRPr="00E01E81" w:rsidRDefault="006E3747" w:rsidP="00B341EB">
            <w:pPr>
              <w:rPr>
                <w:rFonts w:ascii="Trebuchet MS" w:eastAsiaTheme="minorHAnsi" w:hAnsi="Trebuchet MS"/>
              </w:rPr>
            </w:pPr>
            <w:r w:rsidRPr="00E01E81">
              <w:rPr>
                <w:rFonts w:ascii="Trebuchet MS" w:eastAsiaTheme="minorHAnsi" w:hAnsi="Trebuchet MS"/>
              </w:rPr>
              <w:t>gS3_RX_BASE = gS2_RX_BASE + (gS2_RX_MASK + 1);</w:t>
            </w:r>
          </w:p>
          <w:p w14:paraId="2CB692FC" w14:textId="77777777" w:rsidR="006E3747" w:rsidRPr="00E01E81" w:rsidRDefault="006E3747" w:rsidP="006E3747">
            <w:pPr>
              <w:rPr>
                <w:rFonts w:ascii="Trebuchet MS" w:eastAsiaTheme="minorHAnsi" w:hAnsi="Trebuchet MS"/>
              </w:rPr>
            </w:pPr>
            <w:r w:rsidRPr="00E01E81">
              <w:rPr>
                <w:rFonts w:ascii="Trebuchet MS" w:eastAsiaTheme="minorHAnsi" w:hAnsi="Trebuchet MS"/>
              </w:rPr>
              <w:t>gS3_RX_MASK = 2K – 1;</w:t>
            </w:r>
          </w:p>
          <w:p w14:paraId="73319780" w14:textId="77777777" w:rsidR="006E3747" w:rsidRPr="00E01E81" w:rsidRDefault="006E3747" w:rsidP="006E3747">
            <w:pPr>
              <w:rPr>
                <w:rFonts w:ascii="Trebuchet MS" w:eastAsiaTheme="minorHAnsi" w:hAnsi="Trebuchet MS"/>
              </w:rPr>
            </w:pPr>
          </w:p>
          <w:p w14:paraId="508DEE0E" w14:textId="21410C32" w:rsidR="006E3747" w:rsidRPr="00E01E81" w:rsidRDefault="006E3747" w:rsidP="00B341EB">
            <w:pPr>
              <w:rPr>
                <w:rFonts w:ascii="Trebuchet MS" w:eastAsiaTheme="minorHAnsi" w:hAnsi="Trebuchet MS"/>
                <w:color w:val="993300"/>
              </w:rPr>
            </w:pPr>
            <w:r w:rsidRPr="00E01E81">
              <w:rPr>
                <w:rFonts w:ascii="Trebuchet MS" w:eastAsiaTheme="minorHAnsi" w:hAnsi="Trebuchet MS"/>
              </w:rPr>
              <w:t xml:space="preserve">gS0_TX_BASE = 0x0000(Chip base address) + 0x8000(InternalTX buffer address); </w:t>
            </w:r>
            <w:r w:rsidRPr="00E01E81">
              <w:rPr>
                <w:rFonts w:ascii="Trebuchet MS" w:eastAsiaTheme="minorHAnsi" w:hAnsi="Trebuchet MS"/>
                <w:color w:val="993300"/>
              </w:rPr>
              <w:t xml:space="preserve">// Set base address of TX memory for </w:t>
            </w:r>
            <w:r w:rsidR="00053E69" w:rsidRPr="00E01E81">
              <w:rPr>
                <w:rFonts w:ascii="Trebuchet MS" w:eastAsiaTheme="minorHAnsi" w:hAnsi="Trebuchet MS"/>
                <w:color w:val="993300"/>
              </w:rPr>
              <w:t>SOCKET</w:t>
            </w:r>
            <w:r w:rsidRPr="00E01E81">
              <w:rPr>
                <w:rFonts w:ascii="Trebuchet MS" w:eastAsiaTheme="minorHAnsi" w:hAnsi="Trebuchet MS"/>
                <w:color w:val="993300"/>
              </w:rPr>
              <w:t xml:space="preserve"> 0</w:t>
            </w:r>
          </w:p>
          <w:p w14:paraId="6FF25FEE" w14:textId="0B080C34" w:rsidR="006E3747" w:rsidRPr="00E01E81" w:rsidRDefault="006E3747" w:rsidP="00B341EB">
            <w:pPr>
              <w:rPr>
                <w:rFonts w:ascii="Trebuchet MS" w:eastAsiaTheme="minorHAnsi" w:hAnsi="Trebuchet MS"/>
                <w:color w:val="993300"/>
              </w:rPr>
            </w:pPr>
            <w:r w:rsidRPr="00E01E81">
              <w:rPr>
                <w:rFonts w:ascii="Trebuchet MS" w:eastAsiaTheme="minorHAnsi" w:hAnsi="Trebuchet MS"/>
                <w:color w:val="000000"/>
              </w:rPr>
              <w:t xml:space="preserve">Sn_TXMEM_SIZE(ch) = (uint8 *) 2;  </w:t>
            </w:r>
            <w:r w:rsidRPr="00E01E81">
              <w:rPr>
                <w:rFonts w:ascii="Trebuchet MS" w:eastAsiaTheme="minorHAnsi" w:hAnsi="Trebuchet MS"/>
                <w:color w:val="993300"/>
              </w:rPr>
              <w:t xml:space="preserve">// Assign 2K rx memory per </w:t>
            </w:r>
            <w:r w:rsidR="00053E69" w:rsidRPr="00E01E81">
              <w:rPr>
                <w:rFonts w:ascii="Trebuchet MS" w:eastAsiaTheme="minorHAnsi" w:hAnsi="Trebuchet MS"/>
                <w:color w:val="993300"/>
              </w:rPr>
              <w:t>SOCKET</w:t>
            </w:r>
          </w:p>
          <w:p w14:paraId="40572D4A" w14:textId="77777777" w:rsidR="006E3747" w:rsidRPr="00E01E81" w:rsidRDefault="006E3747" w:rsidP="00B341EB">
            <w:pPr>
              <w:rPr>
                <w:rFonts w:ascii="Trebuchet MS" w:eastAsiaTheme="minorHAnsi" w:hAnsi="Trebuchet MS"/>
                <w:color w:val="993300"/>
              </w:rPr>
            </w:pPr>
            <w:r w:rsidRPr="00E01E81">
              <w:rPr>
                <w:rFonts w:ascii="Trebuchet MS" w:eastAsiaTheme="minorHAnsi" w:hAnsi="Trebuchet MS"/>
              </w:rPr>
              <w:t>gS0_TX_MASK = 2K – 1;</w:t>
            </w:r>
          </w:p>
          <w:p w14:paraId="6B714539" w14:textId="77777777" w:rsidR="006E3747" w:rsidRPr="00E01E81" w:rsidRDefault="006E3747" w:rsidP="00B341EB">
            <w:pPr>
              <w:rPr>
                <w:rFonts w:ascii="Trebuchet MS" w:eastAsiaTheme="minorHAnsi" w:hAnsi="Trebuchet MS"/>
                <w:color w:val="984806" w:themeColor="accent6" w:themeShade="80"/>
              </w:rPr>
            </w:pPr>
            <w:r w:rsidRPr="00E01E81">
              <w:rPr>
                <w:rFonts w:ascii="Trebuchet MS" w:eastAsiaTheme="minorHAnsi" w:hAnsi="Trebuchet MS"/>
                <w:color w:val="984806" w:themeColor="accent6" w:themeShade="80"/>
              </w:rPr>
              <w:t xml:space="preserve">/* Same method, set </w:t>
            </w:r>
          </w:p>
          <w:p w14:paraId="737997A3" w14:textId="77777777" w:rsidR="006E3747" w:rsidRPr="00E01E81" w:rsidRDefault="006E3747" w:rsidP="00B341EB">
            <w:pPr>
              <w:rPr>
                <w:rFonts w:ascii="Trebuchet MS" w:eastAsiaTheme="minorHAnsi" w:hAnsi="Trebuchet MS"/>
                <w:color w:val="984806" w:themeColor="accent6" w:themeShade="80"/>
              </w:rPr>
            </w:pPr>
            <w:r w:rsidRPr="00E01E81">
              <w:rPr>
                <w:rFonts w:ascii="Trebuchet MS" w:eastAsiaTheme="minorHAnsi" w:hAnsi="Trebuchet MS"/>
                <w:color w:val="984806" w:themeColor="accent6" w:themeShade="80"/>
              </w:rPr>
              <w:t xml:space="preserve">gS1_TX_BASE, gS1_TX_MASK, </w:t>
            </w:r>
          </w:p>
          <w:p w14:paraId="1ABB32D7" w14:textId="77777777" w:rsidR="006E3747" w:rsidRPr="00E01E81" w:rsidRDefault="006E3747" w:rsidP="00B341EB">
            <w:pPr>
              <w:rPr>
                <w:rFonts w:ascii="Trebuchet MS" w:eastAsiaTheme="minorHAnsi" w:hAnsi="Trebuchet MS"/>
                <w:color w:val="984806" w:themeColor="accent6" w:themeShade="80"/>
              </w:rPr>
            </w:pPr>
            <w:r w:rsidRPr="00E01E81">
              <w:rPr>
                <w:rFonts w:ascii="Trebuchet MS" w:eastAsiaTheme="minorHAnsi" w:hAnsi="Trebuchet MS"/>
                <w:color w:val="984806" w:themeColor="accent6" w:themeShade="80"/>
              </w:rPr>
              <w:t xml:space="preserve">gS2_TX_BASE, gS2_TX_MASK, </w:t>
            </w:r>
          </w:p>
          <w:p w14:paraId="1A9A27DE" w14:textId="77777777" w:rsidR="006E3747" w:rsidRPr="00E01E81" w:rsidRDefault="006E3747" w:rsidP="00B341EB">
            <w:pPr>
              <w:rPr>
                <w:rFonts w:ascii="Trebuchet MS" w:eastAsiaTheme="minorHAnsi" w:hAnsi="Trebuchet MS"/>
                <w:color w:val="984806" w:themeColor="accent6" w:themeShade="80"/>
              </w:rPr>
            </w:pPr>
            <w:r w:rsidRPr="00E01E81">
              <w:rPr>
                <w:rFonts w:ascii="Trebuchet MS" w:eastAsiaTheme="minorHAnsi" w:hAnsi="Trebuchet MS"/>
                <w:color w:val="984806" w:themeColor="accent6" w:themeShade="80"/>
              </w:rPr>
              <w:t>gS3_TX_BASE, gS3_TX_MASK */</w:t>
            </w:r>
            <w:commentRangeEnd w:id="516"/>
            <w:r w:rsidR="00841217" w:rsidRPr="001605E7">
              <w:rPr>
                <w:rStyle w:val="aff7"/>
                <w:rFonts w:ascii="Trebuchet MS" w:eastAsiaTheme="minorHAnsi" w:hAnsi="Trebuchet MS"/>
              </w:rPr>
              <w:commentReference w:id="516"/>
            </w:r>
          </w:p>
          <w:p w14:paraId="26F8273F" w14:textId="77777777" w:rsidR="006E3747" w:rsidRPr="00E01E81" w:rsidRDefault="006E3747" w:rsidP="00B341EB">
            <w:pPr>
              <w:keepNext/>
              <w:rPr>
                <w:rFonts w:ascii="Trebuchet MS" w:eastAsiaTheme="minorHAnsi" w:hAnsi="Trebuchet MS"/>
                <w:b/>
              </w:rPr>
            </w:pPr>
            <w:r w:rsidRPr="00E01E81">
              <w:rPr>
                <w:rFonts w:ascii="Trebuchet MS" w:eastAsiaTheme="minorHAnsi" w:hAnsi="Trebuchet MS"/>
              </w:rPr>
              <w:t>}</w:t>
            </w:r>
          </w:p>
        </w:tc>
      </w:tr>
    </w:tbl>
    <w:p w14:paraId="269780FD" w14:textId="77777777" w:rsidR="000200EC" w:rsidRPr="001605E7" w:rsidRDefault="000200EC" w:rsidP="00155A42">
      <w:pPr>
        <w:pStyle w:val="11"/>
        <w:rPr>
          <w:rFonts w:eastAsiaTheme="minorHAnsi"/>
        </w:rPr>
      </w:pPr>
    </w:p>
    <w:p w14:paraId="6648DB14" w14:textId="77777777" w:rsidR="00C669BF" w:rsidRPr="001605E7" w:rsidRDefault="00C669BF" w:rsidP="00155A42">
      <w:pPr>
        <w:pStyle w:val="11"/>
        <w:rPr>
          <w:rFonts w:eastAsiaTheme="minorHAnsi"/>
        </w:rPr>
      </w:pPr>
    </w:p>
    <w:p w14:paraId="4BB316C8" w14:textId="77777777" w:rsidR="00E9741F" w:rsidRPr="001605E7" w:rsidRDefault="00E9741F">
      <w:pPr>
        <w:rPr>
          <w:rFonts w:ascii="Trebuchet MS" w:eastAsiaTheme="minorHAnsi" w:hAnsi="Trebuchet MS"/>
          <w:sz w:val="30"/>
          <w:szCs w:val="32"/>
        </w:rPr>
      </w:pPr>
      <w:bookmarkStart w:id="517" w:name="_Toc483830087"/>
      <w:r w:rsidRPr="001605E7">
        <w:rPr>
          <w:rFonts w:ascii="Trebuchet MS" w:eastAsiaTheme="minorHAnsi" w:hAnsi="Trebuchet MS"/>
        </w:rPr>
        <w:br w:type="page"/>
      </w:r>
    </w:p>
    <w:p w14:paraId="1D3C2661" w14:textId="2F1820E7" w:rsidR="000200EC" w:rsidRPr="00546234" w:rsidRDefault="00386107" w:rsidP="00BF5B95">
      <w:pPr>
        <w:pStyle w:val="21"/>
      </w:pPr>
      <w:r w:rsidRPr="00546234">
        <w:t>TCP</w:t>
      </w:r>
      <w:bookmarkEnd w:id="517"/>
    </w:p>
    <w:p w14:paraId="18A721DE" w14:textId="0DC765E9" w:rsidR="00EC08BD" w:rsidRPr="001605E7" w:rsidRDefault="00F6231D" w:rsidP="00E9741F">
      <w:pPr>
        <w:pStyle w:val="11"/>
        <w:rPr>
          <w:rFonts w:eastAsiaTheme="minorHAnsi"/>
        </w:rPr>
      </w:pPr>
      <w:r w:rsidRPr="001605E7">
        <w:rPr>
          <w:rFonts w:eastAsiaTheme="minorHAnsi"/>
        </w:rPr>
        <w:t>TCP</w:t>
      </w:r>
      <w:r w:rsidR="00155A42" w:rsidRPr="001605E7">
        <w:rPr>
          <w:rFonts w:eastAsiaTheme="minorHAnsi"/>
        </w:rPr>
        <w:t>(</w:t>
      </w:r>
      <w:r w:rsidRPr="001605E7">
        <w:rPr>
          <w:rFonts w:eastAsiaTheme="minorHAnsi"/>
        </w:rPr>
        <w:t>Transmission Control Protocol</w:t>
      </w:r>
      <w:r w:rsidR="00155A42" w:rsidRPr="001605E7">
        <w:rPr>
          <w:rFonts w:eastAsiaTheme="minorHAnsi"/>
        </w:rPr>
        <w:t>)</w:t>
      </w:r>
      <w:r w:rsidR="00155A42" w:rsidRPr="001605E7">
        <w:rPr>
          <w:rFonts w:eastAsiaTheme="minorHAnsi" w:hint="eastAsia"/>
        </w:rPr>
        <w:t>는</w:t>
      </w:r>
      <w:r w:rsidRPr="001605E7">
        <w:rPr>
          <w:rFonts w:eastAsiaTheme="minorHAnsi"/>
        </w:rPr>
        <w:t xml:space="preserve"> IP Layer</w:t>
      </w:r>
      <w:r w:rsidRPr="001605E7">
        <w:rPr>
          <w:rFonts w:eastAsiaTheme="minorHAnsi" w:hint="eastAsia"/>
        </w:rPr>
        <w:t>위의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전송계층에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위치</w:t>
      </w:r>
      <w:r w:rsidR="00EA3798" w:rsidRPr="001605E7">
        <w:rPr>
          <w:rFonts w:eastAsiaTheme="minorHAnsi" w:hint="eastAsia"/>
        </w:rPr>
        <w:t>하며</w:t>
      </w:r>
      <w:r w:rsidR="00EA3798" w:rsidRPr="001605E7">
        <w:rPr>
          <w:rFonts w:eastAsiaTheme="minorHAnsi"/>
        </w:rPr>
        <w:t xml:space="preserve"> </w:t>
      </w:r>
      <w:r w:rsidR="00E9741F" w:rsidRPr="001605E7">
        <w:rPr>
          <w:rFonts w:eastAsiaTheme="minorHAnsi"/>
        </w:rPr>
        <w:t>1:1</w:t>
      </w:r>
      <w:r w:rsidR="00E9741F" w:rsidRPr="001605E7">
        <w:rPr>
          <w:rFonts w:eastAsiaTheme="minorHAnsi" w:hint="eastAsia"/>
        </w:rPr>
        <w:t>연결</w:t>
      </w:r>
      <w:r w:rsidR="00E9741F" w:rsidRPr="001605E7">
        <w:rPr>
          <w:rFonts w:eastAsiaTheme="minorHAnsi"/>
        </w:rPr>
        <w:t xml:space="preserve"> </w:t>
      </w:r>
      <w:r w:rsidR="00E9741F" w:rsidRPr="001605E7">
        <w:rPr>
          <w:rFonts w:eastAsiaTheme="minorHAnsi" w:hint="eastAsia"/>
        </w:rPr>
        <w:t>기반의</w:t>
      </w:r>
      <w:r w:rsidR="00E9741F" w:rsidRPr="001605E7">
        <w:rPr>
          <w:rFonts w:eastAsiaTheme="minorHAnsi"/>
        </w:rPr>
        <w:t xml:space="preserve"> </w:t>
      </w:r>
      <w:r w:rsidR="00861C48" w:rsidRPr="001605E7">
        <w:rPr>
          <w:rFonts w:eastAsiaTheme="minorHAnsi" w:hint="eastAsia"/>
        </w:rPr>
        <w:t>양방향</w:t>
      </w:r>
      <w:r w:rsidR="00861C48" w:rsidRPr="001605E7">
        <w:rPr>
          <w:rFonts w:eastAsiaTheme="minorHAnsi"/>
        </w:rPr>
        <w:t xml:space="preserve"> </w:t>
      </w:r>
      <w:r w:rsidR="00E9741F" w:rsidRPr="001605E7">
        <w:rPr>
          <w:rFonts w:eastAsiaTheme="minorHAnsi" w:hint="eastAsia"/>
        </w:rPr>
        <w:t>데이터</w:t>
      </w:r>
      <w:r w:rsidR="00E9741F" w:rsidRPr="001605E7">
        <w:rPr>
          <w:rFonts w:eastAsiaTheme="minorHAnsi"/>
        </w:rPr>
        <w:t xml:space="preserve"> </w:t>
      </w:r>
      <w:r w:rsidR="00E9741F" w:rsidRPr="001605E7">
        <w:rPr>
          <w:rFonts w:eastAsiaTheme="minorHAnsi" w:hint="eastAsia"/>
        </w:rPr>
        <w:t>전송</w:t>
      </w:r>
      <w:r w:rsidR="00E9741F" w:rsidRPr="001605E7">
        <w:rPr>
          <w:rFonts w:eastAsiaTheme="minorHAnsi"/>
        </w:rPr>
        <w:t xml:space="preserve"> </w:t>
      </w:r>
      <w:r w:rsidR="00E9741F" w:rsidRPr="001605E7">
        <w:rPr>
          <w:rFonts w:eastAsiaTheme="minorHAnsi" w:hint="eastAsia"/>
        </w:rPr>
        <w:t>프로토콜</w:t>
      </w:r>
      <w:r w:rsidR="00EA3798" w:rsidRPr="001605E7">
        <w:rPr>
          <w:rFonts w:eastAsiaTheme="minorHAnsi" w:hint="eastAsia"/>
        </w:rPr>
        <w:t>이다</w:t>
      </w:r>
      <w:r w:rsidR="00EA3798" w:rsidRPr="001605E7">
        <w:rPr>
          <w:rFonts w:eastAsiaTheme="minorHAnsi"/>
        </w:rPr>
        <w:t xml:space="preserve">. </w:t>
      </w:r>
      <w:r w:rsidR="008417C2" w:rsidRPr="001605E7">
        <w:rPr>
          <w:rFonts w:eastAsiaTheme="minorHAnsi" w:hint="eastAsia"/>
        </w:rPr>
        <w:t>또한</w:t>
      </w:r>
      <w:r w:rsidR="008417C2" w:rsidRPr="001605E7">
        <w:rPr>
          <w:rFonts w:eastAsiaTheme="minorHAnsi"/>
        </w:rPr>
        <w:t xml:space="preserve"> </w:t>
      </w:r>
      <w:r w:rsidR="00861C48" w:rsidRPr="001605E7">
        <w:rPr>
          <w:rFonts w:eastAsiaTheme="minorHAnsi"/>
        </w:rPr>
        <w:t>Port Number</w:t>
      </w:r>
      <w:r w:rsidR="00861C48" w:rsidRPr="001605E7">
        <w:rPr>
          <w:rFonts w:eastAsiaTheme="minorHAnsi" w:hint="eastAsia"/>
        </w:rPr>
        <w:t>를</w:t>
      </w:r>
      <w:r w:rsidR="00861C48" w:rsidRPr="001605E7">
        <w:rPr>
          <w:rFonts w:eastAsiaTheme="minorHAnsi"/>
        </w:rPr>
        <w:t xml:space="preserve"> </w:t>
      </w:r>
      <w:r w:rsidR="00861C48" w:rsidRPr="001605E7">
        <w:rPr>
          <w:rFonts w:eastAsiaTheme="minorHAnsi" w:hint="eastAsia"/>
        </w:rPr>
        <w:t>이용해</w:t>
      </w:r>
      <w:r w:rsidR="00861C48" w:rsidRPr="001605E7">
        <w:rPr>
          <w:rFonts w:eastAsiaTheme="minorHAnsi"/>
        </w:rPr>
        <w:t xml:space="preserve"> </w:t>
      </w:r>
      <w:r w:rsidR="00841217" w:rsidRPr="001605E7">
        <w:rPr>
          <w:rFonts w:eastAsiaTheme="minorHAnsi"/>
        </w:rPr>
        <w:t xml:space="preserve">Application </w:t>
      </w:r>
      <w:r w:rsidR="00841217" w:rsidRPr="001605E7">
        <w:rPr>
          <w:rFonts w:eastAsiaTheme="minorHAnsi" w:hint="eastAsia"/>
        </w:rPr>
        <w:t>간</w:t>
      </w:r>
      <w:r w:rsidR="00861C48" w:rsidRPr="001605E7">
        <w:rPr>
          <w:rFonts w:eastAsiaTheme="minorHAnsi"/>
        </w:rPr>
        <w:t xml:space="preserve"> </w:t>
      </w:r>
      <w:r w:rsidR="00861C48" w:rsidRPr="001605E7">
        <w:rPr>
          <w:rFonts w:eastAsiaTheme="minorHAnsi" w:hint="eastAsia"/>
        </w:rPr>
        <w:t>통신을</w:t>
      </w:r>
      <w:r w:rsidR="00861C48" w:rsidRPr="001605E7">
        <w:rPr>
          <w:rFonts w:eastAsiaTheme="minorHAnsi"/>
        </w:rPr>
        <w:t xml:space="preserve"> </w:t>
      </w:r>
      <w:r w:rsidR="00861C48" w:rsidRPr="001605E7">
        <w:rPr>
          <w:rFonts w:eastAsiaTheme="minorHAnsi" w:hint="eastAsia"/>
        </w:rPr>
        <w:t>제공한다</w:t>
      </w:r>
      <w:r w:rsidR="00861C48" w:rsidRPr="001605E7">
        <w:rPr>
          <w:rFonts w:eastAsiaTheme="minorHAnsi"/>
        </w:rPr>
        <w:t>.</w:t>
      </w:r>
    </w:p>
    <w:p w14:paraId="04FB924E" w14:textId="01AF3C43" w:rsidR="00E6752F" w:rsidRPr="001605E7" w:rsidRDefault="003F6260" w:rsidP="00E9741F">
      <w:pPr>
        <w:pStyle w:val="11"/>
        <w:rPr>
          <w:rFonts w:eastAsiaTheme="minorHAnsi"/>
        </w:rPr>
      </w:pPr>
      <w:r w:rsidRPr="001605E7">
        <w:rPr>
          <w:rFonts w:eastAsiaTheme="minorHAnsi"/>
        </w:rPr>
        <w:t>TCP</w:t>
      </w:r>
      <w:r w:rsidRPr="001605E7">
        <w:rPr>
          <w:rFonts w:eastAsiaTheme="minorHAnsi" w:hint="eastAsia"/>
        </w:rPr>
        <w:t>는</w:t>
      </w:r>
      <w:r w:rsidRPr="001605E7">
        <w:rPr>
          <w:rFonts w:eastAsiaTheme="minorHAnsi"/>
        </w:rPr>
        <w:t xml:space="preserve"> </w:t>
      </w:r>
      <w:r w:rsidR="00EC08BD" w:rsidRPr="001605E7">
        <w:rPr>
          <w:rFonts w:eastAsiaTheme="minorHAnsi"/>
        </w:rPr>
        <w:t>1:1</w:t>
      </w:r>
      <w:r w:rsidR="00EC08BD" w:rsidRPr="001605E7">
        <w:rPr>
          <w:rFonts w:eastAsiaTheme="minorHAnsi" w:hint="eastAsia"/>
        </w:rPr>
        <w:t>연결</w:t>
      </w:r>
      <w:r w:rsidR="00E6752F" w:rsidRPr="001605E7">
        <w:rPr>
          <w:rFonts w:eastAsiaTheme="minorHAnsi"/>
        </w:rPr>
        <w:t xml:space="preserve"> </w:t>
      </w:r>
      <w:r w:rsidR="00E6752F" w:rsidRPr="001605E7">
        <w:rPr>
          <w:rFonts w:eastAsiaTheme="minorHAnsi" w:hint="eastAsia"/>
        </w:rPr>
        <w:t>기반이므로</w:t>
      </w:r>
      <w:r w:rsidR="00E6752F" w:rsidRPr="001605E7">
        <w:rPr>
          <w:rFonts w:eastAsiaTheme="minorHAnsi"/>
        </w:rPr>
        <w:t xml:space="preserve"> </w:t>
      </w:r>
      <w:r w:rsidR="00E6752F" w:rsidRPr="001605E7">
        <w:rPr>
          <w:rFonts w:eastAsiaTheme="minorHAnsi" w:hint="eastAsia"/>
        </w:rPr>
        <w:t>상대방과의</w:t>
      </w:r>
      <w:r w:rsidR="00E6752F" w:rsidRPr="001605E7">
        <w:rPr>
          <w:rFonts w:eastAsiaTheme="minorHAnsi"/>
        </w:rPr>
        <w:t xml:space="preserve"> </w:t>
      </w:r>
      <w:r w:rsidR="00E6752F" w:rsidRPr="001605E7">
        <w:rPr>
          <w:rFonts w:eastAsiaTheme="minorHAnsi" w:hint="eastAsia"/>
        </w:rPr>
        <w:t>데이터</w:t>
      </w:r>
      <w:r w:rsidR="00E6752F" w:rsidRPr="001605E7">
        <w:rPr>
          <w:rFonts w:eastAsiaTheme="minorHAnsi"/>
        </w:rPr>
        <w:t xml:space="preserve"> </w:t>
      </w:r>
      <w:r w:rsidR="000276A3" w:rsidRPr="001605E7">
        <w:rPr>
          <w:rFonts w:eastAsiaTheme="minorHAnsi" w:hint="eastAsia"/>
        </w:rPr>
        <w:t>송수신</w:t>
      </w:r>
      <w:r w:rsidR="00E6752F" w:rsidRPr="001605E7">
        <w:rPr>
          <w:rFonts w:eastAsiaTheme="minorHAnsi" w:hint="eastAsia"/>
        </w:rPr>
        <w:t>을</w:t>
      </w:r>
      <w:r w:rsidR="00E6752F" w:rsidRPr="001605E7">
        <w:rPr>
          <w:rFonts w:eastAsiaTheme="minorHAnsi"/>
        </w:rPr>
        <w:t xml:space="preserve"> </w:t>
      </w:r>
      <w:r w:rsidR="00E6752F" w:rsidRPr="001605E7">
        <w:rPr>
          <w:rFonts w:eastAsiaTheme="minorHAnsi" w:hint="eastAsia"/>
        </w:rPr>
        <w:t>위해서</w:t>
      </w:r>
      <w:r w:rsidR="00E6752F" w:rsidRPr="001605E7">
        <w:rPr>
          <w:rFonts w:eastAsiaTheme="minorHAnsi"/>
        </w:rPr>
        <w:t xml:space="preserve"> </w:t>
      </w:r>
      <w:r w:rsidR="00E6752F" w:rsidRPr="001605E7">
        <w:rPr>
          <w:rFonts w:eastAsiaTheme="minorHAnsi" w:hint="eastAsia"/>
        </w:rPr>
        <w:t>상대방에게</w:t>
      </w:r>
      <w:r w:rsidR="00E6752F" w:rsidRPr="001605E7">
        <w:rPr>
          <w:rFonts w:eastAsiaTheme="minorHAnsi"/>
        </w:rPr>
        <w:t xml:space="preserve"> </w:t>
      </w:r>
      <w:r w:rsidR="00E6752F" w:rsidRPr="001605E7">
        <w:rPr>
          <w:rFonts w:eastAsiaTheme="minorHAnsi" w:hint="eastAsia"/>
        </w:rPr>
        <w:t>연결을</w:t>
      </w:r>
      <w:r w:rsidR="00E6752F" w:rsidRPr="001605E7">
        <w:rPr>
          <w:rFonts w:eastAsiaTheme="minorHAnsi"/>
        </w:rPr>
        <w:t xml:space="preserve"> </w:t>
      </w:r>
      <w:r w:rsidR="00E6752F" w:rsidRPr="001605E7">
        <w:rPr>
          <w:rFonts w:eastAsiaTheme="minorHAnsi" w:hint="eastAsia"/>
        </w:rPr>
        <w:t>요청</w:t>
      </w:r>
      <w:r w:rsidR="00E6752F" w:rsidRPr="001605E7">
        <w:rPr>
          <w:rFonts w:eastAsiaTheme="minorHAnsi"/>
        </w:rPr>
        <w:t xml:space="preserve"> </w:t>
      </w:r>
      <w:r w:rsidR="00E6752F" w:rsidRPr="001605E7">
        <w:rPr>
          <w:rFonts w:eastAsiaTheme="minorHAnsi" w:hint="eastAsia"/>
        </w:rPr>
        <w:t>하거나</w:t>
      </w:r>
      <w:r w:rsidR="00E6752F" w:rsidRPr="001605E7">
        <w:rPr>
          <w:rFonts w:eastAsiaTheme="minorHAnsi"/>
        </w:rPr>
        <w:t xml:space="preserve"> </w:t>
      </w:r>
      <w:r w:rsidR="00E6752F" w:rsidRPr="001605E7">
        <w:rPr>
          <w:rFonts w:eastAsiaTheme="minorHAnsi" w:hint="eastAsia"/>
        </w:rPr>
        <w:t>상대방으로부터</w:t>
      </w:r>
      <w:r w:rsidR="00E6752F" w:rsidRPr="001605E7">
        <w:rPr>
          <w:rFonts w:eastAsiaTheme="minorHAnsi"/>
        </w:rPr>
        <w:t xml:space="preserve"> </w:t>
      </w:r>
      <w:r w:rsidR="00E6752F" w:rsidRPr="001605E7">
        <w:rPr>
          <w:rFonts w:eastAsiaTheme="minorHAnsi" w:hint="eastAsia"/>
        </w:rPr>
        <w:t>연결요청을</w:t>
      </w:r>
      <w:r w:rsidR="00E6752F" w:rsidRPr="001605E7">
        <w:rPr>
          <w:rFonts w:eastAsiaTheme="minorHAnsi"/>
        </w:rPr>
        <w:t xml:space="preserve"> </w:t>
      </w:r>
      <w:r w:rsidR="00E6752F" w:rsidRPr="001605E7">
        <w:rPr>
          <w:rFonts w:eastAsiaTheme="minorHAnsi" w:hint="eastAsia"/>
        </w:rPr>
        <w:t>받아야</w:t>
      </w:r>
      <w:r w:rsidR="00E6752F" w:rsidRPr="001605E7">
        <w:rPr>
          <w:rFonts w:eastAsiaTheme="minorHAnsi"/>
        </w:rPr>
        <w:t xml:space="preserve"> </w:t>
      </w:r>
      <w:r w:rsidR="00E6752F" w:rsidRPr="001605E7">
        <w:rPr>
          <w:rFonts w:eastAsiaTheme="minorHAnsi" w:hint="eastAsia"/>
        </w:rPr>
        <w:t>한다</w:t>
      </w:r>
      <w:r w:rsidR="00E6752F" w:rsidRPr="001605E7">
        <w:rPr>
          <w:rFonts w:eastAsiaTheme="minorHAnsi"/>
        </w:rPr>
        <w:t xml:space="preserve">. </w:t>
      </w:r>
      <w:r w:rsidR="00E6752F" w:rsidRPr="001605E7">
        <w:rPr>
          <w:rFonts w:eastAsiaTheme="minorHAnsi" w:hint="eastAsia"/>
        </w:rPr>
        <w:t>이</w:t>
      </w:r>
      <w:r w:rsidR="00E6752F" w:rsidRPr="001605E7">
        <w:rPr>
          <w:rFonts w:eastAsiaTheme="minorHAnsi"/>
        </w:rPr>
        <w:t xml:space="preserve"> </w:t>
      </w:r>
      <w:r w:rsidR="00E6752F" w:rsidRPr="001605E7">
        <w:rPr>
          <w:rFonts w:eastAsiaTheme="minorHAnsi" w:hint="eastAsia"/>
        </w:rPr>
        <w:t>과정에서</w:t>
      </w:r>
      <w:r w:rsidR="00E6752F" w:rsidRPr="001605E7">
        <w:rPr>
          <w:rFonts w:eastAsiaTheme="minorHAnsi"/>
        </w:rPr>
        <w:t xml:space="preserve"> </w:t>
      </w:r>
      <w:r w:rsidR="00E6752F" w:rsidRPr="001605E7">
        <w:rPr>
          <w:rFonts w:eastAsiaTheme="minorHAnsi" w:hint="eastAsia"/>
        </w:rPr>
        <w:t>먼저</w:t>
      </w:r>
      <w:r w:rsidR="00E6752F" w:rsidRPr="001605E7">
        <w:rPr>
          <w:rFonts w:eastAsiaTheme="minorHAnsi"/>
        </w:rPr>
        <w:t xml:space="preserve"> </w:t>
      </w:r>
      <w:r w:rsidR="00E6752F" w:rsidRPr="001605E7">
        <w:rPr>
          <w:rFonts w:eastAsiaTheme="minorHAnsi" w:hint="eastAsia"/>
        </w:rPr>
        <w:t>연결을</w:t>
      </w:r>
      <w:r w:rsidR="00E6752F" w:rsidRPr="001605E7">
        <w:rPr>
          <w:rFonts w:eastAsiaTheme="minorHAnsi"/>
        </w:rPr>
        <w:t xml:space="preserve"> </w:t>
      </w:r>
      <w:r w:rsidR="00E6752F" w:rsidRPr="001605E7">
        <w:rPr>
          <w:rFonts w:eastAsiaTheme="minorHAnsi" w:hint="eastAsia"/>
        </w:rPr>
        <w:t>요청하는</w:t>
      </w:r>
      <w:r w:rsidR="00E6752F" w:rsidRPr="001605E7">
        <w:rPr>
          <w:rFonts w:eastAsiaTheme="minorHAnsi"/>
        </w:rPr>
        <w:t xml:space="preserve"> </w:t>
      </w:r>
      <w:r w:rsidR="00E6752F" w:rsidRPr="001605E7">
        <w:rPr>
          <w:rFonts w:eastAsiaTheme="minorHAnsi" w:hint="eastAsia"/>
        </w:rPr>
        <w:t>쪽을</w:t>
      </w:r>
      <w:r w:rsidR="00E6752F" w:rsidRPr="001605E7">
        <w:rPr>
          <w:rFonts w:eastAsiaTheme="minorHAnsi"/>
        </w:rPr>
        <w:t xml:space="preserve"> ‘TCP CLIENT’, </w:t>
      </w:r>
      <w:r w:rsidR="00E6752F" w:rsidRPr="001605E7">
        <w:rPr>
          <w:rFonts w:eastAsiaTheme="minorHAnsi" w:hint="eastAsia"/>
        </w:rPr>
        <w:t>연결요청을</w:t>
      </w:r>
      <w:r w:rsidR="00E6752F" w:rsidRPr="001605E7">
        <w:rPr>
          <w:rFonts w:eastAsiaTheme="minorHAnsi"/>
        </w:rPr>
        <w:t xml:space="preserve"> </w:t>
      </w:r>
      <w:r w:rsidR="00E6752F" w:rsidRPr="001605E7">
        <w:rPr>
          <w:rFonts w:eastAsiaTheme="minorHAnsi" w:hint="eastAsia"/>
        </w:rPr>
        <w:t>받은</w:t>
      </w:r>
      <w:r w:rsidR="00E6752F" w:rsidRPr="001605E7">
        <w:rPr>
          <w:rFonts w:eastAsiaTheme="minorHAnsi"/>
        </w:rPr>
        <w:t xml:space="preserve"> </w:t>
      </w:r>
      <w:r w:rsidR="00E6752F" w:rsidRPr="001605E7">
        <w:rPr>
          <w:rFonts w:eastAsiaTheme="minorHAnsi" w:hint="eastAsia"/>
        </w:rPr>
        <w:t>쪽을</w:t>
      </w:r>
      <w:r w:rsidR="00E6752F" w:rsidRPr="001605E7">
        <w:rPr>
          <w:rFonts w:eastAsiaTheme="minorHAnsi"/>
        </w:rPr>
        <w:t xml:space="preserve"> ‘TCP SERVER’</w:t>
      </w:r>
      <w:r w:rsidR="00E6752F" w:rsidRPr="001605E7">
        <w:rPr>
          <w:rFonts w:eastAsiaTheme="minorHAnsi" w:hint="eastAsia"/>
        </w:rPr>
        <w:t>로</w:t>
      </w:r>
      <w:r w:rsidR="00E6752F" w:rsidRPr="001605E7">
        <w:rPr>
          <w:rFonts w:eastAsiaTheme="minorHAnsi"/>
        </w:rPr>
        <w:t xml:space="preserve"> </w:t>
      </w:r>
      <w:r w:rsidR="00E6752F" w:rsidRPr="001605E7">
        <w:rPr>
          <w:rFonts w:eastAsiaTheme="minorHAnsi" w:hint="eastAsia"/>
        </w:rPr>
        <w:t>구분한다</w:t>
      </w:r>
      <w:r w:rsidR="00E6752F" w:rsidRPr="001605E7">
        <w:rPr>
          <w:rFonts w:eastAsiaTheme="minorHAnsi"/>
        </w:rPr>
        <w:t>.</w:t>
      </w:r>
      <w:r w:rsidR="000276A3" w:rsidRPr="001605E7">
        <w:rPr>
          <w:rFonts w:eastAsiaTheme="minorHAnsi"/>
        </w:rPr>
        <w:t xml:space="preserve"> TCP</w:t>
      </w:r>
      <w:r w:rsidR="000276A3" w:rsidRPr="001605E7">
        <w:rPr>
          <w:rFonts w:eastAsiaTheme="minorHAnsi" w:hint="eastAsia"/>
        </w:rPr>
        <w:t>는</w:t>
      </w:r>
      <w:r w:rsidR="000276A3" w:rsidRPr="001605E7">
        <w:rPr>
          <w:rFonts w:eastAsiaTheme="minorHAnsi"/>
        </w:rPr>
        <w:t xml:space="preserve"> </w:t>
      </w:r>
      <w:r w:rsidR="00D77FB0" w:rsidRPr="001605E7">
        <w:rPr>
          <w:rFonts w:eastAsiaTheme="minorHAnsi" w:hint="eastAsia"/>
        </w:rPr>
        <w:t>또한</w:t>
      </w:r>
      <w:r w:rsidR="00D77FB0" w:rsidRPr="001605E7">
        <w:rPr>
          <w:rFonts w:eastAsiaTheme="minorHAnsi"/>
        </w:rPr>
        <w:t xml:space="preserve"> </w:t>
      </w:r>
      <w:r w:rsidR="000276A3" w:rsidRPr="001605E7">
        <w:rPr>
          <w:rFonts w:eastAsiaTheme="minorHAnsi" w:hint="eastAsia"/>
        </w:rPr>
        <w:t>신뢰성</w:t>
      </w:r>
      <w:r w:rsidR="000276A3" w:rsidRPr="001605E7">
        <w:rPr>
          <w:rFonts w:eastAsiaTheme="minorHAnsi"/>
        </w:rPr>
        <w:t xml:space="preserve"> </w:t>
      </w:r>
      <w:r w:rsidR="000276A3" w:rsidRPr="001605E7">
        <w:rPr>
          <w:rFonts w:eastAsiaTheme="minorHAnsi" w:hint="eastAsia"/>
        </w:rPr>
        <w:t>있는</w:t>
      </w:r>
      <w:r w:rsidR="000276A3" w:rsidRPr="001605E7">
        <w:rPr>
          <w:rFonts w:eastAsiaTheme="minorHAnsi"/>
        </w:rPr>
        <w:t xml:space="preserve"> </w:t>
      </w:r>
      <w:r w:rsidR="000276A3" w:rsidRPr="001605E7">
        <w:rPr>
          <w:rFonts w:eastAsiaTheme="minorHAnsi" w:hint="eastAsia"/>
        </w:rPr>
        <w:t>전송</w:t>
      </w:r>
      <w:r w:rsidR="000276A3" w:rsidRPr="001605E7">
        <w:rPr>
          <w:rFonts w:eastAsiaTheme="minorHAnsi"/>
        </w:rPr>
        <w:t xml:space="preserve"> </w:t>
      </w:r>
      <w:r w:rsidR="000276A3" w:rsidRPr="001605E7">
        <w:rPr>
          <w:rFonts w:eastAsiaTheme="minorHAnsi" w:hint="eastAsia"/>
        </w:rPr>
        <w:t>프로토콜로써</w:t>
      </w:r>
      <w:r w:rsidR="000276A3" w:rsidRPr="001605E7">
        <w:rPr>
          <w:rFonts w:eastAsiaTheme="minorHAnsi"/>
        </w:rPr>
        <w:t xml:space="preserve"> </w:t>
      </w:r>
      <w:r w:rsidR="000276A3" w:rsidRPr="001605E7">
        <w:rPr>
          <w:rFonts w:eastAsiaTheme="minorHAnsi" w:hint="eastAsia"/>
        </w:rPr>
        <w:t>연결이</w:t>
      </w:r>
      <w:r w:rsidR="000276A3" w:rsidRPr="001605E7">
        <w:rPr>
          <w:rFonts w:eastAsiaTheme="minorHAnsi"/>
        </w:rPr>
        <w:t xml:space="preserve"> </w:t>
      </w:r>
      <w:r w:rsidR="000276A3" w:rsidRPr="001605E7">
        <w:rPr>
          <w:rFonts w:eastAsiaTheme="minorHAnsi" w:hint="eastAsia"/>
        </w:rPr>
        <w:t>완료된</w:t>
      </w:r>
      <w:r w:rsidR="000276A3" w:rsidRPr="001605E7">
        <w:rPr>
          <w:rFonts w:eastAsiaTheme="minorHAnsi"/>
        </w:rPr>
        <w:t xml:space="preserve"> </w:t>
      </w:r>
      <w:r w:rsidR="000276A3" w:rsidRPr="001605E7">
        <w:rPr>
          <w:rFonts w:eastAsiaTheme="minorHAnsi" w:hint="eastAsia"/>
        </w:rPr>
        <w:t>이후의</w:t>
      </w:r>
      <w:r w:rsidR="000276A3" w:rsidRPr="001605E7">
        <w:rPr>
          <w:rFonts w:eastAsiaTheme="minorHAnsi"/>
        </w:rPr>
        <w:t xml:space="preserve"> </w:t>
      </w:r>
      <w:r w:rsidR="000276A3" w:rsidRPr="001605E7">
        <w:rPr>
          <w:rFonts w:eastAsiaTheme="minorHAnsi" w:hint="eastAsia"/>
        </w:rPr>
        <w:t>데이터</w:t>
      </w:r>
      <w:r w:rsidR="000276A3" w:rsidRPr="001605E7">
        <w:rPr>
          <w:rFonts w:eastAsiaTheme="minorHAnsi"/>
        </w:rPr>
        <w:t xml:space="preserve"> </w:t>
      </w:r>
      <w:r w:rsidR="000276A3" w:rsidRPr="001605E7">
        <w:rPr>
          <w:rFonts w:eastAsiaTheme="minorHAnsi" w:hint="eastAsia"/>
        </w:rPr>
        <w:t>송수신</w:t>
      </w:r>
      <w:r w:rsidR="000276A3" w:rsidRPr="001605E7">
        <w:rPr>
          <w:rFonts w:eastAsiaTheme="minorHAnsi"/>
        </w:rPr>
        <w:t xml:space="preserve"> </w:t>
      </w:r>
      <w:r w:rsidR="000276A3" w:rsidRPr="001605E7">
        <w:rPr>
          <w:rFonts w:eastAsiaTheme="minorHAnsi" w:hint="eastAsia"/>
        </w:rPr>
        <w:t>과정에서</w:t>
      </w:r>
      <w:r w:rsidR="000276A3" w:rsidRPr="001605E7">
        <w:rPr>
          <w:rFonts w:eastAsiaTheme="minorHAnsi"/>
        </w:rPr>
        <w:t xml:space="preserve"> </w:t>
      </w:r>
      <w:r w:rsidR="000276A3" w:rsidRPr="001605E7">
        <w:rPr>
          <w:rFonts w:eastAsiaTheme="minorHAnsi" w:hint="eastAsia"/>
        </w:rPr>
        <w:t>확인응답</w:t>
      </w:r>
      <w:r w:rsidR="000276A3" w:rsidRPr="001605E7">
        <w:rPr>
          <w:rFonts w:eastAsiaTheme="minorHAnsi"/>
        </w:rPr>
        <w:t xml:space="preserve"> </w:t>
      </w:r>
      <w:r w:rsidR="000276A3" w:rsidRPr="001605E7">
        <w:rPr>
          <w:rFonts w:eastAsiaTheme="minorHAnsi" w:hint="eastAsia"/>
        </w:rPr>
        <w:t>메커니즘을</w:t>
      </w:r>
      <w:r w:rsidR="000276A3" w:rsidRPr="001605E7">
        <w:rPr>
          <w:rFonts w:eastAsiaTheme="minorHAnsi"/>
        </w:rPr>
        <w:t xml:space="preserve"> </w:t>
      </w:r>
      <w:r w:rsidR="000276A3" w:rsidRPr="001605E7">
        <w:rPr>
          <w:rFonts w:eastAsiaTheme="minorHAnsi" w:hint="eastAsia"/>
        </w:rPr>
        <w:t>통해</w:t>
      </w:r>
      <w:r w:rsidR="000276A3" w:rsidRPr="001605E7">
        <w:rPr>
          <w:rFonts w:eastAsiaTheme="minorHAnsi"/>
        </w:rPr>
        <w:t xml:space="preserve"> </w:t>
      </w:r>
      <w:r w:rsidR="000276A3" w:rsidRPr="001605E7">
        <w:rPr>
          <w:rFonts w:eastAsiaTheme="minorHAnsi" w:hint="eastAsia"/>
        </w:rPr>
        <w:t>전송</w:t>
      </w:r>
      <w:r w:rsidR="000276A3" w:rsidRPr="001605E7">
        <w:rPr>
          <w:rFonts w:eastAsiaTheme="minorHAnsi"/>
        </w:rPr>
        <w:t xml:space="preserve"> </w:t>
      </w:r>
      <w:r w:rsidR="000276A3" w:rsidRPr="001605E7">
        <w:rPr>
          <w:rFonts w:eastAsiaTheme="minorHAnsi" w:hint="eastAsia"/>
        </w:rPr>
        <w:t>데이터의</w:t>
      </w:r>
      <w:r w:rsidR="000276A3" w:rsidRPr="001605E7">
        <w:rPr>
          <w:rFonts w:eastAsiaTheme="minorHAnsi"/>
        </w:rPr>
        <w:t xml:space="preserve"> </w:t>
      </w:r>
      <w:r w:rsidR="000276A3" w:rsidRPr="001605E7">
        <w:rPr>
          <w:rFonts w:eastAsiaTheme="minorHAnsi" w:hint="eastAsia"/>
        </w:rPr>
        <w:t>수신여부를</w:t>
      </w:r>
      <w:r w:rsidR="000276A3" w:rsidRPr="001605E7">
        <w:rPr>
          <w:rFonts w:eastAsiaTheme="minorHAnsi"/>
        </w:rPr>
        <w:t xml:space="preserve"> </w:t>
      </w:r>
      <w:r w:rsidR="000276A3" w:rsidRPr="001605E7">
        <w:rPr>
          <w:rFonts w:eastAsiaTheme="minorHAnsi" w:hint="eastAsia"/>
        </w:rPr>
        <w:t>확인하고</w:t>
      </w:r>
      <w:r w:rsidR="000276A3" w:rsidRPr="001605E7">
        <w:rPr>
          <w:rFonts w:eastAsiaTheme="minorHAnsi"/>
        </w:rPr>
        <w:t xml:space="preserve"> </w:t>
      </w:r>
      <w:r w:rsidR="000276A3" w:rsidRPr="001605E7">
        <w:rPr>
          <w:rFonts w:eastAsiaTheme="minorHAnsi" w:hint="eastAsia"/>
        </w:rPr>
        <w:t>손실되거나</w:t>
      </w:r>
      <w:r w:rsidR="000276A3" w:rsidRPr="001605E7">
        <w:rPr>
          <w:rFonts w:eastAsiaTheme="minorHAnsi"/>
        </w:rPr>
        <w:t xml:space="preserve"> </w:t>
      </w:r>
      <w:r w:rsidR="000276A3" w:rsidRPr="001605E7">
        <w:rPr>
          <w:rFonts w:eastAsiaTheme="minorHAnsi" w:hint="eastAsia"/>
        </w:rPr>
        <w:t>훼손된</w:t>
      </w:r>
      <w:r w:rsidR="000276A3" w:rsidRPr="001605E7">
        <w:rPr>
          <w:rFonts w:eastAsiaTheme="minorHAnsi"/>
        </w:rPr>
        <w:t xml:space="preserve"> </w:t>
      </w:r>
      <w:r w:rsidR="000276A3" w:rsidRPr="001605E7">
        <w:rPr>
          <w:rFonts w:eastAsiaTheme="minorHAnsi" w:hint="eastAsia"/>
        </w:rPr>
        <w:t>데이터는</w:t>
      </w:r>
      <w:r w:rsidR="000276A3" w:rsidRPr="001605E7">
        <w:rPr>
          <w:rFonts w:eastAsiaTheme="minorHAnsi"/>
        </w:rPr>
        <w:t xml:space="preserve"> </w:t>
      </w:r>
      <w:r w:rsidR="000276A3" w:rsidRPr="001605E7">
        <w:rPr>
          <w:rFonts w:eastAsiaTheme="minorHAnsi" w:hint="eastAsia"/>
        </w:rPr>
        <w:t>재전송</w:t>
      </w:r>
      <w:r w:rsidR="00F30DB7" w:rsidRPr="001605E7">
        <w:rPr>
          <w:rFonts w:eastAsiaTheme="minorHAnsi" w:hint="eastAsia"/>
        </w:rPr>
        <w:t>한다</w:t>
      </w:r>
      <w:r w:rsidR="000276A3" w:rsidRPr="001605E7">
        <w:rPr>
          <w:rFonts w:eastAsiaTheme="minorHAnsi"/>
        </w:rPr>
        <w:t>.</w:t>
      </w:r>
      <w:r w:rsidR="004F6781" w:rsidRPr="001605E7">
        <w:rPr>
          <w:rFonts w:eastAsiaTheme="minorHAnsi"/>
        </w:rPr>
        <w:t xml:space="preserve"> </w:t>
      </w:r>
      <w:r w:rsidR="00D77FB0" w:rsidRPr="001605E7">
        <w:rPr>
          <w:rFonts w:eastAsiaTheme="minorHAnsi"/>
        </w:rPr>
        <w:t>‘TCP SERVER’</w:t>
      </w:r>
      <w:r w:rsidR="00D77FB0" w:rsidRPr="001605E7">
        <w:rPr>
          <w:rFonts w:eastAsiaTheme="minorHAnsi" w:hint="eastAsia"/>
        </w:rPr>
        <w:t>와</w:t>
      </w:r>
      <w:r w:rsidR="00D77FB0" w:rsidRPr="001605E7">
        <w:rPr>
          <w:rFonts w:eastAsiaTheme="minorHAnsi"/>
        </w:rPr>
        <w:t xml:space="preserve"> ‘TCP CLIENT’</w:t>
      </w:r>
      <w:r w:rsidR="00D77FB0" w:rsidRPr="001605E7">
        <w:rPr>
          <w:rFonts w:eastAsiaTheme="minorHAnsi" w:hint="eastAsia"/>
        </w:rPr>
        <w:t>는</w:t>
      </w:r>
      <w:r w:rsidR="00D77FB0" w:rsidRPr="001605E7">
        <w:rPr>
          <w:rFonts w:eastAsiaTheme="minorHAnsi"/>
        </w:rPr>
        <w:t xml:space="preserve"> TCP</w:t>
      </w:r>
      <w:r w:rsidR="00D77FB0" w:rsidRPr="001605E7">
        <w:rPr>
          <w:rFonts w:eastAsiaTheme="minorHAnsi" w:hint="eastAsia"/>
        </w:rPr>
        <w:t>연결종료가</w:t>
      </w:r>
      <w:r w:rsidR="00D77FB0" w:rsidRPr="001605E7">
        <w:rPr>
          <w:rFonts w:eastAsiaTheme="minorHAnsi"/>
        </w:rPr>
        <w:t xml:space="preserve"> </w:t>
      </w:r>
      <w:r w:rsidR="00D77FB0" w:rsidRPr="001605E7">
        <w:rPr>
          <w:rFonts w:eastAsiaTheme="minorHAnsi" w:hint="eastAsia"/>
        </w:rPr>
        <w:t>이루어지기</w:t>
      </w:r>
      <w:r w:rsidR="00D77FB0" w:rsidRPr="001605E7">
        <w:rPr>
          <w:rFonts w:eastAsiaTheme="minorHAnsi"/>
        </w:rPr>
        <w:t xml:space="preserve"> </w:t>
      </w:r>
      <w:r w:rsidR="00D77FB0" w:rsidRPr="001605E7">
        <w:rPr>
          <w:rFonts w:eastAsiaTheme="minorHAnsi" w:hint="eastAsia"/>
        </w:rPr>
        <w:t>전까지</w:t>
      </w:r>
      <w:r w:rsidR="00D77FB0" w:rsidRPr="001605E7">
        <w:rPr>
          <w:rFonts w:eastAsiaTheme="minorHAnsi"/>
        </w:rPr>
        <w:t xml:space="preserve"> </w:t>
      </w:r>
      <w:r w:rsidR="00D77FB0" w:rsidRPr="001605E7">
        <w:rPr>
          <w:rFonts w:eastAsiaTheme="minorHAnsi" w:hint="eastAsia"/>
        </w:rPr>
        <w:t>연결을</w:t>
      </w:r>
      <w:r w:rsidR="00D77FB0" w:rsidRPr="001605E7">
        <w:rPr>
          <w:rFonts w:eastAsiaTheme="minorHAnsi"/>
        </w:rPr>
        <w:t xml:space="preserve"> </w:t>
      </w:r>
      <w:r w:rsidR="00D77FB0" w:rsidRPr="001605E7">
        <w:rPr>
          <w:rFonts w:eastAsiaTheme="minorHAnsi" w:hint="eastAsia"/>
        </w:rPr>
        <w:t>유지하며</w:t>
      </w:r>
      <w:r w:rsidR="00D77FB0" w:rsidRPr="001605E7">
        <w:rPr>
          <w:rFonts w:eastAsiaTheme="minorHAnsi"/>
        </w:rPr>
        <w:t xml:space="preserve"> </w:t>
      </w:r>
      <w:r w:rsidR="00D77FB0" w:rsidRPr="001605E7">
        <w:rPr>
          <w:rFonts w:eastAsiaTheme="minorHAnsi" w:hint="eastAsia"/>
        </w:rPr>
        <w:t>데이터를</w:t>
      </w:r>
      <w:r w:rsidR="00D77FB0" w:rsidRPr="001605E7">
        <w:rPr>
          <w:rFonts w:eastAsiaTheme="minorHAnsi"/>
        </w:rPr>
        <w:t xml:space="preserve"> </w:t>
      </w:r>
      <w:r w:rsidR="00D77FB0" w:rsidRPr="001605E7">
        <w:rPr>
          <w:rFonts w:eastAsiaTheme="minorHAnsi" w:hint="eastAsia"/>
        </w:rPr>
        <w:t>송수신</w:t>
      </w:r>
      <w:r w:rsidR="00C07AFD">
        <w:rPr>
          <w:rFonts w:eastAsiaTheme="minorHAnsi" w:hint="eastAsia"/>
        </w:rPr>
        <w:t>한다</w:t>
      </w:r>
      <w:r w:rsidR="00D77FB0" w:rsidRPr="001605E7">
        <w:rPr>
          <w:rFonts w:eastAsiaTheme="minorHAnsi"/>
        </w:rPr>
        <w:t>.</w:t>
      </w:r>
    </w:p>
    <w:p w14:paraId="38BB6999" w14:textId="77777777" w:rsidR="00515C05" w:rsidRPr="001605E7" w:rsidRDefault="00515C05" w:rsidP="00155A42">
      <w:pPr>
        <w:pStyle w:val="11"/>
        <w:rPr>
          <w:rFonts w:eastAsiaTheme="minorHAnsi"/>
        </w:rPr>
      </w:pPr>
    </w:p>
    <w:p w14:paraId="6E9D52DD" w14:textId="77777777" w:rsidR="00D77FB0" w:rsidRPr="001605E7" w:rsidRDefault="00D77FB0" w:rsidP="00155A42">
      <w:pPr>
        <w:pStyle w:val="11"/>
        <w:rPr>
          <w:rFonts w:eastAsiaTheme="minorHAnsi"/>
        </w:rPr>
      </w:pPr>
    </w:p>
    <w:p w14:paraId="2480CDD1" w14:textId="77777777" w:rsidR="00D77FB0" w:rsidRPr="001605E7" w:rsidRDefault="00D77FB0" w:rsidP="00155A42">
      <w:pPr>
        <w:pStyle w:val="11"/>
        <w:rPr>
          <w:rFonts w:eastAsiaTheme="minorHAnsi"/>
        </w:rPr>
      </w:pPr>
    </w:p>
    <w:p w14:paraId="08CEF20B" w14:textId="77777777" w:rsidR="00B71105" w:rsidRPr="001605E7" w:rsidRDefault="00A511C9" w:rsidP="00155A42">
      <w:pPr>
        <w:pStyle w:val="11"/>
        <w:jc w:val="center"/>
        <w:rPr>
          <w:rFonts w:eastAsiaTheme="minorHAnsi"/>
        </w:rPr>
      </w:pPr>
      <w:r w:rsidRPr="001605E7">
        <w:rPr>
          <w:rFonts w:eastAsiaTheme="minorHAnsi"/>
          <w:noProof/>
        </w:rPr>
        <w:drawing>
          <wp:inline distT="0" distB="0" distL="0" distR="0" wp14:anchorId="36BCF7C5" wp14:editId="0A7A1936">
            <wp:extent cx="5086200" cy="3599193"/>
            <wp:effectExtent l="0" t="0" r="0" b="1270"/>
            <wp:docPr id="14" name="그림 1" descr="C:\Documents and Settings\wiznet\바탕 화면\W5200_TCP_FLOW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wiznet\바탕 화면\W5200_TCP_FLOW.emf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839" cy="3616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285336" w14:textId="4626379A" w:rsidR="00C4451C" w:rsidRPr="001605E7" w:rsidRDefault="00A511C9" w:rsidP="005745BA">
      <w:pPr>
        <w:pStyle w:val="a8"/>
        <w:rPr>
          <w:rFonts w:eastAsiaTheme="minorHAnsi"/>
        </w:rPr>
      </w:pPr>
      <w:bookmarkStart w:id="518" w:name="_Toc483830143"/>
      <w:bookmarkStart w:id="519" w:name="_Ref492019593"/>
      <w:r w:rsidRPr="001605E7">
        <w:rPr>
          <w:rFonts w:eastAsiaTheme="minorHAnsi"/>
        </w:rPr>
        <w:t xml:space="preserve">Figure </w:t>
      </w:r>
      <w:r w:rsidR="00756EBE" w:rsidRPr="001605E7">
        <w:rPr>
          <w:rFonts w:eastAsiaTheme="minorHAnsi"/>
        </w:rPr>
        <w:fldChar w:fldCharType="begin"/>
      </w:r>
      <w:r w:rsidR="00756EBE" w:rsidRPr="001605E7">
        <w:rPr>
          <w:rFonts w:eastAsiaTheme="minorHAnsi"/>
        </w:rPr>
        <w:instrText xml:space="preserve"> SEQ Figure \* ARABIC </w:instrText>
      </w:r>
      <w:r w:rsidR="00756EBE" w:rsidRPr="001605E7">
        <w:rPr>
          <w:rFonts w:eastAsiaTheme="minorHAnsi"/>
        </w:rPr>
        <w:fldChar w:fldCharType="separate"/>
      </w:r>
      <w:r w:rsidR="008B75BF">
        <w:rPr>
          <w:rFonts w:eastAsiaTheme="minorHAnsi"/>
          <w:noProof/>
        </w:rPr>
        <w:t>4</w:t>
      </w:r>
      <w:r w:rsidR="00756EBE" w:rsidRPr="001605E7">
        <w:rPr>
          <w:rFonts w:eastAsiaTheme="minorHAnsi"/>
          <w:noProof/>
        </w:rPr>
        <w:fldChar w:fldCharType="end"/>
      </w:r>
      <w:r w:rsidRPr="001605E7">
        <w:rPr>
          <w:rFonts w:eastAsiaTheme="minorHAnsi"/>
        </w:rPr>
        <w:t xml:space="preserve"> . TCP SERVER and TCP CLIENT</w:t>
      </w:r>
      <w:bookmarkEnd w:id="518"/>
      <w:bookmarkEnd w:id="519"/>
    </w:p>
    <w:p w14:paraId="540CEF78" w14:textId="77777777" w:rsidR="00B71105" w:rsidRPr="001605E7" w:rsidRDefault="00B71105" w:rsidP="00B71105">
      <w:pPr>
        <w:rPr>
          <w:rFonts w:ascii="Trebuchet MS" w:eastAsiaTheme="minorHAnsi" w:hAnsi="Trebuchet MS"/>
        </w:rPr>
      </w:pPr>
    </w:p>
    <w:p w14:paraId="0F4BB8EC" w14:textId="77777777" w:rsidR="00B71105" w:rsidRPr="001605E7" w:rsidRDefault="00B71105" w:rsidP="00B71105">
      <w:pPr>
        <w:rPr>
          <w:rFonts w:ascii="Trebuchet MS" w:eastAsiaTheme="minorHAnsi" w:hAnsi="Trebuchet MS"/>
        </w:rPr>
      </w:pPr>
    </w:p>
    <w:p w14:paraId="686E681F" w14:textId="77777777" w:rsidR="00D77FB0" w:rsidRPr="001605E7" w:rsidRDefault="00D77FB0">
      <w:pPr>
        <w:rPr>
          <w:rFonts w:ascii="Trebuchet MS" w:eastAsiaTheme="minorHAnsi" w:hAnsi="Trebuchet MS"/>
          <w:sz w:val="28"/>
          <w:szCs w:val="32"/>
        </w:rPr>
      </w:pPr>
      <w:bookmarkStart w:id="520" w:name="_Toc483830088"/>
      <w:bookmarkStart w:id="521" w:name="_Ref478577180"/>
      <w:bookmarkStart w:id="522" w:name="_Ref478577182"/>
      <w:r w:rsidRPr="001605E7">
        <w:rPr>
          <w:rFonts w:ascii="Trebuchet MS" w:eastAsiaTheme="minorHAnsi" w:hAnsi="Trebuchet MS"/>
        </w:rPr>
        <w:br w:type="page"/>
      </w:r>
    </w:p>
    <w:p w14:paraId="6701DF8B" w14:textId="350DAB39" w:rsidR="00C4451C" w:rsidRPr="008C14F1" w:rsidRDefault="00C4451C" w:rsidP="00E54C87">
      <w:pPr>
        <w:pStyle w:val="31"/>
      </w:pPr>
      <w:r w:rsidRPr="008C14F1">
        <w:t>TCP Server</w:t>
      </w:r>
      <w:bookmarkEnd w:id="520"/>
    </w:p>
    <w:p w14:paraId="4DE9BEF9" w14:textId="0A9B63E0" w:rsidR="00C4451C" w:rsidRDefault="00187993" w:rsidP="00155A42">
      <w:pPr>
        <w:pStyle w:val="11"/>
        <w:rPr>
          <w:rFonts w:eastAsiaTheme="minorHAnsi"/>
        </w:rPr>
      </w:pPr>
      <w:r>
        <w:rPr>
          <w:rFonts w:eastAsiaTheme="minorHAnsi" w:hint="eastAsia"/>
        </w:rPr>
        <w:t>아래의</w:t>
      </w:r>
      <w:r>
        <w:rPr>
          <w:rFonts w:eastAsiaTheme="minorHAnsi" w:hint="eastAsia"/>
        </w:rPr>
        <w:t xml:space="preserve"> </w:t>
      </w:r>
      <w:r w:rsidR="00980371">
        <w:rPr>
          <w:rFonts w:eastAsiaTheme="minorHAnsi"/>
        </w:rPr>
        <w:fldChar w:fldCharType="begin"/>
      </w:r>
      <w:r w:rsidR="00980371">
        <w:rPr>
          <w:rFonts w:eastAsiaTheme="minorHAnsi"/>
        </w:rPr>
        <w:instrText xml:space="preserve"> REF _Ref492394049 \h </w:instrText>
      </w:r>
      <w:r w:rsidR="00980371">
        <w:rPr>
          <w:rFonts w:eastAsiaTheme="minorHAnsi"/>
        </w:rPr>
      </w:r>
      <w:r w:rsidR="00980371">
        <w:rPr>
          <w:rFonts w:eastAsiaTheme="minorHAnsi"/>
        </w:rPr>
        <w:fldChar w:fldCharType="separate"/>
      </w:r>
      <w:r w:rsidR="00980371" w:rsidRPr="001605E7">
        <w:rPr>
          <w:rFonts w:eastAsiaTheme="minorHAnsi"/>
        </w:rPr>
        <w:t xml:space="preserve">Figure </w:t>
      </w:r>
      <w:r w:rsidR="00980371">
        <w:rPr>
          <w:rFonts w:eastAsiaTheme="minorHAnsi"/>
          <w:noProof/>
        </w:rPr>
        <w:t>5</w:t>
      </w:r>
      <w:r w:rsidR="00980371">
        <w:rPr>
          <w:rFonts w:eastAsiaTheme="minorHAnsi"/>
        </w:rPr>
        <w:fldChar w:fldCharType="end"/>
      </w:r>
      <w:r w:rsidR="00D53999">
        <w:rPr>
          <w:rFonts w:eastAsiaTheme="minorHAnsi" w:hint="eastAsia"/>
        </w:rPr>
        <w:t>는</w:t>
      </w:r>
      <w:r w:rsidR="00D53999">
        <w:rPr>
          <w:rFonts w:eastAsiaTheme="minorHAnsi" w:hint="eastAsia"/>
        </w:rPr>
        <w:t xml:space="preserve"> TCP Mode </w:t>
      </w:r>
      <w:r w:rsidR="00D53999">
        <w:rPr>
          <w:rFonts w:eastAsiaTheme="minorHAnsi"/>
        </w:rPr>
        <w:t>SOCKET</w:t>
      </w:r>
      <w:r w:rsidR="00D53999">
        <w:rPr>
          <w:rFonts w:eastAsiaTheme="minorHAnsi" w:hint="eastAsia"/>
        </w:rPr>
        <w:t>이</w:t>
      </w:r>
      <w:r w:rsidR="00D53999">
        <w:rPr>
          <w:rFonts w:eastAsiaTheme="minorHAnsi" w:hint="eastAsia"/>
        </w:rPr>
        <w:t xml:space="preserve"> TCP Server</w:t>
      </w:r>
      <w:r>
        <w:rPr>
          <w:rFonts w:eastAsiaTheme="minorHAnsi" w:hint="eastAsia"/>
        </w:rPr>
        <w:t>일때의</w:t>
      </w:r>
      <w:r w:rsidR="00980371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동작</w:t>
      </w:r>
      <w:r w:rsidR="00D53999">
        <w:rPr>
          <w:rFonts w:eastAsiaTheme="minorHAnsi" w:hint="eastAsia"/>
        </w:rPr>
        <w:t>흐름을</w:t>
      </w:r>
      <w:r w:rsidR="00D53999">
        <w:rPr>
          <w:rFonts w:eastAsiaTheme="minorHAnsi" w:hint="eastAsia"/>
        </w:rPr>
        <w:t xml:space="preserve"> </w:t>
      </w:r>
      <w:r w:rsidR="00D53999">
        <w:rPr>
          <w:rFonts w:eastAsiaTheme="minorHAnsi" w:hint="eastAsia"/>
        </w:rPr>
        <w:t>나타낸다</w:t>
      </w:r>
      <w:r w:rsidR="00D53999">
        <w:rPr>
          <w:rFonts w:eastAsiaTheme="minorHAnsi" w:hint="eastAsia"/>
        </w:rPr>
        <w:t>.</w:t>
      </w:r>
      <w:r w:rsidR="00D53999">
        <w:rPr>
          <w:rFonts w:eastAsiaTheme="minorHAnsi"/>
        </w:rPr>
        <w:t xml:space="preserve"> </w:t>
      </w:r>
    </w:p>
    <w:p w14:paraId="5E78FC5C" w14:textId="77777777" w:rsidR="00D53999" w:rsidRPr="001605E7" w:rsidRDefault="00D53999" w:rsidP="00155A42">
      <w:pPr>
        <w:pStyle w:val="11"/>
        <w:rPr>
          <w:rFonts w:eastAsiaTheme="minorHAnsi"/>
        </w:rPr>
      </w:pPr>
    </w:p>
    <w:p w14:paraId="1B502A61" w14:textId="448EA696" w:rsidR="00C4451C" w:rsidRPr="001605E7" w:rsidRDefault="009D2DDF" w:rsidP="00E9741F">
      <w:pPr>
        <w:pStyle w:val="11"/>
        <w:jc w:val="center"/>
        <w:rPr>
          <w:rFonts w:eastAsiaTheme="minorHAnsi"/>
        </w:rPr>
      </w:pPr>
      <w:r w:rsidRPr="007F654F">
        <w:rPr>
          <w:noProof/>
        </w:rPr>
        <w:drawing>
          <wp:inline distT="0" distB="0" distL="0" distR="0" wp14:anchorId="2F9990F3" wp14:editId="79BD7AE7">
            <wp:extent cx="5416582" cy="4140062"/>
            <wp:effectExtent l="0" t="0" r="0" b="0"/>
            <wp:docPr id="38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0" descr="server_flow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82" cy="414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68F7F" w14:textId="67CED28F" w:rsidR="00C4451C" w:rsidRPr="001605E7" w:rsidRDefault="00C4451C" w:rsidP="00C4451C">
      <w:pPr>
        <w:pStyle w:val="a8"/>
        <w:rPr>
          <w:rFonts w:eastAsiaTheme="minorHAnsi"/>
        </w:rPr>
      </w:pPr>
      <w:bookmarkStart w:id="523" w:name="_Ref492394049"/>
      <w:bookmarkStart w:id="524" w:name="_Toc483830144"/>
      <w:bookmarkStart w:id="525" w:name="_Ref492019617"/>
      <w:r w:rsidRPr="001605E7">
        <w:rPr>
          <w:rFonts w:eastAsiaTheme="minorHAnsi"/>
        </w:rPr>
        <w:t xml:space="preserve">Figure </w:t>
      </w:r>
      <w:r w:rsidR="00756EBE" w:rsidRPr="001605E7">
        <w:rPr>
          <w:rFonts w:eastAsiaTheme="minorHAnsi"/>
        </w:rPr>
        <w:fldChar w:fldCharType="begin"/>
      </w:r>
      <w:r w:rsidR="00756EBE" w:rsidRPr="001605E7">
        <w:rPr>
          <w:rFonts w:eastAsiaTheme="minorHAnsi"/>
        </w:rPr>
        <w:instrText xml:space="preserve"> SEQ Figure \* ARABIC </w:instrText>
      </w:r>
      <w:r w:rsidR="00756EBE" w:rsidRPr="001605E7">
        <w:rPr>
          <w:rFonts w:eastAsiaTheme="minorHAnsi"/>
        </w:rPr>
        <w:fldChar w:fldCharType="separate"/>
      </w:r>
      <w:r w:rsidR="008B75BF">
        <w:rPr>
          <w:rFonts w:eastAsiaTheme="minorHAnsi"/>
          <w:noProof/>
        </w:rPr>
        <w:t>5</w:t>
      </w:r>
      <w:r w:rsidR="00756EBE" w:rsidRPr="001605E7">
        <w:rPr>
          <w:rFonts w:eastAsiaTheme="minorHAnsi"/>
          <w:noProof/>
        </w:rPr>
        <w:fldChar w:fldCharType="end"/>
      </w:r>
      <w:bookmarkEnd w:id="523"/>
      <w:r w:rsidRPr="001605E7">
        <w:rPr>
          <w:rFonts w:eastAsiaTheme="minorHAnsi"/>
        </w:rPr>
        <w:t xml:space="preserve"> </w:t>
      </w:r>
      <w:bookmarkStart w:id="526" w:name="_Ref492394043"/>
      <w:r w:rsidRPr="001605E7">
        <w:rPr>
          <w:rFonts w:eastAsiaTheme="minorHAnsi"/>
        </w:rPr>
        <w:t xml:space="preserve">. </w:t>
      </w:r>
      <w:r w:rsidR="00155A42" w:rsidRPr="001605E7">
        <w:rPr>
          <w:rFonts w:eastAsiaTheme="minorHAnsi"/>
        </w:rPr>
        <w:t>TCP Server Oper</w:t>
      </w:r>
      <w:r w:rsidRPr="001605E7">
        <w:rPr>
          <w:rFonts w:eastAsiaTheme="minorHAnsi"/>
        </w:rPr>
        <w:t>ation Flow</w:t>
      </w:r>
      <w:bookmarkEnd w:id="524"/>
      <w:bookmarkEnd w:id="525"/>
      <w:bookmarkEnd w:id="526"/>
    </w:p>
    <w:p w14:paraId="786BE72E" w14:textId="485F2788" w:rsidR="00F6231D" w:rsidRPr="001605E7" w:rsidRDefault="00C4451C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sym w:font="Wingdings" w:char="F09F"/>
      </w:r>
      <w:r w:rsidRPr="001605E7">
        <w:rPr>
          <w:rFonts w:eastAsiaTheme="minorHAnsi"/>
        </w:rPr>
        <w:t xml:space="preserve"> </w:t>
      </w:r>
      <w:bookmarkEnd w:id="521"/>
      <w:bookmarkEnd w:id="522"/>
      <w:r w:rsidR="003B1AF9">
        <w:rPr>
          <w:rFonts w:eastAsiaTheme="minorHAnsi"/>
        </w:rPr>
        <w:t>OPEN</w:t>
      </w:r>
    </w:p>
    <w:p w14:paraId="640EC083" w14:textId="463360AC" w:rsidR="003B1AF9" w:rsidRDefault="003B1AF9" w:rsidP="003B1AF9">
      <w:pPr>
        <w:pStyle w:val="11"/>
      </w:pPr>
      <w:r>
        <w:t>HOST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SOCKET</w:t>
      </w:r>
      <w:r w:rsidR="00C07AFD">
        <w:t xml:space="preserve"> n</w:t>
      </w:r>
      <w:r>
        <w:rPr>
          <w:rFonts w:hint="eastAsia"/>
        </w:rPr>
        <w:t>을</w:t>
      </w:r>
      <w:r>
        <w:rPr>
          <w:rFonts w:hint="eastAsia"/>
        </w:rPr>
        <w:t xml:space="preserve"> TCP</w:t>
      </w:r>
      <w:r>
        <w:t xml:space="preserve"> Mode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 w:rsidR="00C07AFD">
        <w:rPr>
          <w:rFonts w:hint="eastAsia"/>
        </w:rPr>
        <w:t>한다</w:t>
      </w:r>
      <w:r>
        <w:rPr>
          <w:rFonts w:hint="eastAsia"/>
        </w:rPr>
        <w:t>.</w:t>
      </w:r>
    </w:p>
    <w:p w14:paraId="63119257" w14:textId="77777777" w:rsidR="003B1AF9" w:rsidRDefault="003B1AF9" w:rsidP="003B1AF9">
      <w:pPr>
        <w:pStyle w:val="1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/>
        <w:tblLook w:val="04A0" w:firstRow="1" w:lastRow="0" w:firstColumn="1" w:lastColumn="0" w:noHBand="0" w:noVBand="1"/>
      </w:tblPr>
      <w:tblGrid>
        <w:gridCol w:w="8495"/>
      </w:tblGrid>
      <w:tr w:rsidR="00C82A92" w:rsidRPr="00546234" w14:paraId="23B0D89B" w14:textId="77777777" w:rsidTr="00B341EB">
        <w:tc>
          <w:tcPr>
            <w:tcW w:w="8702" w:type="dxa"/>
            <w:shd w:val="clear" w:color="auto" w:fill="F2F2F2"/>
          </w:tcPr>
          <w:p w14:paraId="531155DC" w14:textId="77777777" w:rsidR="009D2DDF" w:rsidRDefault="009D2DDF" w:rsidP="009D2DDF">
            <w:pPr>
              <w:pStyle w:val="11"/>
            </w:pPr>
            <w:r>
              <w:t>{</w:t>
            </w:r>
          </w:p>
          <w:p w14:paraId="5B17B3F5" w14:textId="77777777" w:rsidR="009D2DDF" w:rsidRDefault="009D2DDF" w:rsidP="009D2DDF">
            <w:pPr>
              <w:pStyle w:val="11"/>
            </w:pPr>
            <w:r w:rsidRPr="00F6231D">
              <w:rPr>
                <w:rFonts w:hint="eastAsia"/>
              </w:rPr>
              <w:t>START</w:t>
            </w:r>
            <w:r w:rsidRPr="00F6231D">
              <w:t xml:space="preserve"> </w:t>
            </w:r>
            <w:r w:rsidRPr="00F6231D">
              <w:rPr>
                <w:rFonts w:hint="eastAsia"/>
              </w:rPr>
              <w:t>:</w:t>
            </w:r>
          </w:p>
          <w:p w14:paraId="375FB271" w14:textId="77777777" w:rsidR="009D2DDF" w:rsidRDefault="009D2DDF" w:rsidP="009D2DDF">
            <w:pPr>
              <w:pStyle w:val="11"/>
            </w:pPr>
            <w:r>
              <w:t xml:space="preserve">        </w:t>
            </w:r>
            <w:r w:rsidRPr="004C44D1">
              <w:rPr>
                <w:color w:val="0000FF"/>
              </w:rPr>
              <w:t>/* set TCP Mode */</w:t>
            </w:r>
          </w:p>
          <w:p w14:paraId="6D4D7D3A" w14:textId="77777777" w:rsidR="009D2DDF" w:rsidRDefault="009D2DDF" w:rsidP="009D2DDF">
            <w:pPr>
              <w:pStyle w:val="11"/>
            </w:pPr>
            <w:r w:rsidRPr="00F6231D">
              <w:tab/>
              <w:t>Sn_MR</w:t>
            </w:r>
            <w:r>
              <w:t>[3:0]</w:t>
            </w:r>
            <w:r w:rsidRPr="00F6231D">
              <w:t xml:space="preserve"> = </w:t>
            </w:r>
            <w:r>
              <w:t>4’b0001</w:t>
            </w:r>
            <w:r w:rsidRPr="00F6231D">
              <w:t>;</w:t>
            </w:r>
          </w:p>
          <w:p w14:paraId="11D16ED5" w14:textId="77777777" w:rsidR="00980371" w:rsidRDefault="00980371" w:rsidP="009D2DDF">
            <w:pPr>
              <w:pStyle w:val="11"/>
            </w:pPr>
          </w:p>
          <w:p w14:paraId="7FD88054" w14:textId="468BFF91" w:rsidR="00980371" w:rsidRDefault="00980371" w:rsidP="009D2DDF">
            <w:pPr>
              <w:pStyle w:val="11"/>
            </w:pPr>
            <w:r>
              <w:rPr>
                <w:rFonts w:hint="eastAsia"/>
              </w:rPr>
              <w:t xml:space="preserve">        </w:t>
            </w:r>
            <w:r w:rsidRPr="00980371">
              <w:rPr>
                <w:rFonts w:hint="eastAsia"/>
                <w:color w:val="0000FF"/>
              </w:rPr>
              <w:t>/</w:t>
            </w:r>
            <w:r w:rsidRPr="00980371">
              <w:rPr>
                <w:color w:val="0000FF"/>
              </w:rPr>
              <w:t xml:space="preserve">* optional flag </w:t>
            </w:r>
            <w:r>
              <w:rPr>
                <w:color w:val="0000FF"/>
              </w:rPr>
              <w:t xml:space="preserve">in TCP Mode </w:t>
            </w:r>
            <w:r w:rsidRPr="00980371">
              <w:rPr>
                <w:color w:val="0000FF"/>
              </w:rPr>
              <w:t>*</w:t>
            </w:r>
            <w:r w:rsidRPr="00980371">
              <w:rPr>
                <w:rFonts w:hint="eastAsia"/>
                <w:color w:val="0000FF"/>
              </w:rPr>
              <w:t>/</w:t>
            </w:r>
          </w:p>
          <w:p w14:paraId="2A95AD6F" w14:textId="6BB0FCA0" w:rsidR="00980371" w:rsidRDefault="00980371" w:rsidP="009D2DDF">
            <w:pPr>
              <w:pStyle w:val="11"/>
            </w:pPr>
            <w:r>
              <w:t xml:space="preserve">        </w:t>
            </w:r>
            <w:r w:rsidRPr="00980371">
              <w:rPr>
                <w:color w:val="0000FF"/>
              </w:rPr>
              <w:t>/* set No Delay ACK */</w:t>
            </w:r>
          </w:p>
          <w:p w14:paraId="791B43AC" w14:textId="2A3E5439" w:rsidR="00980371" w:rsidRDefault="00980371" w:rsidP="009D2DDF">
            <w:pPr>
              <w:pStyle w:val="11"/>
            </w:pPr>
            <w:r>
              <w:t xml:space="preserve">        </w:t>
            </w:r>
            <w:r>
              <w:rPr>
                <w:rFonts w:hint="eastAsia"/>
              </w:rPr>
              <w:t>Sn_MR[</w:t>
            </w:r>
            <w:r>
              <w:t>ND</w:t>
            </w:r>
            <w:r>
              <w:rPr>
                <w:rFonts w:hint="eastAsia"/>
              </w:rPr>
              <w:t>]</w:t>
            </w:r>
            <w:r>
              <w:t xml:space="preserve"> = ‘1’;</w:t>
            </w:r>
          </w:p>
          <w:p w14:paraId="50CA14A7" w14:textId="77777777" w:rsidR="009D2DDF" w:rsidRPr="00BB634F" w:rsidRDefault="009D2DDF" w:rsidP="009D2DDF">
            <w:pPr>
              <w:pStyle w:val="11"/>
            </w:pPr>
          </w:p>
          <w:p w14:paraId="73872ACC" w14:textId="77777777" w:rsidR="009D2DDF" w:rsidRPr="00F6231D" w:rsidRDefault="009D2DDF" w:rsidP="009D2DDF">
            <w:pPr>
              <w:pStyle w:val="11"/>
            </w:pPr>
            <w:r>
              <w:t xml:space="preserve">        </w:t>
            </w:r>
            <w:r>
              <w:rPr>
                <w:color w:val="0000FF"/>
              </w:rPr>
              <w:t>/* set PORT n</w:t>
            </w:r>
            <w:r w:rsidRPr="004C44D1">
              <w:rPr>
                <w:color w:val="0000FF"/>
              </w:rPr>
              <w:t>umber</w:t>
            </w:r>
            <w:r>
              <w:rPr>
                <w:color w:val="0000FF"/>
              </w:rPr>
              <w:t>,</w:t>
            </w:r>
            <w:r w:rsidRPr="004C44D1">
              <w:rPr>
                <w:color w:val="0000FF"/>
              </w:rPr>
              <w:t xml:space="preserve"> </w:t>
            </w:r>
            <w:r>
              <w:rPr>
                <w:color w:val="0000FF"/>
              </w:rPr>
              <w:t xml:space="preserve">5000(0x1388) </w:t>
            </w:r>
            <w:r w:rsidRPr="004C44D1">
              <w:rPr>
                <w:color w:val="0000FF"/>
              </w:rPr>
              <w:t>*/</w:t>
            </w:r>
          </w:p>
          <w:p w14:paraId="2381D609" w14:textId="77777777" w:rsidR="009D2DDF" w:rsidRDefault="009D2DDF" w:rsidP="009D2DDF">
            <w:pPr>
              <w:pStyle w:val="11"/>
            </w:pPr>
            <w:r w:rsidRPr="00F6231D">
              <w:tab/>
              <w:t>Sn_PORTR</w:t>
            </w:r>
            <w:r>
              <w:t>0</w:t>
            </w:r>
            <w:r w:rsidRPr="00F6231D">
              <w:t xml:space="preserve"> = </w:t>
            </w:r>
            <w:r>
              <w:t>0x13</w:t>
            </w:r>
            <w:r w:rsidRPr="00F6231D">
              <w:t>;</w:t>
            </w:r>
          </w:p>
          <w:p w14:paraId="46FCEFE9" w14:textId="77777777" w:rsidR="009D2DDF" w:rsidRDefault="009D2DDF" w:rsidP="009D2DDF">
            <w:pPr>
              <w:pStyle w:val="11"/>
              <w:ind w:firstLineChars="400" w:firstLine="800"/>
            </w:pPr>
            <w:r w:rsidRPr="00F6231D">
              <w:t>Sn_PORTR</w:t>
            </w:r>
            <w:r>
              <w:t>1</w:t>
            </w:r>
            <w:r w:rsidRPr="00F6231D">
              <w:t xml:space="preserve"> = </w:t>
            </w:r>
            <w:r>
              <w:t>0x88</w:t>
            </w:r>
            <w:r w:rsidRPr="00F6231D">
              <w:t>;</w:t>
            </w:r>
          </w:p>
          <w:p w14:paraId="708C92E9" w14:textId="77777777" w:rsidR="009D2DDF" w:rsidRDefault="009D2DDF" w:rsidP="009D2DDF">
            <w:pPr>
              <w:pStyle w:val="11"/>
            </w:pPr>
          </w:p>
          <w:p w14:paraId="5BECE99B" w14:textId="77777777" w:rsidR="009D2DDF" w:rsidRPr="00F6231D" w:rsidRDefault="009D2DDF" w:rsidP="009D2DDF">
            <w:pPr>
              <w:pStyle w:val="11"/>
            </w:pPr>
            <w:r>
              <w:t xml:space="preserve">        </w:t>
            </w:r>
            <w:r w:rsidRPr="004C44D1">
              <w:rPr>
                <w:color w:val="0000FF"/>
              </w:rPr>
              <w:t>/* set OPEN command */</w:t>
            </w:r>
          </w:p>
          <w:p w14:paraId="2ACACDFB" w14:textId="77777777" w:rsidR="009D2DDF" w:rsidRDefault="009D2DDF" w:rsidP="009D2DDF">
            <w:pPr>
              <w:pStyle w:val="11"/>
            </w:pPr>
            <w:r w:rsidRPr="00F6231D">
              <w:tab/>
              <w:t>Sn_CR = OPEN;</w:t>
            </w:r>
          </w:p>
          <w:p w14:paraId="414CD486" w14:textId="77777777" w:rsidR="009D2DDF" w:rsidRDefault="009D2DDF" w:rsidP="009D2DDF">
            <w:pPr>
              <w:pStyle w:val="11"/>
            </w:pPr>
          </w:p>
          <w:p w14:paraId="3B81F751" w14:textId="77777777" w:rsidR="009D2DDF" w:rsidRPr="00F6231D" w:rsidRDefault="009D2DDF" w:rsidP="009D2DDF">
            <w:pPr>
              <w:pStyle w:val="11"/>
            </w:pPr>
            <w:r>
              <w:t xml:space="preserve">        </w:t>
            </w:r>
            <w:r w:rsidRPr="004C44D1">
              <w:rPr>
                <w:color w:val="0000FF"/>
              </w:rPr>
              <w:t>/* check SOCKET for TCP Mode */</w:t>
            </w:r>
          </w:p>
          <w:p w14:paraId="03F9A1B7" w14:textId="77777777" w:rsidR="009D2DDF" w:rsidRDefault="009D2DDF" w:rsidP="009D2DDF">
            <w:pPr>
              <w:pStyle w:val="11"/>
            </w:pPr>
            <w:r w:rsidRPr="00F6231D">
              <w:tab/>
            </w:r>
            <w:r>
              <w:rPr>
                <w:rFonts w:hint="eastAsia"/>
              </w:rPr>
              <w:t>if(Sn_SR !</w:t>
            </w:r>
            <w:r w:rsidRPr="00F6231D">
              <w:rPr>
                <w:rFonts w:hint="eastAsia"/>
              </w:rPr>
              <w:t>= SOCK_INIT)</w:t>
            </w:r>
            <w:r>
              <w:t xml:space="preserve"> goto START</w:t>
            </w:r>
            <w:r w:rsidRPr="00F6231D">
              <w:rPr>
                <w:rFonts w:hint="eastAsia"/>
              </w:rPr>
              <w:t>;</w:t>
            </w:r>
            <w:r>
              <w:t xml:space="preserve"> </w:t>
            </w:r>
          </w:p>
          <w:p w14:paraId="351C8F43" w14:textId="1ABDA14E" w:rsidR="00C82A92" w:rsidRPr="001605E7" w:rsidRDefault="009D2DDF" w:rsidP="009D2DDF">
            <w:pPr>
              <w:pStyle w:val="11"/>
              <w:rPr>
                <w:rFonts w:eastAsiaTheme="minorHAnsi"/>
              </w:rPr>
            </w:pPr>
            <w:r>
              <w:t>}</w:t>
            </w:r>
          </w:p>
        </w:tc>
      </w:tr>
    </w:tbl>
    <w:p w14:paraId="52726EED" w14:textId="77777777" w:rsidR="005745BA" w:rsidRPr="001605E7" w:rsidRDefault="005745BA" w:rsidP="00155A42">
      <w:pPr>
        <w:pStyle w:val="11"/>
        <w:rPr>
          <w:rFonts w:eastAsiaTheme="minorHAnsi"/>
        </w:rPr>
      </w:pPr>
    </w:p>
    <w:p w14:paraId="0B1651EB" w14:textId="4C595B7B" w:rsidR="00F6231D" w:rsidRPr="001605E7" w:rsidRDefault="00C4451C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sym w:font="Wingdings" w:char="F09F"/>
      </w:r>
      <w:r w:rsidRPr="001605E7">
        <w:rPr>
          <w:rFonts w:eastAsiaTheme="minorHAnsi"/>
        </w:rPr>
        <w:t xml:space="preserve"> </w:t>
      </w:r>
      <w:r w:rsidR="003B1AF9">
        <w:rPr>
          <w:rFonts w:eastAsiaTheme="minorHAnsi"/>
        </w:rPr>
        <w:t>LISTEN</w:t>
      </w:r>
    </w:p>
    <w:p w14:paraId="3E470A74" w14:textId="5F8A721E" w:rsidR="00980990" w:rsidRDefault="00980990" w:rsidP="00980990">
      <w:pPr>
        <w:pStyle w:val="11"/>
      </w:pPr>
      <w:r>
        <w:t>TCP Mode SOCKET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>Sn_CR[LISTEN]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t>‘TCP SERVER’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동작</w:t>
      </w:r>
      <w:r w:rsidR="001060C3">
        <w:rPr>
          <w:rFonts w:hint="eastAsia"/>
        </w:rPr>
        <w:t>한다</w:t>
      </w:r>
      <w:r>
        <w:rPr>
          <w:rFonts w:hint="eastAsia"/>
        </w:rPr>
        <w:t>.</w:t>
      </w:r>
    </w:p>
    <w:p w14:paraId="49D19424" w14:textId="77777777" w:rsidR="00980990" w:rsidRDefault="00980990" w:rsidP="00980990">
      <w:pPr>
        <w:pStyle w:val="1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/>
        <w:tblLook w:val="04A0" w:firstRow="1" w:lastRow="0" w:firstColumn="1" w:lastColumn="0" w:noHBand="0" w:noVBand="1"/>
      </w:tblPr>
      <w:tblGrid>
        <w:gridCol w:w="8495"/>
      </w:tblGrid>
      <w:tr w:rsidR="00C82A92" w:rsidRPr="00546234" w14:paraId="314971C8" w14:textId="77777777" w:rsidTr="00B341EB">
        <w:tc>
          <w:tcPr>
            <w:tcW w:w="8702" w:type="dxa"/>
            <w:shd w:val="clear" w:color="auto" w:fill="F2F2F2"/>
          </w:tcPr>
          <w:p w14:paraId="2BF665A3" w14:textId="77777777" w:rsidR="00980990" w:rsidRPr="00F6231D" w:rsidRDefault="00980990" w:rsidP="00980990">
            <w:pPr>
              <w:pStyle w:val="11"/>
            </w:pPr>
            <w:r w:rsidRPr="00F6231D">
              <w:rPr>
                <w:rFonts w:hint="eastAsia"/>
              </w:rPr>
              <w:t>{</w:t>
            </w:r>
          </w:p>
          <w:p w14:paraId="26A5DC7B" w14:textId="77777777" w:rsidR="00980990" w:rsidRDefault="00980990" w:rsidP="00980990">
            <w:pPr>
              <w:pStyle w:val="11"/>
            </w:pPr>
            <w:r w:rsidRPr="00F6231D">
              <w:t xml:space="preserve">START : </w:t>
            </w:r>
          </w:p>
          <w:p w14:paraId="4408325A" w14:textId="77777777" w:rsidR="00980990" w:rsidRPr="00F6231D" w:rsidRDefault="00980990" w:rsidP="00980990">
            <w:pPr>
              <w:pStyle w:val="11"/>
            </w:pPr>
            <w:r>
              <w:t xml:space="preserve">        </w:t>
            </w:r>
            <w:r w:rsidRPr="004C44D1">
              <w:rPr>
                <w:color w:val="0000FF"/>
              </w:rPr>
              <w:t>/* set LISTEN command */</w:t>
            </w:r>
          </w:p>
          <w:p w14:paraId="09806E1B" w14:textId="77777777" w:rsidR="00980990" w:rsidRDefault="00980990" w:rsidP="00980990">
            <w:pPr>
              <w:pStyle w:val="11"/>
            </w:pPr>
            <w:r w:rsidRPr="00F6231D">
              <w:tab/>
              <w:t>Sn_CR = LISTEN</w:t>
            </w:r>
            <w:r>
              <w:t>;</w:t>
            </w:r>
          </w:p>
          <w:p w14:paraId="1F0CB942" w14:textId="77777777" w:rsidR="00980990" w:rsidRDefault="00980990" w:rsidP="00980990">
            <w:pPr>
              <w:pStyle w:val="11"/>
            </w:pPr>
          </w:p>
          <w:p w14:paraId="462BDC56" w14:textId="77777777" w:rsidR="00980990" w:rsidRPr="00DC7564" w:rsidRDefault="00980990" w:rsidP="00980990">
            <w:pPr>
              <w:pStyle w:val="11"/>
            </w:pPr>
            <w:r>
              <w:t xml:space="preserve">        </w:t>
            </w:r>
            <w:r w:rsidRPr="004C44D1">
              <w:rPr>
                <w:color w:val="0000FF"/>
              </w:rPr>
              <w:t>/* check SOCKET status */</w:t>
            </w:r>
          </w:p>
          <w:p w14:paraId="1BB0B466" w14:textId="77777777" w:rsidR="00980990" w:rsidRPr="00F6231D" w:rsidRDefault="00980990" w:rsidP="00980990">
            <w:pPr>
              <w:pStyle w:val="11"/>
            </w:pPr>
            <w:r w:rsidRPr="00F6231D">
              <w:tab/>
              <w:t>if(Sn_SR != SOCK_LISTEN) goto START</w:t>
            </w:r>
            <w:r>
              <w:t>;</w:t>
            </w:r>
          </w:p>
          <w:p w14:paraId="4C4C96FE" w14:textId="650568C5" w:rsidR="00C82A92" w:rsidRPr="001605E7" w:rsidRDefault="00980990" w:rsidP="00980990">
            <w:pPr>
              <w:pStyle w:val="11"/>
              <w:rPr>
                <w:rFonts w:eastAsiaTheme="minorHAnsi"/>
              </w:rPr>
            </w:pPr>
            <w:r w:rsidRPr="00F6231D">
              <w:t>}</w:t>
            </w:r>
          </w:p>
        </w:tc>
      </w:tr>
    </w:tbl>
    <w:p w14:paraId="699EC186" w14:textId="77777777" w:rsidR="00F6231D" w:rsidRPr="001605E7" w:rsidRDefault="00F6231D" w:rsidP="00155A42">
      <w:pPr>
        <w:pStyle w:val="11"/>
        <w:rPr>
          <w:rFonts w:eastAsiaTheme="minorHAnsi"/>
        </w:rPr>
      </w:pPr>
    </w:p>
    <w:p w14:paraId="515A8684" w14:textId="77777777" w:rsidR="00980990" w:rsidRDefault="00C4451C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sym w:font="Wingdings" w:char="F09F"/>
      </w:r>
      <w:r w:rsidRPr="001605E7">
        <w:rPr>
          <w:rFonts w:eastAsiaTheme="minorHAnsi"/>
        </w:rPr>
        <w:t xml:space="preserve"> </w:t>
      </w:r>
      <w:r w:rsidR="00980990">
        <w:t>ESTABLISHED</w:t>
      </w:r>
      <w:r w:rsidR="00980990" w:rsidRPr="00546234">
        <w:rPr>
          <w:rFonts w:eastAsiaTheme="minorHAnsi"/>
        </w:rPr>
        <w:t xml:space="preserve"> </w:t>
      </w:r>
    </w:p>
    <w:p w14:paraId="405DD536" w14:textId="1DBAFCCA" w:rsidR="00980990" w:rsidRDefault="00980990" w:rsidP="002A59EE">
      <w:pPr>
        <w:pStyle w:val="11"/>
      </w:pPr>
      <w:r>
        <w:t>‘</w:t>
      </w:r>
      <w:r>
        <w:rPr>
          <w:rFonts w:hint="eastAsia"/>
        </w:rPr>
        <w:t>TCP SERVER</w:t>
      </w:r>
      <w:r>
        <w:t>’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동작하는</w:t>
      </w:r>
      <w:r>
        <w:rPr>
          <w:rFonts w:hint="eastAsia"/>
        </w:rPr>
        <w:t xml:space="preserve"> </w:t>
      </w:r>
      <w:r>
        <w:t>SOCKET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>SYN Packet</w:t>
      </w:r>
      <w:r>
        <w:rPr>
          <w:rFonts w:hint="eastAsia"/>
        </w:rPr>
        <w:t>수신전까지</w:t>
      </w:r>
      <w:r>
        <w:rPr>
          <w:rFonts w:hint="eastAsia"/>
        </w:rPr>
        <w:t xml:space="preserve"> </w:t>
      </w:r>
      <w:r w:rsidR="008D5E99" w:rsidRPr="00166C82">
        <w:rPr>
          <w:color w:val="000000" w:themeColor="text1"/>
        </w:rPr>
        <w:t>Sn_SR=SOCK_LISTEN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유지한다</w:t>
      </w:r>
      <w:r>
        <w:rPr>
          <w:rFonts w:hint="eastAsia"/>
        </w:rPr>
        <w:t>.</w:t>
      </w:r>
      <w:r>
        <w:t xml:space="preserve"> ‘TCP SERVER’ SOCKET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‘TCP CLIENT’</w:t>
      </w:r>
      <w:r>
        <w:rPr>
          <w:rFonts w:hint="eastAsia"/>
        </w:rPr>
        <w:t>로부터</w:t>
      </w:r>
      <w:r>
        <w:rPr>
          <w:rFonts w:hint="eastAsia"/>
        </w:rPr>
        <w:t xml:space="preserve"> </w:t>
      </w:r>
      <w:r>
        <w:t>SYN Packet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수신하면</w:t>
      </w:r>
      <w:r>
        <w:rPr>
          <w:rFonts w:hint="eastAsia"/>
        </w:rPr>
        <w:t xml:space="preserve"> </w:t>
      </w:r>
      <w:r>
        <w:t>SYN/ACK Packet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전송하고</w:t>
      </w:r>
      <w:r>
        <w:rPr>
          <w:rFonts w:hint="eastAsia"/>
        </w:rPr>
        <w:t xml:space="preserve"> </w:t>
      </w:r>
      <w:r>
        <w:t>‘TCP SERVER’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‘TCP CLIENT’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연결이</w:t>
      </w:r>
      <w:r>
        <w:rPr>
          <w:rFonts w:hint="eastAsia"/>
        </w:rPr>
        <w:t xml:space="preserve"> </w:t>
      </w:r>
      <w:r>
        <w:rPr>
          <w:rFonts w:hint="eastAsia"/>
        </w:rPr>
        <w:t>완료된다</w:t>
      </w:r>
      <w:r>
        <w:rPr>
          <w:rFonts w:hint="eastAsia"/>
        </w:rPr>
        <w:t>.</w:t>
      </w:r>
    </w:p>
    <w:p w14:paraId="6AC95BBF" w14:textId="4436858E" w:rsidR="00980990" w:rsidRDefault="00980990" w:rsidP="00980990">
      <w:pPr>
        <w:pStyle w:val="11"/>
      </w:pPr>
      <w:r>
        <w:rPr>
          <w:rFonts w:hint="eastAsia"/>
        </w:rPr>
        <w:t>HOST</w:t>
      </w:r>
      <w:r>
        <w:rPr>
          <w:rFonts w:hint="eastAsia"/>
        </w:rPr>
        <w:t>는</w:t>
      </w:r>
      <w:r>
        <w:rPr>
          <w:rFonts w:hint="eastAsia"/>
        </w:rPr>
        <w:t xml:space="preserve"> Sn_IR[</w:t>
      </w:r>
      <w:r>
        <w:t>CON</w:t>
      </w:r>
      <w:r>
        <w:rPr>
          <w:rFonts w:hint="eastAsia"/>
        </w:rPr>
        <w:t>]</w:t>
      </w:r>
      <w:r w:rsidR="004B54FF">
        <w:rPr>
          <w:rFonts w:hint="eastAsia"/>
        </w:rPr>
        <w:t>이</w:t>
      </w:r>
      <w:r w:rsidR="004B54FF">
        <w:rPr>
          <w:rFonts w:hint="eastAsia"/>
        </w:rPr>
        <w:t xml:space="preserve"> </w:t>
      </w:r>
      <w:r w:rsidR="004B54FF">
        <w:rPr>
          <w:rFonts w:hint="eastAsia"/>
        </w:rPr>
        <w:t>발생하거나</w:t>
      </w:r>
      <w:r>
        <w:rPr>
          <w:rFonts w:hint="eastAsia"/>
        </w:rPr>
        <w:t xml:space="preserve"> </w:t>
      </w:r>
      <w:r w:rsidR="004B54FF">
        <w:t>Sn_SR</w:t>
      </w:r>
      <w:r w:rsidR="004B54FF">
        <w:rPr>
          <w:rFonts w:hint="eastAsia"/>
        </w:rPr>
        <w:t>이</w:t>
      </w:r>
      <w:r w:rsidR="004B54FF">
        <w:rPr>
          <w:rFonts w:hint="eastAsia"/>
        </w:rPr>
        <w:t xml:space="preserve"> </w:t>
      </w:r>
      <w:r>
        <w:t>SOCK_ESTABLISHED</w:t>
      </w:r>
      <w:r w:rsidR="004B54FF">
        <w:rPr>
          <w:rFonts w:hint="eastAsia"/>
        </w:rPr>
        <w:t>로</w:t>
      </w:r>
      <w:r w:rsidR="004B54FF">
        <w:rPr>
          <w:rFonts w:hint="eastAsia"/>
        </w:rPr>
        <w:t xml:space="preserve"> </w:t>
      </w:r>
      <w:r w:rsidR="00402525">
        <w:rPr>
          <w:rFonts w:hint="eastAsia"/>
        </w:rPr>
        <w:t>바뀌면</w:t>
      </w:r>
      <w:r>
        <w:rPr>
          <w:rFonts w:hint="eastAsia"/>
        </w:rPr>
        <w:t xml:space="preserve"> </w:t>
      </w:r>
      <w:r>
        <w:rPr>
          <w:rFonts w:hint="eastAsia"/>
        </w:rPr>
        <w:t>연결이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  <w:r w:rsidR="00402525">
        <w:rPr>
          <w:rFonts w:hint="eastAsia"/>
        </w:rPr>
        <w:t xml:space="preserve"> </w:t>
      </w:r>
      <w:r>
        <w:rPr>
          <w:rFonts w:hint="eastAsia"/>
        </w:rPr>
        <w:t>되었음을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 xml:space="preserve"> </w:t>
      </w:r>
      <w:r>
        <w:rPr>
          <w:rFonts w:hint="eastAsia"/>
        </w:rPr>
        <w:t>연결완료</w:t>
      </w:r>
      <w:r>
        <w:rPr>
          <w:rFonts w:hint="eastAsia"/>
        </w:rPr>
        <w:t xml:space="preserve"> </w:t>
      </w:r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t>SOCKET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송수신</w:t>
      </w:r>
      <w:r w:rsidR="001060C3">
        <w:rPr>
          <w:rFonts w:hint="eastAsia"/>
        </w:rPr>
        <w:t>한다</w:t>
      </w:r>
      <w:r>
        <w:rPr>
          <w:rFonts w:hint="eastAsia"/>
        </w:rPr>
        <w:t>.</w:t>
      </w:r>
    </w:p>
    <w:p w14:paraId="082CF655" w14:textId="77777777" w:rsidR="00980990" w:rsidRDefault="00980990" w:rsidP="00980990">
      <w:pPr>
        <w:pStyle w:val="1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495"/>
      </w:tblGrid>
      <w:tr w:rsidR="00852998" w:rsidRPr="00546234" w14:paraId="790FB4F3" w14:textId="77777777" w:rsidTr="005745BA">
        <w:tc>
          <w:tcPr>
            <w:tcW w:w="8495" w:type="dxa"/>
            <w:shd w:val="clear" w:color="auto" w:fill="F3F3F3"/>
          </w:tcPr>
          <w:p w14:paraId="0AA14B88" w14:textId="77777777" w:rsidR="00980990" w:rsidRPr="00416A4E" w:rsidRDefault="00980990" w:rsidP="00980990">
            <w:pPr>
              <w:rPr>
                <w:rFonts w:ascii="Trebuchet MS" w:hAnsi="Trebuchet MS" w:cs="Arial"/>
                <w:color w:val="000000"/>
              </w:rPr>
            </w:pPr>
            <w:r w:rsidRPr="00416A4E">
              <w:rPr>
                <w:rFonts w:ascii="Trebuchet MS" w:hAnsi="Trebuchet MS" w:cs="Arial"/>
                <w:color w:val="000000"/>
              </w:rPr>
              <w:t>First method :</w:t>
            </w:r>
          </w:p>
          <w:p w14:paraId="3FD4E64B" w14:textId="68B08FFD" w:rsidR="00980990" w:rsidRDefault="00980990" w:rsidP="00980990">
            <w:pPr>
              <w:rPr>
                <w:rFonts w:ascii="Trebuchet MS" w:hAnsi="Trebuchet MS" w:cs="Arial"/>
                <w:color w:val="000000"/>
              </w:rPr>
            </w:pPr>
            <w:r w:rsidRPr="00416A4E">
              <w:rPr>
                <w:rFonts w:ascii="Trebuchet MS" w:hAnsi="Trebuchet MS" w:cs="Arial"/>
                <w:color w:val="000000"/>
              </w:rPr>
              <w:t>{</w:t>
            </w:r>
          </w:p>
          <w:p w14:paraId="10C64C23" w14:textId="3DAA9810" w:rsidR="001060C3" w:rsidRDefault="001060C3" w:rsidP="00980990">
            <w:pPr>
              <w:rPr>
                <w:rFonts w:ascii="Trebuchet MS" w:hAnsi="Trebuchet MS" w:cs="Arial"/>
                <w:color w:val="000000"/>
              </w:rPr>
            </w:pPr>
            <w:r>
              <w:rPr>
                <w:rFonts w:ascii="Trebuchet MS" w:hAnsi="Trebuchet MS" w:cs="Arial" w:hint="eastAsia"/>
                <w:color w:val="000000"/>
              </w:rPr>
              <w:t>START :</w:t>
            </w:r>
          </w:p>
          <w:p w14:paraId="6593A070" w14:textId="77777777" w:rsidR="00980990" w:rsidRPr="00416A4E" w:rsidRDefault="00980990" w:rsidP="00980990">
            <w:pPr>
              <w:rPr>
                <w:rFonts w:ascii="Trebuchet MS" w:hAnsi="Trebuchet MS" w:cs="Arial"/>
                <w:color w:val="000000"/>
              </w:rPr>
            </w:pPr>
            <w:r>
              <w:rPr>
                <w:rFonts w:ascii="Trebuchet MS" w:hAnsi="Trebuchet MS" w:cs="Arial"/>
                <w:color w:val="000000"/>
              </w:rPr>
              <w:t xml:space="preserve">        </w:t>
            </w:r>
            <w:r w:rsidRPr="00940077">
              <w:rPr>
                <w:rFonts w:ascii="Trebuchet MS" w:hAnsi="Trebuchet MS" w:cs="Arial"/>
                <w:color w:val="0000FF"/>
              </w:rPr>
              <w:t xml:space="preserve">/* </w:t>
            </w:r>
            <w:r>
              <w:rPr>
                <w:rFonts w:ascii="Trebuchet MS" w:hAnsi="Trebuchet MS" w:cs="Arial" w:hint="eastAsia"/>
                <w:color w:val="0000FF"/>
              </w:rPr>
              <w:t>check SOCKET i</w:t>
            </w:r>
            <w:r w:rsidRPr="00940077">
              <w:rPr>
                <w:rFonts w:ascii="Trebuchet MS" w:hAnsi="Trebuchet MS" w:cs="Arial" w:hint="eastAsia"/>
                <w:color w:val="0000FF"/>
              </w:rPr>
              <w:t>nterrupt</w:t>
            </w:r>
            <w:r w:rsidRPr="00940077">
              <w:rPr>
                <w:rFonts w:ascii="Trebuchet MS" w:hAnsi="Trebuchet MS" w:cs="Arial"/>
                <w:color w:val="0000FF"/>
              </w:rPr>
              <w:t xml:space="preserve"> */</w:t>
            </w:r>
          </w:p>
          <w:p w14:paraId="6B7ED6AE" w14:textId="6BF5D82E" w:rsidR="00980990" w:rsidRDefault="00980990" w:rsidP="00980990">
            <w:pPr>
              <w:ind w:firstLineChars="400" w:firstLine="800"/>
              <w:rPr>
                <w:rFonts w:ascii="Trebuchet MS" w:hAnsi="Trebuchet MS" w:cs="Arial"/>
                <w:color w:val="000000"/>
              </w:rPr>
            </w:pPr>
            <w:r>
              <w:rPr>
                <w:rFonts w:ascii="Trebuchet MS" w:hAnsi="Trebuchet MS" w:cs="Arial"/>
                <w:color w:val="000000"/>
              </w:rPr>
              <w:t>if (Sn_IR</w:t>
            </w:r>
            <w:r w:rsidR="001060C3">
              <w:rPr>
                <w:rFonts w:ascii="Trebuchet MS" w:hAnsi="Trebuchet MS" w:cs="Arial"/>
                <w:color w:val="000000"/>
              </w:rPr>
              <w:t>[CON]</w:t>
            </w:r>
            <w:r>
              <w:rPr>
                <w:rFonts w:ascii="Trebuchet MS" w:hAnsi="Trebuchet MS" w:cs="Arial"/>
                <w:color w:val="000000"/>
              </w:rPr>
              <w:t xml:space="preserve"> != </w:t>
            </w:r>
            <w:r w:rsidR="001060C3">
              <w:rPr>
                <w:rFonts w:ascii="Trebuchet MS" w:hAnsi="Trebuchet MS" w:cs="Arial"/>
                <w:color w:val="000000"/>
              </w:rPr>
              <w:t>‘1’</w:t>
            </w:r>
            <w:r>
              <w:rPr>
                <w:rFonts w:ascii="Trebuchet MS" w:hAnsi="Trebuchet MS" w:cs="Arial"/>
                <w:color w:val="000000"/>
              </w:rPr>
              <w:t>) goto START</w:t>
            </w:r>
            <w:r w:rsidRPr="00416A4E">
              <w:rPr>
                <w:rFonts w:ascii="Trebuchet MS" w:hAnsi="Trebuchet MS" w:cs="Arial"/>
                <w:color w:val="000000"/>
              </w:rPr>
              <w:t>;</w:t>
            </w:r>
          </w:p>
          <w:p w14:paraId="7BFEC3EC" w14:textId="77777777" w:rsidR="00980990" w:rsidRDefault="00980990" w:rsidP="00980990">
            <w:pPr>
              <w:ind w:firstLineChars="400" w:firstLine="800"/>
              <w:rPr>
                <w:rFonts w:ascii="Trebuchet MS" w:hAnsi="Trebuchet MS" w:cs="Arial"/>
                <w:color w:val="000000"/>
              </w:rPr>
            </w:pPr>
          </w:p>
          <w:p w14:paraId="77AF3888" w14:textId="77777777" w:rsidR="00980990" w:rsidRPr="00940077" w:rsidRDefault="00980990" w:rsidP="00980990">
            <w:pPr>
              <w:ind w:firstLineChars="400" w:firstLine="800"/>
              <w:rPr>
                <w:rFonts w:ascii="Trebuchet MS" w:hAnsi="Trebuchet MS" w:cs="Arial"/>
                <w:color w:val="0000FF"/>
              </w:rPr>
            </w:pPr>
            <w:r w:rsidRPr="00940077">
              <w:rPr>
                <w:rFonts w:ascii="Trebuchet MS" w:hAnsi="Trebuchet MS" w:cs="Arial"/>
                <w:color w:val="0000FF"/>
              </w:rPr>
              <w:t>/* clear interrupt */</w:t>
            </w:r>
          </w:p>
          <w:p w14:paraId="1818A6BB" w14:textId="77777777" w:rsidR="00980990" w:rsidRPr="00416A4E" w:rsidRDefault="00980990" w:rsidP="00980990">
            <w:pPr>
              <w:ind w:firstLineChars="400" w:firstLine="800"/>
              <w:rPr>
                <w:rFonts w:ascii="Trebuchet MS" w:hAnsi="Trebuchet MS" w:cs="Arial"/>
                <w:color w:val="000000"/>
              </w:rPr>
            </w:pPr>
            <w:r>
              <w:rPr>
                <w:rFonts w:ascii="Trebuchet MS" w:hAnsi="Trebuchet MS" w:cs="Arial"/>
                <w:color w:val="000000"/>
              </w:rPr>
              <w:t>Sn_IR[CON] = ‘1’;</w:t>
            </w:r>
          </w:p>
          <w:p w14:paraId="04C10803" w14:textId="77777777" w:rsidR="00980990" w:rsidRPr="00940077" w:rsidRDefault="00980990" w:rsidP="00980990">
            <w:pPr>
              <w:ind w:leftChars="250" w:left="500" w:firstLineChars="150" w:firstLine="300"/>
              <w:rPr>
                <w:rFonts w:ascii="Trebuchet MS" w:hAnsi="Trebuchet MS" w:cs="Arial"/>
                <w:color w:val="0000FF"/>
              </w:rPr>
            </w:pPr>
            <w:r w:rsidRPr="00940077">
              <w:rPr>
                <w:rFonts w:ascii="Trebuchet MS" w:hAnsi="Trebuchet MS" w:cs="Arial"/>
                <w:color w:val="0000FF"/>
              </w:rPr>
              <w:t>/* Sn_IMR, S</w:t>
            </w:r>
            <w:r w:rsidRPr="00940077">
              <w:rPr>
                <w:rFonts w:ascii="Trebuchet MS" w:hAnsi="Trebuchet MS" w:cs="Arial"/>
                <w:iCs/>
                <w:color w:val="0000FF"/>
              </w:rPr>
              <w:t>n</w:t>
            </w:r>
            <w:r w:rsidRPr="00940077">
              <w:rPr>
                <w:rFonts w:ascii="Trebuchet MS" w:hAnsi="Trebuchet MS" w:cs="Arial"/>
                <w:color w:val="0000FF"/>
              </w:rPr>
              <w:t xml:space="preserve">_IR </w:t>
            </w:r>
            <w:r w:rsidRPr="001060C3">
              <w:rPr>
                <w:rFonts w:asciiTheme="majorHAnsi" w:eastAsiaTheme="majorHAnsi" w:hAnsiTheme="majorHAnsi" w:cs="Arial"/>
                <w:color w:val="0000FF"/>
              </w:rPr>
              <w:t>참조</w:t>
            </w:r>
            <w:r w:rsidRPr="00940077">
              <w:rPr>
                <w:rFonts w:ascii="Trebuchet MS" w:hAnsi="Trebuchet MS" w:cs="Arial" w:hint="eastAsia"/>
                <w:color w:val="0000FF"/>
              </w:rPr>
              <w:t xml:space="preserve"> </w:t>
            </w:r>
            <w:r w:rsidRPr="00940077">
              <w:rPr>
                <w:rFonts w:ascii="Trebuchet MS" w:hAnsi="Trebuchet MS" w:cs="Arial"/>
                <w:color w:val="0000FF"/>
              </w:rPr>
              <w:t>*/</w:t>
            </w:r>
          </w:p>
          <w:p w14:paraId="2DA39ECC" w14:textId="7C5D17C7" w:rsidR="00852998" w:rsidRPr="001605E7" w:rsidRDefault="00980990" w:rsidP="00980990">
            <w:pPr>
              <w:rPr>
                <w:rFonts w:ascii="Trebuchet MS" w:eastAsiaTheme="minorHAnsi" w:hAnsi="Trebuchet MS" w:cs="Arial"/>
                <w:color w:val="000000"/>
              </w:rPr>
            </w:pPr>
            <w:r w:rsidRPr="00416A4E">
              <w:rPr>
                <w:rFonts w:ascii="Trebuchet MS" w:hAnsi="Trebuchet MS" w:cs="Arial"/>
                <w:color w:val="000000"/>
              </w:rPr>
              <w:t>}</w:t>
            </w:r>
          </w:p>
        </w:tc>
      </w:tr>
      <w:tr w:rsidR="00852998" w:rsidRPr="00546234" w14:paraId="060EF263" w14:textId="77777777" w:rsidTr="005745BA">
        <w:tc>
          <w:tcPr>
            <w:tcW w:w="8495" w:type="dxa"/>
            <w:shd w:val="clear" w:color="auto" w:fill="F3F3F3"/>
          </w:tcPr>
          <w:p w14:paraId="03DA74E1" w14:textId="77777777" w:rsidR="00980990" w:rsidRPr="00416A4E" w:rsidRDefault="00980990" w:rsidP="00980990">
            <w:pPr>
              <w:rPr>
                <w:rFonts w:ascii="Trebuchet MS" w:hAnsi="Trebuchet MS" w:cs="Arial"/>
                <w:color w:val="000000"/>
              </w:rPr>
            </w:pPr>
            <w:r w:rsidRPr="00416A4E">
              <w:rPr>
                <w:rFonts w:ascii="Trebuchet MS" w:hAnsi="Trebuchet MS" w:cs="Arial"/>
                <w:color w:val="000000"/>
              </w:rPr>
              <w:t>Second method :</w:t>
            </w:r>
          </w:p>
          <w:p w14:paraId="5D48DFA9" w14:textId="77777777" w:rsidR="001060C3" w:rsidRDefault="00980990" w:rsidP="00980990">
            <w:pPr>
              <w:rPr>
                <w:rFonts w:ascii="Trebuchet MS" w:hAnsi="Trebuchet MS" w:cs="Arial"/>
                <w:color w:val="000000"/>
              </w:rPr>
            </w:pPr>
            <w:r w:rsidRPr="00416A4E">
              <w:rPr>
                <w:rFonts w:ascii="Trebuchet MS" w:hAnsi="Trebuchet MS" w:cs="Arial"/>
                <w:color w:val="000000"/>
              </w:rPr>
              <w:t>{</w:t>
            </w:r>
          </w:p>
          <w:p w14:paraId="54986944" w14:textId="760B2C2B" w:rsidR="001060C3" w:rsidRDefault="001060C3" w:rsidP="00980990">
            <w:pPr>
              <w:rPr>
                <w:rFonts w:ascii="Trebuchet MS" w:hAnsi="Trebuchet MS" w:cs="Arial"/>
                <w:color w:val="000000"/>
              </w:rPr>
            </w:pPr>
            <w:r>
              <w:rPr>
                <w:rFonts w:ascii="Trebuchet MS" w:hAnsi="Trebuchet MS" w:cs="Arial"/>
                <w:color w:val="000000"/>
              </w:rPr>
              <w:t>START :</w:t>
            </w:r>
          </w:p>
          <w:p w14:paraId="33F58796" w14:textId="4FB92C69" w:rsidR="00980990" w:rsidRPr="00416A4E" w:rsidRDefault="00980990" w:rsidP="001060C3">
            <w:pPr>
              <w:ind w:firstLineChars="400" w:firstLine="800"/>
              <w:rPr>
                <w:rFonts w:ascii="Trebuchet MS" w:hAnsi="Trebuchet MS" w:cs="Arial"/>
                <w:color w:val="000000"/>
              </w:rPr>
            </w:pPr>
            <w:r w:rsidRPr="000D10F8">
              <w:rPr>
                <w:rFonts w:ascii="Trebuchet MS" w:hAnsi="Trebuchet MS" w:cs="Arial"/>
                <w:color w:val="0000FF"/>
              </w:rPr>
              <w:t xml:space="preserve">/* </w:t>
            </w:r>
            <w:r w:rsidRPr="000D10F8">
              <w:rPr>
                <w:rFonts w:ascii="Trebuchet MS" w:hAnsi="Trebuchet MS" w:cs="Arial" w:hint="eastAsia"/>
                <w:color w:val="0000FF"/>
              </w:rPr>
              <w:t>check SOCKET status</w:t>
            </w:r>
            <w:r w:rsidRPr="000D10F8">
              <w:rPr>
                <w:rFonts w:ascii="Trebuchet MS" w:hAnsi="Trebuchet MS" w:cs="Arial"/>
                <w:color w:val="0000FF"/>
              </w:rPr>
              <w:t xml:space="preserve"> */</w:t>
            </w:r>
          </w:p>
          <w:p w14:paraId="6D5F4448" w14:textId="77777777" w:rsidR="00980990" w:rsidRPr="00416A4E" w:rsidRDefault="00980990" w:rsidP="00980990">
            <w:pPr>
              <w:ind w:firstLineChars="400" w:firstLine="800"/>
              <w:rPr>
                <w:rFonts w:ascii="Trebuchet MS" w:hAnsi="Trebuchet MS" w:cs="Arial"/>
                <w:color w:val="000000"/>
              </w:rPr>
            </w:pPr>
            <w:r>
              <w:rPr>
                <w:rFonts w:ascii="Trebuchet MS" w:hAnsi="Trebuchet MS" w:cs="Arial"/>
                <w:color w:val="000000"/>
              </w:rPr>
              <w:t>if (Sn_SR !</w:t>
            </w:r>
            <w:r w:rsidRPr="00416A4E">
              <w:rPr>
                <w:rFonts w:ascii="Trebuchet MS" w:hAnsi="Trebuchet MS" w:cs="Arial"/>
                <w:color w:val="000000"/>
              </w:rPr>
              <w:t xml:space="preserve">= SOCK_ESTABLISHED) goto </w:t>
            </w:r>
            <w:r>
              <w:rPr>
                <w:rFonts w:ascii="Trebuchet MS" w:hAnsi="Trebuchet MS" w:cs="Arial"/>
                <w:color w:val="000000"/>
              </w:rPr>
              <w:t>START</w:t>
            </w:r>
            <w:r w:rsidRPr="00416A4E">
              <w:rPr>
                <w:rFonts w:ascii="Trebuchet MS" w:hAnsi="Trebuchet MS" w:cs="Arial"/>
                <w:color w:val="000000"/>
              </w:rPr>
              <w:t>;</w:t>
            </w:r>
          </w:p>
          <w:p w14:paraId="3CB8512D" w14:textId="7ACB603C" w:rsidR="00852998" w:rsidRPr="001605E7" w:rsidRDefault="00980990" w:rsidP="00980990">
            <w:pPr>
              <w:rPr>
                <w:rFonts w:ascii="Trebuchet MS" w:eastAsiaTheme="minorHAnsi" w:hAnsi="Trebuchet MS" w:cs="Arial"/>
                <w:color w:val="000000"/>
              </w:rPr>
            </w:pPr>
            <w:r w:rsidRPr="00416A4E">
              <w:rPr>
                <w:rFonts w:ascii="Trebuchet MS" w:hAnsi="Trebuchet MS" w:cs="Arial"/>
                <w:color w:val="000000"/>
              </w:rPr>
              <w:t>}</w:t>
            </w:r>
          </w:p>
        </w:tc>
      </w:tr>
    </w:tbl>
    <w:p w14:paraId="06756B94" w14:textId="5A14A549" w:rsidR="00852998" w:rsidRDefault="00980990" w:rsidP="00980990">
      <w:pPr>
        <w:pStyle w:val="11"/>
        <w:tabs>
          <w:tab w:val="left" w:pos="1481"/>
        </w:tabs>
        <w:rPr>
          <w:rFonts w:eastAsiaTheme="minorHAnsi"/>
        </w:rPr>
      </w:pPr>
      <w:r>
        <w:rPr>
          <w:rFonts w:eastAsiaTheme="minorHAnsi"/>
        </w:rPr>
        <w:tab/>
      </w:r>
    </w:p>
    <w:p w14:paraId="0F51181F" w14:textId="77777777" w:rsidR="00980990" w:rsidRPr="00F6231D" w:rsidRDefault="00980990" w:rsidP="00980990">
      <w:pPr>
        <w:pStyle w:val="11"/>
      </w:pPr>
      <w:r>
        <w:rPr>
          <w:rFonts w:hint="eastAsia"/>
        </w:rPr>
        <w:sym w:font="Wingdings" w:char="F09F"/>
      </w:r>
      <w:r>
        <w:t xml:space="preserve"> </w:t>
      </w:r>
      <w:r w:rsidRPr="00F6231D">
        <w:rPr>
          <w:rFonts w:hint="eastAsia"/>
        </w:rPr>
        <w:t xml:space="preserve">Receive </w:t>
      </w:r>
      <w:r>
        <w:t>DATA?</w:t>
      </w:r>
    </w:p>
    <w:p w14:paraId="351712E9" w14:textId="65AC9D3D" w:rsidR="00980990" w:rsidRDefault="00980990" w:rsidP="00980990">
      <w:pPr>
        <w:pStyle w:val="11"/>
      </w:pPr>
      <w:r>
        <w:rPr>
          <w:rFonts w:hint="eastAsia"/>
        </w:rPr>
        <w:t>TCP Mode</w:t>
      </w:r>
      <w:r>
        <w:t xml:space="preserve"> SOCKET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DATA</w:t>
      </w:r>
      <w:r>
        <w:rPr>
          <w:rFonts w:hint="eastAsia"/>
        </w:rPr>
        <w:t>수신여부는</w:t>
      </w:r>
      <w:r>
        <w:rPr>
          <w:rFonts w:hint="eastAsia"/>
        </w:rPr>
        <w:t xml:space="preserve"> </w:t>
      </w:r>
      <w:r>
        <w:t xml:space="preserve">Sn_IR[RECV]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t>Sn_RX_RSR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 w:rsidR="001060C3">
        <w:rPr>
          <w:rFonts w:hint="eastAsia"/>
        </w:rPr>
        <w:t>확인한다</w:t>
      </w:r>
      <w:r>
        <w:rPr>
          <w:rFonts w:hint="eastAsia"/>
        </w:rPr>
        <w:t>.</w:t>
      </w:r>
    </w:p>
    <w:p w14:paraId="513D5095" w14:textId="77777777" w:rsidR="00980990" w:rsidRDefault="00980990" w:rsidP="00980990">
      <w:pPr>
        <w:pStyle w:val="1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495"/>
      </w:tblGrid>
      <w:tr w:rsidR="00980990" w:rsidRPr="00416A4E" w14:paraId="17B68429" w14:textId="77777777" w:rsidTr="002A59EE">
        <w:tc>
          <w:tcPr>
            <w:tcW w:w="8495" w:type="dxa"/>
            <w:shd w:val="clear" w:color="auto" w:fill="F3F3F3"/>
          </w:tcPr>
          <w:p w14:paraId="08AFC223" w14:textId="77777777" w:rsidR="00C17DA5" w:rsidRPr="00416A4E" w:rsidRDefault="00C17DA5" w:rsidP="00C17DA5">
            <w:pPr>
              <w:rPr>
                <w:rFonts w:ascii="Trebuchet MS" w:hAnsi="Trebuchet MS" w:cs="Arial"/>
                <w:color w:val="000000"/>
              </w:rPr>
            </w:pPr>
            <w:r w:rsidRPr="00416A4E">
              <w:rPr>
                <w:rFonts w:ascii="Trebuchet MS" w:hAnsi="Trebuchet MS" w:cs="Arial"/>
                <w:color w:val="000000"/>
              </w:rPr>
              <w:t>First method :</w:t>
            </w:r>
          </w:p>
          <w:p w14:paraId="59B772DC" w14:textId="77777777" w:rsidR="00C17DA5" w:rsidRDefault="00C17DA5" w:rsidP="00C17DA5">
            <w:pPr>
              <w:rPr>
                <w:rFonts w:ascii="Trebuchet MS" w:hAnsi="Trebuchet MS" w:cs="Arial"/>
                <w:color w:val="000000"/>
              </w:rPr>
            </w:pPr>
            <w:r w:rsidRPr="00416A4E">
              <w:rPr>
                <w:rFonts w:ascii="Trebuchet MS" w:hAnsi="Trebuchet MS" w:cs="Arial"/>
                <w:color w:val="000000"/>
              </w:rPr>
              <w:t>{</w:t>
            </w:r>
          </w:p>
          <w:p w14:paraId="6DBE39F6" w14:textId="77777777" w:rsidR="00C17DA5" w:rsidRPr="00416A4E" w:rsidRDefault="00C17DA5" w:rsidP="00C17DA5">
            <w:pPr>
              <w:ind w:firstLineChars="400" w:firstLine="800"/>
              <w:rPr>
                <w:rFonts w:ascii="Trebuchet MS" w:hAnsi="Trebuchet MS" w:cs="Arial"/>
                <w:color w:val="000000"/>
              </w:rPr>
            </w:pPr>
            <w:r w:rsidRPr="00940077">
              <w:rPr>
                <w:rFonts w:ascii="Trebuchet MS" w:hAnsi="Trebuchet MS" w:cs="Arial"/>
                <w:color w:val="0000FF"/>
              </w:rPr>
              <w:t xml:space="preserve">/* </w:t>
            </w:r>
            <w:r>
              <w:rPr>
                <w:rFonts w:ascii="Trebuchet MS" w:hAnsi="Trebuchet MS" w:cs="Arial" w:hint="eastAsia"/>
                <w:color w:val="0000FF"/>
              </w:rPr>
              <w:t>check SOCKET i</w:t>
            </w:r>
            <w:r w:rsidRPr="00940077">
              <w:rPr>
                <w:rFonts w:ascii="Trebuchet MS" w:hAnsi="Trebuchet MS" w:cs="Arial" w:hint="eastAsia"/>
                <w:color w:val="0000FF"/>
              </w:rPr>
              <w:t>nterrupt</w:t>
            </w:r>
            <w:r w:rsidRPr="00940077">
              <w:rPr>
                <w:rFonts w:ascii="Trebuchet MS" w:hAnsi="Trebuchet MS" w:cs="Arial"/>
                <w:color w:val="0000FF"/>
              </w:rPr>
              <w:t xml:space="preserve"> */</w:t>
            </w:r>
          </w:p>
          <w:p w14:paraId="35C27C9E" w14:textId="77777777" w:rsidR="00C17DA5" w:rsidRDefault="00C17DA5" w:rsidP="00C17DA5">
            <w:pPr>
              <w:ind w:firstLineChars="400" w:firstLine="800"/>
              <w:rPr>
                <w:rFonts w:ascii="Trebuchet MS" w:hAnsi="Trebuchet MS" w:cs="Arial"/>
                <w:color w:val="000000"/>
              </w:rPr>
            </w:pPr>
            <w:r>
              <w:rPr>
                <w:rFonts w:ascii="Trebuchet MS" w:hAnsi="Trebuchet MS" w:cs="Arial"/>
                <w:color w:val="000000"/>
              </w:rPr>
              <w:t>if (Sn_IR[RECV] == ‘1’) Sn_IR[RECV] = ‘1’; goto Receiving Process;</w:t>
            </w:r>
          </w:p>
          <w:p w14:paraId="013382C2" w14:textId="77777777" w:rsidR="00C17DA5" w:rsidRPr="00D608D1" w:rsidRDefault="00C17DA5" w:rsidP="00C17DA5">
            <w:pPr>
              <w:ind w:firstLineChars="400" w:firstLine="800"/>
              <w:rPr>
                <w:rFonts w:ascii="Trebuchet MS" w:hAnsi="Trebuchet MS" w:cs="Arial"/>
                <w:color w:val="0000FF"/>
              </w:rPr>
            </w:pPr>
            <w:r w:rsidRPr="00D608D1">
              <w:rPr>
                <w:rFonts w:ascii="Trebuchet MS" w:hAnsi="Trebuchet MS" w:cs="Arial"/>
                <w:color w:val="0000FF"/>
              </w:rPr>
              <w:t xml:space="preserve">/* Sn_IMR, Sn_IR </w:t>
            </w:r>
            <w:r w:rsidRPr="00D608D1">
              <w:rPr>
                <w:rFonts w:asciiTheme="majorHAnsi" w:eastAsiaTheme="majorHAnsi" w:hAnsiTheme="majorHAnsi" w:cs="Arial" w:hint="eastAsia"/>
                <w:color w:val="0000FF"/>
              </w:rPr>
              <w:t>참조</w:t>
            </w:r>
            <w:r w:rsidRPr="00D608D1">
              <w:rPr>
                <w:rFonts w:ascii="Trebuchet MS" w:hAnsi="Trebuchet MS" w:cs="Arial" w:hint="eastAsia"/>
                <w:color w:val="0000FF"/>
              </w:rPr>
              <w:t xml:space="preserve"> </w:t>
            </w:r>
            <w:r w:rsidRPr="00D608D1">
              <w:rPr>
                <w:rFonts w:ascii="Trebuchet MS" w:hAnsi="Trebuchet MS" w:cs="Arial"/>
                <w:color w:val="0000FF"/>
              </w:rPr>
              <w:t>*/</w:t>
            </w:r>
          </w:p>
          <w:p w14:paraId="6785EBDE" w14:textId="302BF949" w:rsidR="00980990" w:rsidRPr="00416A4E" w:rsidRDefault="00C17DA5" w:rsidP="00C17DA5">
            <w:pPr>
              <w:rPr>
                <w:rFonts w:ascii="Trebuchet MS" w:hAnsi="Trebuchet MS" w:cs="Arial"/>
                <w:color w:val="000000"/>
              </w:rPr>
            </w:pPr>
            <w:r w:rsidRPr="00416A4E">
              <w:rPr>
                <w:rFonts w:ascii="Trebuchet MS" w:hAnsi="Trebuchet MS" w:cs="Arial"/>
                <w:color w:val="000000"/>
              </w:rPr>
              <w:t>}</w:t>
            </w:r>
          </w:p>
        </w:tc>
      </w:tr>
      <w:tr w:rsidR="00980990" w:rsidRPr="00416A4E" w14:paraId="789529D0" w14:textId="77777777" w:rsidTr="002A59EE">
        <w:tc>
          <w:tcPr>
            <w:tcW w:w="8495" w:type="dxa"/>
            <w:shd w:val="clear" w:color="auto" w:fill="F3F3F3"/>
          </w:tcPr>
          <w:p w14:paraId="3F37C857" w14:textId="77777777" w:rsidR="00C17DA5" w:rsidRPr="00416A4E" w:rsidRDefault="00C17DA5" w:rsidP="00C17DA5">
            <w:pPr>
              <w:rPr>
                <w:rFonts w:ascii="Trebuchet MS" w:hAnsi="Trebuchet MS" w:cs="Arial"/>
                <w:color w:val="000000"/>
              </w:rPr>
            </w:pPr>
            <w:r w:rsidRPr="00416A4E">
              <w:rPr>
                <w:rFonts w:ascii="Trebuchet MS" w:hAnsi="Trebuchet MS" w:cs="Arial"/>
                <w:color w:val="000000"/>
              </w:rPr>
              <w:t>Second method :</w:t>
            </w:r>
          </w:p>
          <w:p w14:paraId="5A0D7F74" w14:textId="77777777" w:rsidR="00C17DA5" w:rsidRDefault="00C17DA5" w:rsidP="00C17DA5">
            <w:pPr>
              <w:rPr>
                <w:rFonts w:ascii="Trebuchet MS" w:hAnsi="Trebuchet MS" w:cs="Arial"/>
                <w:color w:val="000000"/>
              </w:rPr>
            </w:pPr>
            <w:r w:rsidRPr="00416A4E">
              <w:rPr>
                <w:rFonts w:ascii="Trebuchet MS" w:hAnsi="Trebuchet MS" w:cs="Arial"/>
                <w:color w:val="000000"/>
              </w:rPr>
              <w:t>{</w:t>
            </w:r>
          </w:p>
          <w:p w14:paraId="52DF7AC7" w14:textId="77777777" w:rsidR="00C17DA5" w:rsidRPr="00416A4E" w:rsidRDefault="00C17DA5" w:rsidP="00C17DA5">
            <w:pPr>
              <w:ind w:firstLineChars="400" w:firstLine="800"/>
              <w:rPr>
                <w:rFonts w:ascii="Trebuchet MS" w:hAnsi="Trebuchet MS" w:cs="Arial"/>
                <w:color w:val="000000"/>
              </w:rPr>
            </w:pPr>
            <w:r w:rsidRPr="000D10F8">
              <w:rPr>
                <w:rFonts w:ascii="Trebuchet MS" w:hAnsi="Trebuchet MS" w:cs="Arial"/>
                <w:color w:val="0000FF"/>
              </w:rPr>
              <w:t xml:space="preserve">/* </w:t>
            </w:r>
            <w:r w:rsidRPr="000D10F8">
              <w:rPr>
                <w:rFonts w:ascii="Trebuchet MS" w:hAnsi="Trebuchet MS" w:cs="Arial" w:hint="eastAsia"/>
                <w:color w:val="0000FF"/>
              </w:rPr>
              <w:t xml:space="preserve">check </w:t>
            </w:r>
            <w:r>
              <w:rPr>
                <w:rFonts w:ascii="Trebuchet MS" w:hAnsi="Trebuchet MS" w:cs="Arial"/>
                <w:color w:val="0000FF"/>
              </w:rPr>
              <w:t>SOCKET RX Memory received size</w:t>
            </w:r>
            <w:r w:rsidRPr="000D10F8">
              <w:rPr>
                <w:rFonts w:ascii="Trebuchet MS" w:hAnsi="Trebuchet MS" w:cs="Arial"/>
                <w:color w:val="0000FF"/>
              </w:rPr>
              <w:t xml:space="preserve"> */</w:t>
            </w:r>
          </w:p>
          <w:p w14:paraId="627604E0" w14:textId="77777777" w:rsidR="00C17DA5" w:rsidRDefault="00C17DA5" w:rsidP="00C17DA5">
            <w:pPr>
              <w:ind w:firstLineChars="400" w:firstLine="800"/>
              <w:rPr>
                <w:rFonts w:ascii="Trebuchet MS" w:hAnsi="Trebuchet MS" w:cs="Arial"/>
                <w:color w:val="000000"/>
              </w:rPr>
            </w:pPr>
            <w:r>
              <w:rPr>
                <w:rFonts w:ascii="Trebuchet MS" w:hAnsi="Trebuchet MS" w:cs="Arial"/>
                <w:color w:val="000000"/>
              </w:rPr>
              <w:t>if (Sn_RX_RSR !</w:t>
            </w:r>
            <w:r w:rsidRPr="00416A4E">
              <w:rPr>
                <w:rFonts w:ascii="Trebuchet MS" w:hAnsi="Trebuchet MS" w:cs="Arial"/>
                <w:color w:val="000000"/>
              </w:rPr>
              <w:t xml:space="preserve">= </w:t>
            </w:r>
            <w:r>
              <w:rPr>
                <w:rFonts w:ascii="Trebuchet MS" w:hAnsi="Trebuchet MS" w:cs="Arial"/>
                <w:color w:val="000000"/>
              </w:rPr>
              <w:t>0x0000</w:t>
            </w:r>
            <w:r w:rsidRPr="00416A4E">
              <w:rPr>
                <w:rFonts w:ascii="Trebuchet MS" w:hAnsi="Trebuchet MS" w:cs="Arial"/>
                <w:color w:val="000000"/>
              </w:rPr>
              <w:t xml:space="preserve">) goto </w:t>
            </w:r>
            <w:r>
              <w:rPr>
                <w:rFonts w:ascii="Trebuchet MS" w:hAnsi="Trebuchet MS" w:cs="Arial"/>
                <w:color w:val="000000"/>
              </w:rPr>
              <w:t>Send DATA?</w:t>
            </w:r>
            <w:r w:rsidRPr="00416A4E">
              <w:rPr>
                <w:rFonts w:ascii="Trebuchet MS" w:hAnsi="Trebuchet MS" w:cs="Arial"/>
                <w:color w:val="000000"/>
              </w:rPr>
              <w:t>;</w:t>
            </w:r>
          </w:p>
          <w:p w14:paraId="64A5E462" w14:textId="77777777" w:rsidR="00C17DA5" w:rsidRPr="00416A4E" w:rsidRDefault="00C17DA5" w:rsidP="00C17DA5">
            <w:pPr>
              <w:ind w:firstLineChars="400" w:firstLine="800"/>
              <w:rPr>
                <w:rFonts w:ascii="Trebuchet MS" w:hAnsi="Trebuchet MS" w:cs="Arial"/>
                <w:color w:val="000000"/>
              </w:rPr>
            </w:pPr>
            <w:r>
              <w:rPr>
                <w:rFonts w:ascii="Trebuchet MS" w:hAnsi="Trebuchet MS" w:cs="Arial" w:hint="eastAsia"/>
                <w:color w:val="000000"/>
              </w:rPr>
              <w:t xml:space="preserve">else </w:t>
            </w:r>
            <w:r>
              <w:rPr>
                <w:rFonts w:ascii="Trebuchet MS" w:hAnsi="Trebuchet MS" w:cs="Arial"/>
                <w:color w:val="000000"/>
              </w:rPr>
              <w:t>goto Receiving Process;</w:t>
            </w:r>
          </w:p>
          <w:p w14:paraId="5AC2A733" w14:textId="4B3769BA" w:rsidR="00980990" w:rsidRPr="00416A4E" w:rsidRDefault="00C17DA5" w:rsidP="00C17DA5">
            <w:pPr>
              <w:rPr>
                <w:rFonts w:ascii="Trebuchet MS" w:hAnsi="Trebuchet MS" w:cs="Arial"/>
                <w:color w:val="000000"/>
              </w:rPr>
            </w:pPr>
            <w:r w:rsidRPr="00416A4E">
              <w:rPr>
                <w:rFonts w:ascii="Trebuchet MS" w:hAnsi="Trebuchet MS" w:cs="Arial"/>
                <w:color w:val="000000"/>
              </w:rPr>
              <w:t>}</w:t>
            </w:r>
          </w:p>
        </w:tc>
      </w:tr>
    </w:tbl>
    <w:p w14:paraId="6515C5C6" w14:textId="77777777" w:rsidR="00980990" w:rsidRPr="001605E7" w:rsidRDefault="00980990" w:rsidP="00980990">
      <w:pPr>
        <w:pStyle w:val="11"/>
        <w:tabs>
          <w:tab w:val="left" w:pos="1481"/>
        </w:tabs>
        <w:rPr>
          <w:rFonts w:eastAsiaTheme="minorHAnsi"/>
        </w:rPr>
      </w:pPr>
    </w:p>
    <w:p w14:paraId="61ACB54D" w14:textId="09A597A2" w:rsidR="00852998" w:rsidRPr="001605E7" w:rsidRDefault="00852998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sym w:font="Wingdings" w:char="F09F"/>
      </w:r>
      <w:r w:rsidRPr="001605E7">
        <w:rPr>
          <w:rFonts w:eastAsiaTheme="minorHAnsi"/>
        </w:rPr>
        <w:t xml:space="preserve"> </w:t>
      </w:r>
      <w:r w:rsidR="00980990">
        <w:rPr>
          <w:rFonts w:eastAsiaTheme="minorHAnsi"/>
        </w:rPr>
        <w:t>Receiving</w:t>
      </w:r>
      <w:r w:rsidRPr="001605E7">
        <w:rPr>
          <w:rFonts w:eastAsiaTheme="minorHAnsi"/>
        </w:rPr>
        <w:t xml:space="preserve"> Process</w:t>
      </w:r>
    </w:p>
    <w:p w14:paraId="35F2305F" w14:textId="77777777" w:rsidR="00CB2A07" w:rsidRDefault="00CB2A07" w:rsidP="00CB2A07">
      <w:pPr>
        <w:pStyle w:val="11"/>
      </w:pPr>
      <w:r>
        <w:rPr>
          <w:rFonts w:hint="eastAsia"/>
        </w:rPr>
        <w:t>TCP Mode SOCKET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Packet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수신하면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t>SOCKET RX Buffer Block</w:t>
      </w:r>
      <w:r>
        <w:rPr>
          <w:rFonts w:hint="eastAsia"/>
        </w:rPr>
        <w:t>에는</w:t>
      </w:r>
      <w:r>
        <w:rPr>
          <w:rFonts w:hint="eastAsia"/>
        </w:rPr>
        <w:t xml:space="preserve"> </w:t>
      </w:r>
      <w:r>
        <w:t>Transport Layer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TCP Header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제외한</w:t>
      </w:r>
      <w:r>
        <w:rPr>
          <w:rFonts w:hint="eastAsia"/>
        </w:rPr>
        <w:t xml:space="preserve"> </w:t>
      </w:r>
      <w:r>
        <w:t>DATA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저장된다</w:t>
      </w:r>
      <w:r>
        <w:rPr>
          <w:rFonts w:hint="eastAsia"/>
        </w:rPr>
        <w:t xml:space="preserve">. </w:t>
      </w:r>
      <w:r>
        <w:t>SOCKET RX Buffer Block</w:t>
      </w:r>
      <w:r>
        <w:rPr>
          <w:rFonts w:hint="eastAsia"/>
        </w:rPr>
        <w:t>으로부터</w:t>
      </w:r>
      <w:r>
        <w:rPr>
          <w:rFonts w:hint="eastAsia"/>
        </w:rPr>
        <w:t xml:space="preserve"> </w:t>
      </w:r>
      <w:r>
        <w:rPr>
          <w:rFonts w:hint="eastAsia"/>
        </w:rPr>
        <w:t>저장된</w:t>
      </w:r>
      <w:r>
        <w:rPr>
          <w:rFonts w:hint="eastAsia"/>
        </w:rPr>
        <w:t xml:space="preserve"> </w:t>
      </w:r>
      <w:r>
        <w:t>DATA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읽은</w:t>
      </w:r>
      <w:r>
        <w:rPr>
          <w:rFonts w:hint="eastAsia"/>
        </w:rPr>
        <w:t xml:space="preserve"> </w:t>
      </w:r>
      <w:r>
        <w:rPr>
          <w:rFonts w:hint="eastAsia"/>
        </w:rPr>
        <w:t>후에</w:t>
      </w:r>
      <w:r>
        <w:rPr>
          <w:rFonts w:hint="eastAsia"/>
        </w:rPr>
        <w:t xml:space="preserve"> </w:t>
      </w:r>
      <w:r>
        <w:rPr>
          <w:rFonts w:hint="eastAsia"/>
        </w:rPr>
        <w:t>반드시</w:t>
      </w:r>
      <w:r>
        <w:rPr>
          <w:rFonts w:hint="eastAsia"/>
        </w:rPr>
        <w:t xml:space="preserve"> </w:t>
      </w:r>
      <w:r>
        <w:t>Sn_CR[RECV]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</w:t>
      </w:r>
      <w:r>
        <w:t>Sn_RX_RD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RX Buffer Block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읽은</w:t>
      </w:r>
      <w:r>
        <w:rPr>
          <w:rFonts w:hint="eastAsia"/>
        </w:rPr>
        <w:t xml:space="preserve"> </w:t>
      </w:r>
      <w:r>
        <w:t xml:space="preserve">DATA </w:t>
      </w:r>
      <w:r>
        <w:rPr>
          <w:rFonts w:hint="eastAsia"/>
        </w:rPr>
        <w:t>크기만큼</w:t>
      </w:r>
      <w:r>
        <w:rPr>
          <w:rFonts w:hint="eastAsia"/>
        </w:rPr>
        <w:t xml:space="preserve"> </w:t>
      </w:r>
      <w:r>
        <w:rPr>
          <w:rFonts w:hint="eastAsia"/>
        </w:rPr>
        <w:t>증가시킨다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참조</w:t>
      </w:r>
      <w:r>
        <w:rPr>
          <w:rFonts w:hint="eastAsia"/>
        </w:rPr>
        <w:t xml:space="preserve"> Sn_RX_RD</w:t>
      </w:r>
      <w:r>
        <w:t xml:space="preserve">). </w:t>
      </w:r>
      <w:r w:rsidRPr="009A2923">
        <w:rPr>
          <w:rFonts w:hint="eastAsia"/>
        </w:rPr>
        <w:t>만약</w:t>
      </w:r>
      <w:r w:rsidRPr="009A2923">
        <w:rPr>
          <w:rFonts w:hint="eastAsia"/>
        </w:rPr>
        <w:t xml:space="preserve"> </w:t>
      </w:r>
      <w:r w:rsidRPr="009A2923">
        <w:t>Sn_CR[RECV]</w:t>
      </w:r>
      <w:r w:rsidRPr="009A2923">
        <w:rPr>
          <w:rFonts w:hint="eastAsia"/>
        </w:rPr>
        <w:t>시</w:t>
      </w:r>
      <w:r w:rsidRPr="009A2923">
        <w:rPr>
          <w:rFonts w:hint="eastAsia"/>
        </w:rPr>
        <w:t>,</w:t>
      </w:r>
      <w:r w:rsidRPr="009A2923">
        <w:t xml:space="preserve"> SOCKET RX Buffer Block</w:t>
      </w:r>
      <w:r w:rsidRPr="009A2923">
        <w:rPr>
          <w:rFonts w:hint="eastAsia"/>
        </w:rPr>
        <w:t>에</w:t>
      </w:r>
      <w:r w:rsidRPr="009A2923">
        <w:rPr>
          <w:rFonts w:hint="eastAsia"/>
        </w:rPr>
        <w:t xml:space="preserve"> </w:t>
      </w:r>
      <w:r w:rsidRPr="009A2923">
        <w:rPr>
          <w:rFonts w:hint="eastAsia"/>
        </w:rPr>
        <w:t>읽지</w:t>
      </w:r>
      <w:r w:rsidRPr="009A2923">
        <w:rPr>
          <w:rFonts w:hint="eastAsia"/>
        </w:rPr>
        <w:t xml:space="preserve"> </w:t>
      </w:r>
      <w:r w:rsidRPr="009A2923">
        <w:rPr>
          <w:rFonts w:hint="eastAsia"/>
        </w:rPr>
        <w:t>않은</w:t>
      </w:r>
      <w:r w:rsidRPr="009A2923">
        <w:rPr>
          <w:rFonts w:hint="eastAsia"/>
        </w:rPr>
        <w:t xml:space="preserve"> </w:t>
      </w:r>
      <w:r w:rsidRPr="009A2923">
        <w:t>DATA</w:t>
      </w:r>
      <w:r w:rsidRPr="009A2923">
        <w:rPr>
          <w:rFonts w:hint="eastAsia"/>
        </w:rPr>
        <w:t>가</w:t>
      </w:r>
      <w:r w:rsidRPr="009A2923">
        <w:rPr>
          <w:rFonts w:hint="eastAsia"/>
        </w:rPr>
        <w:t xml:space="preserve"> </w:t>
      </w:r>
      <w:r w:rsidRPr="009A2923">
        <w:rPr>
          <w:rFonts w:hint="eastAsia"/>
        </w:rPr>
        <w:t>있는</w:t>
      </w:r>
      <w:r w:rsidRPr="009A2923">
        <w:rPr>
          <w:rFonts w:hint="eastAsia"/>
        </w:rPr>
        <w:t xml:space="preserve"> </w:t>
      </w:r>
      <w:r w:rsidRPr="009A2923">
        <w:rPr>
          <w:rFonts w:hint="eastAsia"/>
        </w:rPr>
        <w:t>경우</w:t>
      </w:r>
      <w:r w:rsidRPr="009A2923">
        <w:rPr>
          <w:rFonts w:hint="eastAsia"/>
        </w:rPr>
        <w:t xml:space="preserve"> </w:t>
      </w:r>
      <w:r w:rsidRPr="009A2923">
        <w:t>Sn_IR[RECV]</w:t>
      </w:r>
      <w:r w:rsidRPr="009A2923">
        <w:rPr>
          <w:rFonts w:hint="eastAsia"/>
        </w:rPr>
        <w:t>가</w:t>
      </w:r>
      <w:r w:rsidRPr="009A2923">
        <w:rPr>
          <w:rFonts w:hint="eastAsia"/>
        </w:rPr>
        <w:t xml:space="preserve"> </w:t>
      </w:r>
      <w:r w:rsidRPr="009A2923">
        <w:rPr>
          <w:rFonts w:hint="eastAsia"/>
        </w:rPr>
        <w:t>발생한다</w:t>
      </w:r>
      <w:r w:rsidRPr="009A2923">
        <w:rPr>
          <w:rFonts w:hint="eastAsia"/>
        </w:rPr>
        <w:t>.</w:t>
      </w:r>
    </w:p>
    <w:p w14:paraId="01DE2A12" w14:textId="77777777" w:rsidR="00980990" w:rsidRPr="00CB2A07" w:rsidRDefault="00980990" w:rsidP="00980990">
      <w:pPr>
        <w:pStyle w:val="1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/>
        <w:tblLook w:val="04A0" w:firstRow="1" w:lastRow="0" w:firstColumn="1" w:lastColumn="0" w:noHBand="0" w:noVBand="1"/>
      </w:tblPr>
      <w:tblGrid>
        <w:gridCol w:w="8495"/>
      </w:tblGrid>
      <w:tr w:rsidR="00852998" w:rsidRPr="00546234" w14:paraId="6A7E75B7" w14:textId="77777777" w:rsidTr="00F074B2">
        <w:tc>
          <w:tcPr>
            <w:tcW w:w="8495" w:type="dxa"/>
            <w:shd w:val="clear" w:color="auto" w:fill="F2F2F2"/>
          </w:tcPr>
          <w:p w14:paraId="23D5C473" w14:textId="77777777" w:rsidR="00980990" w:rsidRPr="00C22C66" w:rsidRDefault="00980990" w:rsidP="00980990">
            <w:pPr>
              <w:rPr>
                <w:rFonts w:ascii="Trebuchet MS" w:hAnsi="Trebuchet MS" w:cs="Arial"/>
                <w:color w:val="000000" w:themeColor="text1"/>
              </w:rPr>
            </w:pPr>
            <w:r w:rsidRPr="00C22C66">
              <w:rPr>
                <w:rFonts w:ascii="Trebuchet MS" w:hAnsi="Trebuchet MS" w:cs="Arial"/>
                <w:color w:val="000000" w:themeColor="text1"/>
              </w:rPr>
              <w:t>{</w:t>
            </w:r>
          </w:p>
          <w:p w14:paraId="5ADE38AE" w14:textId="77777777" w:rsidR="00980990" w:rsidRDefault="00980990" w:rsidP="00980990">
            <w:pPr>
              <w:rPr>
                <w:rFonts w:ascii="Trebuchet MS" w:hAnsi="Trebuchet MS" w:cs="Arial"/>
                <w:color w:val="000000" w:themeColor="text1"/>
              </w:rPr>
            </w:pPr>
            <w:r>
              <w:rPr>
                <w:rFonts w:ascii="Trebuchet MS" w:hAnsi="Trebuchet MS" w:cs="Arial" w:hint="eastAsia"/>
                <w:color w:val="000000" w:themeColor="text1"/>
              </w:rPr>
              <w:t xml:space="preserve">        </w:t>
            </w:r>
            <w:r w:rsidRPr="00EF35A8">
              <w:rPr>
                <w:rFonts w:ascii="Trebuchet MS" w:hAnsi="Trebuchet MS" w:cs="Arial" w:hint="eastAsia"/>
                <w:color w:val="0000FF"/>
              </w:rPr>
              <w:t>/</w:t>
            </w:r>
            <w:r w:rsidRPr="00EF35A8">
              <w:rPr>
                <w:rFonts w:ascii="Trebuchet MS" w:hAnsi="Trebuchet MS" w:cs="Arial"/>
                <w:color w:val="0000FF"/>
              </w:rPr>
              <w:t xml:space="preserve">* </w:t>
            </w:r>
            <w:r w:rsidRPr="00EF35A8">
              <w:rPr>
                <w:rFonts w:ascii="Trebuchet MS" w:hAnsi="Trebuchet MS" w:cs="Arial" w:hint="eastAsia"/>
                <w:color w:val="0000FF"/>
              </w:rPr>
              <w:t>get Received size</w:t>
            </w:r>
            <w:r w:rsidRPr="00EF35A8">
              <w:rPr>
                <w:rFonts w:ascii="Trebuchet MS" w:hAnsi="Trebuchet MS" w:cs="Arial"/>
                <w:color w:val="0000FF"/>
              </w:rPr>
              <w:t xml:space="preserve"> *</w:t>
            </w:r>
            <w:r w:rsidRPr="00EF35A8">
              <w:rPr>
                <w:rFonts w:ascii="Trebuchet MS" w:hAnsi="Trebuchet MS" w:cs="Arial" w:hint="eastAsia"/>
                <w:color w:val="0000FF"/>
              </w:rPr>
              <w:t>/</w:t>
            </w:r>
          </w:p>
          <w:p w14:paraId="1A31614D" w14:textId="77777777" w:rsidR="00980990" w:rsidRDefault="00980990" w:rsidP="00980990">
            <w:pPr>
              <w:rPr>
                <w:rFonts w:ascii="Trebuchet MS" w:hAnsi="Trebuchet MS" w:cs="Arial"/>
                <w:color w:val="000000" w:themeColor="text1"/>
              </w:rPr>
            </w:pPr>
            <w:r>
              <w:rPr>
                <w:rFonts w:ascii="Trebuchet MS" w:hAnsi="Trebuchet MS" w:cs="Arial"/>
                <w:color w:val="000000" w:themeColor="text1"/>
              </w:rPr>
              <w:t xml:space="preserve">        get_size = Sn_RX_RSR;</w:t>
            </w:r>
          </w:p>
          <w:p w14:paraId="736E84A3" w14:textId="77777777" w:rsidR="00980990" w:rsidRDefault="00980990" w:rsidP="00980990">
            <w:pPr>
              <w:rPr>
                <w:rFonts w:ascii="Trebuchet MS" w:hAnsi="Trebuchet MS" w:cs="Arial"/>
                <w:color w:val="000000" w:themeColor="text1"/>
              </w:rPr>
            </w:pPr>
          </w:p>
          <w:p w14:paraId="71E34DDC" w14:textId="77777777" w:rsidR="00980990" w:rsidRDefault="00980990" w:rsidP="00980990">
            <w:pPr>
              <w:rPr>
                <w:rFonts w:ascii="Trebuchet MS" w:hAnsi="Trebuchet MS" w:cs="Arial"/>
                <w:color w:val="000000" w:themeColor="text1"/>
              </w:rPr>
            </w:pPr>
            <w:r>
              <w:rPr>
                <w:rFonts w:ascii="Trebuchet MS" w:hAnsi="Trebuchet MS" w:cs="Arial"/>
                <w:color w:val="000000" w:themeColor="text1"/>
              </w:rPr>
              <w:t xml:space="preserve">        </w:t>
            </w:r>
            <w:r w:rsidRPr="00EF35A8">
              <w:rPr>
                <w:rFonts w:ascii="Trebuchet MS" w:hAnsi="Trebuchet MS" w:cs="Arial"/>
                <w:color w:val="0000FF"/>
              </w:rPr>
              <w:t>/* calculate offset address */</w:t>
            </w:r>
          </w:p>
          <w:p w14:paraId="382ED973" w14:textId="77777777" w:rsidR="00980990" w:rsidRDefault="00980990" w:rsidP="00980990">
            <w:pPr>
              <w:rPr>
                <w:rFonts w:ascii="Trebuchet MS" w:hAnsi="Trebuchet MS" w:cs="Arial"/>
                <w:color w:val="000000" w:themeColor="text1"/>
              </w:rPr>
            </w:pPr>
            <w:r>
              <w:rPr>
                <w:rFonts w:ascii="Trebuchet MS" w:hAnsi="Trebuchet MS" w:cs="Arial"/>
                <w:color w:val="000000" w:themeColor="text1"/>
              </w:rPr>
              <w:t xml:space="preserve">        get_offset = Sn_RX_RD &amp; gSn_RX_MASK;</w:t>
            </w:r>
          </w:p>
          <w:p w14:paraId="7858D33C" w14:textId="77777777" w:rsidR="00980990" w:rsidRDefault="00980990" w:rsidP="00980990">
            <w:pPr>
              <w:rPr>
                <w:rFonts w:ascii="Trebuchet MS" w:hAnsi="Trebuchet MS" w:cs="Arial"/>
                <w:color w:val="000000" w:themeColor="text1"/>
              </w:rPr>
            </w:pPr>
          </w:p>
          <w:p w14:paraId="02ACA96D" w14:textId="77777777" w:rsidR="00980990" w:rsidRDefault="00980990" w:rsidP="00980990">
            <w:pPr>
              <w:rPr>
                <w:rFonts w:ascii="Trebuchet MS" w:hAnsi="Trebuchet MS" w:cs="Arial"/>
                <w:color w:val="000000" w:themeColor="text1"/>
              </w:rPr>
            </w:pPr>
            <w:r>
              <w:rPr>
                <w:rFonts w:ascii="Trebuchet MS" w:hAnsi="Trebuchet MS" w:cs="Arial"/>
                <w:color w:val="000000" w:themeColor="text1"/>
              </w:rPr>
              <w:t xml:space="preserve">        </w:t>
            </w:r>
            <w:r w:rsidRPr="00EF35A8">
              <w:rPr>
                <w:rFonts w:ascii="Trebuchet MS" w:hAnsi="Trebuchet MS" w:cs="Arial"/>
                <w:color w:val="0000FF"/>
              </w:rPr>
              <w:t>/* calculate start address */</w:t>
            </w:r>
          </w:p>
          <w:p w14:paraId="34EC5B31" w14:textId="77777777" w:rsidR="00980990" w:rsidRDefault="00980990" w:rsidP="00980990">
            <w:pPr>
              <w:rPr>
                <w:rFonts w:ascii="Trebuchet MS" w:hAnsi="Trebuchet MS" w:cs="Arial"/>
                <w:color w:val="000000" w:themeColor="text1"/>
              </w:rPr>
            </w:pPr>
            <w:r>
              <w:rPr>
                <w:rFonts w:ascii="Trebuchet MS" w:hAnsi="Trebuchet MS" w:cs="Arial"/>
                <w:color w:val="000000" w:themeColor="text1"/>
              </w:rPr>
              <w:t xml:space="preserve">        get_start_address = gSn_RX_BASE + get_offset;</w:t>
            </w:r>
          </w:p>
          <w:p w14:paraId="6A73412A" w14:textId="77777777" w:rsidR="00980990" w:rsidRDefault="00980990" w:rsidP="00980990">
            <w:pPr>
              <w:rPr>
                <w:rFonts w:ascii="Trebuchet MS" w:hAnsi="Trebuchet MS" w:cs="Arial"/>
                <w:color w:val="000000" w:themeColor="text1"/>
              </w:rPr>
            </w:pPr>
          </w:p>
          <w:p w14:paraId="6297DB59" w14:textId="77777777" w:rsidR="00980990" w:rsidRPr="00141962" w:rsidRDefault="00980990" w:rsidP="00980990">
            <w:pPr>
              <w:pStyle w:val="11"/>
              <w:rPr>
                <w:color w:val="0000FF"/>
              </w:rPr>
            </w:pPr>
            <w:r>
              <w:rPr>
                <w:rFonts w:cs="Arial"/>
                <w:color w:val="000000" w:themeColor="text1"/>
              </w:rPr>
              <w:t xml:space="preserve">        </w:t>
            </w:r>
            <w:r>
              <w:rPr>
                <w:color w:val="0000FF"/>
              </w:rPr>
              <w:t>/* if overflow SOCKET n</w:t>
            </w:r>
            <w:r w:rsidRPr="00141962">
              <w:rPr>
                <w:color w:val="0000FF"/>
              </w:rPr>
              <w:t xml:space="preserve"> RX Buffer Block */</w:t>
            </w:r>
          </w:p>
          <w:p w14:paraId="76C6BF2B" w14:textId="77777777" w:rsidR="00980990" w:rsidRDefault="00980990" w:rsidP="00980990">
            <w:pPr>
              <w:pStyle w:val="11"/>
            </w:pPr>
            <w:r>
              <w:t xml:space="preserve">        If( (get_offset + get_size) &gt; gSn_RX_MAX )</w:t>
            </w:r>
          </w:p>
          <w:p w14:paraId="41A0CCA8" w14:textId="77777777" w:rsidR="00980990" w:rsidRDefault="00980990" w:rsidP="00980990">
            <w:pPr>
              <w:pStyle w:val="11"/>
            </w:pPr>
            <w:r>
              <w:t xml:space="preserve">        {</w:t>
            </w:r>
          </w:p>
          <w:p w14:paraId="50D82292" w14:textId="77777777" w:rsidR="00980990" w:rsidRPr="00141962" w:rsidRDefault="00980990" w:rsidP="00980990">
            <w:pPr>
              <w:pStyle w:val="11"/>
              <w:rPr>
                <w:color w:val="0000FF"/>
              </w:rPr>
            </w:pPr>
            <w:r>
              <w:t xml:space="preserve">            </w:t>
            </w:r>
            <w:r w:rsidRPr="00141962">
              <w:rPr>
                <w:color w:val="0000FF"/>
              </w:rPr>
              <w:t>/* copy upper size bytes of get_start_address to destination address */</w:t>
            </w:r>
          </w:p>
          <w:p w14:paraId="0EB31734" w14:textId="77777777" w:rsidR="00980990" w:rsidRDefault="00980990" w:rsidP="00980990">
            <w:pPr>
              <w:pStyle w:val="11"/>
            </w:pPr>
            <w:r>
              <w:t xml:space="preserve">            upper_size = gSn_RX_MAX – get_offset;</w:t>
            </w:r>
          </w:p>
          <w:p w14:paraId="078DE968" w14:textId="77777777" w:rsidR="00980990" w:rsidRDefault="00980990" w:rsidP="00980990">
            <w:pPr>
              <w:pStyle w:val="11"/>
            </w:pPr>
            <w:r>
              <w:t xml:space="preserve">            memcpy(get_start_address, d</w:t>
            </w:r>
            <w:r>
              <w:rPr>
                <w:rFonts w:hint="eastAsia"/>
              </w:rPr>
              <w:t>estination</w:t>
            </w:r>
            <w:r>
              <w:t>_ptr, upper_size);</w:t>
            </w:r>
          </w:p>
          <w:p w14:paraId="6A3FE124" w14:textId="77777777" w:rsidR="00980990" w:rsidRDefault="00980990" w:rsidP="00980990">
            <w:pPr>
              <w:pStyle w:val="11"/>
            </w:pPr>
            <w:r>
              <w:t xml:space="preserve">          </w:t>
            </w:r>
          </w:p>
          <w:p w14:paraId="2FAD2248" w14:textId="77777777" w:rsidR="00980990" w:rsidRPr="00141962" w:rsidRDefault="00980990" w:rsidP="00980990">
            <w:pPr>
              <w:pStyle w:val="11"/>
              <w:rPr>
                <w:color w:val="0000FF"/>
              </w:rPr>
            </w:pPr>
            <w:r>
              <w:t xml:space="preserve">            </w:t>
            </w:r>
            <w:r w:rsidRPr="00141962">
              <w:rPr>
                <w:color w:val="0000FF"/>
              </w:rPr>
              <w:t>/* copy left size bytes of gS</w:t>
            </w:r>
            <w:r>
              <w:rPr>
                <w:color w:val="0000FF"/>
              </w:rPr>
              <w:t>n</w:t>
            </w:r>
            <w:r w:rsidRPr="00141962">
              <w:rPr>
                <w:color w:val="0000FF"/>
              </w:rPr>
              <w:t>_rx_BASE to destination address */</w:t>
            </w:r>
          </w:p>
          <w:p w14:paraId="2008F5D5" w14:textId="77777777" w:rsidR="00980990" w:rsidRDefault="00980990" w:rsidP="00980990">
            <w:pPr>
              <w:pStyle w:val="11"/>
            </w:pPr>
            <w:r>
              <w:t xml:space="preserve">            left_size = get_size – upper_size;</w:t>
            </w:r>
          </w:p>
          <w:p w14:paraId="12CB9F68" w14:textId="77777777" w:rsidR="00980990" w:rsidRPr="00D14613" w:rsidRDefault="00980990" w:rsidP="00980990">
            <w:pPr>
              <w:pStyle w:val="11"/>
            </w:pPr>
            <w:r>
              <w:t xml:space="preserve">            memcpy(gSn_RX_BASE, destination address, left_size);</w:t>
            </w:r>
          </w:p>
          <w:p w14:paraId="28AF2702" w14:textId="77777777" w:rsidR="00980990" w:rsidRDefault="00980990" w:rsidP="00980990">
            <w:pPr>
              <w:pStyle w:val="11"/>
            </w:pPr>
            <w:r>
              <w:t xml:space="preserve">        }</w:t>
            </w:r>
          </w:p>
          <w:p w14:paraId="6278437A" w14:textId="77777777" w:rsidR="00980990" w:rsidRDefault="00980990" w:rsidP="00980990">
            <w:pPr>
              <w:pStyle w:val="11"/>
            </w:pPr>
            <w:r>
              <w:t xml:space="preserve">        else</w:t>
            </w:r>
          </w:p>
          <w:p w14:paraId="3AC191A9" w14:textId="77777777" w:rsidR="00980990" w:rsidRDefault="00980990" w:rsidP="00980990">
            <w:pPr>
              <w:pStyle w:val="11"/>
            </w:pPr>
            <w:r>
              <w:t xml:space="preserve">        {</w:t>
            </w:r>
          </w:p>
          <w:p w14:paraId="2EFDE147" w14:textId="77777777" w:rsidR="00980990" w:rsidRPr="00141962" w:rsidRDefault="00980990" w:rsidP="00980990">
            <w:pPr>
              <w:pStyle w:val="11"/>
              <w:rPr>
                <w:color w:val="0000FF"/>
              </w:rPr>
            </w:pPr>
            <w:r>
              <w:t xml:space="preserve">            </w:t>
            </w:r>
            <w:r w:rsidRPr="00141962">
              <w:rPr>
                <w:color w:val="0000FF"/>
              </w:rPr>
              <w:t>/* copy get_size of get_start_address to destination address */</w:t>
            </w:r>
          </w:p>
          <w:p w14:paraId="5CB83550" w14:textId="77777777" w:rsidR="00980990" w:rsidRDefault="00980990" w:rsidP="00980990">
            <w:pPr>
              <w:pStyle w:val="11"/>
            </w:pPr>
            <w:r>
              <w:t xml:space="preserve">            memcpy(get_start_address, destination_address, get_size);</w:t>
            </w:r>
          </w:p>
          <w:p w14:paraId="21E213B5" w14:textId="77777777" w:rsidR="00980990" w:rsidRDefault="00980990" w:rsidP="00980990">
            <w:pPr>
              <w:pStyle w:val="11"/>
            </w:pPr>
            <w:r>
              <w:t xml:space="preserve">        }</w:t>
            </w:r>
          </w:p>
          <w:p w14:paraId="791AD1D4" w14:textId="77777777" w:rsidR="00980990" w:rsidRDefault="00980990" w:rsidP="00980990">
            <w:pPr>
              <w:pStyle w:val="11"/>
            </w:pPr>
          </w:p>
          <w:p w14:paraId="14F0B25F" w14:textId="77777777" w:rsidR="00980990" w:rsidRPr="00141962" w:rsidRDefault="00980990" w:rsidP="00980990">
            <w:pPr>
              <w:pStyle w:val="11"/>
              <w:rPr>
                <w:color w:val="0000FF"/>
              </w:rPr>
            </w:pPr>
            <w:r>
              <w:t xml:space="preserve">        </w:t>
            </w:r>
            <w:r w:rsidRPr="00141962">
              <w:rPr>
                <w:color w:val="0000FF"/>
              </w:rPr>
              <w:t>/* increase S</w:t>
            </w:r>
            <w:r>
              <w:rPr>
                <w:color w:val="0000FF"/>
              </w:rPr>
              <w:t>n</w:t>
            </w:r>
            <w:r w:rsidRPr="00141962">
              <w:rPr>
                <w:color w:val="0000FF"/>
              </w:rPr>
              <w:t>_RX_RD as length of get_size */</w:t>
            </w:r>
          </w:p>
          <w:p w14:paraId="70F79FD4" w14:textId="77777777" w:rsidR="00980990" w:rsidRDefault="00980990" w:rsidP="00980990">
            <w:pPr>
              <w:pStyle w:val="11"/>
            </w:pPr>
            <w:r>
              <w:t xml:space="preserve">        Sn_RX_RD += get_size;</w:t>
            </w:r>
          </w:p>
          <w:p w14:paraId="66BB867E" w14:textId="77777777" w:rsidR="00980990" w:rsidRDefault="00980990" w:rsidP="00980990">
            <w:pPr>
              <w:pStyle w:val="11"/>
            </w:pPr>
          </w:p>
          <w:p w14:paraId="432380FD" w14:textId="77777777" w:rsidR="00980990" w:rsidRPr="00141962" w:rsidRDefault="00980990" w:rsidP="00980990">
            <w:pPr>
              <w:pStyle w:val="11"/>
              <w:rPr>
                <w:color w:val="0000FF"/>
              </w:rPr>
            </w:pPr>
            <w:r>
              <w:t xml:space="preserve">        </w:t>
            </w:r>
            <w:r w:rsidRPr="00141962">
              <w:rPr>
                <w:color w:val="0000FF"/>
              </w:rPr>
              <w:t>/* set RECV command */</w:t>
            </w:r>
          </w:p>
          <w:p w14:paraId="4418555B" w14:textId="77777777" w:rsidR="00980990" w:rsidRPr="00B353D7" w:rsidRDefault="00980990" w:rsidP="00980990">
            <w:pPr>
              <w:pStyle w:val="11"/>
            </w:pPr>
            <w:r>
              <w:t xml:space="preserve">        Sn_CR = RECV;</w:t>
            </w:r>
          </w:p>
          <w:p w14:paraId="284497C0" w14:textId="748F7007" w:rsidR="00852998" w:rsidRPr="001605E7" w:rsidRDefault="00980990" w:rsidP="00980990">
            <w:pPr>
              <w:pStyle w:val="11"/>
              <w:rPr>
                <w:rFonts w:eastAsiaTheme="minorHAnsi"/>
              </w:rPr>
            </w:pPr>
            <w:r w:rsidRPr="00C22C66">
              <w:rPr>
                <w:rFonts w:eastAsiaTheme="minorHAnsi"/>
                <w:color w:val="000000" w:themeColor="text1"/>
              </w:rPr>
              <w:t>}</w:t>
            </w:r>
          </w:p>
        </w:tc>
      </w:tr>
    </w:tbl>
    <w:p w14:paraId="19F5FDF3" w14:textId="77777777" w:rsidR="00852998" w:rsidRDefault="00852998" w:rsidP="00155A42">
      <w:pPr>
        <w:pStyle w:val="11"/>
        <w:rPr>
          <w:rFonts w:eastAsiaTheme="minorHAnsi"/>
        </w:rPr>
      </w:pPr>
    </w:p>
    <w:p w14:paraId="380FCA09" w14:textId="77777777" w:rsidR="00980990" w:rsidRPr="00F6231D" w:rsidRDefault="00980990" w:rsidP="00980990">
      <w:pPr>
        <w:pStyle w:val="11"/>
      </w:pPr>
      <w:r>
        <w:rPr>
          <w:rFonts w:hint="eastAsia"/>
        </w:rPr>
        <w:sym w:font="Wingdings" w:char="F09F"/>
      </w:r>
      <w:r>
        <w:t xml:space="preserve"> Send DATA? / </w:t>
      </w:r>
      <w:r w:rsidRPr="00F6231D">
        <w:t>Send</w:t>
      </w:r>
      <w:r>
        <w:t>ing</w:t>
      </w:r>
      <w:r w:rsidRPr="00F6231D">
        <w:t xml:space="preserve"> Process</w:t>
      </w:r>
    </w:p>
    <w:p w14:paraId="7A17D859" w14:textId="1CBDC656" w:rsidR="00C17DA5" w:rsidRPr="00C17DA5" w:rsidRDefault="00980990" w:rsidP="00980990">
      <w:pPr>
        <w:pStyle w:val="11"/>
      </w:pPr>
      <w:r>
        <w:rPr>
          <w:rFonts w:hint="eastAsia"/>
        </w:rPr>
        <w:t>TCP Mode SOCKET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t>DATA</w:t>
      </w:r>
      <w:r>
        <w:rPr>
          <w:rFonts w:hint="eastAsia"/>
        </w:rPr>
        <w:t>전송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>,</w:t>
      </w:r>
      <w:r>
        <w:t xml:space="preserve"> DATA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 w:rsidR="00373707">
        <w:rPr>
          <w:rFonts w:hint="eastAsia"/>
        </w:rPr>
        <w:t>크기가</w:t>
      </w:r>
      <w:r>
        <w:rPr>
          <w:rFonts w:hint="eastAsia"/>
        </w:rPr>
        <w:t xml:space="preserve"> </w:t>
      </w:r>
      <w:r>
        <w:t>Sn_TXBUF_SIZE</w:t>
      </w:r>
      <w:r w:rsidR="00373707">
        <w:rPr>
          <w:rFonts w:hint="eastAsia"/>
        </w:rPr>
        <w:t>보다</w:t>
      </w:r>
      <w:r w:rsidR="00373707">
        <w:rPr>
          <w:rFonts w:hint="eastAsia"/>
        </w:rPr>
        <w:t xml:space="preserve"> </w:t>
      </w:r>
      <w:r w:rsidR="00373707">
        <w:rPr>
          <w:rFonts w:hint="eastAsia"/>
        </w:rPr>
        <w:t>클</w:t>
      </w:r>
      <w:r w:rsidR="00373707">
        <w:rPr>
          <w:rFonts w:hint="eastAsia"/>
        </w:rPr>
        <w:t xml:space="preserve"> </w:t>
      </w:r>
      <w:r w:rsidR="00373707">
        <w:rPr>
          <w:rFonts w:hint="eastAsia"/>
        </w:rPr>
        <w:t>경우</w:t>
      </w:r>
      <w:r w:rsidR="00373707">
        <w:rPr>
          <w:rFonts w:hint="eastAsia"/>
        </w:rPr>
        <w:t>,</w:t>
      </w:r>
      <w:r w:rsidR="00373707">
        <w:t xml:space="preserve"> </w:t>
      </w:r>
      <w:r w:rsidR="00373707">
        <w:rPr>
          <w:rFonts w:hint="eastAsia"/>
        </w:rPr>
        <w:t>HOST</w:t>
      </w:r>
      <w:r w:rsidR="00373707">
        <w:rPr>
          <w:rFonts w:hint="eastAsia"/>
        </w:rPr>
        <w:t>는</w:t>
      </w:r>
      <w:r w:rsidR="00373707">
        <w:rPr>
          <w:rFonts w:hint="eastAsia"/>
        </w:rPr>
        <w:t xml:space="preserve"> </w:t>
      </w:r>
      <w:r w:rsidR="00373707">
        <w:rPr>
          <w:rFonts w:hint="eastAsia"/>
        </w:rPr>
        <w:t>해당</w:t>
      </w:r>
      <w:r w:rsidR="00373707">
        <w:rPr>
          <w:rFonts w:hint="eastAsia"/>
        </w:rPr>
        <w:t xml:space="preserve"> DATA</w:t>
      </w:r>
      <w:r w:rsidR="00373707">
        <w:rPr>
          <w:rFonts w:hint="eastAsia"/>
        </w:rPr>
        <w:t>를</w:t>
      </w:r>
      <w:r w:rsidR="00373707">
        <w:rPr>
          <w:rFonts w:hint="eastAsia"/>
        </w:rPr>
        <w:t xml:space="preserve"> </w:t>
      </w:r>
      <w:r w:rsidR="00373707">
        <w:rPr>
          <w:rFonts w:hint="eastAsia"/>
        </w:rPr>
        <w:t>나누어</w:t>
      </w:r>
      <w:r w:rsidR="00373707">
        <w:rPr>
          <w:rFonts w:hint="eastAsia"/>
        </w:rPr>
        <w:t xml:space="preserve"> </w:t>
      </w:r>
      <w:r w:rsidR="00373707">
        <w:rPr>
          <w:rFonts w:hint="eastAsia"/>
        </w:rPr>
        <w:t>전송</w:t>
      </w:r>
      <w:r w:rsidR="00935E47">
        <w:rPr>
          <w:rFonts w:hint="eastAsia"/>
        </w:rPr>
        <w:t>해야</w:t>
      </w:r>
      <w:r w:rsidR="00935E47">
        <w:rPr>
          <w:rFonts w:hint="eastAsia"/>
        </w:rPr>
        <w:t xml:space="preserve"> </w:t>
      </w:r>
      <w:r w:rsidR="00935E47">
        <w:rPr>
          <w:rFonts w:hint="eastAsia"/>
        </w:rPr>
        <w:t>한다</w:t>
      </w:r>
      <w:r w:rsidR="00935E47">
        <w:rPr>
          <w:rFonts w:hint="eastAsia"/>
        </w:rPr>
        <w:t>.</w:t>
      </w:r>
      <w:r w:rsidR="00935E47">
        <w:t xml:space="preserve"> </w:t>
      </w:r>
      <w:r>
        <w:t>DATA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MSS(1460 Byte)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 w:rsidR="00935E47">
        <w:rPr>
          <w:rFonts w:hint="eastAsia"/>
        </w:rPr>
        <w:t>에는</w:t>
      </w:r>
      <w:r w:rsidR="00935E47">
        <w:rPr>
          <w:rFonts w:hint="eastAsia"/>
        </w:rPr>
        <w:t xml:space="preserve"> </w:t>
      </w:r>
      <w:r w:rsidR="00935E47">
        <w:t>SOCKET</w:t>
      </w:r>
      <w:r w:rsidR="00935E47">
        <w:rPr>
          <w:rFonts w:hint="eastAsia"/>
        </w:rPr>
        <w:t>에</w:t>
      </w:r>
      <w:r w:rsidR="00935E47">
        <w:rPr>
          <w:rFonts w:hint="eastAsia"/>
        </w:rPr>
        <w:t xml:space="preserve"> </w:t>
      </w:r>
      <w:r w:rsidR="00935E47">
        <w:rPr>
          <w:rFonts w:hint="eastAsia"/>
        </w:rPr>
        <w:t>의해</w:t>
      </w:r>
      <w:r w:rsidR="00935E47">
        <w:rPr>
          <w:rFonts w:hint="eastAsia"/>
        </w:rPr>
        <w:t xml:space="preserve"> </w:t>
      </w:r>
      <w:r w:rsidR="00D53999">
        <w:rPr>
          <w:rFonts w:hint="eastAsia"/>
        </w:rPr>
        <w:t>자동으로</w:t>
      </w:r>
      <w:r>
        <w:rPr>
          <w:rFonts w:hint="eastAsia"/>
        </w:rPr>
        <w:t xml:space="preserve"> D</w:t>
      </w:r>
      <w:r>
        <w:t>ATA</w:t>
      </w:r>
      <w:r w:rsidR="00935E47">
        <w:rPr>
          <w:rFonts w:hint="eastAsia"/>
        </w:rPr>
        <w:t>가</w:t>
      </w:r>
      <w:r>
        <w:rPr>
          <w:rFonts w:hint="eastAsia"/>
        </w:rPr>
        <w:t xml:space="preserve"> </w:t>
      </w:r>
      <w:r w:rsidR="00935E47">
        <w:rPr>
          <w:rFonts w:hint="eastAsia"/>
        </w:rPr>
        <w:t>나뉘</w:t>
      </w:r>
      <w:r>
        <w:rPr>
          <w:rFonts w:hint="eastAsia"/>
        </w:rPr>
        <w:t>어</w:t>
      </w:r>
      <w:r>
        <w:rPr>
          <w:rFonts w:hint="eastAsia"/>
        </w:rPr>
        <w:t xml:space="preserve"> </w:t>
      </w:r>
      <w:r w:rsidR="00935E47">
        <w:rPr>
          <w:rFonts w:hint="eastAsia"/>
        </w:rPr>
        <w:t>전송된다</w:t>
      </w:r>
      <w:r>
        <w:rPr>
          <w:rFonts w:hint="eastAsia"/>
        </w:rPr>
        <w:t>.</w:t>
      </w:r>
    </w:p>
    <w:p w14:paraId="690B9229" w14:textId="77777777" w:rsidR="00980990" w:rsidRDefault="00980990" w:rsidP="00155A42">
      <w:pPr>
        <w:pStyle w:val="11"/>
        <w:rPr>
          <w:rFonts w:eastAsiaTheme="minorHAns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495"/>
      </w:tblGrid>
      <w:tr w:rsidR="00980990" w:rsidRPr="00AF5569" w14:paraId="46F80BA1" w14:textId="77777777" w:rsidTr="002A59EE">
        <w:tc>
          <w:tcPr>
            <w:tcW w:w="8702" w:type="dxa"/>
            <w:shd w:val="clear" w:color="auto" w:fill="F3F3F3"/>
          </w:tcPr>
          <w:p w14:paraId="0B7E2757" w14:textId="77777777" w:rsidR="00C17DA5" w:rsidRDefault="00C17DA5" w:rsidP="00C17DA5">
            <w:pPr>
              <w:pStyle w:val="11"/>
            </w:pPr>
            <w:r w:rsidRPr="00DF101A">
              <w:t>{</w:t>
            </w:r>
          </w:p>
          <w:p w14:paraId="01B7FCC4" w14:textId="77777777" w:rsidR="00C17DA5" w:rsidRDefault="00C17DA5" w:rsidP="00C17DA5">
            <w:pPr>
              <w:pStyle w:val="11"/>
            </w:pPr>
            <w:r>
              <w:t xml:space="preserve">        </w:t>
            </w:r>
            <w:r w:rsidRPr="00F40AF7">
              <w:rPr>
                <w:color w:val="0000FF"/>
              </w:rPr>
              <w:t xml:space="preserve">/* check </w:t>
            </w:r>
            <w:r>
              <w:rPr>
                <w:color w:val="0000FF"/>
              </w:rPr>
              <w:t xml:space="preserve">Sending DATA Size </w:t>
            </w:r>
            <w:r w:rsidRPr="00F40AF7">
              <w:rPr>
                <w:color w:val="0000FF"/>
              </w:rPr>
              <w:t>*/</w:t>
            </w:r>
          </w:p>
          <w:p w14:paraId="0A689B9C" w14:textId="77777777" w:rsidR="00C17DA5" w:rsidRDefault="00C17DA5" w:rsidP="00C17DA5">
            <w:pPr>
              <w:pStyle w:val="11"/>
            </w:pPr>
            <w:r>
              <w:t xml:space="preserve">        get_tx_size = </w:t>
            </w:r>
            <w:r>
              <w:rPr>
                <w:rFonts w:hint="eastAsia"/>
              </w:rPr>
              <w:t>g</w:t>
            </w:r>
            <w:r>
              <w:t>S</w:t>
            </w:r>
            <w:r>
              <w:rPr>
                <w:rFonts w:hint="eastAsia"/>
              </w:rPr>
              <w:t>n</w:t>
            </w:r>
            <w:r>
              <w:t>_TX_</w:t>
            </w:r>
            <w:r>
              <w:rPr>
                <w:rFonts w:hint="eastAsia"/>
              </w:rPr>
              <w:t>MAX</w:t>
            </w:r>
            <w:r>
              <w:t>;</w:t>
            </w:r>
          </w:p>
          <w:p w14:paraId="6A26702F" w14:textId="77777777" w:rsidR="00C17DA5" w:rsidRDefault="00C17DA5" w:rsidP="00C17DA5">
            <w:pPr>
              <w:pStyle w:val="11"/>
            </w:pPr>
            <w:r>
              <w:t xml:space="preserve">        if(</w:t>
            </w:r>
            <w:r>
              <w:rPr>
                <w:rFonts w:hint="eastAsia"/>
              </w:rPr>
              <w:t>send_size</w:t>
            </w:r>
            <w:r>
              <w:t xml:space="preserve"> &gt; get_tx_size) send_size = get_tx_size;</w:t>
            </w:r>
          </w:p>
          <w:p w14:paraId="5FAABAF7" w14:textId="77777777" w:rsidR="00C17DA5" w:rsidRDefault="00C17DA5" w:rsidP="00C17DA5">
            <w:pPr>
              <w:pStyle w:val="11"/>
            </w:pPr>
          </w:p>
          <w:p w14:paraId="33D388F9" w14:textId="77777777" w:rsidR="00C17DA5" w:rsidRDefault="00C17DA5" w:rsidP="00C17DA5">
            <w:pPr>
              <w:pStyle w:val="11"/>
            </w:pPr>
            <w:r>
              <w:t xml:space="preserve">        </w:t>
            </w:r>
            <w:r w:rsidRPr="00F40AF7">
              <w:rPr>
                <w:color w:val="0000FF"/>
              </w:rPr>
              <w:t>/* calculate offset address */</w:t>
            </w:r>
          </w:p>
          <w:p w14:paraId="553A79DE" w14:textId="77777777" w:rsidR="00C17DA5" w:rsidRDefault="00C17DA5" w:rsidP="00C17DA5">
            <w:pPr>
              <w:pStyle w:val="11"/>
            </w:pPr>
            <w:r>
              <w:t xml:space="preserve">        get_offset = Sn_TX_WR &amp; gSn_TX_MASK;</w:t>
            </w:r>
          </w:p>
          <w:p w14:paraId="3F622971" w14:textId="77777777" w:rsidR="00C17DA5" w:rsidRPr="000940A5" w:rsidRDefault="00C17DA5" w:rsidP="00C17DA5">
            <w:pPr>
              <w:pStyle w:val="11"/>
            </w:pPr>
          </w:p>
          <w:p w14:paraId="33DCAE31" w14:textId="77777777" w:rsidR="00C17DA5" w:rsidRDefault="00C17DA5" w:rsidP="00C17DA5">
            <w:pPr>
              <w:pStyle w:val="11"/>
            </w:pPr>
            <w:r>
              <w:t xml:space="preserve">        </w:t>
            </w:r>
            <w:r w:rsidRPr="00F40AF7">
              <w:rPr>
                <w:color w:val="0000FF"/>
              </w:rPr>
              <w:t>/* calculate start address */</w:t>
            </w:r>
          </w:p>
          <w:p w14:paraId="341354FC" w14:textId="77777777" w:rsidR="00C17DA5" w:rsidRDefault="00C17DA5" w:rsidP="00C17DA5">
            <w:pPr>
              <w:pStyle w:val="11"/>
            </w:pPr>
            <w:r>
              <w:t xml:space="preserve">        get_start_address = gSn_TX_BASE + get_offset;</w:t>
            </w:r>
          </w:p>
          <w:p w14:paraId="64B01073" w14:textId="77777777" w:rsidR="00C17DA5" w:rsidRDefault="00C17DA5" w:rsidP="00C17DA5">
            <w:pPr>
              <w:pStyle w:val="11"/>
            </w:pPr>
          </w:p>
          <w:p w14:paraId="517401DD" w14:textId="77777777" w:rsidR="00C17DA5" w:rsidRDefault="00C17DA5" w:rsidP="00C17DA5">
            <w:pPr>
              <w:pStyle w:val="11"/>
            </w:pPr>
            <w:r>
              <w:t xml:space="preserve">        </w:t>
            </w:r>
            <w:r>
              <w:rPr>
                <w:color w:val="0000FF"/>
              </w:rPr>
              <w:t>/* if overflow SOCKET n</w:t>
            </w:r>
            <w:r w:rsidRPr="00F40AF7">
              <w:rPr>
                <w:color w:val="0000FF"/>
              </w:rPr>
              <w:t xml:space="preserve"> TX Buffer Block */</w:t>
            </w:r>
          </w:p>
          <w:p w14:paraId="6A785F50" w14:textId="77777777" w:rsidR="00C17DA5" w:rsidRDefault="00C17DA5" w:rsidP="00C17DA5">
            <w:pPr>
              <w:pStyle w:val="11"/>
            </w:pPr>
            <w:r>
              <w:t xml:space="preserve">        If( (get_offset + send_size) &gt; gSn_TX_MAX )</w:t>
            </w:r>
          </w:p>
          <w:p w14:paraId="26ED6CB6" w14:textId="77777777" w:rsidR="00C17DA5" w:rsidRDefault="00C17DA5" w:rsidP="00C17DA5">
            <w:pPr>
              <w:pStyle w:val="11"/>
            </w:pPr>
            <w:r>
              <w:t xml:space="preserve">        {</w:t>
            </w:r>
          </w:p>
          <w:p w14:paraId="7D704420" w14:textId="77777777" w:rsidR="00C17DA5" w:rsidRDefault="00C17DA5" w:rsidP="00C17DA5">
            <w:pPr>
              <w:pStyle w:val="11"/>
            </w:pPr>
            <w:r>
              <w:t xml:space="preserve">            </w:t>
            </w:r>
            <w:r w:rsidRPr="00F40AF7">
              <w:rPr>
                <w:color w:val="0000FF"/>
              </w:rPr>
              <w:t xml:space="preserve">/* copy upper size byte of </w:t>
            </w:r>
            <w:r>
              <w:rPr>
                <w:color w:val="0000FF"/>
              </w:rPr>
              <w:t>source_</w:t>
            </w:r>
            <w:r w:rsidRPr="00F40AF7">
              <w:rPr>
                <w:color w:val="0000FF"/>
              </w:rPr>
              <w:t>address to get_start_address */</w:t>
            </w:r>
          </w:p>
          <w:p w14:paraId="56F280CD" w14:textId="77777777" w:rsidR="00C17DA5" w:rsidRDefault="00C17DA5" w:rsidP="00C17DA5">
            <w:pPr>
              <w:pStyle w:val="11"/>
              <w:ind w:firstLineChars="600" w:firstLine="1200"/>
            </w:pPr>
            <w:r>
              <w:t>upper_size = gSn_TX_MAX – get_offset;</w:t>
            </w:r>
          </w:p>
          <w:p w14:paraId="30441802" w14:textId="77777777" w:rsidR="00C17DA5" w:rsidRDefault="00C17DA5" w:rsidP="00C17DA5">
            <w:pPr>
              <w:pStyle w:val="11"/>
            </w:pPr>
            <w:r>
              <w:t xml:space="preserve">            memcpy(source_address, get_start_address, upper_size);</w:t>
            </w:r>
          </w:p>
          <w:p w14:paraId="3F59CEE8" w14:textId="77777777" w:rsidR="00C17DA5" w:rsidRDefault="00C17DA5" w:rsidP="00C17DA5">
            <w:pPr>
              <w:pStyle w:val="11"/>
            </w:pPr>
          </w:p>
          <w:p w14:paraId="73636D60" w14:textId="77777777" w:rsidR="00C17DA5" w:rsidRDefault="00C17DA5" w:rsidP="00C17DA5">
            <w:pPr>
              <w:pStyle w:val="11"/>
            </w:pPr>
            <w:r>
              <w:t xml:space="preserve">            </w:t>
            </w:r>
            <w:r w:rsidRPr="00F40AF7">
              <w:rPr>
                <w:color w:val="0000FF"/>
              </w:rPr>
              <w:t>/* copy left size byte of source_address to gS</w:t>
            </w:r>
            <w:r>
              <w:rPr>
                <w:color w:val="0000FF"/>
              </w:rPr>
              <w:t>n</w:t>
            </w:r>
            <w:r w:rsidRPr="00F40AF7">
              <w:rPr>
                <w:color w:val="0000FF"/>
              </w:rPr>
              <w:t>_TX_BASE */</w:t>
            </w:r>
          </w:p>
          <w:p w14:paraId="4867E693" w14:textId="77777777" w:rsidR="00C17DA5" w:rsidRDefault="00C17DA5" w:rsidP="00C17DA5">
            <w:pPr>
              <w:pStyle w:val="11"/>
            </w:pPr>
            <w:r>
              <w:t xml:space="preserve">            source_address += upper_size;</w:t>
            </w:r>
          </w:p>
          <w:p w14:paraId="5505620E" w14:textId="77777777" w:rsidR="00C17DA5" w:rsidRDefault="00C17DA5" w:rsidP="00C17DA5">
            <w:pPr>
              <w:pStyle w:val="11"/>
            </w:pPr>
            <w:r>
              <w:t xml:space="preserve">            left_size = send_size – upper_size;</w:t>
            </w:r>
          </w:p>
          <w:p w14:paraId="4A8F85F5" w14:textId="77777777" w:rsidR="00C17DA5" w:rsidRDefault="00C17DA5" w:rsidP="00C17DA5">
            <w:pPr>
              <w:pStyle w:val="11"/>
            </w:pPr>
            <w:r>
              <w:t xml:space="preserve">            memcpy(source_address, gSn_TX_BASE, left_size);</w:t>
            </w:r>
          </w:p>
          <w:p w14:paraId="7F12DDCB" w14:textId="77777777" w:rsidR="00C17DA5" w:rsidRDefault="00C17DA5" w:rsidP="00C17DA5">
            <w:pPr>
              <w:pStyle w:val="11"/>
            </w:pPr>
            <w:r>
              <w:t xml:space="preserve">        }</w:t>
            </w:r>
          </w:p>
          <w:p w14:paraId="11D3B421" w14:textId="77777777" w:rsidR="00C17DA5" w:rsidRDefault="00C17DA5" w:rsidP="00C17DA5">
            <w:pPr>
              <w:pStyle w:val="11"/>
            </w:pPr>
            <w:r>
              <w:t xml:space="preserve">        else</w:t>
            </w:r>
          </w:p>
          <w:p w14:paraId="01B20160" w14:textId="77777777" w:rsidR="00C17DA5" w:rsidRDefault="00C17DA5" w:rsidP="00C17DA5">
            <w:pPr>
              <w:pStyle w:val="11"/>
            </w:pPr>
            <w:r>
              <w:t xml:space="preserve">        {</w:t>
            </w:r>
          </w:p>
          <w:p w14:paraId="24EB79DF" w14:textId="77777777" w:rsidR="00C17DA5" w:rsidRDefault="00C17DA5" w:rsidP="00C17DA5">
            <w:pPr>
              <w:pStyle w:val="11"/>
            </w:pPr>
            <w:r>
              <w:t xml:space="preserve">            </w:t>
            </w:r>
            <w:r w:rsidRPr="00F40AF7">
              <w:rPr>
                <w:color w:val="0000FF"/>
              </w:rPr>
              <w:t>/* copy send size byte of source_address to get_start_address */</w:t>
            </w:r>
          </w:p>
          <w:p w14:paraId="78AF2A1D" w14:textId="77777777" w:rsidR="00C17DA5" w:rsidRDefault="00C17DA5" w:rsidP="00C17DA5">
            <w:pPr>
              <w:pStyle w:val="11"/>
            </w:pPr>
            <w:r>
              <w:t xml:space="preserve">            memcpy(source_address, get_start_address, send_size);</w:t>
            </w:r>
          </w:p>
          <w:p w14:paraId="72EFA407" w14:textId="77777777" w:rsidR="00C17DA5" w:rsidRDefault="00C17DA5" w:rsidP="00C17DA5">
            <w:pPr>
              <w:pStyle w:val="11"/>
            </w:pPr>
            <w:r>
              <w:t xml:space="preserve">        }</w:t>
            </w:r>
          </w:p>
          <w:p w14:paraId="6E74865E" w14:textId="77777777" w:rsidR="00C17DA5" w:rsidRDefault="00C17DA5" w:rsidP="00C17DA5">
            <w:pPr>
              <w:pStyle w:val="11"/>
            </w:pPr>
          </w:p>
          <w:p w14:paraId="0753BEA9" w14:textId="77777777" w:rsidR="00C17DA5" w:rsidRDefault="00C17DA5" w:rsidP="00C17DA5">
            <w:pPr>
              <w:pStyle w:val="11"/>
            </w:pPr>
            <w:r>
              <w:t xml:space="preserve">        </w:t>
            </w:r>
            <w:r w:rsidRPr="00F40AF7">
              <w:rPr>
                <w:color w:val="0000FF"/>
              </w:rPr>
              <w:t>/* increase Sn_TX_WR as length of send size */</w:t>
            </w:r>
          </w:p>
          <w:p w14:paraId="32C60C46" w14:textId="77777777" w:rsidR="00C17DA5" w:rsidRDefault="00C17DA5" w:rsidP="00C17DA5">
            <w:pPr>
              <w:pStyle w:val="11"/>
            </w:pPr>
            <w:r>
              <w:t xml:space="preserve">        Sn_TX_WR += send_size;</w:t>
            </w:r>
          </w:p>
          <w:p w14:paraId="72D199B7" w14:textId="77777777" w:rsidR="00C17DA5" w:rsidRDefault="00C17DA5" w:rsidP="00C17DA5">
            <w:pPr>
              <w:pStyle w:val="11"/>
            </w:pPr>
          </w:p>
          <w:p w14:paraId="6E02FBD6" w14:textId="77777777" w:rsidR="00C17DA5" w:rsidRDefault="00C17DA5" w:rsidP="00C17DA5">
            <w:pPr>
              <w:pStyle w:val="11"/>
            </w:pPr>
            <w:r>
              <w:t xml:space="preserve">        </w:t>
            </w:r>
            <w:r w:rsidRPr="00F40AF7">
              <w:rPr>
                <w:color w:val="0000FF"/>
              </w:rPr>
              <w:t>/* set SEND command */</w:t>
            </w:r>
          </w:p>
          <w:p w14:paraId="0384326A" w14:textId="2597C0F6" w:rsidR="00C17DA5" w:rsidRDefault="0087337A" w:rsidP="00C17DA5">
            <w:pPr>
              <w:pStyle w:val="11"/>
            </w:pPr>
            <w:r>
              <w:t xml:space="preserve">        Sn_CR = SEND;</w:t>
            </w:r>
          </w:p>
          <w:p w14:paraId="3667CB89" w14:textId="018EAEC1" w:rsidR="00980990" w:rsidRPr="00AF5569" w:rsidRDefault="00C17DA5" w:rsidP="00C17DA5">
            <w:pPr>
              <w:pStyle w:val="11"/>
            </w:pPr>
            <w:r>
              <w:t>}</w:t>
            </w:r>
          </w:p>
        </w:tc>
      </w:tr>
    </w:tbl>
    <w:p w14:paraId="459441A7" w14:textId="77777777" w:rsidR="00980990" w:rsidRPr="00F6231D" w:rsidRDefault="00980990" w:rsidP="00980990">
      <w:pPr>
        <w:pStyle w:val="11"/>
      </w:pPr>
    </w:p>
    <w:p w14:paraId="63A788E5" w14:textId="77777777" w:rsidR="00980990" w:rsidRPr="00F6231D" w:rsidRDefault="00980990" w:rsidP="00980990">
      <w:pPr>
        <w:pStyle w:val="11"/>
      </w:pPr>
      <w:r>
        <w:rPr>
          <w:rFonts w:hint="eastAsia"/>
        </w:rPr>
        <w:sym w:font="Wingdings" w:char="F09F"/>
      </w:r>
      <w:r>
        <w:t xml:space="preserve"> </w:t>
      </w:r>
      <w:r>
        <w:rPr>
          <w:rFonts w:hint="eastAsia"/>
        </w:rPr>
        <w:t xml:space="preserve">Received </w:t>
      </w:r>
      <w:r>
        <w:t>FIN</w:t>
      </w:r>
      <w:r>
        <w:rPr>
          <w:rFonts w:hint="eastAsia"/>
        </w:rPr>
        <w:t>?</w:t>
      </w:r>
    </w:p>
    <w:p w14:paraId="2D3BA23E" w14:textId="77777777" w:rsidR="00980990" w:rsidRDefault="00980990" w:rsidP="00980990">
      <w:pPr>
        <w:pStyle w:val="11"/>
      </w:pPr>
      <w:r>
        <w:rPr>
          <w:rFonts w:hint="eastAsia"/>
        </w:rPr>
        <w:t>상대방의</w:t>
      </w:r>
      <w:r>
        <w:rPr>
          <w:rFonts w:hint="eastAsia"/>
        </w:rPr>
        <w:t xml:space="preserve"> </w:t>
      </w:r>
      <w:r>
        <w:rPr>
          <w:rFonts w:hint="eastAsia"/>
        </w:rPr>
        <w:t>연결종료를</w:t>
      </w:r>
      <w:r>
        <w:rPr>
          <w:rFonts w:hint="eastAsia"/>
        </w:rPr>
        <w:t xml:space="preserve"> </w:t>
      </w:r>
      <w:r>
        <w:rPr>
          <w:rFonts w:hint="eastAsia"/>
        </w:rPr>
        <w:t>알리는</w:t>
      </w:r>
      <w:r>
        <w:rPr>
          <w:rFonts w:hint="eastAsia"/>
        </w:rPr>
        <w:t xml:space="preserve"> </w:t>
      </w:r>
      <w:r>
        <w:t>FIN Packet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수신한</w:t>
      </w:r>
      <w:r>
        <w:t xml:space="preserve"> </w:t>
      </w:r>
      <w:r>
        <w:rPr>
          <w:rFonts w:hint="eastAsia"/>
        </w:rPr>
        <w:t>경우</w:t>
      </w:r>
    </w:p>
    <w:p w14:paraId="63CBF153" w14:textId="77777777" w:rsidR="00980990" w:rsidRPr="00796D99" w:rsidRDefault="00980990" w:rsidP="00980990">
      <w:pPr>
        <w:pStyle w:val="1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495"/>
      </w:tblGrid>
      <w:tr w:rsidR="00980990" w:rsidRPr="007F654F" w14:paraId="2EF027BC" w14:textId="77777777" w:rsidTr="002A59EE">
        <w:tc>
          <w:tcPr>
            <w:tcW w:w="8495" w:type="dxa"/>
            <w:shd w:val="clear" w:color="auto" w:fill="F3F3F3"/>
          </w:tcPr>
          <w:p w14:paraId="21F5DDF6" w14:textId="77777777" w:rsidR="00980990" w:rsidRDefault="00980990" w:rsidP="002A59EE">
            <w:pPr>
              <w:pStyle w:val="11"/>
            </w:pPr>
            <w:r w:rsidRPr="00DF101A">
              <w:t>{</w:t>
            </w:r>
          </w:p>
          <w:p w14:paraId="7050F3EA" w14:textId="77777777" w:rsidR="00980990" w:rsidRDefault="00980990" w:rsidP="002A59EE">
            <w:pPr>
              <w:pStyle w:val="11"/>
              <w:rPr>
                <w:color w:val="0000FF"/>
              </w:rPr>
            </w:pPr>
            <w:r>
              <w:t xml:space="preserve">        </w:t>
            </w:r>
            <w:r w:rsidRPr="00F40AF7">
              <w:rPr>
                <w:color w:val="0000FF"/>
              </w:rPr>
              <w:t xml:space="preserve">/* </w:t>
            </w:r>
            <w:r>
              <w:rPr>
                <w:color w:val="0000FF"/>
              </w:rPr>
              <w:t xml:space="preserve">wait for FIN packet from peer </w:t>
            </w:r>
            <w:r w:rsidRPr="00F40AF7">
              <w:rPr>
                <w:color w:val="0000FF"/>
              </w:rPr>
              <w:t>*/</w:t>
            </w:r>
          </w:p>
          <w:p w14:paraId="6CAA5822" w14:textId="77777777" w:rsidR="00980990" w:rsidRDefault="00980990" w:rsidP="002A59EE">
            <w:pPr>
              <w:pStyle w:val="11"/>
              <w:rPr>
                <w:color w:val="000000" w:themeColor="text1"/>
              </w:rPr>
            </w:pPr>
            <w:r>
              <w:rPr>
                <w:color w:val="0000FF"/>
              </w:rPr>
              <w:t xml:space="preserve">        </w:t>
            </w:r>
            <w:r>
              <w:rPr>
                <w:rFonts w:hint="eastAsia"/>
                <w:color w:val="000000" w:themeColor="text1"/>
              </w:rPr>
              <w:t>while</w:t>
            </w:r>
            <w:r w:rsidRPr="00386012">
              <w:rPr>
                <w:color w:val="000000" w:themeColor="text1"/>
              </w:rPr>
              <w:t>(</w:t>
            </w:r>
            <w:r>
              <w:rPr>
                <w:color w:val="000000" w:themeColor="text1"/>
              </w:rPr>
              <w:t>Sn_SR == SOCK_ESTABLISHED)</w:t>
            </w:r>
          </w:p>
          <w:p w14:paraId="5E040191" w14:textId="77777777" w:rsidR="00980990" w:rsidRDefault="00980990" w:rsidP="002A59EE">
            <w:pPr>
              <w:pStyle w:val="11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{</w:t>
            </w:r>
          </w:p>
          <w:p w14:paraId="5ABD0332" w14:textId="77777777" w:rsidR="00980990" w:rsidRDefault="00980990" w:rsidP="002A59EE">
            <w:pPr>
              <w:pStyle w:val="11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  </w:t>
            </w:r>
            <w:r w:rsidRPr="004B1842">
              <w:rPr>
                <w:color w:val="0000FF"/>
              </w:rPr>
              <w:t>/* receive FIN packet */</w:t>
            </w:r>
          </w:p>
          <w:p w14:paraId="2030881B" w14:textId="08941168" w:rsidR="00980990" w:rsidRPr="00D53999" w:rsidRDefault="00980990" w:rsidP="002A59EE">
            <w:pPr>
              <w:pStyle w:val="11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  If(Sn_IR == DISCON) break;</w:t>
            </w:r>
            <w:r w:rsidR="00D53999">
              <w:rPr>
                <w:color w:val="000000" w:themeColor="text1"/>
              </w:rPr>
              <w:t xml:space="preserve"> goto Disconnecting Process;</w:t>
            </w:r>
          </w:p>
          <w:p w14:paraId="63F308C8" w14:textId="77777777" w:rsidR="00D53999" w:rsidRDefault="00980990" w:rsidP="00D53999">
            <w:pPr>
              <w:pStyle w:val="11"/>
              <w:ind w:firstLineChars="400" w:firstLine="800"/>
              <w:rPr>
                <w:color w:val="0000FF"/>
              </w:rPr>
            </w:pPr>
            <w:r>
              <w:rPr>
                <w:color w:val="000000" w:themeColor="text1"/>
              </w:rPr>
              <w:t>}</w:t>
            </w:r>
          </w:p>
          <w:p w14:paraId="09A235A1" w14:textId="7DA4DF82" w:rsidR="00980990" w:rsidRPr="007F654F" w:rsidRDefault="00980990" w:rsidP="00D53999">
            <w:pPr>
              <w:pStyle w:val="11"/>
              <w:rPr>
                <w:rFonts w:eastAsiaTheme="minorHAnsi" w:cs="Arial"/>
                <w:color w:val="000000"/>
              </w:rPr>
            </w:pPr>
            <w:r>
              <w:t>}</w:t>
            </w:r>
          </w:p>
        </w:tc>
      </w:tr>
    </w:tbl>
    <w:p w14:paraId="4E312901" w14:textId="77777777" w:rsidR="00980990" w:rsidRPr="00F6231D" w:rsidRDefault="00980990" w:rsidP="00980990">
      <w:pPr>
        <w:pStyle w:val="11"/>
      </w:pPr>
    </w:p>
    <w:p w14:paraId="4EFEFB6B" w14:textId="07F2BFC0" w:rsidR="00980990" w:rsidRPr="00F6231D" w:rsidRDefault="00980990" w:rsidP="00980990">
      <w:pPr>
        <w:pStyle w:val="11"/>
      </w:pPr>
      <w:r>
        <w:rPr>
          <w:rFonts w:hint="eastAsia"/>
        </w:rPr>
        <w:sym w:font="Wingdings" w:char="F09F"/>
      </w:r>
      <w:r>
        <w:t xml:space="preserve"> </w:t>
      </w:r>
      <w:r>
        <w:rPr>
          <w:rFonts w:hint="eastAsia"/>
        </w:rPr>
        <w:t>D</w:t>
      </w:r>
      <w:r>
        <w:t>isconnect</w:t>
      </w:r>
      <w:r w:rsidR="00E00D9A">
        <w:t>ed</w:t>
      </w:r>
    </w:p>
    <w:p w14:paraId="2700172F" w14:textId="77777777" w:rsidR="00980990" w:rsidRDefault="00980990" w:rsidP="00980990">
      <w:pPr>
        <w:pStyle w:val="11"/>
      </w:pPr>
      <w:r>
        <w:rPr>
          <w:rFonts w:hint="eastAsia"/>
        </w:rPr>
        <w:t>상대방에게</w:t>
      </w:r>
      <w:r>
        <w:rPr>
          <w:rFonts w:hint="eastAsia"/>
        </w:rPr>
        <w:t xml:space="preserve"> </w:t>
      </w:r>
      <w:r>
        <w:rPr>
          <w:rFonts w:hint="eastAsia"/>
        </w:rPr>
        <w:t>연결종료를</w:t>
      </w:r>
      <w:r>
        <w:rPr>
          <w:rFonts w:hint="eastAsia"/>
        </w:rPr>
        <w:t xml:space="preserve"> </w:t>
      </w:r>
      <w:r>
        <w:rPr>
          <w:rFonts w:hint="eastAsia"/>
        </w:rPr>
        <w:t>알리는</w:t>
      </w:r>
      <w:r>
        <w:rPr>
          <w:rFonts w:hint="eastAsia"/>
        </w:rPr>
        <w:t xml:space="preserve"> </w:t>
      </w:r>
      <w:r>
        <w:t>FIN Packet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전송한</w:t>
      </w:r>
      <w:r>
        <w:t xml:space="preserve"> </w:t>
      </w:r>
      <w:r>
        <w:rPr>
          <w:rFonts w:hint="eastAsia"/>
        </w:rPr>
        <w:t>경우</w:t>
      </w:r>
    </w:p>
    <w:p w14:paraId="49861B59" w14:textId="77777777" w:rsidR="00980990" w:rsidRPr="00796D99" w:rsidRDefault="00980990" w:rsidP="00980990">
      <w:pPr>
        <w:pStyle w:val="1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495"/>
      </w:tblGrid>
      <w:tr w:rsidR="00980990" w:rsidRPr="007F654F" w14:paraId="5B9DCB81" w14:textId="77777777" w:rsidTr="002A59EE">
        <w:tc>
          <w:tcPr>
            <w:tcW w:w="8495" w:type="dxa"/>
            <w:shd w:val="clear" w:color="auto" w:fill="F3F3F3"/>
          </w:tcPr>
          <w:p w14:paraId="12B8D763" w14:textId="77777777" w:rsidR="00C17DA5" w:rsidRDefault="00C17DA5" w:rsidP="00C17DA5">
            <w:pPr>
              <w:pStyle w:val="11"/>
            </w:pPr>
            <w:r w:rsidRPr="00DF101A">
              <w:t>{</w:t>
            </w:r>
          </w:p>
          <w:p w14:paraId="582B9A2D" w14:textId="77777777" w:rsidR="00C17DA5" w:rsidRDefault="00C17DA5" w:rsidP="00C17DA5">
            <w:pPr>
              <w:pStyle w:val="11"/>
              <w:rPr>
                <w:color w:val="0000FF"/>
              </w:rPr>
            </w:pPr>
            <w:r>
              <w:t xml:space="preserve">        </w:t>
            </w:r>
            <w:r w:rsidRPr="00F40AF7">
              <w:rPr>
                <w:color w:val="0000FF"/>
              </w:rPr>
              <w:t xml:space="preserve">/* </w:t>
            </w:r>
            <w:r>
              <w:rPr>
                <w:color w:val="0000FF"/>
              </w:rPr>
              <w:t>check</w:t>
            </w:r>
            <w:r w:rsidRPr="00F40AF7">
              <w:rPr>
                <w:color w:val="0000FF"/>
              </w:rPr>
              <w:t xml:space="preserve"> </w:t>
            </w:r>
            <w:r>
              <w:rPr>
                <w:color w:val="0000FF"/>
              </w:rPr>
              <w:t xml:space="preserve">SOCKET status </w:t>
            </w:r>
            <w:r w:rsidRPr="00F40AF7">
              <w:rPr>
                <w:color w:val="0000FF"/>
              </w:rPr>
              <w:t>*/</w:t>
            </w:r>
          </w:p>
          <w:p w14:paraId="1BC68671" w14:textId="3C9941AA" w:rsidR="00C17DA5" w:rsidRDefault="00C17DA5" w:rsidP="00C17DA5">
            <w:pPr>
              <w:pStyle w:val="11"/>
              <w:rPr>
                <w:color w:val="000000" w:themeColor="text1"/>
              </w:rPr>
            </w:pPr>
            <w:r>
              <w:rPr>
                <w:color w:val="0000FF"/>
              </w:rPr>
              <w:t xml:space="preserve">        </w:t>
            </w:r>
            <w:r w:rsidR="00D53999">
              <w:rPr>
                <w:color w:val="000000" w:themeColor="text1"/>
              </w:rPr>
              <w:t>while</w:t>
            </w:r>
            <w:r w:rsidRPr="00386012">
              <w:rPr>
                <w:color w:val="000000" w:themeColor="text1"/>
              </w:rPr>
              <w:t>(</w:t>
            </w:r>
            <w:r>
              <w:rPr>
                <w:color w:val="000000" w:themeColor="text1"/>
              </w:rPr>
              <w:t>Sn_SR == SOCK_ESTABLISHED)</w:t>
            </w:r>
          </w:p>
          <w:p w14:paraId="2A206B94" w14:textId="77777777" w:rsidR="00C17DA5" w:rsidRDefault="00C17DA5" w:rsidP="00C17DA5">
            <w:pPr>
              <w:pStyle w:val="11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{</w:t>
            </w:r>
          </w:p>
          <w:p w14:paraId="38CBCE07" w14:textId="77777777" w:rsidR="00C17DA5" w:rsidRDefault="00C17DA5" w:rsidP="00C17DA5">
            <w:pPr>
              <w:pStyle w:val="11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  </w:t>
            </w:r>
            <w:r w:rsidRPr="00965491">
              <w:rPr>
                <w:color w:val="0000FF"/>
              </w:rPr>
              <w:t xml:space="preserve">/* </w:t>
            </w:r>
            <w:r>
              <w:rPr>
                <w:color w:val="0000FF"/>
              </w:rPr>
              <w:t>send</w:t>
            </w:r>
            <w:r w:rsidRPr="00965491">
              <w:rPr>
                <w:color w:val="0000FF"/>
              </w:rPr>
              <w:t xml:space="preserve"> FIN packet */</w:t>
            </w:r>
          </w:p>
          <w:p w14:paraId="7DABC465" w14:textId="77777777" w:rsidR="00C17DA5" w:rsidRPr="00694930" w:rsidRDefault="00C17DA5" w:rsidP="00C17DA5">
            <w:pPr>
              <w:pStyle w:val="11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  </w:t>
            </w:r>
            <w:r>
              <w:rPr>
                <w:rFonts w:hint="eastAsia"/>
                <w:color w:val="000000" w:themeColor="text1"/>
              </w:rPr>
              <w:t>Sn_CR = DISCON</w:t>
            </w:r>
            <w:r>
              <w:rPr>
                <w:color w:val="000000" w:themeColor="text1"/>
              </w:rPr>
              <w:t>; goto Disconnecting Process;</w:t>
            </w:r>
          </w:p>
          <w:p w14:paraId="419A5F70" w14:textId="77777777" w:rsidR="00C17DA5" w:rsidRDefault="00C17DA5" w:rsidP="00C17DA5">
            <w:pPr>
              <w:pStyle w:val="11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}</w:t>
            </w:r>
          </w:p>
          <w:p w14:paraId="58F8CB58" w14:textId="5A4C1232" w:rsidR="00980990" w:rsidRPr="007F654F" w:rsidRDefault="00C17DA5" w:rsidP="00C17DA5">
            <w:pPr>
              <w:pStyle w:val="11"/>
              <w:rPr>
                <w:rFonts w:eastAsiaTheme="minorHAnsi" w:cs="Arial"/>
                <w:color w:val="000000"/>
              </w:rPr>
            </w:pPr>
            <w:r>
              <w:t>}</w:t>
            </w:r>
          </w:p>
        </w:tc>
      </w:tr>
    </w:tbl>
    <w:p w14:paraId="4F94FA37" w14:textId="77777777" w:rsidR="00980990" w:rsidRPr="00F6231D" w:rsidRDefault="00980990" w:rsidP="00980990">
      <w:pPr>
        <w:pStyle w:val="11"/>
      </w:pPr>
    </w:p>
    <w:p w14:paraId="214FEE78" w14:textId="77777777" w:rsidR="00980990" w:rsidRPr="00F6231D" w:rsidRDefault="00980990" w:rsidP="00980990">
      <w:pPr>
        <w:pStyle w:val="11"/>
      </w:pPr>
      <w:r>
        <w:rPr>
          <w:rFonts w:hint="eastAsia"/>
        </w:rPr>
        <w:sym w:font="Wingdings" w:char="F09F"/>
      </w:r>
      <w:r>
        <w:t xml:space="preserve"> </w:t>
      </w:r>
      <w:r>
        <w:rPr>
          <w:rFonts w:hint="eastAsia"/>
        </w:rPr>
        <w:t>D</w:t>
      </w:r>
      <w:r>
        <w:t>isconnecting Process</w:t>
      </w:r>
    </w:p>
    <w:p w14:paraId="127C26F2" w14:textId="1A31CAE2" w:rsidR="00980990" w:rsidRDefault="00980990" w:rsidP="00980990">
      <w:pPr>
        <w:pStyle w:val="11"/>
      </w:pPr>
      <w:r>
        <w:rPr>
          <w:rFonts w:hint="eastAsia"/>
        </w:rPr>
        <w:t>상대방으로부터</w:t>
      </w:r>
      <w:r>
        <w:rPr>
          <w:rFonts w:hint="eastAsia"/>
        </w:rPr>
        <w:t xml:space="preserve"> </w:t>
      </w:r>
      <w:r>
        <w:t>FIN Packet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수신한</w:t>
      </w:r>
      <w:r>
        <w:rPr>
          <w:rFonts w:hint="eastAsia"/>
        </w:rPr>
        <w:t xml:space="preserve"> </w:t>
      </w:r>
      <w:r w:rsidR="0087337A">
        <w:rPr>
          <w:rFonts w:hint="eastAsia"/>
        </w:rPr>
        <w:t>경우</w:t>
      </w:r>
      <w:r w:rsidR="0087337A">
        <w:rPr>
          <w:rFonts w:hint="eastAsia"/>
        </w:rPr>
        <w:t xml:space="preserve"> </w:t>
      </w:r>
      <w:r w:rsidR="0087337A"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상대방에게</w:t>
      </w:r>
      <w:r>
        <w:rPr>
          <w:rFonts w:hint="eastAsia"/>
        </w:rPr>
        <w:t xml:space="preserve"> </w:t>
      </w:r>
      <w:r>
        <w:t>FIN Packet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전송한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TCP Mode SOCKET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방법으로</w:t>
      </w:r>
      <w:r>
        <w:rPr>
          <w:rFonts w:hint="eastAsia"/>
        </w:rPr>
        <w:t xml:space="preserve"> </w:t>
      </w:r>
      <w:r>
        <w:rPr>
          <w:rFonts w:hint="eastAsia"/>
        </w:rPr>
        <w:t>정상적인</w:t>
      </w:r>
      <w:r>
        <w:rPr>
          <w:rFonts w:hint="eastAsia"/>
        </w:rPr>
        <w:t xml:space="preserve"> </w:t>
      </w:r>
      <w:r>
        <w:rPr>
          <w:rFonts w:hint="eastAsia"/>
        </w:rPr>
        <w:t>연결종료를</w:t>
      </w:r>
      <w:r>
        <w:rPr>
          <w:rFonts w:hint="eastAsia"/>
        </w:rPr>
        <w:t xml:space="preserve"> </w:t>
      </w:r>
      <w:r>
        <w:rPr>
          <w:rFonts w:hint="eastAsia"/>
        </w:rPr>
        <w:t>수행한다</w:t>
      </w:r>
      <w:r>
        <w:rPr>
          <w:rFonts w:hint="eastAsia"/>
        </w:rPr>
        <w:t>.</w:t>
      </w:r>
    </w:p>
    <w:p w14:paraId="3FEED1FA" w14:textId="77777777" w:rsidR="00980990" w:rsidRPr="00796D99" w:rsidRDefault="00980990" w:rsidP="00980990">
      <w:pPr>
        <w:pStyle w:val="1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495"/>
      </w:tblGrid>
      <w:tr w:rsidR="00980990" w:rsidRPr="007F654F" w14:paraId="0A5A6060" w14:textId="77777777" w:rsidTr="002A59EE">
        <w:tc>
          <w:tcPr>
            <w:tcW w:w="8495" w:type="dxa"/>
            <w:shd w:val="clear" w:color="auto" w:fill="F3F3F3"/>
          </w:tcPr>
          <w:p w14:paraId="02571704" w14:textId="77777777" w:rsidR="00C17DA5" w:rsidRDefault="00C17DA5" w:rsidP="00C17DA5">
            <w:pPr>
              <w:pStyle w:val="11"/>
            </w:pPr>
            <w:r>
              <w:t>First method</w:t>
            </w:r>
            <w:r>
              <w:rPr>
                <w:rFonts w:hint="eastAsia"/>
              </w:rPr>
              <w:t xml:space="preserve"> :</w:t>
            </w:r>
            <w:r>
              <w:t xml:space="preserve"> </w:t>
            </w:r>
            <w:r w:rsidRPr="00080AA6">
              <w:rPr>
                <w:color w:val="0000FF"/>
              </w:rPr>
              <w:t>/* Received FIN packet from peer */</w:t>
            </w:r>
          </w:p>
          <w:p w14:paraId="621A9831" w14:textId="77777777" w:rsidR="00C17DA5" w:rsidRDefault="00C17DA5" w:rsidP="00C17DA5">
            <w:pPr>
              <w:pStyle w:val="11"/>
              <w:rPr>
                <w:color w:val="000000" w:themeColor="text1"/>
              </w:rPr>
            </w:pPr>
            <w:r w:rsidRPr="00DF101A">
              <w:t>{</w:t>
            </w:r>
          </w:p>
          <w:p w14:paraId="314D824B" w14:textId="77777777" w:rsidR="00C17DA5" w:rsidRDefault="00C17DA5" w:rsidP="00C17DA5">
            <w:pPr>
              <w:pStyle w:val="11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</w:t>
            </w:r>
            <w:r w:rsidRPr="00965491">
              <w:rPr>
                <w:color w:val="0000FF"/>
              </w:rPr>
              <w:t>/* send FIN packet */</w:t>
            </w:r>
          </w:p>
          <w:p w14:paraId="058C56B5" w14:textId="77777777" w:rsidR="00C17DA5" w:rsidRDefault="00C17DA5" w:rsidP="00C17DA5">
            <w:pPr>
              <w:pStyle w:val="11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</w:t>
            </w:r>
            <w:r>
              <w:rPr>
                <w:rFonts w:hint="eastAsia"/>
                <w:color w:val="000000" w:themeColor="text1"/>
              </w:rPr>
              <w:t>Sn_CR = DISCON</w:t>
            </w:r>
            <w:r>
              <w:rPr>
                <w:color w:val="000000" w:themeColor="text1"/>
              </w:rPr>
              <w:t>;</w:t>
            </w:r>
          </w:p>
          <w:p w14:paraId="73E720F6" w14:textId="77777777" w:rsidR="00C17DA5" w:rsidRDefault="00C17DA5" w:rsidP="00C17DA5">
            <w:pPr>
              <w:pStyle w:val="11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</w:t>
            </w:r>
          </w:p>
          <w:p w14:paraId="04E87AF3" w14:textId="77777777" w:rsidR="00C17DA5" w:rsidRDefault="00C17DA5" w:rsidP="00C17DA5">
            <w:pPr>
              <w:pStyle w:val="11"/>
              <w:ind w:firstLineChars="400" w:firstLine="800"/>
              <w:rPr>
                <w:color w:val="000000" w:themeColor="text1"/>
              </w:rPr>
            </w:pPr>
            <w:r w:rsidRPr="00CA3C23">
              <w:rPr>
                <w:color w:val="0000FF"/>
              </w:rPr>
              <w:t xml:space="preserve">/* </w:t>
            </w:r>
            <w:r>
              <w:rPr>
                <w:color w:val="0000FF"/>
              </w:rPr>
              <w:t xml:space="preserve">No </w:t>
            </w:r>
            <w:r w:rsidRPr="00CA3C23">
              <w:rPr>
                <w:color w:val="0000FF"/>
              </w:rPr>
              <w:t>received ACK packet */</w:t>
            </w:r>
          </w:p>
          <w:p w14:paraId="65C1803C" w14:textId="77777777" w:rsidR="00C17DA5" w:rsidRDefault="00C17DA5" w:rsidP="00C17DA5">
            <w:pPr>
              <w:pStyle w:val="11"/>
              <w:ind w:firstLineChars="400" w:firstLine="80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if(Sn_IR[DISCON] != ‘1’)</w:t>
            </w:r>
            <w:r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goto Timeout?;</w:t>
            </w:r>
          </w:p>
          <w:p w14:paraId="4B617455" w14:textId="77777777" w:rsidR="00C17DA5" w:rsidRDefault="00C17DA5" w:rsidP="00C17DA5">
            <w:pPr>
              <w:pStyle w:val="11"/>
              <w:ind w:firstLineChars="400" w:firstLine="80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else</w:t>
            </w:r>
          </w:p>
          <w:p w14:paraId="74B8C85A" w14:textId="77777777" w:rsidR="00C17DA5" w:rsidRDefault="00C17DA5" w:rsidP="00C17DA5">
            <w:pPr>
              <w:pStyle w:val="11"/>
              <w:ind w:firstLineChars="400" w:firstLine="800"/>
              <w:rPr>
                <w:color w:val="000000" w:themeColor="text1"/>
              </w:rPr>
            </w:pPr>
            <w:r>
              <w:rPr>
                <w:color w:val="000000" w:themeColor="text1"/>
              </w:rPr>
              <w:t>{</w:t>
            </w:r>
          </w:p>
          <w:p w14:paraId="6FEB1EFA" w14:textId="77777777" w:rsidR="00C17DA5" w:rsidRDefault="00C17DA5" w:rsidP="00C17DA5">
            <w:pPr>
              <w:pStyle w:val="11"/>
              <w:ind w:firstLineChars="600" w:firstLine="1200"/>
              <w:rPr>
                <w:color w:val="0000FF"/>
              </w:rPr>
            </w:pPr>
            <w:r w:rsidRPr="00CA3C23">
              <w:rPr>
                <w:color w:val="0000FF"/>
              </w:rPr>
              <w:t>/* received ACK packet */</w:t>
            </w:r>
          </w:p>
          <w:p w14:paraId="2A104772" w14:textId="77777777" w:rsidR="00C17DA5" w:rsidRDefault="00C17DA5" w:rsidP="00C17DA5">
            <w:pPr>
              <w:pStyle w:val="11"/>
              <w:ind w:firstLineChars="600" w:firstLine="1200"/>
              <w:rPr>
                <w:color w:val="000000" w:themeColor="text1"/>
              </w:rPr>
            </w:pPr>
            <w:r>
              <w:rPr>
                <w:color w:val="0000FF"/>
              </w:rPr>
              <w:t>/* clear interrupt */</w:t>
            </w:r>
          </w:p>
          <w:p w14:paraId="4D91A62C" w14:textId="77777777" w:rsidR="00C17DA5" w:rsidRDefault="00C17DA5" w:rsidP="00C17DA5">
            <w:pPr>
              <w:pStyle w:val="11"/>
              <w:ind w:firstLineChars="600" w:firstLine="120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Sn_IR[DISCON] = ‘1’; </w:t>
            </w:r>
            <w:r>
              <w:rPr>
                <w:rFonts w:hint="eastAsia"/>
                <w:color w:val="000000" w:themeColor="text1"/>
              </w:rPr>
              <w:t xml:space="preserve">goto </w:t>
            </w:r>
            <w:r>
              <w:rPr>
                <w:color w:val="000000" w:themeColor="text1"/>
              </w:rPr>
              <w:t>CLOSED;</w:t>
            </w:r>
          </w:p>
          <w:p w14:paraId="67A0C3F1" w14:textId="77777777" w:rsidR="00C17DA5" w:rsidRPr="00712F4E" w:rsidRDefault="00C17DA5" w:rsidP="00C17DA5">
            <w:pPr>
              <w:pStyle w:val="11"/>
              <w:ind w:firstLineChars="600" w:firstLine="1200"/>
              <w:rPr>
                <w:color w:val="0000FF"/>
              </w:rPr>
            </w:pPr>
            <w:r w:rsidRPr="00712F4E">
              <w:rPr>
                <w:color w:val="0000FF"/>
              </w:rPr>
              <w:t xml:space="preserve">/* Sn_IMR, Sn_IR </w:t>
            </w:r>
            <w:r w:rsidRPr="00712F4E">
              <w:rPr>
                <w:rFonts w:hint="eastAsia"/>
                <w:color w:val="0000FF"/>
              </w:rPr>
              <w:t>참조</w:t>
            </w:r>
            <w:r w:rsidRPr="00712F4E">
              <w:rPr>
                <w:color w:val="0000FF"/>
              </w:rPr>
              <w:t xml:space="preserve"> */</w:t>
            </w:r>
          </w:p>
          <w:p w14:paraId="1D89EC37" w14:textId="77777777" w:rsidR="00C17DA5" w:rsidRDefault="00C17DA5" w:rsidP="00C17DA5">
            <w:pPr>
              <w:pStyle w:val="11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}</w:t>
            </w:r>
          </w:p>
          <w:p w14:paraId="3B4CBF79" w14:textId="4F37B087" w:rsidR="00980990" w:rsidRPr="007F654F" w:rsidRDefault="00C17DA5" w:rsidP="00C17DA5">
            <w:pPr>
              <w:pStyle w:val="11"/>
              <w:rPr>
                <w:rFonts w:eastAsiaTheme="minorHAnsi" w:cs="Arial"/>
                <w:color w:val="000000"/>
              </w:rPr>
            </w:pPr>
            <w:r>
              <w:t>}</w:t>
            </w:r>
          </w:p>
        </w:tc>
      </w:tr>
      <w:tr w:rsidR="00980990" w:rsidRPr="007F654F" w14:paraId="0BB4AFB6" w14:textId="77777777" w:rsidTr="002A59EE">
        <w:tc>
          <w:tcPr>
            <w:tcW w:w="8495" w:type="dxa"/>
            <w:shd w:val="clear" w:color="auto" w:fill="F3F3F3"/>
          </w:tcPr>
          <w:p w14:paraId="284ED128" w14:textId="77777777" w:rsidR="00C17DA5" w:rsidRDefault="00C17DA5" w:rsidP="00C17DA5">
            <w:pPr>
              <w:pStyle w:val="11"/>
            </w:pPr>
            <w:r>
              <w:rPr>
                <w:rFonts w:hint="eastAsia"/>
              </w:rPr>
              <w:t>S</w:t>
            </w:r>
            <w:r>
              <w:t>econd method</w:t>
            </w:r>
            <w:r>
              <w:rPr>
                <w:rFonts w:hint="eastAsia"/>
              </w:rPr>
              <w:t xml:space="preserve"> :</w:t>
            </w:r>
            <w:r w:rsidRPr="00080AA6">
              <w:rPr>
                <w:color w:val="0000FF"/>
              </w:rPr>
              <w:t xml:space="preserve"> /* sent FIN packet to peer */</w:t>
            </w:r>
          </w:p>
          <w:p w14:paraId="72BAC0DF" w14:textId="77777777" w:rsidR="00C17DA5" w:rsidRPr="00185F27" w:rsidRDefault="00C17DA5" w:rsidP="00C17DA5">
            <w:pPr>
              <w:pStyle w:val="11"/>
            </w:pPr>
            <w:r>
              <w:rPr>
                <w:rFonts w:hint="eastAsia"/>
              </w:rPr>
              <w:t>{</w:t>
            </w:r>
          </w:p>
          <w:p w14:paraId="018626F2" w14:textId="77777777" w:rsidR="00C17DA5" w:rsidRDefault="00C17DA5" w:rsidP="00C17DA5">
            <w:pPr>
              <w:pStyle w:val="11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</w:t>
            </w:r>
            <w:r w:rsidRPr="004B1842">
              <w:rPr>
                <w:color w:val="0000FF"/>
              </w:rPr>
              <w:t xml:space="preserve">/* receive </w:t>
            </w:r>
            <w:r>
              <w:rPr>
                <w:color w:val="0000FF"/>
              </w:rPr>
              <w:t>FIN</w:t>
            </w:r>
            <w:r w:rsidRPr="004B1842">
              <w:rPr>
                <w:color w:val="0000FF"/>
              </w:rPr>
              <w:t xml:space="preserve"> packet */</w:t>
            </w:r>
          </w:p>
          <w:p w14:paraId="1290D62D" w14:textId="77777777" w:rsidR="00C17DA5" w:rsidRDefault="00C17DA5" w:rsidP="00C17DA5">
            <w:pPr>
              <w:pStyle w:val="11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If(Sn_IR[DISCON] != ‘1’) </w:t>
            </w:r>
            <w:r>
              <w:rPr>
                <w:rFonts w:hint="eastAsia"/>
                <w:color w:val="000000" w:themeColor="text1"/>
              </w:rPr>
              <w:t>goto Timeout?</w:t>
            </w:r>
            <w:r>
              <w:rPr>
                <w:color w:val="000000" w:themeColor="text1"/>
              </w:rPr>
              <w:t>;</w:t>
            </w:r>
          </w:p>
          <w:p w14:paraId="59754208" w14:textId="77777777" w:rsidR="00C17DA5" w:rsidRDefault="00C17DA5" w:rsidP="00C17DA5">
            <w:pPr>
              <w:pStyle w:val="11"/>
              <w:ind w:firstLineChars="400" w:firstLine="80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else</w:t>
            </w:r>
          </w:p>
          <w:p w14:paraId="02730F67" w14:textId="77777777" w:rsidR="00C17DA5" w:rsidRDefault="00C17DA5" w:rsidP="00C17DA5">
            <w:pPr>
              <w:pStyle w:val="11"/>
              <w:ind w:firstLineChars="400" w:firstLine="800"/>
              <w:rPr>
                <w:color w:val="000000" w:themeColor="text1"/>
              </w:rPr>
            </w:pPr>
            <w:r>
              <w:rPr>
                <w:color w:val="000000" w:themeColor="text1"/>
              </w:rPr>
              <w:t>{</w:t>
            </w:r>
          </w:p>
          <w:p w14:paraId="1322A029" w14:textId="77777777" w:rsidR="00C17DA5" w:rsidRDefault="00C17DA5" w:rsidP="00C17DA5">
            <w:pPr>
              <w:pStyle w:val="11"/>
              <w:ind w:firstLineChars="600" w:firstLine="1200"/>
              <w:rPr>
                <w:color w:val="0000FF"/>
              </w:rPr>
            </w:pPr>
            <w:r w:rsidRPr="00CA3C23">
              <w:rPr>
                <w:color w:val="0000FF"/>
              </w:rPr>
              <w:t>/* received ACK packet */</w:t>
            </w:r>
          </w:p>
          <w:p w14:paraId="32671226" w14:textId="77777777" w:rsidR="00C17DA5" w:rsidRDefault="00C17DA5" w:rsidP="00C17DA5">
            <w:pPr>
              <w:pStyle w:val="11"/>
              <w:ind w:firstLineChars="600" w:firstLine="1200"/>
              <w:rPr>
                <w:color w:val="000000" w:themeColor="text1"/>
              </w:rPr>
            </w:pPr>
            <w:r>
              <w:rPr>
                <w:color w:val="0000FF"/>
              </w:rPr>
              <w:t>/* clear interrupt */</w:t>
            </w:r>
          </w:p>
          <w:p w14:paraId="373010B3" w14:textId="77777777" w:rsidR="00C17DA5" w:rsidRDefault="00C17DA5" w:rsidP="00C17DA5">
            <w:pPr>
              <w:pStyle w:val="11"/>
              <w:ind w:firstLineChars="600" w:firstLine="120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Sn_IR[DISCON] = ‘1’; </w:t>
            </w:r>
            <w:r>
              <w:rPr>
                <w:rFonts w:hint="eastAsia"/>
                <w:color w:val="000000" w:themeColor="text1"/>
              </w:rPr>
              <w:t xml:space="preserve">goto </w:t>
            </w:r>
            <w:r>
              <w:rPr>
                <w:color w:val="000000" w:themeColor="text1"/>
              </w:rPr>
              <w:t>CLOSED;</w:t>
            </w:r>
          </w:p>
          <w:p w14:paraId="49FD7526" w14:textId="77777777" w:rsidR="00C17DA5" w:rsidRPr="00712F4E" w:rsidRDefault="00C17DA5" w:rsidP="00C17DA5">
            <w:pPr>
              <w:pStyle w:val="11"/>
              <w:ind w:firstLineChars="600" w:firstLine="1200"/>
              <w:rPr>
                <w:color w:val="0000FF"/>
              </w:rPr>
            </w:pPr>
            <w:r w:rsidRPr="00712F4E">
              <w:rPr>
                <w:color w:val="0000FF"/>
              </w:rPr>
              <w:t xml:space="preserve">/* Sn_IMR, Sn_IR </w:t>
            </w:r>
            <w:r w:rsidRPr="00712F4E">
              <w:rPr>
                <w:rFonts w:hint="eastAsia"/>
                <w:color w:val="0000FF"/>
              </w:rPr>
              <w:t>참조</w:t>
            </w:r>
            <w:r w:rsidRPr="00712F4E">
              <w:rPr>
                <w:color w:val="0000FF"/>
              </w:rPr>
              <w:t xml:space="preserve"> */</w:t>
            </w:r>
          </w:p>
          <w:p w14:paraId="1B840FA5" w14:textId="77777777" w:rsidR="00C17DA5" w:rsidRDefault="00C17DA5" w:rsidP="00C17DA5">
            <w:pPr>
              <w:pStyle w:val="11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}</w:t>
            </w:r>
          </w:p>
          <w:p w14:paraId="32A8AAFE" w14:textId="3458E271" w:rsidR="00980990" w:rsidRPr="00DF101A" w:rsidRDefault="00C17DA5" w:rsidP="00C17DA5">
            <w:pPr>
              <w:pStyle w:val="11"/>
            </w:pPr>
            <w:r>
              <w:t>}</w:t>
            </w:r>
          </w:p>
        </w:tc>
      </w:tr>
    </w:tbl>
    <w:p w14:paraId="2DC5A000" w14:textId="77777777" w:rsidR="00980990" w:rsidRPr="00F6231D" w:rsidRDefault="00980990" w:rsidP="00980990">
      <w:pPr>
        <w:pStyle w:val="11"/>
      </w:pPr>
    </w:p>
    <w:p w14:paraId="1197F366" w14:textId="77777777" w:rsidR="00980990" w:rsidRPr="00F6231D" w:rsidRDefault="00980990" w:rsidP="00980990">
      <w:pPr>
        <w:pStyle w:val="11"/>
      </w:pPr>
      <w:r>
        <w:rPr>
          <w:rFonts w:hint="eastAsia"/>
        </w:rPr>
        <w:sym w:font="Wingdings" w:char="F09F"/>
      </w:r>
      <w:r>
        <w:t xml:space="preserve"> Timeout</w:t>
      </w:r>
    </w:p>
    <w:p w14:paraId="0D6149E7" w14:textId="06579AED" w:rsidR="00980990" w:rsidRDefault="00980990" w:rsidP="00980990">
      <w:pPr>
        <w:pStyle w:val="11"/>
      </w:pPr>
      <w:r>
        <w:rPr>
          <w:rFonts w:hint="eastAsia"/>
        </w:rPr>
        <w:t>TCP Mode SOCKET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전송</w:t>
      </w:r>
      <w:r>
        <w:rPr>
          <w:rFonts w:hint="eastAsia"/>
        </w:rPr>
        <w:t xml:space="preserve"> </w:t>
      </w:r>
      <w:r>
        <w:t>Packet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상대방</w:t>
      </w:r>
      <w:r>
        <w:rPr>
          <w:rFonts w:hint="eastAsia"/>
        </w:rPr>
        <w:t xml:space="preserve"> </w:t>
      </w:r>
      <w:r>
        <w:rPr>
          <w:rFonts w:hint="eastAsia"/>
        </w:rPr>
        <w:t>응답</w:t>
      </w:r>
      <w:r>
        <w:rPr>
          <w:rFonts w:hint="eastAsia"/>
        </w:rPr>
        <w:t xml:space="preserve"> </w:t>
      </w:r>
      <w:r w:rsidR="00C17DA5">
        <w:t>Pa</w:t>
      </w:r>
      <w:r>
        <w:t>c</w:t>
      </w:r>
      <w:r w:rsidR="00C17DA5">
        <w:t>k</w:t>
      </w:r>
      <w:r>
        <w:t>et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SOCKET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전송</w:t>
      </w:r>
      <w:r>
        <w:rPr>
          <w:rFonts w:hint="eastAsia"/>
        </w:rPr>
        <w:t xml:space="preserve"> </w:t>
      </w:r>
      <w:r>
        <w:t>Packet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재전송을</w:t>
      </w:r>
      <w:r>
        <w:rPr>
          <w:rFonts w:hint="eastAsia"/>
        </w:rPr>
        <w:t xml:space="preserve"> </w:t>
      </w:r>
      <w:r>
        <w:rPr>
          <w:rFonts w:hint="eastAsia"/>
        </w:rPr>
        <w:t>수행한다</w:t>
      </w:r>
      <w:r>
        <w:rPr>
          <w:rFonts w:hint="eastAsia"/>
        </w:rPr>
        <w:t>.</w:t>
      </w:r>
    </w:p>
    <w:p w14:paraId="685CDF15" w14:textId="77777777" w:rsidR="00980990" w:rsidRDefault="00980990" w:rsidP="00980990">
      <w:pPr>
        <w:pStyle w:val="11"/>
        <w:numPr>
          <w:ilvl w:val="0"/>
          <w:numId w:val="36"/>
        </w:numPr>
      </w:pPr>
      <w:r>
        <w:t>SYN Packet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상대방의</w:t>
      </w:r>
      <w:r>
        <w:rPr>
          <w:rFonts w:hint="eastAsia"/>
        </w:rPr>
        <w:t xml:space="preserve"> </w:t>
      </w:r>
      <w:r>
        <w:t>SYN/ACK Packet</w:t>
      </w:r>
    </w:p>
    <w:p w14:paraId="4DE7235C" w14:textId="77777777" w:rsidR="00980990" w:rsidRDefault="00980990" w:rsidP="00980990">
      <w:pPr>
        <w:pStyle w:val="11"/>
        <w:numPr>
          <w:ilvl w:val="0"/>
          <w:numId w:val="36"/>
        </w:numPr>
      </w:pPr>
      <w:r>
        <w:t>DATA Packet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상대방의</w:t>
      </w:r>
      <w:r>
        <w:rPr>
          <w:rFonts w:hint="eastAsia"/>
        </w:rPr>
        <w:t xml:space="preserve"> </w:t>
      </w:r>
      <w:r>
        <w:t>ACK Packet</w:t>
      </w:r>
    </w:p>
    <w:p w14:paraId="37446E7E" w14:textId="77777777" w:rsidR="00980990" w:rsidRPr="000B65EE" w:rsidRDefault="00980990" w:rsidP="00980990">
      <w:pPr>
        <w:pStyle w:val="11"/>
        <w:numPr>
          <w:ilvl w:val="0"/>
          <w:numId w:val="36"/>
        </w:numPr>
      </w:pPr>
      <w:r>
        <w:rPr>
          <w:rFonts w:hint="eastAsia"/>
        </w:rPr>
        <w:t>FIN Packet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상대방의</w:t>
      </w:r>
      <w:r>
        <w:rPr>
          <w:rFonts w:hint="eastAsia"/>
        </w:rPr>
        <w:t xml:space="preserve"> </w:t>
      </w:r>
      <w:r>
        <w:t>ACK Packet</w:t>
      </w:r>
    </w:p>
    <w:p w14:paraId="6FEC8DFE" w14:textId="77777777" w:rsidR="0087337A" w:rsidRDefault="0087337A" w:rsidP="00980990">
      <w:pPr>
        <w:pStyle w:val="11"/>
      </w:pPr>
    </w:p>
    <w:p w14:paraId="266390F6" w14:textId="375FC958" w:rsidR="00980990" w:rsidRDefault="00980990" w:rsidP="00980990">
      <w:pPr>
        <w:pStyle w:val="11"/>
      </w:pPr>
      <w:r>
        <w:rPr>
          <w:rFonts w:hint="eastAsia"/>
        </w:rPr>
        <w:t>Sn_RTR, Sn_RCR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의한</w:t>
      </w:r>
      <w:r>
        <w:rPr>
          <w:rFonts w:hint="eastAsia"/>
        </w:rPr>
        <w:t xml:space="preserve"> </w:t>
      </w:r>
      <w:r w:rsidR="0087337A">
        <w:rPr>
          <w:rFonts w:hint="eastAsia"/>
        </w:rPr>
        <w:t>Sn_IR[</w:t>
      </w:r>
      <w:r>
        <w:t>TIMEOUT</w:t>
      </w:r>
      <w:r w:rsidR="0087337A">
        <w:t>]</w:t>
      </w:r>
      <w:r>
        <w:rPr>
          <w:rFonts w:hint="eastAsia"/>
        </w:rPr>
        <w:t>발생시</w:t>
      </w:r>
      <w:r>
        <w:rPr>
          <w:rFonts w:hint="eastAsia"/>
        </w:rPr>
        <w:t>,</w:t>
      </w:r>
      <w:r>
        <w:t xml:space="preserve"> SOCKET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 w:rsidR="0087337A">
        <w:rPr>
          <w:rFonts w:hint="eastAsia"/>
        </w:rPr>
        <w:t>자동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t>CLOSE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034101BE" w14:textId="77777777" w:rsidR="0087337A" w:rsidRDefault="0087337A" w:rsidP="00980990">
      <w:pPr>
        <w:pStyle w:val="1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495"/>
      </w:tblGrid>
      <w:tr w:rsidR="00C17DA5" w:rsidRPr="007F654F" w14:paraId="515EE1A4" w14:textId="77777777" w:rsidTr="00C17DA5">
        <w:tc>
          <w:tcPr>
            <w:tcW w:w="8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6160D538" w14:textId="388AD205" w:rsidR="00C17DA5" w:rsidRDefault="00C17DA5" w:rsidP="00C17DA5">
            <w:pPr>
              <w:pStyle w:val="11"/>
            </w:pPr>
            <w:r>
              <w:rPr>
                <w:rFonts w:hint="eastAsia"/>
              </w:rPr>
              <w:t>First method :</w:t>
            </w:r>
            <w:r>
              <w:t xml:space="preserve"> </w:t>
            </w:r>
            <w:r w:rsidRPr="00712F4E">
              <w:rPr>
                <w:color w:val="0000FF"/>
              </w:rPr>
              <w:t xml:space="preserve">/* </w:t>
            </w:r>
            <w:r w:rsidR="00866999">
              <w:rPr>
                <w:color w:val="0000FF"/>
              </w:rPr>
              <w:t xml:space="preserve">from </w:t>
            </w:r>
            <w:r>
              <w:rPr>
                <w:color w:val="0000FF"/>
              </w:rPr>
              <w:t>ESTABLISHED?</w:t>
            </w:r>
            <w:r w:rsidRPr="00712F4E">
              <w:rPr>
                <w:color w:val="0000FF"/>
              </w:rPr>
              <w:t xml:space="preserve"> </w:t>
            </w:r>
            <w:r>
              <w:rPr>
                <w:color w:val="0000FF"/>
              </w:rPr>
              <w:t>state</w:t>
            </w:r>
            <w:r w:rsidR="00866999">
              <w:rPr>
                <w:color w:val="0000FF"/>
              </w:rPr>
              <w:t xml:space="preserve"> in TCP Client</w:t>
            </w:r>
            <w:r>
              <w:rPr>
                <w:color w:val="0000FF"/>
              </w:rPr>
              <w:t xml:space="preserve"> </w:t>
            </w:r>
            <w:r w:rsidRPr="00712F4E">
              <w:rPr>
                <w:color w:val="0000FF"/>
              </w:rPr>
              <w:t>*/</w:t>
            </w:r>
          </w:p>
          <w:p w14:paraId="5AE0A95F" w14:textId="77777777" w:rsidR="00C17DA5" w:rsidRDefault="00C17DA5" w:rsidP="00C17DA5">
            <w:pPr>
              <w:pStyle w:val="11"/>
            </w:pPr>
            <w:r w:rsidRPr="00DF101A">
              <w:t>{</w:t>
            </w:r>
          </w:p>
          <w:p w14:paraId="77CE8E28" w14:textId="77777777" w:rsidR="00C17DA5" w:rsidRDefault="00C17DA5" w:rsidP="00C17DA5">
            <w:pPr>
              <w:pStyle w:val="11"/>
            </w:pPr>
            <w:r>
              <w:t xml:space="preserve">        while(Sn_IR[</w:t>
            </w:r>
            <w:r>
              <w:rPr>
                <w:rFonts w:hint="eastAsia"/>
              </w:rPr>
              <w:t>CON</w:t>
            </w:r>
            <w:r>
              <w:t>] != ‘1’)</w:t>
            </w:r>
          </w:p>
          <w:p w14:paraId="4A307CE8" w14:textId="77777777" w:rsidR="00C17DA5" w:rsidRDefault="00C17DA5" w:rsidP="00C17DA5">
            <w:pPr>
              <w:pStyle w:val="11"/>
            </w:pPr>
            <w:r>
              <w:t xml:space="preserve">        {</w:t>
            </w:r>
          </w:p>
          <w:p w14:paraId="4134AB2B" w14:textId="2F316D56" w:rsidR="00C17DA5" w:rsidRDefault="00C17DA5" w:rsidP="00C17DA5">
            <w:pPr>
              <w:pStyle w:val="11"/>
              <w:ind w:firstLineChars="600" w:firstLine="1200"/>
              <w:rPr>
                <w:color w:val="0000FF"/>
              </w:rPr>
            </w:pPr>
            <w:r w:rsidRPr="00F40AF7">
              <w:rPr>
                <w:color w:val="0000FF"/>
              </w:rPr>
              <w:t xml:space="preserve">/* </w:t>
            </w:r>
            <w:r>
              <w:rPr>
                <w:color w:val="0000FF"/>
              </w:rPr>
              <w:t>check</w:t>
            </w:r>
            <w:r w:rsidRPr="00F40AF7">
              <w:rPr>
                <w:color w:val="0000FF"/>
              </w:rPr>
              <w:t xml:space="preserve"> </w:t>
            </w:r>
            <w:r w:rsidR="002072BF">
              <w:rPr>
                <w:color w:val="0000FF"/>
              </w:rPr>
              <w:t>interrupt</w:t>
            </w:r>
            <w:r w:rsidRPr="00F40AF7">
              <w:rPr>
                <w:color w:val="0000FF"/>
              </w:rPr>
              <w:t>*/</w:t>
            </w:r>
          </w:p>
          <w:p w14:paraId="1C977720" w14:textId="77777777" w:rsidR="00C17DA5" w:rsidRDefault="00C17DA5" w:rsidP="00C17DA5">
            <w:pPr>
              <w:pStyle w:val="11"/>
              <w:rPr>
                <w:color w:val="000000" w:themeColor="text1"/>
              </w:rPr>
            </w:pPr>
            <w:r>
              <w:rPr>
                <w:color w:val="0000FF"/>
              </w:rPr>
              <w:t xml:space="preserve">            </w:t>
            </w:r>
            <w:r>
              <w:rPr>
                <w:color w:val="000000" w:themeColor="text1"/>
              </w:rPr>
              <w:t>if</w:t>
            </w:r>
            <w:r w:rsidRPr="00386012">
              <w:rPr>
                <w:color w:val="000000" w:themeColor="text1"/>
              </w:rPr>
              <w:t>(</w:t>
            </w:r>
            <w:r>
              <w:rPr>
                <w:color w:val="000000" w:themeColor="text1"/>
              </w:rPr>
              <w:t>S</w:t>
            </w:r>
            <w:r>
              <w:rPr>
                <w:rFonts w:hint="eastAsia"/>
                <w:color w:val="000000" w:themeColor="text1"/>
              </w:rPr>
              <w:t>n_IR</w:t>
            </w:r>
            <w:r>
              <w:rPr>
                <w:color w:val="000000" w:themeColor="text1"/>
              </w:rPr>
              <w:t>[</w:t>
            </w:r>
            <w:r>
              <w:rPr>
                <w:rFonts w:hint="eastAsia"/>
                <w:color w:val="000000" w:themeColor="text1"/>
              </w:rPr>
              <w:t>TIMEOUT</w:t>
            </w:r>
            <w:r>
              <w:rPr>
                <w:color w:val="000000" w:themeColor="text1"/>
              </w:rPr>
              <w:t>] == ‘1’</w:t>
            </w:r>
            <w:r>
              <w:rPr>
                <w:rFonts w:hint="eastAsia"/>
                <w:color w:val="000000" w:themeColor="text1"/>
              </w:rPr>
              <w:t>)</w:t>
            </w:r>
            <w:r>
              <w:rPr>
                <w:color w:val="000000" w:themeColor="text1"/>
              </w:rPr>
              <w:t xml:space="preserve"> break; goto CLOSE;</w:t>
            </w:r>
          </w:p>
          <w:p w14:paraId="35F91232" w14:textId="789FF5D0" w:rsidR="002072BF" w:rsidRPr="002072BF" w:rsidRDefault="00C17DA5" w:rsidP="00C17DA5">
            <w:pPr>
              <w:pStyle w:val="11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        }</w:t>
            </w:r>
          </w:p>
          <w:p w14:paraId="615B867B" w14:textId="614D96D3" w:rsidR="002072BF" w:rsidRPr="002072BF" w:rsidRDefault="00C17DA5" w:rsidP="002072BF">
            <w:pPr>
              <w:pStyle w:val="11"/>
              <w:rPr>
                <w:color w:val="0000FF"/>
              </w:rPr>
            </w:pPr>
            <w:r>
              <w:rPr>
                <w:color w:val="000000" w:themeColor="text1"/>
              </w:rPr>
              <w:t xml:space="preserve">        </w:t>
            </w:r>
            <w:r w:rsidR="002072BF" w:rsidRPr="00E2471F">
              <w:rPr>
                <w:color w:val="0000FF"/>
              </w:rPr>
              <w:t xml:space="preserve">/* check </w:t>
            </w:r>
            <w:r w:rsidR="002072BF">
              <w:rPr>
                <w:color w:val="0000FF"/>
              </w:rPr>
              <w:t>interrupt</w:t>
            </w:r>
            <w:r w:rsidR="002072BF" w:rsidRPr="00E2471F">
              <w:rPr>
                <w:color w:val="0000FF"/>
              </w:rPr>
              <w:t xml:space="preserve"> */</w:t>
            </w:r>
          </w:p>
          <w:p w14:paraId="25F5CA38" w14:textId="2BA6329C" w:rsidR="002072BF" w:rsidRDefault="002072BF" w:rsidP="00C17DA5">
            <w:pPr>
              <w:pStyle w:val="11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</w:t>
            </w:r>
            <w:r>
              <w:rPr>
                <w:rFonts w:hint="eastAsia"/>
                <w:color w:val="000000" w:themeColor="text1"/>
              </w:rPr>
              <w:t xml:space="preserve">if(Sn_IR[CON] == </w:t>
            </w:r>
            <w:r>
              <w:rPr>
                <w:color w:val="000000" w:themeColor="text1"/>
              </w:rPr>
              <w:t>‘1’) goto ESTABLISHED?;</w:t>
            </w:r>
          </w:p>
          <w:p w14:paraId="261A1330" w14:textId="5DBBA022" w:rsidR="00C17DA5" w:rsidRPr="00C17DA5" w:rsidRDefault="00C17DA5" w:rsidP="00C17DA5">
            <w:pPr>
              <w:pStyle w:val="11"/>
            </w:pPr>
            <w:r>
              <w:t>}</w:t>
            </w:r>
          </w:p>
        </w:tc>
      </w:tr>
      <w:tr w:rsidR="00C17DA5" w:rsidRPr="007F654F" w14:paraId="7BAD0952" w14:textId="77777777" w:rsidTr="00C17DA5">
        <w:tc>
          <w:tcPr>
            <w:tcW w:w="8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4B1D2CFF" w14:textId="73D28DF0" w:rsidR="002072BF" w:rsidRDefault="002072BF" w:rsidP="002072BF">
            <w:pPr>
              <w:pStyle w:val="11"/>
            </w:pPr>
            <w:r>
              <w:rPr>
                <w:rFonts w:hint="eastAsia"/>
              </w:rPr>
              <w:t>Second method :</w:t>
            </w:r>
            <w:r>
              <w:t xml:space="preserve"> </w:t>
            </w:r>
            <w:r w:rsidRPr="00712F4E">
              <w:rPr>
                <w:color w:val="0000FF"/>
              </w:rPr>
              <w:t xml:space="preserve">/* </w:t>
            </w:r>
            <w:r>
              <w:rPr>
                <w:color w:val="0000FF"/>
              </w:rPr>
              <w:t>from Sending Process state</w:t>
            </w:r>
            <w:r w:rsidRPr="00712F4E">
              <w:rPr>
                <w:color w:val="0000FF"/>
              </w:rPr>
              <w:t xml:space="preserve"> </w:t>
            </w:r>
            <w:r w:rsidR="00866999">
              <w:rPr>
                <w:color w:val="0000FF"/>
              </w:rPr>
              <w:t xml:space="preserve">in TCP Server/ TCP Client </w:t>
            </w:r>
            <w:r w:rsidRPr="00712F4E">
              <w:rPr>
                <w:color w:val="0000FF"/>
              </w:rPr>
              <w:t>*/</w:t>
            </w:r>
          </w:p>
          <w:p w14:paraId="39540835" w14:textId="77777777" w:rsidR="002072BF" w:rsidRDefault="002072BF" w:rsidP="002072BF">
            <w:pPr>
              <w:pStyle w:val="11"/>
            </w:pPr>
            <w:r>
              <w:t>{</w:t>
            </w:r>
          </w:p>
          <w:p w14:paraId="67CB9D5D" w14:textId="77777777" w:rsidR="002072BF" w:rsidRDefault="002072BF" w:rsidP="002072BF">
            <w:pPr>
              <w:pStyle w:val="11"/>
            </w:pPr>
            <w:r>
              <w:t xml:space="preserve">        while(Sn_IR[SENDOK] != ‘1’)</w:t>
            </w:r>
          </w:p>
          <w:p w14:paraId="0960D6E6" w14:textId="77777777" w:rsidR="002072BF" w:rsidRDefault="002072BF" w:rsidP="002072BF">
            <w:pPr>
              <w:pStyle w:val="11"/>
            </w:pPr>
            <w:r>
              <w:t xml:space="preserve">        {</w:t>
            </w:r>
          </w:p>
          <w:p w14:paraId="6320EE6C" w14:textId="77777777" w:rsidR="002072BF" w:rsidRDefault="002072BF" w:rsidP="002072BF">
            <w:pPr>
              <w:pStyle w:val="11"/>
              <w:ind w:firstLineChars="600" w:firstLine="1200"/>
              <w:rPr>
                <w:color w:val="0000FF"/>
              </w:rPr>
            </w:pPr>
            <w:r w:rsidRPr="00F40AF7">
              <w:rPr>
                <w:color w:val="0000FF"/>
              </w:rPr>
              <w:t xml:space="preserve">/* </w:t>
            </w:r>
            <w:r>
              <w:rPr>
                <w:color w:val="0000FF"/>
              </w:rPr>
              <w:t>check</w:t>
            </w:r>
            <w:r w:rsidRPr="00F40AF7">
              <w:rPr>
                <w:color w:val="0000FF"/>
              </w:rPr>
              <w:t xml:space="preserve"> </w:t>
            </w:r>
            <w:r>
              <w:rPr>
                <w:color w:val="0000FF"/>
              </w:rPr>
              <w:t xml:space="preserve">SOCKET status </w:t>
            </w:r>
            <w:r w:rsidRPr="00F40AF7">
              <w:rPr>
                <w:color w:val="0000FF"/>
              </w:rPr>
              <w:t>*/</w:t>
            </w:r>
          </w:p>
          <w:p w14:paraId="0167A045" w14:textId="77777777" w:rsidR="002072BF" w:rsidRDefault="002072BF" w:rsidP="002072BF">
            <w:pPr>
              <w:pStyle w:val="11"/>
              <w:rPr>
                <w:color w:val="000000" w:themeColor="text1"/>
              </w:rPr>
            </w:pPr>
            <w:r>
              <w:rPr>
                <w:color w:val="0000FF"/>
              </w:rPr>
              <w:t xml:space="preserve">            </w:t>
            </w:r>
            <w:r>
              <w:rPr>
                <w:color w:val="000000" w:themeColor="text1"/>
              </w:rPr>
              <w:t>if</w:t>
            </w:r>
            <w:r w:rsidRPr="00386012">
              <w:rPr>
                <w:color w:val="000000" w:themeColor="text1"/>
              </w:rPr>
              <w:t>(</w:t>
            </w:r>
            <w:r>
              <w:rPr>
                <w:color w:val="000000" w:themeColor="text1"/>
              </w:rPr>
              <w:t>S</w:t>
            </w:r>
            <w:r>
              <w:rPr>
                <w:rFonts w:hint="eastAsia"/>
                <w:color w:val="000000" w:themeColor="text1"/>
              </w:rPr>
              <w:t>n_IR</w:t>
            </w:r>
            <w:r>
              <w:rPr>
                <w:color w:val="000000" w:themeColor="text1"/>
              </w:rPr>
              <w:t>[</w:t>
            </w:r>
            <w:r>
              <w:rPr>
                <w:rFonts w:hint="eastAsia"/>
                <w:color w:val="000000" w:themeColor="text1"/>
              </w:rPr>
              <w:t>TIMEOUT</w:t>
            </w:r>
            <w:r>
              <w:rPr>
                <w:color w:val="000000" w:themeColor="text1"/>
              </w:rPr>
              <w:t>] == ‘1’</w:t>
            </w:r>
            <w:r>
              <w:rPr>
                <w:rFonts w:hint="eastAsia"/>
                <w:color w:val="000000" w:themeColor="text1"/>
              </w:rPr>
              <w:t>)</w:t>
            </w:r>
            <w:r>
              <w:rPr>
                <w:color w:val="000000" w:themeColor="text1"/>
              </w:rPr>
              <w:t xml:space="preserve"> break; goto CLOSE;</w:t>
            </w:r>
          </w:p>
          <w:p w14:paraId="7F7C3447" w14:textId="77777777" w:rsidR="002072BF" w:rsidRDefault="002072BF" w:rsidP="002072BF">
            <w:pPr>
              <w:pStyle w:val="11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        }</w:t>
            </w:r>
          </w:p>
          <w:p w14:paraId="5AEE975B" w14:textId="77777777" w:rsidR="002072BF" w:rsidRDefault="002072BF" w:rsidP="002072BF">
            <w:pPr>
              <w:pStyle w:val="11"/>
              <w:rPr>
                <w:color w:val="000000" w:themeColor="text1"/>
              </w:rPr>
            </w:pPr>
          </w:p>
          <w:p w14:paraId="0E316457" w14:textId="77777777" w:rsidR="002072BF" w:rsidRDefault="002072BF" w:rsidP="002072BF">
            <w:pPr>
              <w:pStyle w:val="11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</w:t>
            </w:r>
            <w:r>
              <w:rPr>
                <w:rFonts w:hint="eastAsia"/>
                <w:color w:val="000000" w:themeColor="text1"/>
              </w:rPr>
              <w:t xml:space="preserve">if(Sn_IR[SENDOK] == </w:t>
            </w:r>
            <w:r>
              <w:rPr>
                <w:color w:val="000000" w:themeColor="text1"/>
              </w:rPr>
              <w:t>‘1’)</w:t>
            </w:r>
          </w:p>
          <w:p w14:paraId="17E30EC3" w14:textId="77777777" w:rsidR="002072BF" w:rsidRPr="00A67778" w:rsidRDefault="002072BF" w:rsidP="002072BF">
            <w:pPr>
              <w:pStyle w:val="11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{</w:t>
            </w:r>
          </w:p>
          <w:p w14:paraId="7CBA084E" w14:textId="77777777" w:rsidR="002072BF" w:rsidRDefault="002072BF" w:rsidP="002072BF">
            <w:pPr>
              <w:pStyle w:val="11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  </w:t>
            </w:r>
            <w:r w:rsidRPr="00F101EA">
              <w:rPr>
                <w:color w:val="0000FF"/>
              </w:rPr>
              <w:t>/* clear interrupt */</w:t>
            </w:r>
          </w:p>
          <w:p w14:paraId="07DDA4C1" w14:textId="77777777" w:rsidR="002072BF" w:rsidRDefault="002072BF" w:rsidP="002072BF">
            <w:pPr>
              <w:pStyle w:val="11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  Sn_IR[SENDOK] = ‘1’;</w:t>
            </w:r>
          </w:p>
          <w:p w14:paraId="5D0642DF" w14:textId="77777777" w:rsidR="002072BF" w:rsidRPr="00646011" w:rsidRDefault="002072BF" w:rsidP="002072BF">
            <w:pPr>
              <w:pStyle w:val="11"/>
              <w:rPr>
                <w:color w:val="0000FF"/>
              </w:rPr>
            </w:pPr>
            <w:r>
              <w:rPr>
                <w:color w:val="000000" w:themeColor="text1"/>
              </w:rPr>
              <w:t xml:space="preserve">            </w:t>
            </w:r>
            <w:r w:rsidRPr="00646011">
              <w:rPr>
                <w:color w:val="0000FF"/>
              </w:rPr>
              <w:t xml:space="preserve">/* Sn_IMR, Sn_IR </w:t>
            </w:r>
            <w:r w:rsidRPr="00646011">
              <w:rPr>
                <w:rFonts w:hint="eastAsia"/>
                <w:color w:val="0000FF"/>
              </w:rPr>
              <w:t>참조</w:t>
            </w:r>
            <w:r w:rsidRPr="00646011">
              <w:rPr>
                <w:color w:val="0000FF"/>
              </w:rPr>
              <w:t xml:space="preserve"> */</w:t>
            </w:r>
          </w:p>
          <w:p w14:paraId="448EEB21" w14:textId="5C225CEE" w:rsidR="002072BF" w:rsidRPr="00866999" w:rsidRDefault="002072BF" w:rsidP="002072BF">
            <w:pPr>
              <w:pStyle w:val="11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}</w:t>
            </w:r>
          </w:p>
          <w:p w14:paraId="4FD6BA11" w14:textId="39DF1EEA" w:rsidR="00C17DA5" w:rsidRPr="00DF101A" w:rsidRDefault="002072BF" w:rsidP="002072BF">
            <w:pPr>
              <w:pStyle w:val="11"/>
            </w:pPr>
            <w:r>
              <w:t>}</w:t>
            </w:r>
          </w:p>
        </w:tc>
      </w:tr>
      <w:tr w:rsidR="00C17DA5" w:rsidRPr="007F654F" w14:paraId="12B611A6" w14:textId="77777777" w:rsidTr="00C17DA5">
        <w:tc>
          <w:tcPr>
            <w:tcW w:w="8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35B564BE" w14:textId="53897A36" w:rsidR="002072BF" w:rsidRDefault="002072BF" w:rsidP="002072BF">
            <w:pPr>
              <w:pStyle w:val="11"/>
            </w:pPr>
            <w:r>
              <w:rPr>
                <w:rFonts w:hint="eastAsia"/>
              </w:rPr>
              <w:t xml:space="preserve">Third method : </w:t>
            </w:r>
            <w:r w:rsidRPr="00712F4E">
              <w:rPr>
                <w:color w:val="0000FF"/>
              </w:rPr>
              <w:t xml:space="preserve">/* </w:t>
            </w:r>
            <w:r>
              <w:rPr>
                <w:color w:val="0000FF"/>
              </w:rPr>
              <w:t>from Disconnecting Process state</w:t>
            </w:r>
            <w:r w:rsidRPr="00712F4E">
              <w:rPr>
                <w:color w:val="0000FF"/>
              </w:rPr>
              <w:t xml:space="preserve"> </w:t>
            </w:r>
            <w:r w:rsidR="00866999">
              <w:rPr>
                <w:color w:val="0000FF"/>
              </w:rPr>
              <w:t xml:space="preserve">in TCP Server/ TCP Client </w:t>
            </w:r>
            <w:r w:rsidRPr="00712F4E">
              <w:rPr>
                <w:color w:val="0000FF"/>
              </w:rPr>
              <w:t>*/</w:t>
            </w:r>
          </w:p>
          <w:p w14:paraId="0AE69B7A" w14:textId="77777777" w:rsidR="002072BF" w:rsidRDefault="002072BF" w:rsidP="002072BF">
            <w:pPr>
              <w:pStyle w:val="11"/>
            </w:pPr>
            <w:r>
              <w:t>{</w:t>
            </w:r>
          </w:p>
          <w:p w14:paraId="4BE7519D" w14:textId="77777777" w:rsidR="002072BF" w:rsidRDefault="002072BF" w:rsidP="002072BF">
            <w:pPr>
              <w:pStyle w:val="11"/>
              <w:ind w:firstLineChars="400" w:firstLine="800"/>
            </w:pPr>
            <w:r>
              <w:t>while(Sn_IR[DIS</w:t>
            </w:r>
            <w:r>
              <w:rPr>
                <w:rFonts w:hint="eastAsia"/>
              </w:rPr>
              <w:t>CON</w:t>
            </w:r>
            <w:r>
              <w:t>] != ‘1’)</w:t>
            </w:r>
          </w:p>
          <w:p w14:paraId="0432DA04" w14:textId="77777777" w:rsidR="002072BF" w:rsidRDefault="002072BF" w:rsidP="002072BF">
            <w:pPr>
              <w:pStyle w:val="11"/>
            </w:pPr>
            <w:r>
              <w:t xml:space="preserve">        {</w:t>
            </w:r>
          </w:p>
          <w:p w14:paraId="2DE28719" w14:textId="77777777" w:rsidR="002072BF" w:rsidRDefault="002072BF" w:rsidP="002072BF">
            <w:pPr>
              <w:pStyle w:val="11"/>
              <w:ind w:firstLineChars="600" w:firstLine="1200"/>
              <w:rPr>
                <w:color w:val="0000FF"/>
              </w:rPr>
            </w:pPr>
            <w:r w:rsidRPr="00F40AF7">
              <w:rPr>
                <w:color w:val="0000FF"/>
              </w:rPr>
              <w:t xml:space="preserve">/* </w:t>
            </w:r>
            <w:r>
              <w:rPr>
                <w:color w:val="0000FF"/>
              </w:rPr>
              <w:t>check</w:t>
            </w:r>
            <w:r w:rsidRPr="00F40AF7">
              <w:rPr>
                <w:color w:val="0000FF"/>
              </w:rPr>
              <w:t xml:space="preserve"> </w:t>
            </w:r>
            <w:r>
              <w:rPr>
                <w:color w:val="0000FF"/>
              </w:rPr>
              <w:t xml:space="preserve">SOCKET status </w:t>
            </w:r>
            <w:r w:rsidRPr="00F40AF7">
              <w:rPr>
                <w:color w:val="0000FF"/>
              </w:rPr>
              <w:t>*/</w:t>
            </w:r>
          </w:p>
          <w:p w14:paraId="66659409" w14:textId="77777777" w:rsidR="002072BF" w:rsidRDefault="002072BF" w:rsidP="002072BF">
            <w:pPr>
              <w:pStyle w:val="11"/>
              <w:rPr>
                <w:color w:val="000000" w:themeColor="text1"/>
              </w:rPr>
            </w:pPr>
            <w:r>
              <w:rPr>
                <w:color w:val="0000FF"/>
              </w:rPr>
              <w:t xml:space="preserve">            </w:t>
            </w:r>
            <w:r>
              <w:rPr>
                <w:color w:val="000000" w:themeColor="text1"/>
              </w:rPr>
              <w:t>if</w:t>
            </w:r>
            <w:r w:rsidRPr="00386012">
              <w:rPr>
                <w:color w:val="000000" w:themeColor="text1"/>
              </w:rPr>
              <w:t>(</w:t>
            </w:r>
            <w:r>
              <w:rPr>
                <w:color w:val="000000" w:themeColor="text1"/>
              </w:rPr>
              <w:t>S</w:t>
            </w:r>
            <w:r>
              <w:rPr>
                <w:rFonts w:hint="eastAsia"/>
                <w:color w:val="000000" w:themeColor="text1"/>
              </w:rPr>
              <w:t>n_IR</w:t>
            </w:r>
            <w:r>
              <w:rPr>
                <w:color w:val="000000" w:themeColor="text1"/>
              </w:rPr>
              <w:t>[</w:t>
            </w:r>
            <w:r>
              <w:rPr>
                <w:rFonts w:hint="eastAsia"/>
                <w:color w:val="000000" w:themeColor="text1"/>
              </w:rPr>
              <w:t>TIMEOUT</w:t>
            </w:r>
            <w:r>
              <w:rPr>
                <w:color w:val="000000" w:themeColor="text1"/>
              </w:rPr>
              <w:t>] == ‘1’</w:t>
            </w:r>
            <w:r>
              <w:rPr>
                <w:rFonts w:hint="eastAsia"/>
                <w:color w:val="000000" w:themeColor="text1"/>
              </w:rPr>
              <w:t>)</w:t>
            </w:r>
            <w:r>
              <w:rPr>
                <w:color w:val="000000" w:themeColor="text1"/>
              </w:rPr>
              <w:t xml:space="preserve"> break; goto CLOSE;</w:t>
            </w:r>
          </w:p>
          <w:p w14:paraId="61ED01D2" w14:textId="77777777" w:rsidR="002072BF" w:rsidRDefault="002072BF" w:rsidP="002072BF">
            <w:pPr>
              <w:pStyle w:val="11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        }</w:t>
            </w:r>
          </w:p>
          <w:p w14:paraId="5C6BCC59" w14:textId="77777777" w:rsidR="002072BF" w:rsidRDefault="002072BF" w:rsidP="002072BF">
            <w:pPr>
              <w:pStyle w:val="11"/>
              <w:rPr>
                <w:color w:val="000000" w:themeColor="text1"/>
              </w:rPr>
            </w:pPr>
          </w:p>
          <w:p w14:paraId="2E8B6439" w14:textId="77777777" w:rsidR="002072BF" w:rsidRPr="00712F4E" w:rsidRDefault="002072BF" w:rsidP="002072BF">
            <w:pPr>
              <w:pStyle w:val="11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</w:t>
            </w:r>
            <w:r>
              <w:rPr>
                <w:rFonts w:hint="eastAsia"/>
                <w:color w:val="000000" w:themeColor="text1"/>
              </w:rPr>
              <w:t>if(Sn_IR[</w:t>
            </w:r>
            <w:r>
              <w:rPr>
                <w:color w:val="000000" w:themeColor="text1"/>
              </w:rPr>
              <w:t>DISCON</w:t>
            </w:r>
            <w:r>
              <w:rPr>
                <w:rFonts w:hint="eastAsia"/>
                <w:color w:val="000000" w:themeColor="text1"/>
              </w:rPr>
              <w:t xml:space="preserve">] == </w:t>
            </w:r>
            <w:r>
              <w:rPr>
                <w:color w:val="000000" w:themeColor="text1"/>
              </w:rPr>
              <w:t>‘1’) goto Disconnecting Process;</w:t>
            </w:r>
          </w:p>
          <w:p w14:paraId="2B1D00D7" w14:textId="2F8E9E53" w:rsidR="00C17DA5" w:rsidRDefault="002072BF" w:rsidP="002072BF">
            <w:pPr>
              <w:pStyle w:val="11"/>
            </w:pPr>
            <w:r>
              <w:t>}</w:t>
            </w:r>
          </w:p>
        </w:tc>
      </w:tr>
    </w:tbl>
    <w:p w14:paraId="7292247F" w14:textId="77777777" w:rsidR="00980990" w:rsidRPr="00F6231D" w:rsidRDefault="00980990" w:rsidP="00980990">
      <w:pPr>
        <w:pStyle w:val="11"/>
      </w:pPr>
    </w:p>
    <w:p w14:paraId="6B8F0BB4" w14:textId="77777777" w:rsidR="00980990" w:rsidRPr="00F6231D" w:rsidRDefault="00980990" w:rsidP="00980990">
      <w:pPr>
        <w:pStyle w:val="11"/>
      </w:pPr>
      <w:r>
        <w:rPr>
          <w:rFonts w:hint="eastAsia"/>
        </w:rPr>
        <w:sym w:font="Wingdings" w:char="F09F"/>
      </w:r>
      <w:r>
        <w:t xml:space="preserve"> CLOSE</w:t>
      </w:r>
    </w:p>
    <w:p w14:paraId="69C0E40F" w14:textId="2D540535" w:rsidR="00980990" w:rsidRDefault="00980990" w:rsidP="00980990">
      <w:pPr>
        <w:pStyle w:val="11"/>
      </w:pPr>
      <w:r>
        <w:rPr>
          <w:rFonts w:hint="eastAsia"/>
        </w:rPr>
        <w:t>TCP Mode SOCKET</w:t>
      </w:r>
      <w:r>
        <w:rPr>
          <w:rFonts w:hint="eastAsia"/>
        </w:rPr>
        <w:t>은</w:t>
      </w:r>
      <w:r>
        <w:rPr>
          <w:rFonts w:hint="eastAsia"/>
        </w:rPr>
        <w:t xml:space="preserve"> Disconnecting Process</w:t>
      </w:r>
      <w:r>
        <w:t>, Sn_IR[TIMEOUT], Sn_CR[CLOSE]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t>CLOSE</w:t>
      </w:r>
      <w:r w:rsidR="00866999"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27FA1467" w14:textId="77777777" w:rsidR="00980990" w:rsidRPr="000B65EE" w:rsidRDefault="00980990" w:rsidP="00980990">
      <w:pPr>
        <w:pStyle w:val="1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495"/>
      </w:tblGrid>
      <w:tr w:rsidR="00980990" w:rsidRPr="007F654F" w14:paraId="37065965" w14:textId="77777777" w:rsidTr="002A59EE">
        <w:tc>
          <w:tcPr>
            <w:tcW w:w="8495" w:type="dxa"/>
            <w:shd w:val="clear" w:color="auto" w:fill="F3F3F3"/>
          </w:tcPr>
          <w:p w14:paraId="42CC582A" w14:textId="4152E330" w:rsidR="00C17DA5" w:rsidRDefault="00C17DA5" w:rsidP="00C17DA5">
            <w:pPr>
              <w:pStyle w:val="11"/>
            </w:pPr>
            <w:r>
              <w:rPr>
                <w:rFonts w:hint="eastAsia"/>
              </w:rPr>
              <w:t>First method :</w:t>
            </w:r>
            <w:r w:rsidR="00866999">
              <w:t xml:space="preserve"> </w:t>
            </w:r>
            <w:r w:rsidR="00866999" w:rsidRPr="00866999">
              <w:rPr>
                <w:color w:val="0000FF"/>
              </w:rPr>
              <w:t>/* Closed by Disconnecting Process state */</w:t>
            </w:r>
          </w:p>
          <w:p w14:paraId="345F1694" w14:textId="77777777" w:rsidR="00C17DA5" w:rsidRDefault="00C17DA5" w:rsidP="00C17DA5">
            <w:pPr>
              <w:pStyle w:val="11"/>
            </w:pPr>
            <w:r w:rsidRPr="00DF101A">
              <w:t>{</w:t>
            </w:r>
          </w:p>
          <w:p w14:paraId="3EF20501" w14:textId="77777777" w:rsidR="00C17DA5" w:rsidRDefault="00C17DA5" w:rsidP="00C17DA5">
            <w:pPr>
              <w:pStyle w:val="11"/>
              <w:rPr>
                <w:color w:val="0000FF"/>
              </w:rPr>
            </w:pPr>
            <w:r>
              <w:t xml:space="preserve">        </w:t>
            </w:r>
            <w:r w:rsidRPr="00F40AF7">
              <w:rPr>
                <w:color w:val="0000FF"/>
              </w:rPr>
              <w:t xml:space="preserve">/* </w:t>
            </w:r>
            <w:r>
              <w:rPr>
                <w:color w:val="0000FF"/>
              </w:rPr>
              <w:t>check</w:t>
            </w:r>
            <w:r w:rsidRPr="00F40AF7">
              <w:rPr>
                <w:color w:val="0000FF"/>
              </w:rPr>
              <w:t xml:space="preserve"> </w:t>
            </w:r>
            <w:r>
              <w:rPr>
                <w:color w:val="0000FF"/>
              </w:rPr>
              <w:t xml:space="preserve">SOCKET status </w:t>
            </w:r>
            <w:r w:rsidRPr="00F40AF7">
              <w:rPr>
                <w:color w:val="0000FF"/>
              </w:rPr>
              <w:t>*/</w:t>
            </w:r>
          </w:p>
          <w:p w14:paraId="65B6DE03" w14:textId="77777777" w:rsidR="00C17DA5" w:rsidRDefault="00C17DA5" w:rsidP="00C17DA5">
            <w:pPr>
              <w:pStyle w:val="11"/>
              <w:rPr>
                <w:color w:val="000000" w:themeColor="text1"/>
              </w:rPr>
            </w:pPr>
            <w:r>
              <w:rPr>
                <w:color w:val="0000FF"/>
              </w:rPr>
              <w:t xml:space="preserve">        </w:t>
            </w:r>
            <w:r>
              <w:rPr>
                <w:color w:val="000000" w:themeColor="text1"/>
              </w:rPr>
              <w:t>while</w:t>
            </w:r>
            <w:r w:rsidRPr="00386012">
              <w:rPr>
                <w:color w:val="000000" w:themeColor="text1"/>
              </w:rPr>
              <w:t>(</w:t>
            </w:r>
            <w:r>
              <w:rPr>
                <w:color w:val="000000" w:themeColor="text1"/>
              </w:rPr>
              <w:t>S</w:t>
            </w:r>
            <w:r>
              <w:rPr>
                <w:rFonts w:hint="eastAsia"/>
                <w:color w:val="000000" w:themeColor="text1"/>
              </w:rPr>
              <w:t xml:space="preserve">n_SR == </w:t>
            </w:r>
            <w:r>
              <w:rPr>
                <w:color w:val="000000" w:themeColor="text1"/>
              </w:rPr>
              <w:t>SOCK_FIN_WAIT</w:t>
            </w:r>
            <w:r>
              <w:rPr>
                <w:rFonts w:hint="eastAsia"/>
                <w:color w:val="000000" w:themeColor="text1"/>
              </w:rPr>
              <w:t>)</w:t>
            </w:r>
            <w:r>
              <w:rPr>
                <w:color w:val="000000" w:themeColor="text1"/>
              </w:rPr>
              <w:t xml:space="preserve"> || (Sn_SR == SOCK_TIME_WAIT) || </w:t>
            </w:r>
          </w:p>
          <w:p w14:paraId="33701373" w14:textId="77777777" w:rsidR="00C17DA5" w:rsidRDefault="00C17DA5" w:rsidP="00C17DA5">
            <w:pPr>
              <w:pStyle w:val="11"/>
              <w:ind w:firstLineChars="650" w:firstLine="1300"/>
              <w:rPr>
                <w:color w:val="000000" w:themeColor="text1"/>
              </w:rPr>
            </w:pPr>
            <w:r w:rsidRPr="00386012">
              <w:rPr>
                <w:color w:val="000000" w:themeColor="text1"/>
              </w:rPr>
              <w:t>(</w:t>
            </w:r>
            <w:r>
              <w:rPr>
                <w:color w:val="000000" w:themeColor="text1"/>
              </w:rPr>
              <w:t>S</w:t>
            </w:r>
            <w:r>
              <w:rPr>
                <w:rFonts w:hint="eastAsia"/>
                <w:color w:val="000000" w:themeColor="text1"/>
              </w:rPr>
              <w:t xml:space="preserve">n_SR == </w:t>
            </w:r>
            <w:r>
              <w:rPr>
                <w:color w:val="000000" w:themeColor="text1"/>
              </w:rPr>
              <w:t>SOCK_LAST_ACK</w:t>
            </w:r>
            <w:r>
              <w:rPr>
                <w:rFonts w:hint="eastAsia"/>
                <w:color w:val="000000" w:themeColor="text1"/>
              </w:rPr>
              <w:t>)</w:t>
            </w:r>
          </w:p>
          <w:p w14:paraId="6DA6EE01" w14:textId="77777777" w:rsidR="00C17DA5" w:rsidRDefault="00C17DA5" w:rsidP="00C17DA5">
            <w:pPr>
              <w:pStyle w:val="11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{</w:t>
            </w:r>
          </w:p>
          <w:p w14:paraId="3805844A" w14:textId="1BB5C848" w:rsidR="00C17DA5" w:rsidRPr="00E2471F" w:rsidRDefault="00C17DA5" w:rsidP="00C17DA5">
            <w:pPr>
              <w:pStyle w:val="11"/>
              <w:rPr>
                <w:color w:val="0000FF"/>
              </w:rPr>
            </w:pPr>
            <w:r>
              <w:rPr>
                <w:color w:val="000000" w:themeColor="text1"/>
              </w:rPr>
              <w:t xml:space="preserve">            </w:t>
            </w:r>
            <w:r w:rsidRPr="00E2471F">
              <w:rPr>
                <w:color w:val="0000FF"/>
              </w:rPr>
              <w:t xml:space="preserve">/* check </w:t>
            </w:r>
            <w:r>
              <w:rPr>
                <w:color w:val="0000FF"/>
              </w:rPr>
              <w:t>interrupt</w:t>
            </w:r>
            <w:r w:rsidRPr="00E2471F">
              <w:rPr>
                <w:color w:val="0000FF"/>
              </w:rPr>
              <w:t xml:space="preserve"> */</w:t>
            </w:r>
          </w:p>
          <w:p w14:paraId="46B0E253" w14:textId="77777777" w:rsidR="00C17DA5" w:rsidRDefault="00C17DA5" w:rsidP="00C17DA5">
            <w:pPr>
              <w:pStyle w:val="11"/>
              <w:ind w:firstLineChars="600" w:firstLine="1200"/>
            </w:pPr>
            <w:r>
              <w:t>If(Sn_IR[SOCK_DISCON] == ‘1’) break;</w:t>
            </w:r>
          </w:p>
          <w:p w14:paraId="0AE76305" w14:textId="77777777" w:rsidR="00C17DA5" w:rsidRDefault="00C17DA5" w:rsidP="00C17DA5">
            <w:pPr>
              <w:pStyle w:val="11"/>
            </w:pPr>
            <w:r>
              <w:t xml:space="preserve">        }</w:t>
            </w:r>
          </w:p>
          <w:p w14:paraId="69CE7AA0" w14:textId="77777777" w:rsidR="00C17DA5" w:rsidRDefault="00C17DA5" w:rsidP="00C17DA5">
            <w:pPr>
              <w:pStyle w:val="11"/>
              <w:rPr>
                <w:color w:val="0000FF"/>
              </w:rPr>
            </w:pPr>
          </w:p>
          <w:p w14:paraId="314334BA" w14:textId="77777777" w:rsidR="00C17DA5" w:rsidRPr="00E2471F" w:rsidRDefault="00C17DA5" w:rsidP="00C17DA5">
            <w:pPr>
              <w:pStyle w:val="11"/>
              <w:ind w:firstLineChars="400" w:firstLine="800"/>
              <w:rPr>
                <w:color w:val="0000FF"/>
              </w:rPr>
            </w:pPr>
            <w:r w:rsidRPr="00E2471F">
              <w:rPr>
                <w:color w:val="0000FF"/>
              </w:rPr>
              <w:t>/* check SOCKET status */</w:t>
            </w:r>
          </w:p>
          <w:p w14:paraId="7A4A8CEC" w14:textId="77777777" w:rsidR="00C17DA5" w:rsidRPr="00BB634F" w:rsidRDefault="00C17DA5" w:rsidP="00C17DA5">
            <w:pPr>
              <w:pStyle w:val="11"/>
              <w:ind w:firstLineChars="400" w:firstLine="800"/>
            </w:pPr>
            <w:r>
              <w:t>if(Sn_SR == SOCK_CLOSED) SOCKET CLOSED;</w:t>
            </w:r>
          </w:p>
          <w:p w14:paraId="59E811F9" w14:textId="190D3345" w:rsidR="00980990" w:rsidRPr="007F654F" w:rsidRDefault="00C17DA5" w:rsidP="00C17DA5">
            <w:pPr>
              <w:pStyle w:val="11"/>
              <w:rPr>
                <w:rFonts w:eastAsiaTheme="minorHAnsi" w:cs="Arial"/>
                <w:color w:val="000000"/>
              </w:rPr>
            </w:pPr>
            <w:r>
              <w:t>}</w:t>
            </w:r>
          </w:p>
        </w:tc>
      </w:tr>
      <w:tr w:rsidR="00980990" w:rsidRPr="007F654F" w14:paraId="790B1110" w14:textId="77777777" w:rsidTr="002A59EE">
        <w:tc>
          <w:tcPr>
            <w:tcW w:w="8495" w:type="dxa"/>
            <w:shd w:val="clear" w:color="auto" w:fill="F3F3F3"/>
          </w:tcPr>
          <w:p w14:paraId="39E0F356" w14:textId="0170D500" w:rsidR="00C17DA5" w:rsidRDefault="00C17DA5" w:rsidP="00C17DA5">
            <w:pPr>
              <w:pStyle w:val="11"/>
            </w:pPr>
            <w:r>
              <w:rPr>
                <w:rFonts w:hint="eastAsia"/>
              </w:rPr>
              <w:t>Second method :</w:t>
            </w:r>
            <w:r>
              <w:t xml:space="preserve"> </w:t>
            </w:r>
            <w:r w:rsidR="00866999" w:rsidRPr="00866999">
              <w:rPr>
                <w:color w:val="0000FF"/>
              </w:rPr>
              <w:t>/* Closed by Sn_IR[TIMEOUT] */</w:t>
            </w:r>
          </w:p>
          <w:p w14:paraId="05E3F480" w14:textId="77777777" w:rsidR="00C17DA5" w:rsidRDefault="00C17DA5" w:rsidP="00C17DA5">
            <w:pPr>
              <w:pStyle w:val="11"/>
            </w:pPr>
            <w:r>
              <w:rPr>
                <w:rFonts w:hint="eastAsia"/>
              </w:rPr>
              <w:t>{</w:t>
            </w:r>
          </w:p>
          <w:p w14:paraId="15278634" w14:textId="77777777" w:rsidR="00C17DA5" w:rsidRDefault="00C17DA5" w:rsidP="00C17DA5">
            <w:pPr>
              <w:pStyle w:val="11"/>
            </w:pPr>
            <w:r>
              <w:t xml:space="preserve">        </w:t>
            </w:r>
            <w:r w:rsidRPr="00CA3C23">
              <w:rPr>
                <w:color w:val="0000FF"/>
              </w:rPr>
              <w:t>/* check TIMEOUT interrupt */</w:t>
            </w:r>
          </w:p>
          <w:p w14:paraId="2854391B" w14:textId="77777777" w:rsidR="00C17DA5" w:rsidRDefault="00C17DA5" w:rsidP="00C17DA5">
            <w:pPr>
              <w:pStyle w:val="11"/>
            </w:pPr>
            <w:r>
              <w:t xml:space="preserve">        if(Sn_IR[TIMEOUT] == ‘1’)</w:t>
            </w:r>
          </w:p>
          <w:p w14:paraId="421F8DD6" w14:textId="77777777" w:rsidR="00C17DA5" w:rsidRDefault="00C17DA5" w:rsidP="00C17DA5">
            <w:pPr>
              <w:pStyle w:val="11"/>
            </w:pPr>
            <w:r>
              <w:t xml:space="preserve">        {</w:t>
            </w:r>
          </w:p>
          <w:p w14:paraId="4F911A17" w14:textId="77777777" w:rsidR="00C17DA5" w:rsidRDefault="00C17DA5" w:rsidP="00C17DA5">
            <w:pPr>
              <w:pStyle w:val="11"/>
            </w:pPr>
            <w:r>
              <w:t xml:space="preserve">            </w:t>
            </w:r>
            <w:r w:rsidRPr="00646011">
              <w:rPr>
                <w:color w:val="0000FF"/>
              </w:rPr>
              <w:t>/* clear interrupt */</w:t>
            </w:r>
          </w:p>
          <w:p w14:paraId="0CA2CBE9" w14:textId="77777777" w:rsidR="00C17DA5" w:rsidRDefault="00C17DA5" w:rsidP="00C17DA5">
            <w:pPr>
              <w:pStyle w:val="11"/>
            </w:pPr>
            <w:r>
              <w:t xml:space="preserve">            Sn_IR[TIMEOUT] = ‘1’;</w:t>
            </w:r>
          </w:p>
          <w:p w14:paraId="5C755E2B" w14:textId="77777777" w:rsidR="00C17DA5" w:rsidRPr="00646011" w:rsidRDefault="00C17DA5" w:rsidP="00C17DA5">
            <w:pPr>
              <w:pStyle w:val="11"/>
              <w:rPr>
                <w:color w:val="0000FF"/>
              </w:rPr>
            </w:pPr>
            <w:r w:rsidRPr="00646011">
              <w:rPr>
                <w:rFonts w:hint="eastAsia"/>
                <w:color w:val="0000FF"/>
              </w:rPr>
              <w:t xml:space="preserve">            /</w:t>
            </w:r>
            <w:r w:rsidRPr="00646011">
              <w:rPr>
                <w:color w:val="0000FF"/>
              </w:rPr>
              <w:t xml:space="preserve">* Sn_IMR, Sn_IR </w:t>
            </w:r>
            <w:r w:rsidRPr="00646011">
              <w:rPr>
                <w:rFonts w:hint="eastAsia"/>
                <w:color w:val="0000FF"/>
              </w:rPr>
              <w:t>참조</w:t>
            </w:r>
            <w:r w:rsidRPr="00646011">
              <w:rPr>
                <w:rFonts w:hint="eastAsia"/>
                <w:color w:val="0000FF"/>
              </w:rPr>
              <w:t xml:space="preserve"> </w:t>
            </w:r>
            <w:r w:rsidRPr="00646011">
              <w:rPr>
                <w:color w:val="0000FF"/>
              </w:rPr>
              <w:t>*</w:t>
            </w:r>
            <w:r w:rsidRPr="00646011">
              <w:rPr>
                <w:rFonts w:hint="eastAsia"/>
                <w:color w:val="0000FF"/>
              </w:rPr>
              <w:t>/</w:t>
            </w:r>
          </w:p>
          <w:p w14:paraId="1DAA7E20" w14:textId="77777777" w:rsidR="00C17DA5" w:rsidRDefault="00C17DA5" w:rsidP="00C17DA5">
            <w:pPr>
              <w:pStyle w:val="11"/>
            </w:pPr>
          </w:p>
          <w:p w14:paraId="30B557AF" w14:textId="77777777" w:rsidR="00C17DA5" w:rsidRPr="00E2471F" w:rsidRDefault="00C17DA5" w:rsidP="00C17DA5">
            <w:pPr>
              <w:pStyle w:val="11"/>
              <w:rPr>
                <w:color w:val="0000FF"/>
              </w:rPr>
            </w:pPr>
            <w:r>
              <w:t xml:space="preserve">            </w:t>
            </w:r>
            <w:r w:rsidRPr="00E2471F">
              <w:rPr>
                <w:color w:val="0000FF"/>
              </w:rPr>
              <w:t>/* check SOCKET status */</w:t>
            </w:r>
          </w:p>
          <w:p w14:paraId="37F1A80C" w14:textId="77777777" w:rsidR="00C17DA5" w:rsidRDefault="00C17DA5" w:rsidP="00C17DA5">
            <w:pPr>
              <w:pStyle w:val="11"/>
            </w:pPr>
            <w:r>
              <w:t xml:space="preserve">            if(Sn_SR == SOCK_CLOSED) SOCKET CLOSED;</w:t>
            </w:r>
          </w:p>
          <w:p w14:paraId="4CC8952C" w14:textId="77777777" w:rsidR="00C17DA5" w:rsidRDefault="00C17DA5" w:rsidP="00C17DA5">
            <w:pPr>
              <w:pStyle w:val="11"/>
            </w:pPr>
            <w:r>
              <w:t xml:space="preserve">        }</w:t>
            </w:r>
          </w:p>
          <w:p w14:paraId="18E735E3" w14:textId="460F9765" w:rsidR="00980990" w:rsidRPr="00DF101A" w:rsidRDefault="00C17DA5" w:rsidP="00C17DA5">
            <w:pPr>
              <w:pStyle w:val="11"/>
            </w:pPr>
            <w:r>
              <w:t>}</w:t>
            </w:r>
          </w:p>
        </w:tc>
      </w:tr>
      <w:tr w:rsidR="00980990" w:rsidRPr="007F654F" w14:paraId="65219553" w14:textId="77777777" w:rsidTr="002A59EE">
        <w:tc>
          <w:tcPr>
            <w:tcW w:w="8495" w:type="dxa"/>
            <w:shd w:val="clear" w:color="auto" w:fill="F3F3F3"/>
          </w:tcPr>
          <w:p w14:paraId="389A9D95" w14:textId="4509394D" w:rsidR="00980990" w:rsidRDefault="00980990" w:rsidP="002A59EE">
            <w:pPr>
              <w:pStyle w:val="11"/>
            </w:pPr>
            <w:r>
              <w:rPr>
                <w:rFonts w:hint="eastAsia"/>
              </w:rPr>
              <w:t>Third method :</w:t>
            </w:r>
            <w:r w:rsidR="00866999">
              <w:t xml:space="preserve"> </w:t>
            </w:r>
            <w:r w:rsidR="00866999" w:rsidRPr="00866999">
              <w:rPr>
                <w:color w:val="0000FF"/>
              </w:rPr>
              <w:t>/* Closed by Sn_CR[CLOSE] */</w:t>
            </w:r>
          </w:p>
          <w:p w14:paraId="1E9C1FE4" w14:textId="77777777" w:rsidR="00980990" w:rsidRDefault="00980990" w:rsidP="002A59EE">
            <w:pPr>
              <w:pStyle w:val="11"/>
            </w:pPr>
            <w:r>
              <w:t>{</w:t>
            </w:r>
          </w:p>
          <w:p w14:paraId="66804199" w14:textId="77777777" w:rsidR="00980990" w:rsidRDefault="00980990" w:rsidP="002A59EE">
            <w:pPr>
              <w:pStyle w:val="11"/>
            </w:pPr>
            <w:r>
              <w:t xml:space="preserve">        </w:t>
            </w:r>
            <w:r w:rsidRPr="00CA3C23">
              <w:rPr>
                <w:color w:val="0000FF"/>
              </w:rPr>
              <w:t>/* set CLOSE command */</w:t>
            </w:r>
          </w:p>
          <w:p w14:paraId="61616744" w14:textId="77777777" w:rsidR="00980990" w:rsidRDefault="00980990" w:rsidP="002A59EE">
            <w:pPr>
              <w:pStyle w:val="11"/>
            </w:pPr>
            <w:r>
              <w:t xml:space="preserve">        Sn_CR = CLOSE;</w:t>
            </w:r>
          </w:p>
          <w:p w14:paraId="70C38FFD" w14:textId="77777777" w:rsidR="00980990" w:rsidRDefault="00980990" w:rsidP="002A59EE">
            <w:pPr>
              <w:pStyle w:val="11"/>
            </w:pPr>
          </w:p>
          <w:p w14:paraId="1977D985" w14:textId="77777777" w:rsidR="00980990" w:rsidRPr="00E2471F" w:rsidRDefault="00980990" w:rsidP="002A59EE">
            <w:pPr>
              <w:pStyle w:val="11"/>
              <w:rPr>
                <w:color w:val="0000FF"/>
              </w:rPr>
            </w:pPr>
            <w:r>
              <w:rPr>
                <w:rFonts w:hint="eastAsia"/>
              </w:rPr>
              <w:t xml:space="preserve">        </w:t>
            </w:r>
            <w:r w:rsidRPr="00E2471F">
              <w:rPr>
                <w:rFonts w:hint="eastAsia"/>
                <w:color w:val="0000FF"/>
              </w:rPr>
              <w:t>/</w:t>
            </w:r>
            <w:r w:rsidRPr="00E2471F">
              <w:rPr>
                <w:color w:val="0000FF"/>
              </w:rPr>
              <w:t>* check SOCKET status *</w:t>
            </w:r>
            <w:r w:rsidRPr="00E2471F">
              <w:rPr>
                <w:rFonts w:hint="eastAsia"/>
                <w:color w:val="0000FF"/>
              </w:rPr>
              <w:t>/</w:t>
            </w:r>
          </w:p>
          <w:p w14:paraId="25E0797E" w14:textId="77777777" w:rsidR="00980990" w:rsidRDefault="00980990" w:rsidP="002A59EE">
            <w:pPr>
              <w:pStyle w:val="11"/>
              <w:ind w:firstLineChars="400" w:firstLine="800"/>
            </w:pPr>
            <w:r>
              <w:t>if(Sn_SR == SOCK_CLOSED) SOCKET CLOSED;</w:t>
            </w:r>
          </w:p>
          <w:p w14:paraId="2FA196C3" w14:textId="77777777" w:rsidR="00980990" w:rsidRPr="00DF101A" w:rsidRDefault="00980990" w:rsidP="002A59EE">
            <w:pPr>
              <w:pStyle w:val="11"/>
            </w:pPr>
            <w:r>
              <w:t>}</w:t>
            </w:r>
          </w:p>
        </w:tc>
      </w:tr>
    </w:tbl>
    <w:p w14:paraId="546A6CDD" w14:textId="77777777" w:rsidR="00980990" w:rsidRPr="00F6231D" w:rsidRDefault="00980990" w:rsidP="00980990">
      <w:pPr>
        <w:pStyle w:val="11"/>
      </w:pPr>
    </w:p>
    <w:p w14:paraId="5BFB0443" w14:textId="77777777" w:rsidR="00C4451C" w:rsidRPr="001605E7" w:rsidRDefault="00C4451C" w:rsidP="00155A42">
      <w:pPr>
        <w:pStyle w:val="11"/>
        <w:rPr>
          <w:rFonts w:eastAsiaTheme="minorHAnsi"/>
        </w:rPr>
      </w:pPr>
    </w:p>
    <w:p w14:paraId="47DF67D7" w14:textId="15D100CA" w:rsidR="00C4451C" w:rsidRPr="008C14F1" w:rsidRDefault="00C4451C" w:rsidP="00E54C87">
      <w:pPr>
        <w:pStyle w:val="31"/>
      </w:pPr>
      <w:bookmarkStart w:id="527" w:name="_Toc483830089"/>
      <w:r w:rsidRPr="008C14F1">
        <w:t>TCP Client</w:t>
      </w:r>
      <w:bookmarkEnd w:id="527"/>
    </w:p>
    <w:p w14:paraId="609F735A" w14:textId="521AB9CA" w:rsidR="00C4451C" w:rsidRDefault="00980371" w:rsidP="00155A42">
      <w:pPr>
        <w:pStyle w:val="11"/>
        <w:rPr>
          <w:rFonts w:eastAsiaTheme="minorHAnsi"/>
        </w:rPr>
      </w:pPr>
      <w:r>
        <w:rPr>
          <w:rFonts w:eastAsiaTheme="minorHAnsi"/>
        </w:rPr>
        <w:fldChar w:fldCharType="begin"/>
      </w:r>
      <w:r>
        <w:rPr>
          <w:rFonts w:eastAsiaTheme="minorHAnsi"/>
        </w:rPr>
        <w:instrText xml:space="preserve"> REF _Ref492394551 \h </w:instrText>
      </w:r>
      <w:r>
        <w:rPr>
          <w:rFonts w:eastAsiaTheme="minorHAnsi"/>
        </w:rPr>
      </w:r>
      <w:r>
        <w:rPr>
          <w:rFonts w:eastAsiaTheme="minorHAnsi"/>
        </w:rPr>
        <w:fldChar w:fldCharType="separate"/>
      </w:r>
      <w:r w:rsidRPr="001605E7">
        <w:rPr>
          <w:rFonts w:eastAsiaTheme="minorHAnsi"/>
        </w:rPr>
        <w:t xml:space="preserve">Figure </w:t>
      </w:r>
      <w:r>
        <w:rPr>
          <w:rFonts w:eastAsiaTheme="minorHAnsi"/>
          <w:noProof/>
        </w:rPr>
        <w:t>6</w:t>
      </w:r>
      <w:r>
        <w:rPr>
          <w:rFonts w:eastAsiaTheme="minorHAnsi"/>
        </w:rPr>
        <w:fldChar w:fldCharType="end"/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는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TCP Mode SOCKET</w:t>
      </w:r>
      <w:r>
        <w:rPr>
          <w:rFonts w:eastAsiaTheme="minorHAnsi" w:hint="eastAsia"/>
        </w:rPr>
        <w:t>이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TCP Client</w:t>
      </w:r>
      <w:r>
        <w:rPr>
          <w:rFonts w:eastAsiaTheme="minorHAnsi" w:hint="eastAsia"/>
        </w:rPr>
        <w:t>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동작할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때의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흐름을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나타낸다</w:t>
      </w:r>
      <w:r>
        <w:rPr>
          <w:rFonts w:eastAsiaTheme="minorHAnsi" w:hint="eastAsia"/>
        </w:rPr>
        <w:t>.</w:t>
      </w:r>
    </w:p>
    <w:p w14:paraId="0ABCA7BF" w14:textId="77777777" w:rsidR="00980371" w:rsidRPr="001605E7" w:rsidRDefault="00980371" w:rsidP="00155A42">
      <w:pPr>
        <w:pStyle w:val="11"/>
        <w:rPr>
          <w:rFonts w:eastAsiaTheme="minorHAnsi"/>
        </w:rPr>
      </w:pPr>
    </w:p>
    <w:p w14:paraId="60193223" w14:textId="77777777" w:rsidR="00C4451C" w:rsidRPr="001605E7" w:rsidRDefault="00C4451C" w:rsidP="00C17DA5">
      <w:pPr>
        <w:pStyle w:val="11"/>
        <w:jc w:val="center"/>
        <w:rPr>
          <w:rFonts w:eastAsiaTheme="minorHAnsi"/>
        </w:rPr>
      </w:pPr>
      <w:r w:rsidRPr="001605E7">
        <w:rPr>
          <w:rFonts w:eastAsiaTheme="minorHAnsi"/>
          <w:noProof/>
        </w:rPr>
        <w:drawing>
          <wp:inline distT="0" distB="0" distL="0" distR="0" wp14:anchorId="101698C9" wp14:editId="20E85EA5">
            <wp:extent cx="5257191" cy="4400550"/>
            <wp:effectExtent l="0" t="0" r="635" b="0"/>
            <wp:docPr id="40" name="그림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61" descr="TCP Client Flow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23" cy="4404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55EE1" w14:textId="71807FE5" w:rsidR="00C4451C" w:rsidRPr="001605E7" w:rsidRDefault="00C4451C" w:rsidP="00C4451C">
      <w:pPr>
        <w:pStyle w:val="a8"/>
        <w:rPr>
          <w:rFonts w:eastAsiaTheme="minorHAnsi"/>
        </w:rPr>
      </w:pPr>
      <w:bookmarkStart w:id="528" w:name="_Ref492394551"/>
      <w:bookmarkStart w:id="529" w:name="_Toc483830145"/>
      <w:bookmarkStart w:id="530" w:name="_Ref492019629"/>
      <w:r w:rsidRPr="001605E7">
        <w:rPr>
          <w:rFonts w:eastAsiaTheme="minorHAnsi"/>
        </w:rPr>
        <w:t xml:space="preserve">Figure </w:t>
      </w:r>
      <w:r w:rsidR="00756EBE" w:rsidRPr="001605E7">
        <w:rPr>
          <w:rFonts w:eastAsiaTheme="minorHAnsi"/>
        </w:rPr>
        <w:fldChar w:fldCharType="begin"/>
      </w:r>
      <w:r w:rsidR="00756EBE" w:rsidRPr="001605E7">
        <w:rPr>
          <w:rFonts w:eastAsiaTheme="minorHAnsi"/>
        </w:rPr>
        <w:instrText xml:space="preserve"> SEQ Figure \* ARABIC </w:instrText>
      </w:r>
      <w:r w:rsidR="00756EBE" w:rsidRPr="001605E7">
        <w:rPr>
          <w:rFonts w:eastAsiaTheme="minorHAnsi"/>
        </w:rPr>
        <w:fldChar w:fldCharType="separate"/>
      </w:r>
      <w:r w:rsidR="008B75BF">
        <w:rPr>
          <w:rFonts w:eastAsiaTheme="minorHAnsi"/>
          <w:noProof/>
        </w:rPr>
        <w:t>6</w:t>
      </w:r>
      <w:r w:rsidR="00756EBE" w:rsidRPr="001605E7">
        <w:rPr>
          <w:rFonts w:eastAsiaTheme="minorHAnsi"/>
          <w:noProof/>
        </w:rPr>
        <w:fldChar w:fldCharType="end"/>
      </w:r>
      <w:bookmarkEnd w:id="528"/>
      <w:r w:rsidRPr="001605E7">
        <w:rPr>
          <w:rFonts w:eastAsiaTheme="minorHAnsi"/>
        </w:rPr>
        <w:t xml:space="preserve"> . TCP Client Operation Flow</w:t>
      </w:r>
      <w:bookmarkEnd w:id="529"/>
      <w:bookmarkEnd w:id="530"/>
    </w:p>
    <w:p w14:paraId="0035A260" w14:textId="77777777" w:rsidR="00FC4D57" w:rsidRPr="001605E7" w:rsidRDefault="00FC4D57" w:rsidP="00155A42">
      <w:pPr>
        <w:pStyle w:val="11"/>
        <w:rPr>
          <w:rFonts w:eastAsiaTheme="minorHAnsi"/>
        </w:rPr>
      </w:pPr>
    </w:p>
    <w:p w14:paraId="24A2FF0A" w14:textId="1D36399D" w:rsidR="00407F48" w:rsidRPr="001605E7" w:rsidRDefault="00407F48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sym w:font="Wingdings" w:char="F09F"/>
      </w:r>
      <w:r w:rsidRPr="001605E7">
        <w:rPr>
          <w:rFonts w:eastAsiaTheme="minorHAnsi"/>
        </w:rPr>
        <w:t xml:space="preserve"> </w:t>
      </w:r>
      <w:r w:rsidR="009D2DDF">
        <w:rPr>
          <w:rFonts w:eastAsiaTheme="minorHAnsi"/>
        </w:rPr>
        <w:t>CONNECT</w:t>
      </w:r>
    </w:p>
    <w:p w14:paraId="3CE8778A" w14:textId="77777777" w:rsidR="009D2DDF" w:rsidRDefault="009D2DDF" w:rsidP="009D2DDF">
      <w:pPr>
        <w:pStyle w:val="11"/>
      </w:pPr>
      <w:r>
        <w:rPr>
          <w:rFonts w:hint="eastAsia"/>
        </w:rPr>
        <w:t>TCP Mode SOCKET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>Sn_CR[CON</w:t>
      </w:r>
      <w:r>
        <w:rPr>
          <w:rFonts w:hint="eastAsia"/>
        </w:rPr>
        <w:t>NECT</w:t>
      </w:r>
      <w:r>
        <w:t>]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상대방에게</w:t>
      </w:r>
      <w:r>
        <w:rPr>
          <w:rFonts w:hint="eastAsia"/>
        </w:rPr>
        <w:t xml:space="preserve"> </w:t>
      </w:r>
      <w:r>
        <w:t>SYN Packet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전송하고</w:t>
      </w:r>
      <w:r>
        <w:rPr>
          <w:rFonts w:hint="eastAsia"/>
        </w:rPr>
        <w:t xml:space="preserve"> </w:t>
      </w:r>
      <w:r>
        <w:t>‘TCP CLIENT’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동작한다</w:t>
      </w:r>
      <w:r>
        <w:rPr>
          <w:rFonts w:hint="eastAsia"/>
        </w:rPr>
        <w:t>.</w:t>
      </w:r>
    </w:p>
    <w:p w14:paraId="3D3EB436" w14:textId="77777777" w:rsidR="009D2DDF" w:rsidRDefault="009D2DDF" w:rsidP="009D2DDF">
      <w:pPr>
        <w:pStyle w:val="1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/>
        <w:tblLook w:val="04A0" w:firstRow="1" w:lastRow="0" w:firstColumn="1" w:lastColumn="0" w:noHBand="0" w:noVBand="1"/>
      </w:tblPr>
      <w:tblGrid>
        <w:gridCol w:w="8495"/>
      </w:tblGrid>
      <w:tr w:rsidR="009D2DDF" w:rsidRPr="007F654F" w14:paraId="266A0400" w14:textId="77777777" w:rsidTr="009D2DDF">
        <w:tc>
          <w:tcPr>
            <w:tcW w:w="8495" w:type="dxa"/>
            <w:shd w:val="clear" w:color="auto" w:fill="F2F2F2"/>
          </w:tcPr>
          <w:p w14:paraId="722A7A03" w14:textId="77777777" w:rsidR="00C17DA5" w:rsidRPr="00F6231D" w:rsidRDefault="00C17DA5" w:rsidP="00C17DA5">
            <w:pPr>
              <w:pStyle w:val="11"/>
            </w:pPr>
            <w:r w:rsidRPr="00F6231D">
              <w:rPr>
                <w:rFonts w:hint="eastAsia"/>
              </w:rPr>
              <w:t>{</w:t>
            </w:r>
          </w:p>
          <w:p w14:paraId="6297BE19" w14:textId="77777777" w:rsidR="00C17DA5" w:rsidRDefault="00C17DA5" w:rsidP="00C17DA5">
            <w:pPr>
              <w:pStyle w:val="11"/>
              <w:ind w:firstLineChars="400" w:firstLine="800"/>
            </w:pPr>
            <w:r w:rsidRPr="00D24EEE">
              <w:rPr>
                <w:color w:val="0000FF"/>
              </w:rPr>
              <w:t xml:space="preserve">/* </w:t>
            </w:r>
            <w:r w:rsidRPr="00D24EEE">
              <w:rPr>
                <w:rFonts w:hint="eastAsia"/>
                <w:color w:val="0000FF"/>
              </w:rPr>
              <w:t>se</w:t>
            </w:r>
            <w:r>
              <w:rPr>
                <w:rFonts w:hint="eastAsia"/>
                <w:color w:val="0000FF"/>
              </w:rPr>
              <w:t>t destination IP a</w:t>
            </w:r>
            <w:r w:rsidRPr="00D24EEE">
              <w:rPr>
                <w:rFonts w:hint="eastAsia"/>
                <w:color w:val="0000FF"/>
              </w:rPr>
              <w:t>ddress</w:t>
            </w:r>
            <w:r w:rsidRPr="00D24EEE">
              <w:rPr>
                <w:color w:val="0000FF"/>
              </w:rPr>
              <w:t>, 192.168.0.11 */</w:t>
            </w:r>
          </w:p>
          <w:p w14:paraId="7264AC68" w14:textId="77777777" w:rsidR="00C17DA5" w:rsidRDefault="00C17DA5" w:rsidP="00C17DA5">
            <w:pPr>
              <w:pStyle w:val="11"/>
            </w:pPr>
            <w:r w:rsidRPr="00F6231D">
              <w:tab/>
              <w:t>Sn_DIPR</w:t>
            </w:r>
            <w:r>
              <w:t>0</w:t>
            </w:r>
            <w:r w:rsidRPr="00F6231D">
              <w:t xml:space="preserve"> = </w:t>
            </w:r>
            <w:r>
              <w:t>0xC0;</w:t>
            </w:r>
          </w:p>
          <w:p w14:paraId="1B36FE21" w14:textId="77777777" w:rsidR="00C17DA5" w:rsidRDefault="00C17DA5" w:rsidP="00C17DA5">
            <w:pPr>
              <w:pStyle w:val="11"/>
            </w:pPr>
            <w:r>
              <w:t xml:space="preserve">        Sn_DIPR1 = 0xA8;</w:t>
            </w:r>
          </w:p>
          <w:p w14:paraId="27C004A4" w14:textId="77777777" w:rsidR="00C17DA5" w:rsidRDefault="00C17DA5" w:rsidP="00C17DA5">
            <w:pPr>
              <w:pStyle w:val="11"/>
            </w:pPr>
            <w:r>
              <w:t xml:space="preserve">        Sn_DIPR2 = 0x00;</w:t>
            </w:r>
          </w:p>
          <w:p w14:paraId="0C7EDA74" w14:textId="77777777" w:rsidR="00C17DA5" w:rsidRDefault="00C17DA5" w:rsidP="00C17DA5">
            <w:pPr>
              <w:pStyle w:val="11"/>
            </w:pPr>
            <w:r>
              <w:t xml:space="preserve">        Sn_DIPR3 = 0x0B;</w:t>
            </w:r>
          </w:p>
          <w:p w14:paraId="798F4391" w14:textId="77777777" w:rsidR="00C17DA5" w:rsidRDefault="00C17DA5" w:rsidP="00C17DA5">
            <w:pPr>
              <w:pStyle w:val="11"/>
            </w:pPr>
          </w:p>
          <w:p w14:paraId="0820110F" w14:textId="77777777" w:rsidR="00C17DA5" w:rsidRPr="00F6231D" w:rsidRDefault="00C17DA5" w:rsidP="00C17DA5">
            <w:pPr>
              <w:pStyle w:val="11"/>
            </w:pPr>
            <w:r>
              <w:rPr>
                <w:rFonts w:hint="eastAsia"/>
              </w:rPr>
              <w:t xml:space="preserve">        </w:t>
            </w:r>
            <w:r w:rsidRPr="00D24EEE">
              <w:rPr>
                <w:rFonts w:hint="eastAsia"/>
                <w:color w:val="0000FF"/>
              </w:rPr>
              <w:t>/</w:t>
            </w:r>
            <w:r w:rsidRPr="00D24EEE">
              <w:rPr>
                <w:color w:val="0000FF"/>
              </w:rPr>
              <w:t xml:space="preserve">* </w:t>
            </w:r>
            <w:r>
              <w:rPr>
                <w:color w:val="0000FF"/>
              </w:rPr>
              <w:t>set destination PORT number,</w:t>
            </w:r>
            <w:r w:rsidRPr="00D24EEE">
              <w:rPr>
                <w:color w:val="0000FF"/>
              </w:rPr>
              <w:t xml:space="preserve"> 5000(0x1388) *</w:t>
            </w:r>
            <w:r w:rsidRPr="00D24EEE">
              <w:rPr>
                <w:rFonts w:hint="eastAsia"/>
                <w:color w:val="0000FF"/>
              </w:rPr>
              <w:t>/</w:t>
            </w:r>
          </w:p>
          <w:p w14:paraId="513B17D5" w14:textId="77777777" w:rsidR="00C17DA5" w:rsidRDefault="00C17DA5" w:rsidP="00C17DA5">
            <w:pPr>
              <w:pStyle w:val="11"/>
            </w:pPr>
            <w:r w:rsidRPr="00F6231D">
              <w:tab/>
              <w:t>Sn_DPORTR</w:t>
            </w:r>
            <w:r>
              <w:t>0</w:t>
            </w:r>
            <w:r w:rsidRPr="00F6231D">
              <w:t xml:space="preserve"> = </w:t>
            </w:r>
            <w:r>
              <w:t>0x13;</w:t>
            </w:r>
          </w:p>
          <w:p w14:paraId="630E26BC" w14:textId="77777777" w:rsidR="00C17DA5" w:rsidRDefault="00C17DA5" w:rsidP="00C17DA5">
            <w:pPr>
              <w:pStyle w:val="11"/>
            </w:pPr>
            <w:r>
              <w:t xml:space="preserve">        Sn_DPORTR1 = 0x88;</w:t>
            </w:r>
          </w:p>
          <w:p w14:paraId="30F0EAC4" w14:textId="77777777" w:rsidR="00C17DA5" w:rsidRDefault="00C17DA5" w:rsidP="00C17DA5">
            <w:pPr>
              <w:pStyle w:val="11"/>
            </w:pPr>
          </w:p>
          <w:p w14:paraId="256B2D55" w14:textId="77777777" w:rsidR="00C17DA5" w:rsidRPr="00F6231D" w:rsidRDefault="00C17DA5" w:rsidP="00C17DA5">
            <w:pPr>
              <w:pStyle w:val="11"/>
            </w:pPr>
            <w:r>
              <w:rPr>
                <w:rFonts w:hint="eastAsia"/>
              </w:rPr>
              <w:t xml:space="preserve">        </w:t>
            </w:r>
            <w:r w:rsidRPr="00D24EEE">
              <w:rPr>
                <w:rFonts w:hint="eastAsia"/>
                <w:color w:val="0000FF"/>
              </w:rPr>
              <w:t>/</w:t>
            </w:r>
            <w:r w:rsidRPr="00D24EEE">
              <w:rPr>
                <w:color w:val="0000FF"/>
              </w:rPr>
              <w:t>* set CONNECT command *</w:t>
            </w:r>
            <w:r w:rsidRPr="00D24EEE">
              <w:rPr>
                <w:rFonts w:hint="eastAsia"/>
                <w:color w:val="0000FF"/>
              </w:rPr>
              <w:t>/</w:t>
            </w:r>
          </w:p>
          <w:p w14:paraId="1BB6DE56" w14:textId="77777777" w:rsidR="00C17DA5" w:rsidRPr="00F6231D" w:rsidRDefault="00C17DA5" w:rsidP="00C17DA5">
            <w:pPr>
              <w:pStyle w:val="11"/>
            </w:pPr>
            <w:r w:rsidRPr="00F6231D">
              <w:tab/>
              <w:t xml:space="preserve">Sn_CR = </w:t>
            </w:r>
            <w:r w:rsidRPr="00F6231D">
              <w:rPr>
                <w:rFonts w:hint="eastAsia"/>
              </w:rPr>
              <w:t>CONNECT</w:t>
            </w:r>
            <w:r>
              <w:t>; goto ESTABLISHED?;</w:t>
            </w:r>
          </w:p>
          <w:p w14:paraId="45B0B058" w14:textId="77256F44" w:rsidR="009D2DDF" w:rsidRPr="00C17DA5" w:rsidRDefault="009D2DDF" w:rsidP="009D2DDF">
            <w:pPr>
              <w:pStyle w:val="11"/>
            </w:pPr>
          </w:p>
        </w:tc>
      </w:tr>
    </w:tbl>
    <w:p w14:paraId="6844D67E" w14:textId="77777777" w:rsidR="00FC4D57" w:rsidRPr="001605E7" w:rsidRDefault="00FC4D57" w:rsidP="00155A42">
      <w:pPr>
        <w:pStyle w:val="11"/>
        <w:rPr>
          <w:rFonts w:eastAsiaTheme="minorHAnsi"/>
        </w:rPr>
      </w:pPr>
    </w:p>
    <w:p w14:paraId="33E58C45" w14:textId="3B907038" w:rsidR="00407F48" w:rsidRPr="001605E7" w:rsidRDefault="00407F48" w:rsidP="00155A42">
      <w:pPr>
        <w:pStyle w:val="11"/>
        <w:rPr>
          <w:rFonts w:eastAsiaTheme="minorHAnsi"/>
        </w:rPr>
      </w:pPr>
      <w:bookmarkStart w:id="531" w:name="_Ref478577337"/>
      <w:bookmarkStart w:id="532" w:name="_Ref478577340"/>
      <w:bookmarkStart w:id="533" w:name="_Ref478577471"/>
      <w:bookmarkStart w:id="534" w:name="_Ref478577473"/>
      <w:r w:rsidRPr="001605E7">
        <w:rPr>
          <w:rFonts w:eastAsiaTheme="minorHAnsi"/>
        </w:rPr>
        <w:sym w:font="Wingdings" w:char="F09F"/>
      </w:r>
      <w:r w:rsidRPr="001605E7">
        <w:rPr>
          <w:rFonts w:eastAsiaTheme="minorHAnsi"/>
        </w:rPr>
        <w:t xml:space="preserve"> </w:t>
      </w:r>
      <w:bookmarkEnd w:id="531"/>
      <w:bookmarkEnd w:id="532"/>
      <w:bookmarkEnd w:id="533"/>
      <w:bookmarkEnd w:id="534"/>
      <w:r w:rsidR="009D2DDF">
        <w:t>ESTABLISHED?</w:t>
      </w:r>
    </w:p>
    <w:p w14:paraId="26E3BB9E" w14:textId="77777777" w:rsidR="009D2DDF" w:rsidRDefault="009D2DDF" w:rsidP="009D2DDF">
      <w:pPr>
        <w:pStyle w:val="11"/>
      </w:pPr>
      <w:r>
        <w:t>‘TCP CLIENT’</w:t>
      </w:r>
      <w:r>
        <w:rPr>
          <w:rFonts w:hint="eastAsia"/>
        </w:rPr>
        <w:t xml:space="preserve"> </w:t>
      </w:r>
      <w:r>
        <w:t>SOCKET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TCP SERVER</w:t>
      </w:r>
      <w:r>
        <w:t>’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전송한</w:t>
      </w:r>
      <w:r>
        <w:rPr>
          <w:rFonts w:hint="eastAsia"/>
        </w:rPr>
        <w:t xml:space="preserve"> </w:t>
      </w:r>
      <w:r>
        <w:t>SYN Packet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t>SYN/ACK Packet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수신하면</w:t>
      </w:r>
      <w:r>
        <w:rPr>
          <w:rFonts w:hint="eastAsia"/>
        </w:rPr>
        <w:t xml:space="preserve"> </w:t>
      </w:r>
      <w:r>
        <w:t>‘TCP CLIENT’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‘TCP SERVER’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연결이</w:t>
      </w:r>
      <w:r>
        <w:rPr>
          <w:rFonts w:hint="eastAsia"/>
        </w:rPr>
        <w:t xml:space="preserve"> </w:t>
      </w:r>
      <w:r>
        <w:rPr>
          <w:rFonts w:hint="eastAsia"/>
        </w:rPr>
        <w:t>완료된다</w:t>
      </w:r>
      <w:r>
        <w:rPr>
          <w:rFonts w:hint="eastAsia"/>
        </w:rPr>
        <w:t>.</w:t>
      </w:r>
    </w:p>
    <w:p w14:paraId="09A16F0C" w14:textId="496FF17A" w:rsidR="009D2DDF" w:rsidRDefault="009D2DDF" w:rsidP="009D2DDF">
      <w:pPr>
        <w:pStyle w:val="11"/>
      </w:pPr>
      <w:r>
        <w:t>HOST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Sn_IR[CON]</w:t>
      </w:r>
      <w:r w:rsidR="00402525">
        <w:rPr>
          <w:rFonts w:hint="eastAsia"/>
        </w:rPr>
        <w:t>이</w:t>
      </w:r>
      <w:r w:rsidR="00402525">
        <w:rPr>
          <w:rFonts w:hint="eastAsia"/>
        </w:rPr>
        <w:t xml:space="preserve"> </w:t>
      </w:r>
      <w:r w:rsidR="00402525">
        <w:rPr>
          <w:rFonts w:hint="eastAsia"/>
        </w:rPr>
        <w:t>발생하거나</w:t>
      </w:r>
      <w:r>
        <w:rPr>
          <w:rFonts w:hint="eastAsia"/>
        </w:rPr>
        <w:t xml:space="preserve"> </w:t>
      </w:r>
      <w:r>
        <w:t>Sn_SR</w:t>
      </w:r>
      <w:r w:rsidR="00402525">
        <w:rPr>
          <w:rFonts w:hint="eastAsia"/>
        </w:rPr>
        <w:t>이</w:t>
      </w:r>
      <w:r w:rsidR="00402525">
        <w:rPr>
          <w:rFonts w:hint="eastAsia"/>
        </w:rPr>
        <w:t xml:space="preserve"> </w:t>
      </w:r>
      <w:r>
        <w:t>SOCK_ESTABLISHED</w:t>
      </w:r>
      <w:r w:rsidR="00402525">
        <w:rPr>
          <w:rFonts w:hint="eastAsia"/>
        </w:rPr>
        <w:t>로</w:t>
      </w:r>
      <w:r w:rsidR="00402525">
        <w:rPr>
          <w:rFonts w:hint="eastAsia"/>
        </w:rPr>
        <w:t xml:space="preserve"> </w:t>
      </w:r>
      <w:r w:rsidR="00402525">
        <w:rPr>
          <w:rFonts w:hint="eastAsia"/>
        </w:rPr>
        <w:t>바뀌면</w:t>
      </w:r>
      <w:r w:rsidR="00402525">
        <w:rPr>
          <w:rFonts w:hint="eastAsia"/>
        </w:rPr>
        <w:t xml:space="preserve"> </w:t>
      </w:r>
      <w:r>
        <w:rPr>
          <w:rFonts w:hint="eastAsia"/>
        </w:rPr>
        <w:t>연결이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  <w:r w:rsidR="00402525">
        <w:rPr>
          <w:rFonts w:hint="eastAsia"/>
        </w:rPr>
        <w:t xml:space="preserve"> </w:t>
      </w:r>
      <w:r>
        <w:rPr>
          <w:rFonts w:hint="eastAsia"/>
        </w:rPr>
        <w:t>되었음을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 xml:space="preserve"> </w:t>
      </w:r>
      <w:r>
        <w:rPr>
          <w:rFonts w:hint="eastAsia"/>
        </w:rPr>
        <w:t>연결완료</w:t>
      </w:r>
      <w:r>
        <w:rPr>
          <w:rFonts w:hint="eastAsia"/>
        </w:rPr>
        <w:t xml:space="preserve"> </w:t>
      </w:r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t>SOCKET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D</w:t>
      </w:r>
      <w:r>
        <w:t>ATA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송수신할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12DE040" w14:textId="77777777" w:rsidR="009D2DDF" w:rsidRDefault="009D2DDF" w:rsidP="009D2DDF">
      <w:pPr>
        <w:pStyle w:val="11"/>
      </w:pPr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t>‘TCP SERVER’</w:t>
      </w:r>
      <w:r>
        <w:rPr>
          <w:rFonts w:hint="eastAsia"/>
        </w:rPr>
        <w:t>로부터</w:t>
      </w:r>
      <w:r>
        <w:rPr>
          <w:rFonts w:hint="eastAsia"/>
        </w:rPr>
        <w:t xml:space="preserve"> </w:t>
      </w:r>
      <w:r>
        <w:t>SYN/ACK Packet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수신하지</w:t>
      </w:r>
      <w:r>
        <w:rPr>
          <w:rFonts w:hint="eastAsia"/>
        </w:rPr>
        <w:t xml:space="preserve"> </w:t>
      </w:r>
      <w:r>
        <w:rPr>
          <w:rFonts w:hint="eastAsia"/>
        </w:rPr>
        <w:t>못하면</w:t>
      </w:r>
      <w:r>
        <w:rPr>
          <w:rFonts w:hint="eastAsia"/>
        </w:rPr>
        <w:t xml:space="preserve"> </w:t>
      </w:r>
      <w:r>
        <w:rPr>
          <w:rFonts w:hint="eastAsia"/>
        </w:rPr>
        <w:t>재전송동작을</w:t>
      </w:r>
      <w:r>
        <w:rPr>
          <w:rFonts w:hint="eastAsia"/>
        </w:rPr>
        <w:t xml:space="preserve"> </w:t>
      </w:r>
      <w:r>
        <w:rPr>
          <w:rFonts w:hint="eastAsia"/>
        </w:rPr>
        <w:t>수행한다</w:t>
      </w:r>
      <w:r>
        <w:rPr>
          <w:rFonts w:hint="eastAsia"/>
        </w:rPr>
        <w:t>.</w:t>
      </w:r>
    </w:p>
    <w:p w14:paraId="2800B644" w14:textId="77777777" w:rsidR="009D2DDF" w:rsidRDefault="009D2DDF" w:rsidP="009D2DDF">
      <w:pPr>
        <w:pStyle w:val="1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/>
        <w:tblLook w:val="04A0" w:firstRow="1" w:lastRow="0" w:firstColumn="1" w:lastColumn="0" w:noHBand="0" w:noVBand="1"/>
      </w:tblPr>
      <w:tblGrid>
        <w:gridCol w:w="8495"/>
      </w:tblGrid>
      <w:tr w:rsidR="009D2DDF" w:rsidRPr="007F654F" w14:paraId="798722B5" w14:textId="77777777" w:rsidTr="009D2DDF">
        <w:tc>
          <w:tcPr>
            <w:tcW w:w="8702" w:type="dxa"/>
            <w:shd w:val="clear" w:color="auto" w:fill="F2F2F2"/>
          </w:tcPr>
          <w:p w14:paraId="277C85A7" w14:textId="77777777" w:rsidR="00C17DA5" w:rsidRDefault="00C17DA5" w:rsidP="00C17DA5">
            <w:pPr>
              <w:pStyle w:val="11"/>
            </w:pPr>
            <w:r>
              <w:rPr>
                <w:rFonts w:hint="eastAsia"/>
              </w:rPr>
              <w:t>First method</w:t>
            </w:r>
            <w:r>
              <w:t xml:space="preserve"> :</w:t>
            </w:r>
          </w:p>
          <w:p w14:paraId="6F202E82" w14:textId="77777777" w:rsidR="00C17DA5" w:rsidRDefault="00C17DA5" w:rsidP="00C17DA5">
            <w:pPr>
              <w:pStyle w:val="11"/>
            </w:pPr>
            <w:r w:rsidRPr="00F6231D">
              <w:rPr>
                <w:rFonts w:hint="eastAsia"/>
              </w:rPr>
              <w:t>{</w:t>
            </w:r>
          </w:p>
          <w:p w14:paraId="40A51F12" w14:textId="77777777" w:rsidR="00C17DA5" w:rsidRDefault="00C17DA5" w:rsidP="00C17DA5">
            <w:pPr>
              <w:pStyle w:val="11"/>
            </w:pPr>
            <w:r>
              <w:t xml:space="preserve">        </w:t>
            </w:r>
            <w:r w:rsidRPr="0007389A">
              <w:rPr>
                <w:color w:val="0000FF"/>
              </w:rPr>
              <w:t>/* check SOCKET interrupt */</w:t>
            </w:r>
          </w:p>
          <w:p w14:paraId="19A5DA78" w14:textId="77777777" w:rsidR="00C17DA5" w:rsidRDefault="00C17DA5" w:rsidP="00C17DA5">
            <w:pPr>
              <w:pStyle w:val="11"/>
            </w:pPr>
            <w:r>
              <w:t xml:space="preserve">        if(Sn_IR[CON] != ‘1’) goto Timeout?;</w:t>
            </w:r>
          </w:p>
          <w:p w14:paraId="0ABAFAC6" w14:textId="77777777" w:rsidR="00C17DA5" w:rsidRDefault="00C17DA5" w:rsidP="00C17DA5">
            <w:pPr>
              <w:pStyle w:val="11"/>
            </w:pPr>
            <w:r>
              <w:t xml:space="preserve">        else</w:t>
            </w:r>
          </w:p>
          <w:p w14:paraId="423334DA" w14:textId="77777777" w:rsidR="00C17DA5" w:rsidRDefault="00C17DA5" w:rsidP="00C17DA5">
            <w:pPr>
              <w:pStyle w:val="11"/>
            </w:pPr>
            <w:r>
              <w:t xml:space="preserve">        {</w:t>
            </w:r>
          </w:p>
          <w:p w14:paraId="417F6E81" w14:textId="77777777" w:rsidR="00C17DA5" w:rsidRDefault="00C17DA5" w:rsidP="00C17DA5">
            <w:pPr>
              <w:pStyle w:val="11"/>
            </w:pPr>
            <w:r>
              <w:t xml:space="preserve">            </w:t>
            </w:r>
            <w:r w:rsidRPr="009C52BB">
              <w:rPr>
                <w:color w:val="0000FF"/>
              </w:rPr>
              <w:t>/* clear interrupt */</w:t>
            </w:r>
          </w:p>
          <w:p w14:paraId="50BF2680" w14:textId="77777777" w:rsidR="00C17DA5" w:rsidRDefault="00C17DA5" w:rsidP="00C17DA5">
            <w:pPr>
              <w:pStyle w:val="11"/>
            </w:pPr>
            <w:r>
              <w:t xml:space="preserve">            Sn_IR[CON] = ‘1’; goto Received DATA?</w:t>
            </w:r>
          </w:p>
          <w:p w14:paraId="5034DBF5" w14:textId="77777777" w:rsidR="00C17DA5" w:rsidRDefault="00C17DA5" w:rsidP="00C17DA5">
            <w:pPr>
              <w:pStyle w:val="11"/>
            </w:pPr>
            <w:r>
              <w:t xml:space="preserve">            </w:t>
            </w:r>
            <w:r w:rsidRPr="00D608D1">
              <w:rPr>
                <w:color w:val="0000FF"/>
              </w:rPr>
              <w:t xml:space="preserve">/* </w:t>
            </w:r>
            <w:r w:rsidRPr="00D608D1">
              <w:rPr>
                <w:rFonts w:hint="eastAsia"/>
                <w:color w:val="0000FF"/>
              </w:rPr>
              <w:t>Sn_IMR,</w:t>
            </w:r>
            <w:r w:rsidRPr="00D608D1">
              <w:rPr>
                <w:color w:val="0000FF"/>
              </w:rPr>
              <w:t xml:space="preserve"> Sn_IR </w:t>
            </w:r>
            <w:r w:rsidRPr="00D608D1">
              <w:rPr>
                <w:rFonts w:hint="eastAsia"/>
                <w:color w:val="0000FF"/>
              </w:rPr>
              <w:t>참조</w:t>
            </w:r>
            <w:r w:rsidRPr="00D608D1">
              <w:rPr>
                <w:color w:val="0000FF"/>
              </w:rPr>
              <w:t xml:space="preserve"> */</w:t>
            </w:r>
          </w:p>
          <w:p w14:paraId="16E72F95" w14:textId="77777777" w:rsidR="00C17DA5" w:rsidRDefault="00C17DA5" w:rsidP="00C17DA5">
            <w:pPr>
              <w:pStyle w:val="11"/>
            </w:pPr>
            <w:r>
              <w:t xml:space="preserve">        }</w:t>
            </w:r>
          </w:p>
          <w:p w14:paraId="2F0F5045" w14:textId="69D5BEE0" w:rsidR="009D2DDF" w:rsidRPr="00C82A92" w:rsidRDefault="00C17DA5" w:rsidP="009D2DDF">
            <w:pPr>
              <w:pStyle w:val="11"/>
            </w:pPr>
            <w:r>
              <w:t>}</w:t>
            </w:r>
          </w:p>
        </w:tc>
      </w:tr>
      <w:tr w:rsidR="009D2DDF" w:rsidRPr="007F654F" w14:paraId="28D00BCF" w14:textId="77777777" w:rsidTr="009D2DDF">
        <w:tc>
          <w:tcPr>
            <w:tcW w:w="8702" w:type="dxa"/>
            <w:shd w:val="clear" w:color="auto" w:fill="F2F2F2"/>
          </w:tcPr>
          <w:p w14:paraId="57F822E7" w14:textId="77777777" w:rsidR="00C17DA5" w:rsidRDefault="00C17DA5" w:rsidP="00C17DA5">
            <w:pPr>
              <w:pStyle w:val="11"/>
            </w:pPr>
            <w:r>
              <w:rPr>
                <w:rFonts w:hint="eastAsia"/>
              </w:rPr>
              <w:t>Second method</w:t>
            </w:r>
            <w:r>
              <w:t xml:space="preserve"> :</w:t>
            </w:r>
          </w:p>
          <w:p w14:paraId="655FDBF2" w14:textId="77777777" w:rsidR="00C17DA5" w:rsidRDefault="00C17DA5" w:rsidP="00C17DA5">
            <w:pPr>
              <w:pStyle w:val="11"/>
            </w:pPr>
            <w:r>
              <w:rPr>
                <w:rFonts w:hint="eastAsia"/>
              </w:rPr>
              <w:t>{</w:t>
            </w:r>
          </w:p>
          <w:p w14:paraId="2985BF90" w14:textId="77777777" w:rsidR="00C17DA5" w:rsidRDefault="00C17DA5" w:rsidP="00C17DA5">
            <w:pPr>
              <w:pStyle w:val="11"/>
            </w:pPr>
            <w:r>
              <w:t xml:space="preserve">        </w:t>
            </w:r>
            <w:r w:rsidRPr="0007389A">
              <w:rPr>
                <w:color w:val="0000FF"/>
              </w:rPr>
              <w:t>/* check SOCKET status */</w:t>
            </w:r>
          </w:p>
          <w:p w14:paraId="0B12B954" w14:textId="77777777" w:rsidR="00C17DA5" w:rsidRDefault="00C17DA5" w:rsidP="00C17DA5">
            <w:pPr>
              <w:pStyle w:val="11"/>
            </w:pPr>
            <w:r>
              <w:t xml:space="preserve">        if(Sn_SR != SOCK_ESTABLISHED) goto Timeout?;</w:t>
            </w:r>
          </w:p>
          <w:p w14:paraId="685C7FF7" w14:textId="77777777" w:rsidR="00C17DA5" w:rsidRDefault="00C17DA5" w:rsidP="00C17DA5">
            <w:pPr>
              <w:pStyle w:val="11"/>
            </w:pPr>
            <w:r>
              <w:t xml:space="preserve">        else goto Received DATA?</w:t>
            </w:r>
          </w:p>
          <w:p w14:paraId="4344286F" w14:textId="2D5FD531" w:rsidR="009D2DDF" w:rsidRPr="00F6231D" w:rsidRDefault="00C17DA5" w:rsidP="009D2DDF">
            <w:pPr>
              <w:pStyle w:val="11"/>
            </w:pPr>
            <w:r>
              <w:t>}</w:t>
            </w:r>
          </w:p>
        </w:tc>
      </w:tr>
    </w:tbl>
    <w:p w14:paraId="5061C3BD" w14:textId="77777777" w:rsidR="009D2DDF" w:rsidRDefault="009D2DDF" w:rsidP="009D2DDF">
      <w:pPr>
        <w:pStyle w:val="11"/>
      </w:pPr>
    </w:p>
    <w:p w14:paraId="48ABF121" w14:textId="77777777" w:rsidR="00C4451C" w:rsidRPr="001605E7" w:rsidRDefault="00C4451C" w:rsidP="00155A42">
      <w:pPr>
        <w:pStyle w:val="11"/>
        <w:rPr>
          <w:rFonts w:eastAsiaTheme="minorHAnsi"/>
        </w:rPr>
      </w:pPr>
    </w:p>
    <w:p w14:paraId="074E4A72" w14:textId="32F24A83" w:rsidR="00F6231D" w:rsidRPr="008C14F1" w:rsidRDefault="00C4451C" w:rsidP="00E54C87">
      <w:pPr>
        <w:pStyle w:val="31"/>
      </w:pPr>
      <w:bookmarkStart w:id="535" w:name="_Toc483830090"/>
      <w:r w:rsidRPr="008C14F1">
        <w:t>Other Functions</w:t>
      </w:r>
      <w:bookmarkEnd w:id="535"/>
    </w:p>
    <w:p w14:paraId="618AA784" w14:textId="2D3E66CE" w:rsidR="00407F48" w:rsidRPr="001605E7" w:rsidRDefault="000C4FA5" w:rsidP="000C4FA5">
      <w:pPr>
        <w:pStyle w:val="41"/>
      </w:pPr>
      <w:r w:rsidRPr="001605E7">
        <w:sym w:font="Wingdings" w:char="F09F"/>
      </w:r>
      <w:r w:rsidRPr="001605E7">
        <w:t xml:space="preserve"> TCP SOCKET Option Flag</w:t>
      </w:r>
    </w:p>
    <w:p w14:paraId="6B74B478" w14:textId="77777777" w:rsidR="00457B66" w:rsidRPr="001605E7" w:rsidRDefault="00457B66" w:rsidP="00457B66">
      <w:pPr>
        <w:pStyle w:val="11"/>
        <w:rPr>
          <w:rFonts w:eastAsiaTheme="minorHAnsi"/>
        </w:rPr>
      </w:pPr>
      <w:r w:rsidRPr="001605E7">
        <w:rPr>
          <w:rFonts w:eastAsiaTheme="minorHAnsi"/>
        </w:rPr>
        <w:t>SOCKET</w:t>
      </w:r>
      <w:r w:rsidRPr="001605E7">
        <w:rPr>
          <w:rFonts w:eastAsiaTheme="minorHAnsi" w:hint="eastAsia"/>
        </w:rPr>
        <w:t>을</w:t>
      </w:r>
      <w:r w:rsidRPr="001605E7">
        <w:rPr>
          <w:rFonts w:eastAsiaTheme="minorHAnsi"/>
        </w:rPr>
        <w:t xml:space="preserve"> </w:t>
      </w:r>
      <w:r>
        <w:rPr>
          <w:rFonts w:eastAsiaTheme="minorHAnsi"/>
        </w:rPr>
        <w:t>OPEN</w:t>
      </w:r>
      <w:r w:rsidRPr="001605E7">
        <w:rPr>
          <w:rFonts w:eastAsiaTheme="minorHAnsi" w:hint="eastAsia"/>
        </w:rPr>
        <w:t>하는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과정에서</w:t>
      </w:r>
      <w:r w:rsidRPr="001605E7">
        <w:rPr>
          <w:rFonts w:eastAsiaTheme="minorHAnsi"/>
        </w:rPr>
        <w:t xml:space="preserve"> Sn_MR</w:t>
      </w:r>
      <w:r w:rsidRPr="001605E7">
        <w:rPr>
          <w:rFonts w:eastAsiaTheme="minorHAnsi" w:hint="eastAsia"/>
        </w:rPr>
        <w:t>과</w:t>
      </w:r>
      <w:r w:rsidRPr="001605E7">
        <w:rPr>
          <w:rFonts w:eastAsiaTheme="minorHAnsi"/>
        </w:rPr>
        <w:t xml:space="preserve"> Sn_MR2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통해서</w:t>
      </w:r>
      <w:r w:rsidRPr="001605E7">
        <w:rPr>
          <w:rFonts w:eastAsiaTheme="minorHAnsi"/>
        </w:rPr>
        <w:t xml:space="preserve"> SOCKET Option Flag</w:t>
      </w:r>
      <w:r>
        <w:rPr>
          <w:rFonts w:eastAsiaTheme="minorHAnsi" w:hint="eastAsia"/>
        </w:rPr>
        <w:t>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설정한다</w:t>
      </w:r>
      <w:r w:rsidRPr="001605E7">
        <w:rPr>
          <w:rFonts w:eastAsiaTheme="minorHAnsi"/>
        </w:rPr>
        <w:t xml:space="preserve">. </w:t>
      </w:r>
    </w:p>
    <w:p w14:paraId="773C42A5" w14:textId="77777777" w:rsidR="00457B66" w:rsidRDefault="00457B66" w:rsidP="00457B66">
      <w:pPr>
        <w:pStyle w:val="11"/>
        <w:rPr>
          <w:rFonts w:eastAsiaTheme="minorHAnsi"/>
        </w:rPr>
      </w:pPr>
    </w:p>
    <w:p w14:paraId="5DD5B93D" w14:textId="77777777" w:rsidR="00457B66" w:rsidRDefault="00457B66" w:rsidP="00457B66">
      <w:pPr>
        <w:pStyle w:val="11"/>
        <w:rPr>
          <w:rFonts w:eastAsiaTheme="minorHAnsi"/>
        </w:rPr>
      </w:pPr>
      <w:r w:rsidRPr="001605E7">
        <w:rPr>
          <w:rFonts w:eastAsiaTheme="minorHAnsi"/>
        </w:rPr>
        <w:sym w:font="Wingdings" w:char="F09F"/>
      </w:r>
      <w:r>
        <w:rPr>
          <w:rFonts w:eastAsiaTheme="minorHAnsi"/>
        </w:rPr>
        <w:t xml:space="preserve"> </w:t>
      </w:r>
      <w:r w:rsidRPr="001605E7">
        <w:rPr>
          <w:rFonts w:eastAsiaTheme="minorHAnsi"/>
        </w:rPr>
        <w:t>No Delayed Ack Flag</w:t>
      </w:r>
    </w:p>
    <w:p w14:paraId="6B303864" w14:textId="77777777" w:rsidR="00457B66" w:rsidRDefault="00457B66" w:rsidP="00457B66">
      <w:pPr>
        <w:pStyle w:val="11"/>
        <w:rPr>
          <w:rFonts w:eastAsiaTheme="minorHAnsi"/>
        </w:rPr>
      </w:pPr>
      <w:r w:rsidRPr="001605E7">
        <w:rPr>
          <w:rFonts w:eastAsiaTheme="minorHAnsi"/>
        </w:rPr>
        <w:t>No Delayed Ack</w:t>
      </w:r>
      <w:r w:rsidRPr="001605E7" w:rsidDel="002A5281">
        <w:rPr>
          <w:rFonts w:eastAsiaTheme="minorHAnsi"/>
        </w:rPr>
        <w:t xml:space="preserve"> </w:t>
      </w:r>
      <w:r w:rsidRPr="001605E7">
        <w:rPr>
          <w:rFonts w:eastAsiaTheme="minorHAnsi"/>
        </w:rPr>
        <w:t>Flag</w:t>
      </w:r>
      <w:r>
        <w:rPr>
          <w:rFonts w:eastAsiaTheme="minorHAnsi" w:hint="eastAsia"/>
        </w:rPr>
        <w:t>는</w:t>
      </w:r>
      <w:r w:rsidRPr="001605E7">
        <w:rPr>
          <w:rFonts w:eastAsiaTheme="minorHAnsi"/>
        </w:rPr>
        <w:t xml:space="preserve"> SOCKET</w:t>
      </w:r>
      <w:r w:rsidRPr="001605E7">
        <w:rPr>
          <w:rFonts w:eastAsiaTheme="minorHAnsi" w:hint="eastAsia"/>
        </w:rPr>
        <w:t>이</w:t>
      </w:r>
      <w:r w:rsidRPr="001605E7">
        <w:rPr>
          <w:rFonts w:eastAsiaTheme="minorHAnsi"/>
        </w:rPr>
        <w:t xml:space="preserve"> TCP </w:t>
      </w:r>
      <w:r w:rsidRPr="001605E7">
        <w:rPr>
          <w:rFonts w:eastAsiaTheme="minorHAnsi" w:hint="eastAsia"/>
        </w:rPr>
        <w:t>통신중에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상대방</w:t>
      </w:r>
      <w:r w:rsidRPr="001605E7">
        <w:rPr>
          <w:rFonts w:eastAsiaTheme="minorHAnsi"/>
        </w:rPr>
        <w:t xml:space="preserve"> Packet</w:t>
      </w:r>
      <w:r w:rsidRPr="001605E7">
        <w:rPr>
          <w:rFonts w:eastAsiaTheme="minorHAnsi" w:hint="eastAsia"/>
        </w:rPr>
        <w:t>에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대하여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자동으로</w:t>
      </w:r>
      <w:r w:rsidRPr="001605E7">
        <w:rPr>
          <w:rFonts w:eastAsiaTheme="minorHAnsi"/>
        </w:rPr>
        <w:t xml:space="preserve"> ACK Packet</w:t>
      </w:r>
      <w:r w:rsidRPr="001605E7">
        <w:rPr>
          <w:rFonts w:eastAsiaTheme="minorHAnsi" w:hint="eastAsia"/>
        </w:rPr>
        <w:t>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전송하는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기능이다</w:t>
      </w:r>
      <w:r w:rsidRPr="001605E7">
        <w:rPr>
          <w:rFonts w:eastAsiaTheme="minorHAnsi"/>
        </w:rPr>
        <w:t>.</w:t>
      </w:r>
      <w:r>
        <w:rPr>
          <w:rFonts w:eastAsiaTheme="minorHAnsi"/>
        </w:rPr>
        <w:t xml:space="preserve"> SOCKET</w:t>
      </w:r>
      <w:r>
        <w:rPr>
          <w:rFonts w:eastAsiaTheme="minorHAnsi" w:hint="eastAsia"/>
        </w:rPr>
        <w:t>은</w:t>
      </w:r>
      <w:r>
        <w:rPr>
          <w:rFonts w:eastAsiaTheme="minorHAnsi" w:hint="eastAsia"/>
        </w:rPr>
        <w:t xml:space="preserve"> Sn_CR[RECV</w:t>
      </w:r>
      <w:r>
        <w:rPr>
          <w:rFonts w:eastAsiaTheme="minorHAnsi"/>
        </w:rPr>
        <w:t>]</w:t>
      </w:r>
      <w:r>
        <w:rPr>
          <w:rFonts w:eastAsiaTheme="minorHAnsi" w:hint="eastAsia"/>
        </w:rPr>
        <w:t>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수행한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이후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ACK Packet</w:t>
      </w:r>
      <w:r>
        <w:rPr>
          <w:rFonts w:eastAsiaTheme="minorHAnsi" w:hint="eastAsia"/>
        </w:rPr>
        <w:t>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전송하며</w:t>
      </w:r>
      <w:r>
        <w:rPr>
          <w:rFonts w:eastAsiaTheme="minorHAnsi" w:hint="eastAsia"/>
        </w:rPr>
        <w:t>,</w:t>
      </w:r>
      <w:r>
        <w:rPr>
          <w:rFonts w:eastAsiaTheme="minorHAnsi"/>
        </w:rPr>
        <w:t xml:space="preserve"> SYN Packet</w:t>
      </w:r>
      <w:r>
        <w:rPr>
          <w:rFonts w:eastAsiaTheme="minorHAnsi" w:hint="eastAsia"/>
        </w:rPr>
        <w:t>이나</w:t>
      </w:r>
      <w:r>
        <w:rPr>
          <w:rFonts w:eastAsiaTheme="minorHAnsi"/>
        </w:rPr>
        <w:t xml:space="preserve"> FIN Packet</w:t>
      </w:r>
      <w:r>
        <w:rPr>
          <w:rFonts w:eastAsiaTheme="minorHAnsi" w:hint="eastAsia"/>
        </w:rPr>
        <w:t>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수신한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경우에만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자동적으로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ACK Packet</w:t>
      </w:r>
      <w:r>
        <w:rPr>
          <w:rFonts w:eastAsiaTheme="minorHAnsi" w:hint="eastAsia"/>
        </w:rPr>
        <w:t>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전송한다</w:t>
      </w:r>
      <w:r>
        <w:rPr>
          <w:rFonts w:eastAsiaTheme="minorHAnsi" w:hint="eastAsia"/>
        </w:rPr>
        <w:t>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그러나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 xml:space="preserve">SOCKET OPEN </w:t>
      </w:r>
      <w:r>
        <w:rPr>
          <w:rFonts w:eastAsiaTheme="minorHAnsi" w:hint="eastAsia"/>
        </w:rPr>
        <w:t>전에</w:t>
      </w:r>
      <w:r>
        <w:rPr>
          <w:rFonts w:eastAsiaTheme="minorHAnsi" w:hint="eastAsia"/>
        </w:rPr>
        <w:t xml:space="preserve"> S</w:t>
      </w:r>
      <w:r>
        <w:rPr>
          <w:rFonts w:eastAsiaTheme="minorHAnsi"/>
        </w:rPr>
        <w:t>n_MR[NDACK]=’1’</w:t>
      </w:r>
      <w:r>
        <w:rPr>
          <w:rFonts w:eastAsiaTheme="minorHAnsi" w:hint="eastAsia"/>
        </w:rPr>
        <w:t>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설정하면</w:t>
      </w:r>
      <w:r>
        <w:rPr>
          <w:rFonts w:eastAsiaTheme="minorHAnsi" w:hint="eastAsia"/>
        </w:rPr>
        <w:t>,</w:t>
      </w:r>
      <w:r>
        <w:rPr>
          <w:rFonts w:eastAsiaTheme="minorHAnsi"/>
        </w:rPr>
        <w:t xml:space="preserve"> Sn_CR[RECV]</w:t>
      </w:r>
      <w:r>
        <w:rPr>
          <w:rFonts w:eastAsiaTheme="minorHAnsi" w:hint="eastAsia"/>
        </w:rPr>
        <w:t>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수행하지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않아도</w:t>
      </w:r>
      <w:r>
        <w:rPr>
          <w:rFonts w:eastAsiaTheme="minorHAnsi" w:hint="eastAsia"/>
        </w:rPr>
        <w:t xml:space="preserve"> Data Packet</w:t>
      </w:r>
      <w:r>
        <w:rPr>
          <w:rFonts w:eastAsiaTheme="minorHAnsi" w:hint="eastAsia"/>
        </w:rPr>
        <w:t>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수신하면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ACK Packet</w:t>
      </w:r>
      <w:r>
        <w:rPr>
          <w:rFonts w:eastAsiaTheme="minorHAnsi" w:hint="eastAsia"/>
        </w:rPr>
        <w:t>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자동적으로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전송한다</w:t>
      </w:r>
      <w:r>
        <w:rPr>
          <w:rFonts w:eastAsiaTheme="minorHAnsi" w:hint="eastAsia"/>
        </w:rPr>
        <w:t>.</w:t>
      </w:r>
    </w:p>
    <w:p w14:paraId="33F04F5D" w14:textId="77777777" w:rsidR="00457B66" w:rsidRDefault="00457B66" w:rsidP="00457B66">
      <w:pPr>
        <w:pStyle w:val="11"/>
        <w:rPr>
          <w:rFonts w:eastAsiaTheme="minorHAnsi"/>
        </w:rPr>
      </w:pPr>
    </w:p>
    <w:p w14:paraId="25216027" w14:textId="77777777" w:rsidR="00457B66" w:rsidRDefault="00457B66" w:rsidP="00457B66">
      <w:pPr>
        <w:pStyle w:val="11"/>
        <w:rPr>
          <w:rFonts w:eastAsiaTheme="minorHAnsi"/>
        </w:rPr>
      </w:pPr>
      <w:r w:rsidRPr="001605E7">
        <w:rPr>
          <w:rFonts w:eastAsiaTheme="minorHAnsi"/>
        </w:rPr>
        <w:sym w:font="Wingdings" w:char="F09F"/>
      </w:r>
      <w:r>
        <w:rPr>
          <w:rFonts w:eastAsiaTheme="minorHAnsi"/>
        </w:rPr>
        <w:t xml:space="preserve"> </w:t>
      </w:r>
      <w:r w:rsidRPr="001605E7">
        <w:rPr>
          <w:rFonts w:eastAsiaTheme="minorHAnsi"/>
        </w:rPr>
        <w:t>TCP Force PSH</w:t>
      </w:r>
      <w:r>
        <w:rPr>
          <w:rFonts w:eastAsiaTheme="minorHAnsi"/>
        </w:rPr>
        <w:t xml:space="preserve"> Flag</w:t>
      </w:r>
    </w:p>
    <w:p w14:paraId="0C7288F2" w14:textId="77777777" w:rsidR="00457B66" w:rsidRDefault="00457B66" w:rsidP="00457B66">
      <w:pPr>
        <w:pStyle w:val="11"/>
        <w:rPr>
          <w:rFonts w:eastAsiaTheme="minorHAnsi"/>
        </w:rPr>
      </w:pPr>
      <w:r>
        <w:rPr>
          <w:rFonts w:eastAsiaTheme="minorHAnsi"/>
        </w:rPr>
        <w:t xml:space="preserve">TCP </w:t>
      </w:r>
      <w:r>
        <w:rPr>
          <w:rFonts w:eastAsiaTheme="minorHAnsi" w:hint="eastAsia"/>
        </w:rPr>
        <w:t>Force PSH Fla</w:t>
      </w:r>
      <w:r>
        <w:rPr>
          <w:rFonts w:eastAsiaTheme="minorHAnsi"/>
        </w:rPr>
        <w:t>g</w:t>
      </w:r>
      <w:r>
        <w:rPr>
          <w:rFonts w:eastAsiaTheme="minorHAnsi" w:hint="eastAsia"/>
        </w:rPr>
        <w:t>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모든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Packet</w:t>
      </w:r>
      <w:r>
        <w:rPr>
          <w:rFonts w:eastAsiaTheme="minorHAnsi" w:hint="eastAsia"/>
        </w:rPr>
        <w:t>에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PSH</w:t>
      </w:r>
      <w:r>
        <w:rPr>
          <w:rFonts w:eastAsiaTheme="minorHAnsi" w:hint="eastAsia"/>
        </w:rPr>
        <w:t>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넣어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전송하는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기능이다</w:t>
      </w:r>
      <w:r>
        <w:rPr>
          <w:rFonts w:eastAsiaTheme="minorHAnsi" w:hint="eastAsia"/>
        </w:rPr>
        <w:t>.</w:t>
      </w:r>
      <w:r>
        <w:rPr>
          <w:rFonts w:eastAsiaTheme="minorHAnsi"/>
        </w:rPr>
        <w:t xml:space="preserve"> W5100S</w:t>
      </w:r>
      <w:r>
        <w:rPr>
          <w:rFonts w:eastAsiaTheme="minorHAnsi" w:hint="eastAsia"/>
        </w:rPr>
        <w:t>는</w:t>
      </w:r>
      <w:r>
        <w:rPr>
          <w:rFonts w:eastAsiaTheme="minorHAnsi" w:hint="eastAsia"/>
        </w:rPr>
        <w:t xml:space="preserve"> DATA Size</w:t>
      </w:r>
      <w:r>
        <w:rPr>
          <w:rFonts w:eastAsiaTheme="minorHAnsi" w:hint="eastAsia"/>
        </w:rPr>
        <w:t>가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1460byte</w:t>
      </w:r>
      <w:r>
        <w:rPr>
          <w:rFonts w:eastAsiaTheme="minorHAnsi" w:hint="eastAsia"/>
        </w:rPr>
        <w:t>보다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클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경우</w:t>
      </w:r>
      <w:r>
        <w:rPr>
          <w:rFonts w:eastAsiaTheme="minorHAnsi" w:hint="eastAsia"/>
        </w:rPr>
        <w:t xml:space="preserve"> Packet</w:t>
      </w:r>
      <w:r>
        <w:rPr>
          <w:rFonts w:eastAsiaTheme="minorHAnsi" w:hint="eastAsia"/>
        </w:rPr>
        <w:t>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나누어서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전송한다</w:t>
      </w:r>
      <w:r>
        <w:rPr>
          <w:rFonts w:eastAsiaTheme="minorHAnsi" w:hint="eastAsia"/>
        </w:rPr>
        <w:t>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이때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PSH</w:t>
      </w:r>
      <w:r>
        <w:rPr>
          <w:rFonts w:eastAsiaTheme="minorHAnsi" w:hint="eastAsia"/>
        </w:rPr>
        <w:t>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마지막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Packet</w:t>
      </w:r>
      <w:r>
        <w:rPr>
          <w:rFonts w:eastAsiaTheme="minorHAnsi" w:hint="eastAsia"/>
        </w:rPr>
        <w:t>에만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적용된다</w:t>
      </w:r>
      <w:r>
        <w:rPr>
          <w:rFonts w:eastAsiaTheme="minorHAnsi" w:hint="eastAsia"/>
        </w:rPr>
        <w:t>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그러나</w:t>
      </w:r>
      <w:r>
        <w:rPr>
          <w:rFonts w:eastAsiaTheme="minorHAnsi" w:hint="eastAsia"/>
        </w:rPr>
        <w:t xml:space="preserve"> TCP OPEN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전에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Sn_MR2[</w:t>
      </w:r>
      <w:r w:rsidRPr="001605E7">
        <w:rPr>
          <w:rFonts w:eastAsiaTheme="minorHAnsi"/>
        </w:rPr>
        <w:t>UBBLK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]=’1’</w:t>
      </w:r>
      <w:r>
        <w:rPr>
          <w:rFonts w:eastAsiaTheme="minorHAnsi" w:hint="eastAsia"/>
        </w:rPr>
        <w:t>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설정하면</w:t>
      </w:r>
      <w:r>
        <w:rPr>
          <w:rFonts w:eastAsiaTheme="minorHAnsi" w:hint="eastAsia"/>
        </w:rPr>
        <w:t>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모든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Packet</w:t>
      </w:r>
      <w:r>
        <w:rPr>
          <w:rFonts w:eastAsiaTheme="minorHAnsi" w:hint="eastAsia"/>
        </w:rPr>
        <w:t>에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PSH</w:t>
      </w:r>
      <w:r>
        <w:rPr>
          <w:rFonts w:eastAsiaTheme="minorHAnsi" w:hint="eastAsia"/>
        </w:rPr>
        <w:t>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넣어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전송한다</w:t>
      </w:r>
      <w:r>
        <w:rPr>
          <w:rFonts w:eastAsiaTheme="minorHAnsi" w:hint="eastAsia"/>
        </w:rPr>
        <w:t>.</w:t>
      </w:r>
    </w:p>
    <w:p w14:paraId="20FC580D" w14:textId="77777777" w:rsidR="00457B66" w:rsidRPr="001605E7" w:rsidRDefault="00457B66" w:rsidP="00457B66">
      <w:pPr>
        <w:pStyle w:val="11"/>
        <w:rPr>
          <w:rFonts w:eastAsiaTheme="minorHAnsi"/>
        </w:rPr>
      </w:pPr>
    </w:p>
    <w:p w14:paraId="0BCA9DAD" w14:textId="77777777" w:rsidR="00457B66" w:rsidRPr="001605E7" w:rsidRDefault="00457B66" w:rsidP="00457B66">
      <w:pPr>
        <w:pStyle w:val="41"/>
        <w:rPr>
          <w:rFonts w:eastAsiaTheme="minorHAnsi"/>
        </w:rPr>
      </w:pPr>
      <w:r w:rsidRPr="001605E7">
        <w:rPr>
          <w:rFonts w:eastAsiaTheme="minorHAnsi"/>
        </w:rPr>
        <w:sym w:font="Wingdings" w:char="F09F"/>
      </w:r>
      <w:r w:rsidRPr="001605E7">
        <w:rPr>
          <w:rFonts w:eastAsiaTheme="minorHAnsi"/>
        </w:rPr>
        <w:t xml:space="preserve"> TCP KEEPALIVE</w:t>
      </w:r>
    </w:p>
    <w:p w14:paraId="770FBD1A" w14:textId="77777777" w:rsidR="00457B66" w:rsidRPr="00A14249" w:rsidRDefault="00457B66" w:rsidP="00457B66">
      <w:pPr>
        <w:pStyle w:val="11"/>
        <w:rPr>
          <w:rFonts w:eastAsiaTheme="minorHAnsi"/>
        </w:rPr>
      </w:pPr>
      <w:r>
        <w:rPr>
          <w:rFonts w:eastAsiaTheme="minorHAnsi"/>
        </w:rPr>
        <w:t>TCP KEEPALIVE</w:t>
      </w:r>
      <w:r>
        <w:rPr>
          <w:rFonts w:eastAsiaTheme="minorHAnsi" w:hint="eastAsia"/>
        </w:rPr>
        <w:t>는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1byte</w:t>
      </w:r>
      <w:r>
        <w:rPr>
          <w:rFonts w:eastAsiaTheme="minorHAnsi" w:hint="eastAsia"/>
        </w:rPr>
        <w:t>의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데이터를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전송하여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ACK Packet</w:t>
      </w:r>
      <w:r>
        <w:rPr>
          <w:rFonts w:eastAsiaTheme="minorHAnsi" w:hint="eastAsia"/>
        </w:rPr>
        <w:t>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수신함으로써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상대방의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데이터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송수신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가능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여부를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확인하는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기능이다</w:t>
      </w:r>
      <w:r>
        <w:rPr>
          <w:rFonts w:eastAsiaTheme="minorHAnsi" w:hint="eastAsia"/>
        </w:rPr>
        <w:t>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T</w:t>
      </w:r>
      <w:r>
        <w:rPr>
          <w:rFonts w:eastAsiaTheme="minorHAnsi"/>
        </w:rPr>
        <w:t xml:space="preserve">CP </w:t>
      </w:r>
      <w:r>
        <w:rPr>
          <w:rFonts w:eastAsiaTheme="minorHAnsi" w:hint="eastAsia"/>
        </w:rPr>
        <w:t>통신에서는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 xml:space="preserve">Connection </w:t>
      </w:r>
      <w:r>
        <w:rPr>
          <w:rFonts w:eastAsiaTheme="minorHAnsi" w:hint="eastAsia"/>
        </w:rPr>
        <w:t>이후에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상대방과의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연결을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계속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유지한다</w:t>
      </w:r>
      <w:r>
        <w:rPr>
          <w:rFonts w:eastAsiaTheme="minorHAnsi" w:hint="eastAsia"/>
        </w:rPr>
        <w:t>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이때</w:t>
      </w:r>
      <w:r>
        <w:rPr>
          <w:rFonts w:eastAsiaTheme="minorHAnsi" w:hint="eastAsia"/>
        </w:rPr>
        <w:t>,</w:t>
      </w:r>
      <w:r>
        <w:rPr>
          <w:rFonts w:eastAsiaTheme="minorHAnsi"/>
        </w:rPr>
        <w:t xml:space="preserve"> W5100S</w:t>
      </w:r>
      <w:r>
        <w:rPr>
          <w:rFonts w:eastAsiaTheme="minorHAnsi" w:hint="eastAsia"/>
        </w:rPr>
        <w:t>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상대방의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데이터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송수신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가능여부를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확인하기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위해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 xml:space="preserve">Keep </w:t>
      </w:r>
      <w:r>
        <w:rPr>
          <w:rFonts w:eastAsiaTheme="minorHAnsi" w:hint="eastAsia"/>
        </w:rPr>
        <w:t>A</w:t>
      </w:r>
      <w:r>
        <w:rPr>
          <w:rFonts w:eastAsiaTheme="minorHAnsi"/>
        </w:rPr>
        <w:t>live packet</w:t>
      </w:r>
      <w:r>
        <w:rPr>
          <w:rFonts w:eastAsiaTheme="minorHAnsi" w:hint="eastAsia"/>
        </w:rPr>
        <w:t>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전송한다</w:t>
      </w:r>
      <w:r>
        <w:rPr>
          <w:rFonts w:eastAsiaTheme="minorHAnsi" w:hint="eastAsia"/>
        </w:rPr>
        <w:t>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SOCKET</w:t>
      </w:r>
      <w:r>
        <w:rPr>
          <w:rFonts w:eastAsiaTheme="minorHAnsi" w:hint="eastAsia"/>
        </w:rPr>
        <w:t>을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 xml:space="preserve">OPEN </w:t>
      </w:r>
      <w:r>
        <w:rPr>
          <w:rFonts w:eastAsiaTheme="minorHAnsi" w:hint="eastAsia"/>
        </w:rPr>
        <w:t>하기전에는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Sn_KPALVTR</w:t>
      </w:r>
      <w:r>
        <w:rPr>
          <w:rFonts w:eastAsiaTheme="minorHAnsi" w:hint="eastAsia"/>
        </w:rPr>
        <w:t>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통해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주기를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설정하여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KA P</w:t>
      </w:r>
      <w:r>
        <w:rPr>
          <w:rFonts w:eastAsiaTheme="minorHAnsi" w:hint="eastAsia"/>
        </w:rPr>
        <w:t>acket</w:t>
      </w:r>
      <w:r>
        <w:rPr>
          <w:rFonts w:eastAsiaTheme="minorHAnsi" w:hint="eastAsia"/>
        </w:rPr>
        <w:t>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전송하며</w:t>
      </w:r>
      <w:r>
        <w:rPr>
          <w:rFonts w:eastAsiaTheme="minorHAnsi" w:hint="eastAsia"/>
        </w:rPr>
        <w:t>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S</w:t>
      </w:r>
      <w:r>
        <w:rPr>
          <w:rFonts w:eastAsiaTheme="minorHAnsi"/>
        </w:rPr>
        <w:t>n_CR[</w:t>
      </w:r>
      <w:r w:rsidRPr="001605E7">
        <w:rPr>
          <w:rFonts w:eastAsiaTheme="minorHAnsi"/>
        </w:rPr>
        <w:t>SEND_KEEP</w:t>
      </w:r>
      <w:r>
        <w:rPr>
          <w:rFonts w:eastAsiaTheme="minorHAnsi"/>
        </w:rPr>
        <w:t>]</w:t>
      </w:r>
      <w:r>
        <w:rPr>
          <w:rFonts w:eastAsiaTheme="minorHAnsi" w:hint="eastAsia"/>
        </w:rPr>
        <w:t>을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통해서도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전송한다</w:t>
      </w:r>
      <w:r>
        <w:rPr>
          <w:rFonts w:eastAsiaTheme="minorHAnsi" w:hint="eastAsia"/>
        </w:rPr>
        <w:t>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Sn_CR[SEND_KEEP]</w:t>
      </w:r>
      <w:r>
        <w:rPr>
          <w:rFonts w:eastAsiaTheme="minorHAnsi" w:hint="eastAsia"/>
        </w:rPr>
        <w:t>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통해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전송할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경우에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Sn_KPALVTR</w:t>
      </w:r>
      <w:r>
        <w:rPr>
          <w:rFonts w:eastAsiaTheme="minorHAnsi" w:hint="eastAsia"/>
        </w:rPr>
        <w:t>은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0</w:t>
      </w:r>
      <w:r>
        <w:rPr>
          <w:rFonts w:eastAsiaTheme="minorHAnsi" w:hint="eastAsia"/>
        </w:rPr>
        <w:t>x00</w:t>
      </w:r>
      <w:r>
        <w:rPr>
          <w:rFonts w:eastAsiaTheme="minorHAnsi" w:hint="eastAsia"/>
        </w:rPr>
        <w:t>으로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설정되어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있어야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한다</w:t>
      </w:r>
      <w:r>
        <w:rPr>
          <w:rFonts w:eastAsiaTheme="minorHAnsi" w:hint="eastAsia"/>
        </w:rPr>
        <w:t>.</w:t>
      </w:r>
    </w:p>
    <w:p w14:paraId="31D684AF" w14:textId="77777777" w:rsidR="00457B66" w:rsidRPr="001605E7" w:rsidRDefault="00457B66" w:rsidP="00457B66">
      <w:pPr>
        <w:pStyle w:val="11"/>
        <w:rPr>
          <w:rFonts w:eastAsiaTheme="minorHAnsi"/>
        </w:rPr>
      </w:pPr>
    </w:p>
    <w:p w14:paraId="0DACF955" w14:textId="77777777" w:rsidR="00457B66" w:rsidRPr="001605E7" w:rsidRDefault="00457B66" w:rsidP="00457B66">
      <w:pPr>
        <w:pStyle w:val="41"/>
        <w:rPr>
          <w:rFonts w:eastAsiaTheme="minorHAnsi"/>
        </w:rPr>
      </w:pPr>
      <w:r w:rsidRPr="001605E7">
        <w:rPr>
          <w:rFonts w:eastAsiaTheme="minorHAnsi"/>
        </w:rPr>
        <w:sym w:font="Wingdings" w:char="F09F"/>
      </w:r>
      <w:r w:rsidRPr="001605E7">
        <w:rPr>
          <w:rFonts w:eastAsiaTheme="minorHAnsi"/>
        </w:rPr>
        <w:t xml:space="preserve"> TCP FIN Send</w:t>
      </w:r>
    </w:p>
    <w:p w14:paraId="3FE5D77E" w14:textId="77777777" w:rsidR="00457B66" w:rsidRDefault="00457B66" w:rsidP="00457B66">
      <w:pPr>
        <w:pStyle w:val="11"/>
        <w:rPr>
          <w:rFonts w:eastAsiaTheme="minorHAnsi"/>
        </w:rPr>
      </w:pPr>
      <w:r>
        <w:rPr>
          <w:rFonts w:eastAsiaTheme="minorHAnsi" w:hint="eastAsia"/>
        </w:rPr>
        <w:t>Sn_SR=SOCK_ESTABLISHED</w:t>
      </w:r>
      <w:r>
        <w:rPr>
          <w:rFonts w:eastAsiaTheme="minorHAnsi" w:hint="eastAsia"/>
        </w:rPr>
        <w:t>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때</w:t>
      </w:r>
      <w:r>
        <w:rPr>
          <w:rFonts w:eastAsiaTheme="minorHAnsi" w:hint="eastAsia"/>
        </w:rPr>
        <w:t>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S</w:t>
      </w:r>
      <w:r>
        <w:rPr>
          <w:rFonts w:eastAsiaTheme="minorHAnsi"/>
        </w:rPr>
        <w:t>n_CR[DISCON]</w:t>
      </w:r>
      <w:r>
        <w:rPr>
          <w:rFonts w:eastAsiaTheme="minorHAnsi" w:hint="eastAsia"/>
        </w:rPr>
        <w:t>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통해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FIN/ACK Packet</w:t>
      </w:r>
      <w:r>
        <w:rPr>
          <w:rFonts w:eastAsiaTheme="minorHAnsi" w:hint="eastAsia"/>
        </w:rPr>
        <w:t>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전송하면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Sn_SR=FINWAIT</w:t>
      </w:r>
      <w:r>
        <w:rPr>
          <w:rFonts w:eastAsiaTheme="minorHAnsi" w:hint="eastAsia"/>
        </w:rPr>
        <w:t>이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된다</w:t>
      </w:r>
      <w:r>
        <w:rPr>
          <w:rFonts w:eastAsiaTheme="minorHAnsi" w:hint="eastAsia"/>
        </w:rPr>
        <w:t>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이때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상대방으로부터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FIN Packet</w:t>
      </w:r>
      <w:r>
        <w:rPr>
          <w:rFonts w:eastAsiaTheme="minorHAnsi" w:hint="eastAsia"/>
        </w:rPr>
        <w:t>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수신하면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Sn_SR=CLOSED</w:t>
      </w:r>
      <w:r>
        <w:rPr>
          <w:rFonts w:eastAsiaTheme="minorHAnsi" w:hint="eastAsia"/>
        </w:rPr>
        <w:t>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된다</w:t>
      </w:r>
      <w:r>
        <w:rPr>
          <w:rFonts w:eastAsiaTheme="minorHAnsi" w:hint="eastAsia"/>
        </w:rPr>
        <w:t>.</w:t>
      </w:r>
    </w:p>
    <w:p w14:paraId="6F88DDA7" w14:textId="77777777" w:rsidR="00457B66" w:rsidRDefault="00457B66" w:rsidP="00457B66">
      <w:pPr>
        <w:pStyle w:val="11"/>
        <w:rPr>
          <w:rFonts w:eastAsiaTheme="minorHAnsi"/>
        </w:rPr>
      </w:pPr>
      <w:r>
        <w:rPr>
          <w:rFonts w:eastAsiaTheme="minorHAnsi" w:hint="eastAsia"/>
        </w:rPr>
        <w:t>S</w:t>
      </w:r>
      <w:r>
        <w:rPr>
          <w:rFonts w:eastAsiaTheme="minorHAnsi"/>
        </w:rPr>
        <w:t>n_SR=FINWAIT</w:t>
      </w:r>
      <w:r>
        <w:rPr>
          <w:rFonts w:eastAsiaTheme="minorHAnsi" w:hint="eastAsia"/>
        </w:rPr>
        <w:t>에서는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 xml:space="preserve">Sn_CR[RECV] </w:t>
      </w:r>
      <w:r>
        <w:rPr>
          <w:rFonts w:eastAsiaTheme="minorHAnsi" w:hint="eastAsia"/>
        </w:rPr>
        <w:t>외에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다른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Command</w:t>
      </w:r>
      <w:r>
        <w:rPr>
          <w:rFonts w:eastAsiaTheme="minorHAnsi" w:hint="eastAsia"/>
        </w:rPr>
        <w:t>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설정할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수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없다</w:t>
      </w:r>
      <w:r>
        <w:rPr>
          <w:rFonts w:eastAsiaTheme="minorHAnsi" w:hint="eastAsia"/>
        </w:rPr>
        <w:t>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데이터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수신이나</w:t>
      </w:r>
      <w:r>
        <w:rPr>
          <w:rFonts w:eastAsiaTheme="minorHAnsi" w:hint="eastAsia"/>
        </w:rPr>
        <w:t>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재전송의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경우는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수행된다</w:t>
      </w:r>
      <w:r>
        <w:rPr>
          <w:rFonts w:eastAsiaTheme="minorHAnsi" w:hint="eastAsia"/>
        </w:rPr>
        <w:t>..</w:t>
      </w:r>
    </w:p>
    <w:p w14:paraId="70AC4A8C" w14:textId="77777777" w:rsidR="00457B66" w:rsidRPr="001605E7" w:rsidRDefault="00457B66" w:rsidP="00457B66">
      <w:pPr>
        <w:pStyle w:val="11"/>
        <w:rPr>
          <w:rFonts w:eastAsiaTheme="minorHAnsi"/>
        </w:rPr>
      </w:pPr>
    </w:p>
    <w:p w14:paraId="1CB4D8DE" w14:textId="77777777" w:rsidR="00457B66" w:rsidRPr="001605E7" w:rsidRDefault="00457B66" w:rsidP="00457B66">
      <w:pPr>
        <w:pStyle w:val="41"/>
        <w:rPr>
          <w:rFonts w:eastAsiaTheme="minorHAnsi"/>
        </w:rPr>
      </w:pPr>
      <w:r w:rsidRPr="001605E7">
        <w:rPr>
          <w:rFonts w:eastAsiaTheme="minorHAnsi"/>
        </w:rPr>
        <w:sym w:font="Wingdings" w:char="F09F"/>
      </w:r>
      <w:r w:rsidRPr="001605E7">
        <w:rPr>
          <w:rFonts w:eastAsiaTheme="minorHAnsi"/>
        </w:rPr>
        <w:t xml:space="preserve"> TCP FIN Receive</w:t>
      </w:r>
    </w:p>
    <w:p w14:paraId="60F087CD" w14:textId="77777777" w:rsidR="00457B66" w:rsidRDefault="00457B66" w:rsidP="00457B66">
      <w:pPr>
        <w:pStyle w:val="11"/>
        <w:rPr>
          <w:rFonts w:eastAsiaTheme="minorHAnsi"/>
        </w:rPr>
      </w:pPr>
      <w:r w:rsidRPr="001605E7">
        <w:rPr>
          <w:rFonts w:eastAsiaTheme="minorHAnsi"/>
        </w:rPr>
        <w:t>Sn_SR</w:t>
      </w:r>
      <w:r>
        <w:rPr>
          <w:rFonts w:eastAsiaTheme="minorHAnsi"/>
        </w:rPr>
        <w:t>=</w:t>
      </w:r>
      <w:r w:rsidRPr="001605E7">
        <w:rPr>
          <w:rFonts w:eastAsiaTheme="minorHAnsi"/>
        </w:rPr>
        <w:t>SOCK_ESTABLISHED</w:t>
      </w:r>
      <w:r w:rsidRPr="001605E7">
        <w:rPr>
          <w:rFonts w:eastAsiaTheme="minorHAnsi" w:hint="eastAsia"/>
        </w:rPr>
        <w:t>에서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상대방의</w:t>
      </w:r>
      <w:r w:rsidRPr="001605E7">
        <w:rPr>
          <w:rFonts w:eastAsiaTheme="minorHAnsi"/>
        </w:rPr>
        <w:t xml:space="preserve"> FIN Packet</w:t>
      </w:r>
      <w:r w:rsidRPr="001605E7">
        <w:rPr>
          <w:rFonts w:eastAsiaTheme="minorHAnsi" w:hint="eastAsia"/>
        </w:rPr>
        <w:t>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수신</w:t>
      </w:r>
      <w:r>
        <w:rPr>
          <w:rFonts w:eastAsiaTheme="minorHAnsi" w:hint="eastAsia"/>
        </w:rPr>
        <w:t>하면</w:t>
      </w:r>
      <w:r>
        <w:rPr>
          <w:rFonts w:eastAsiaTheme="minorHAnsi" w:hint="eastAsia"/>
        </w:rPr>
        <w:t xml:space="preserve">, </w:t>
      </w:r>
      <w:r>
        <w:rPr>
          <w:rFonts w:eastAsiaTheme="minorHAnsi"/>
        </w:rPr>
        <w:t>ACK</w:t>
      </w:r>
      <w:r>
        <w:rPr>
          <w:rFonts w:eastAsiaTheme="minorHAnsi" w:hint="eastAsia"/>
        </w:rPr>
        <w:t>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전송하고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Sn_SR=CLOSE_WAIT</w:t>
      </w:r>
      <w:r>
        <w:rPr>
          <w:rFonts w:eastAsiaTheme="minorHAnsi" w:hint="eastAsia"/>
        </w:rPr>
        <w:t>이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된다</w:t>
      </w:r>
      <w:r>
        <w:rPr>
          <w:rFonts w:eastAsiaTheme="minorHAnsi" w:hint="eastAsia"/>
        </w:rPr>
        <w:t>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S</w:t>
      </w:r>
      <w:r>
        <w:rPr>
          <w:rFonts w:eastAsiaTheme="minorHAnsi"/>
        </w:rPr>
        <w:t>n_SR=CLOSE_WAIT</w:t>
      </w:r>
      <w:r>
        <w:rPr>
          <w:rFonts w:eastAsiaTheme="minorHAnsi" w:hint="eastAsia"/>
        </w:rPr>
        <w:t>에서는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Sn_SR=SOCK_ESTABLISHED</w:t>
      </w:r>
      <w:r>
        <w:rPr>
          <w:rFonts w:eastAsiaTheme="minorHAnsi" w:hint="eastAsia"/>
        </w:rPr>
        <w:t>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동일하게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 xml:space="preserve">DATA </w:t>
      </w:r>
      <w:r>
        <w:rPr>
          <w:rFonts w:eastAsiaTheme="minorHAnsi" w:hint="eastAsia"/>
        </w:rPr>
        <w:t>송수신을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한다</w:t>
      </w:r>
      <w:r>
        <w:rPr>
          <w:rFonts w:eastAsiaTheme="minorHAnsi" w:hint="eastAsia"/>
        </w:rPr>
        <w:t>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이때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Sn_CR[DISCON]</w:t>
      </w:r>
      <w:r>
        <w:rPr>
          <w:rFonts w:eastAsiaTheme="minorHAnsi" w:hint="eastAsia"/>
        </w:rPr>
        <w:t>을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통해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FIN Packet</w:t>
      </w:r>
      <w:r>
        <w:rPr>
          <w:rFonts w:eastAsiaTheme="minorHAnsi" w:hint="eastAsia"/>
        </w:rPr>
        <w:t>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전송한다</w:t>
      </w:r>
      <w:r>
        <w:rPr>
          <w:rFonts w:eastAsiaTheme="minorHAnsi" w:hint="eastAsia"/>
        </w:rPr>
        <w:t>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F</w:t>
      </w:r>
      <w:r>
        <w:rPr>
          <w:rFonts w:eastAsiaTheme="minorHAnsi"/>
        </w:rPr>
        <w:t>IN Packet</w:t>
      </w:r>
      <w:r>
        <w:rPr>
          <w:rFonts w:eastAsiaTheme="minorHAnsi" w:hint="eastAsia"/>
        </w:rPr>
        <w:t>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전송한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후에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ACK Packet</w:t>
      </w:r>
      <w:r>
        <w:rPr>
          <w:rFonts w:eastAsiaTheme="minorHAnsi" w:hint="eastAsia"/>
        </w:rPr>
        <w:t>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수신하면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Sn_SR=CLOSED</w:t>
      </w:r>
      <w:r>
        <w:rPr>
          <w:rFonts w:eastAsiaTheme="minorHAnsi" w:hint="eastAsia"/>
        </w:rPr>
        <w:t>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된다</w:t>
      </w:r>
      <w:r>
        <w:rPr>
          <w:rFonts w:eastAsiaTheme="minorHAnsi" w:hint="eastAsia"/>
        </w:rPr>
        <w:t>.</w:t>
      </w:r>
    </w:p>
    <w:p w14:paraId="0696A46F" w14:textId="77777777" w:rsidR="00457B66" w:rsidRDefault="00457B66" w:rsidP="00155A42">
      <w:pPr>
        <w:pStyle w:val="11"/>
        <w:rPr>
          <w:rFonts w:eastAsiaTheme="minorHAnsi"/>
        </w:rPr>
      </w:pPr>
    </w:p>
    <w:p w14:paraId="5C2EEB72" w14:textId="77777777" w:rsidR="00457B66" w:rsidRDefault="00457B66" w:rsidP="00155A42">
      <w:pPr>
        <w:pStyle w:val="11"/>
        <w:rPr>
          <w:rFonts w:eastAsiaTheme="minorHAnsi"/>
        </w:rPr>
      </w:pPr>
    </w:p>
    <w:p w14:paraId="0F0B6C4D" w14:textId="77777777" w:rsidR="00457B66" w:rsidRDefault="00457B66" w:rsidP="00155A42">
      <w:pPr>
        <w:pStyle w:val="11"/>
        <w:rPr>
          <w:rFonts w:eastAsiaTheme="minorHAnsi"/>
        </w:rPr>
      </w:pPr>
    </w:p>
    <w:p w14:paraId="4446916D" w14:textId="77777777" w:rsidR="00457B66" w:rsidRDefault="00457B66" w:rsidP="00155A42">
      <w:pPr>
        <w:pStyle w:val="11"/>
        <w:rPr>
          <w:rFonts w:eastAsiaTheme="minorHAnsi"/>
        </w:rPr>
      </w:pPr>
    </w:p>
    <w:p w14:paraId="723065B6" w14:textId="1DA7DFA4" w:rsidR="00F6231D" w:rsidRPr="00546234" w:rsidRDefault="00F6231D" w:rsidP="00BF5B95">
      <w:pPr>
        <w:pStyle w:val="21"/>
      </w:pPr>
      <w:bookmarkStart w:id="536" w:name="_Toc483830091"/>
      <w:r w:rsidRPr="00546234">
        <w:t>UDP</w:t>
      </w:r>
      <w:bookmarkEnd w:id="536"/>
    </w:p>
    <w:p w14:paraId="04ECFC00" w14:textId="77777777" w:rsidR="00AD0AD9" w:rsidRDefault="00C07771" w:rsidP="00155A42">
      <w:pPr>
        <w:pStyle w:val="11"/>
      </w:pPr>
      <w:r>
        <w:t>UDP(User Datagram Protocol)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IP Layer</w:t>
      </w: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전송계층에</w:t>
      </w:r>
      <w:r>
        <w:rPr>
          <w:rFonts w:hint="eastAsia"/>
        </w:rPr>
        <w:t xml:space="preserve"> </w:t>
      </w:r>
      <w:r>
        <w:rPr>
          <w:rFonts w:hint="eastAsia"/>
        </w:rPr>
        <w:t>위치하며</w:t>
      </w:r>
      <w:r>
        <w:rPr>
          <w:rFonts w:hint="eastAsia"/>
        </w:rPr>
        <w:t xml:space="preserve"> </w:t>
      </w:r>
      <w:r>
        <w:rPr>
          <w:rFonts w:hint="eastAsia"/>
        </w:rPr>
        <w:t>신뢰성을</w:t>
      </w:r>
      <w:r>
        <w:rPr>
          <w:rFonts w:hint="eastAsia"/>
        </w:rPr>
        <w:t xml:space="preserve"> </w:t>
      </w:r>
      <w:r>
        <w:rPr>
          <w:rFonts w:hint="eastAsia"/>
        </w:rPr>
        <w:t>보장하지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t xml:space="preserve">Datagram </w:t>
      </w:r>
      <w:r>
        <w:rPr>
          <w:rFonts w:hint="eastAsia"/>
        </w:rPr>
        <w:t>통신을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프로토콜이다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t>Port Number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t xml:space="preserve">Application </w:t>
      </w:r>
      <w:r>
        <w:rPr>
          <w:rFonts w:hint="eastAsia"/>
        </w:rPr>
        <w:t>간</w:t>
      </w:r>
      <w:r>
        <w:t xml:space="preserve"> </w:t>
      </w:r>
      <w:r>
        <w:rPr>
          <w:rFonts w:hint="eastAsia"/>
        </w:rPr>
        <w:t>통신을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 U</w:t>
      </w:r>
      <w:r>
        <w:t>DP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연결과정이</w:t>
      </w:r>
      <w:r>
        <w:rPr>
          <w:rFonts w:hint="eastAsia"/>
        </w:rPr>
        <w:t xml:space="preserve"> </w:t>
      </w:r>
      <w:r>
        <w:rPr>
          <w:rFonts w:hint="eastAsia"/>
        </w:rPr>
        <w:t>필요</w:t>
      </w:r>
      <w:r>
        <w:rPr>
          <w:rFonts w:hint="eastAsia"/>
        </w:rPr>
        <w:t xml:space="preserve"> </w:t>
      </w:r>
      <w:r>
        <w:rPr>
          <w:rFonts w:hint="eastAsia"/>
        </w:rPr>
        <w:t>없으며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이상의</w:t>
      </w:r>
      <w:r>
        <w:rPr>
          <w:rFonts w:hint="eastAsia"/>
        </w:rPr>
        <w:t xml:space="preserve"> </w:t>
      </w:r>
      <w:r>
        <w:rPr>
          <w:rFonts w:hint="eastAsia"/>
        </w:rPr>
        <w:t>상대방과</w:t>
      </w:r>
      <w:r>
        <w:rPr>
          <w:rFonts w:hint="eastAsia"/>
        </w:rPr>
        <w:t xml:space="preserve"> </w:t>
      </w:r>
      <w:r>
        <w:rPr>
          <w:rFonts w:hint="eastAsia"/>
        </w:rPr>
        <w:t>통신을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이점이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전송에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신뢰성을</w:t>
      </w:r>
      <w:r>
        <w:rPr>
          <w:rFonts w:hint="eastAsia"/>
        </w:rPr>
        <w:t xml:space="preserve"> </w:t>
      </w:r>
      <w:r>
        <w:rPr>
          <w:rFonts w:hint="eastAsia"/>
        </w:rPr>
        <w:t>보장하지</w:t>
      </w:r>
      <w:r>
        <w:rPr>
          <w:rFonts w:hint="eastAsia"/>
        </w:rPr>
        <w:t xml:space="preserve"> </w:t>
      </w:r>
      <w:r>
        <w:rPr>
          <w:rFonts w:hint="eastAsia"/>
        </w:rPr>
        <w:t>않으므로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송수신</w:t>
      </w:r>
      <w:r>
        <w:rPr>
          <w:rFonts w:hint="eastAsia"/>
        </w:rPr>
        <w:t xml:space="preserve"> </w:t>
      </w:r>
      <w:r>
        <w:rPr>
          <w:rFonts w:hint="eastAsia"/>
        </w:rPr>
        <w:t>과정에서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손실이나</w:t>
      </w:r>
      <w:r>
        <w:rPr>
          <w:rFonts w:hint="eastAsia"/>
        </w:rPr>
        <w:t xml:space="preserve"> </w:t>
      </w:r>
      <w:r>
        <w:rPr>
          <w:rFonts w:hint="eastAsia"/>
        </w:rPr>
        <w:t>원하지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상대로부터의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수신이</w:t>
      </w:r>
      <w:r>
        <w:rPr>
          <w:rFonts w:hint="eastAsia"/>
        </w:rPr>
        <w:t xml:space="preserve"> </w:t>
      </w:r>
      <w:r>
        <w:rPr>
          <w:rFonts w:hint="eastAsia"/>
        </w:rPr>
        <w:t>발생할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t xml:space="preserve">UDP </w:t>
      </w:r>
      <w:r>
        <w:rPr>
          <w:rFonts w:hint="eastAsia"/>
        </w:rPr>
        <w:t>전송방식은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송수신</w:t>
      </w:r>
      <w:r>
        <w:rPr>
          <w:rFonts w:hint="eastAsia"/>
        </w:rPr>
        <w:t xml:space="preserve"> </w:t>
      </w:r>
      <w:r>
        <w:rPr>
          <w:rFonts w:hint="eastAsia"/>
        </w:rPr>
        <w:t>범위에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크게</w:t>
      </w:r>
      <w:r>
        <w:rPr>
          <w:rFonts w:hint="eastAsia"/>
        </w:rPr>
        <w:t xml:space="preserve"> </w:t>
      </w:r>
      <w:r>
        <w:t>Unicast, Broadcast, Multicast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구분한다</w:t>
      </w:r>
      <w:r>
        <w:rPr>
          <w:rFonts w:hint="eastAsia"/>
        </w:rPr>
        <w:t>.</w:t>
      </w:r>
      <w:r w:rsidR="00402525">
        <w:rPr>
          <w:rFonts w:hint="eastAsia"/>
        </w:rPr>
        <w:t xml:space="preserve"> </w:t>
      </w:r>
    </w:p>
    <w:p w14:paraId="333E07F5" w14:textId="128C2D7F" w:rsidR="00EC591A" w:rsidRPr="00402525" w:rsidRDefault="00402525" w:rsidP="00155A42">
      <w:pPr>
        <w:pStyle w:val="11"/>
      </w:pPr>
      <w:r>
        <w:rPr>
          <w:rFonts w:eastAsiaTheme="minorHAnsi" w:hint="eastAsia"/>
        </w:rPr>
        <w:t>아래의</w:t>
      </w:r>
      <w:r>
        <w:rPr>
          <w:rFonts w:eastAsiaTheme="minorHAnsi" w:hint="eastAsia"/>
        </w:rPr>
        <w:t xml:space="preserve"> </w:t>
      </w:r>
      <w:r w:rsidR="00C07771">
        <w:rPr>
          <w:rFonts w:eastAsiaTheme="minorHAnsi"/>
        </w:rPr>
        <w:fldChar w:fldCharType="begin"/>
      </w:r>
      <w:r w:rsidR="00C07771">
        <w:rPr>
          <w:rFonts w:eastAsiaTheme="minorHAnsi"/>
        </w:rPr>
        <w:instrText xml:space="preserve"> REF _Ref492394905 \h </w:instrText>
      </w:r>
      <w:r w:rsidR="00C07771">
        <w:rPr>
          <w:rFonts w:eastAsiaTheme="minorHAnsi"/>
        </w:rPr>
      </w:r>
      <w:r w:rsidR="00C07771">
        <w:rPr>
          <w:rFonts w:eastAsiaTheme="minorHAnsi"/>
        </w:rPr>
        <w:fldChar w:fldCharType="separate"/>
      </w:r>
      <w:r w:rsidR="00C07771" w:rsidRPr="001605E7">
        <w:rPr>
          <w:rFonts w:eastAsiaTheme="minorHAnsi"/>
        </w:rPr>
        <w:t xml:space="preserve">Figure </w:t>
      </w:r>
      <w:r w:rsidR="00C07771">
        <w:rPr>
          <w:rFonts w:eastAsiaTheme="minorHAnsi"/>
          <w:noProof/>
        </w:rPr>
        <w:t>7</w:t>
      </w:r>
      <w:r w:rsidR="00C07771">
        <w:rPr>
          <w:rFonts w:eastAsiaTheme="minorHAnsi"/>
        </w:rPr>
        <w:fldChar w:fldCharType="end"/>
      </w:r>
      <w:r w:rsidR="00C07771">
        <w:rPr>
          <w:rFonts w:eastAsiaTheme="minorHAnsi"/>
        </w:rPr>
        <w:t xml:space="preserve"> </w:t>
      </w:r>
      <w:r w:rsidR="00C07771">
        <w:rPr>
          <w:rFonts w:eastAsiaTheme="minorHAnsi" w:hint="eastAsia"/>
        </w:rPr>
        <w:t>는</w:t>
      </w:r>
      <w:r w:rsidR="00C07771">
        <w:rPr>
          <w:rFonts w:eastAsiaTheme="minorHAnsi" w:hint="eastAsia"/>
        </w:rPr>
        <w:t xml:space="preserve"> </w:t>
      </w:r>
      <w:r w:rsidR="00C07771">
        <w:rPr>
          <w:rFonts w:eastAsiaTheme="minorHAnsi"/>
        </w:rPr>
        <w:t>UDP Mode SOCKET</w:t>
      </w:r>
      <w:r w:rsidR="00C07771">
        <w:rPr>
          <w:rFonts w:eastAsiaTheme="minorHAnsi" w:hint="eastAsia"/>
        </w:rPr>
        <w:t>의</w:t>
      </w:r>
      <w:r w:rsidR="00C07771">
        <w:rPr>
          <w:rFonts w:eastAsiaTheme="minorHAnsi" w:hint="eastAsia"/>
        </w:rPr>
        <w:t xml:space="preserve"> </w:t>
      </w:r>
      <w:r w:rsidR="00C07771">
        <w:rPr>
          <w:rFonts w:eastAsiaTheme="minorHAnsi" w:hint="eastAsia"/>
        </w:rPr>
        <w:t>동작흐름을</w:t>
      </w:r>
      <w:r w:rsidR="00C07771">
        <w:rPr>
          <w:rFonts w:eastAsiaTheme="minorHAnsi" w:hint="eastAsia"/>
        </w:rPr>
        <w:t xml:space="preserve"> </w:t>
      </w:r>
      <w:r w:rsidR="00C07771">
        <w:rPr>
          <w:rFonts w:eastAsiaTheme="minorHAnsi" w:hint="eastAsia"/>
        </w:rPr>
        <w:t>나타낸다</w:t>
      </w:r>
      <w:r w:rsidR="00C07771">
        <w:rPr>
          <w:rFonts w:eastAsiaTheme="minorHAnsi" w:hint="eastAsia"/>
        </w:rPr>
        <w:t>.</w:t>
      </w:r>
    </w:p>
    <w:p w14:paraId="22E6FC81" w14:textId="77777777" w:rsidR="00C07771" w:rsidRPr="001605E7" w:rsidRDefault="00C07771" w:rsidP="00155A42">
      <w:pPr>
        <w:pStyle w:val="11"/>
        <w:rPr>
          <w:rFonts w:eastAsiaTheme="minorHAnsi"/>
        </w:rPr>
      </w:pPr>
    </w:p>
    <w:p w14:paraId="6DC423EF" w14:textId="77777777" w:rsidR="00EC591A" w:rsidRPr="001605E7" w:rsidRDefault="00EC591A" w:rsidP="00181301">
      <w:pPr>
        <w:pStyle w:val="11"/>
        <w:jc w:val="center"/>
        <w:rPr>
          <w:rFonts w:eastAsiaTheme="minorHAnsi"/>
        </w:rPr>
      </w:pPr>
      <w:r w:rsidRPr="001605E7">
        <w:rPr>
          <w:rFonts w:eastAsiaTheme="minorHAnsi"/>
          <w:noProof/>
        </w:rPr>
        <w:drawing>
          <wp:inline distT="0" distB="0" distL="0" distR="0" wp14:anchorId="0F1FA12C" wp14:editId="37D5DF5E">
            <wp:extent cx="4768529" cy="29718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DP_IP Flow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261" cy="2994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3712D" w14:textId="0DF89C16" w:rsidR="00EC591A" w:rsidRPr="001605E7" w:rsidRDefault="00EC591A" w:rsidP="00EC591A">
      <w:pPr>
        <w:pStyle w:val="a8"/>
        <w:rPr>
          <w:rFonts w:eastAsiaTheme="minorHAnsi"/>
        </w:rPr>
      </w:pPr>
      <w:bookmarkStart w:id="537" w:name="_Ref492394905"/>
      <w:bookmarkStart w:id="538" w:name="_Toc483830146"/>
      <w:bookmarkStart w:id="539" w:name="_Ref492019635"/>
      <w:r w:rsidRPr="001605E7">
        <w:rPr>
          <w:rFonts w:eastAsiaTheme="minorHAnsi"/>
        </w:rPr>
        <w:t xml:space="preserve">Figure </w:t>
      </w:r>
      <w:r w:rsidR="00756EBE" w:rsidRPr="001605E7">
        <w:rPr>
          <w:rFonts w:eastAsiaTheme="minorHAnsi"/>
        </w:rPr>
        <w:fldChar w:fldCharType="begin"/>
      </w:r>
      <w:r w:rsidR="00756EBE" w:rsidRPr="001605E7">
        <w:rPr>
          <w:rFonts w:eastAsiaTheme="minorHAnsi"/>
        </w:rPr>
        <w:instrText xml:space="preserve"> SEQ Figure \* ARABIC </w:instrText>
      </w:r>
      <w:r w:rsidR="00756EBE" w:rsidRPr="001605E7">
        <w:rPr>
          <w:rFonts w:eastAsiaTheme="minorHAnsi"/>
        </w:rPr>
        <w:fldChar w:fldCharType="separate"/>
      </w:r>
      <w:r w:rsidR="008B75BF">
        <w:rPr>
          <w:rFonts w:eastAsiaTheme="minorHAnsi"/>
          <w:noProof/>
        </w:rPr>
        <w:t>7</w:t>
      </w:r>
      <w:r w:rsidR="00756EBE" w:rsidRPr="001605E7">
        <w:rPr>
          <w:rFonts w:eastAsiaTheme="minorHAnsi"/>
          <w:noProof/>
        </w:rPr>
        <w:fldChar w:fldCharType="end"/>
      </w:r>
      <w:bookmarkEnd w:id="537"/>
      <w:r w:rsidRPr="001605E7">
        <w:rPr>
          <w:rFonts w:eastAsiaTheme="minorHAnsi"/>
        </w:rPr>
        <w:t xml:space="preserve"> . UDP Operation Flow</w:t>
      </w:r>
      <w:bookmarkEnd w:id="538"/>
      <w:bookmarkEnd w:id="539"/>
    </w:p>
    <w:p w14:paraId="51398DCF" w14:textId="77777777" w:rsidR="00EC591A" w:rsidRPr="001605E7" w:rsidRDefault="00EC591A" w:rsidP="00155A42">
      <w:pPr>
        <w:pStyle w:val="11"/>
        <w:rPr>
          <w:rFonts w:eastAsiaTheme="minorHAnsi"/>
        </w:rPr>
      </w:pPr>
    </w:p>
    <w:p w14:paraId="28021C76" w14:textId="1FFE5A5F" w:rsidR="00F6231D" w:rsidRPr="008C14F1" w:rsidRDefault="00B725B9" w:rsidP="00E54C87">
      <w:pPr>
        <w:pStyle w:val="31"/>
      </w:pPr>
      <w:bookmarkStart w:id="540" w:name="_Ref478577361"/>
      <w:bookmarkStart w:id="541" w:name="_Ref478577363"/>
      <w:bookmarkStart w:id="542" w:name="_Ref478577428"/>
      <w:bookmarkStart w:id="543" w:name="_Ref478577488"/>
      <w:bookmarkStart w:id="544" w:name="_Ref478577489"/>
      <w:bookmarkStart w:id="545" w:name="_Toc483830092"/>
      <w:r w:rsidRPr="008C14F1">
        <w:t xml:space="preserve">UDP </w:t>
      </w:r>
      <w:r w:rsidR="00F6231D" w:rsidRPr="008C14F1">
        <w:t>U</w:t>
      </w:r>
      <w:bookmarkEnd w:id="540"/>
      <w:bookmarkEnd w:id="541"/>
      <w:bookmarkEnd w:id="542"/>
      <w:bookmarkEnd w:id="543"/>
      <w:bookmarkEnd w:id="544"/>
      <w:r w:rsidR="002A1FFC" w:rsidRPr="008C14F1">
        <w:t>nicast</w:t>
      </w:r>
      <w:bookmarkEnd w:id="545"/>
    </w:p>
    <w:p w14:paraId="3DDBE529" w14:textId="7D01B8C5" w:rsidR="00F87973" w:rsidRPr="00030B10" w:rsidRDefault="00F87973" w:rsidP="00F87973">
      <w:pPr>
        <w:pStyle w:val="11"/>
      </w:pPr>
      <w:r>
        <w:rPr>
          <w:rFonts w:hint="eastAsia"/>
        </w:rPr>
        <w:t>UDP Unicast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 w:rsidR="00054007">
        <w:rPr>
          <w:rFonts w:hint="eastAsia"/>
        </w:rPr>
        <w:t>하나의</w:t>
      </w:r>
      <w:r w:rsidR="00054007">
        <w:rPr>
          <w:rFonts w:hint="eastAsia"/>
        </w:rPr>
        <w:t xml:space="preserve"> </w:t>
      </w:r>
      <w:r w:rsidR="00054007">
        <w:rPr>
          <w:rFonts w:hint="eastAsia"/>
        </w:rPr>
        <w:t>송신자가</w:t>
      </w:r>
      <w:r w:rsidR="00054007">
        <w:rPr>
          <w:rFonts w:hint="eastAsia"/>
        </w:rPr>
        <w:t xml:space="preserve"> </w:t>
      </w:r>
      <w:r w:rsidR="00054007">
        <w:rPr>
          <w:rFonts w:hint="eastAsia"/>
        </w:rPr>
        <w:t>하나의</w:t>
      </w:r>
      <w:r w:rsidR="00054007">
        <w:rPr>
          <w:rFonts w:hint="eastAsia"/>
        </w:rPr>
        <w:t xml:space="preserve"> </w:t>
      </w:r>
      <w:r w:rsidR="00054007">
        <w:rPr>
          <w:rFonts w:hint="eastAsia"/>
        </w:rPr>
        <w:t>목적지에</w:t>
      </w:r>
      <w:r w:rsidR="00054007">
        <w:rPr>
          <w:rFonts w:hint="eastAsia"/>
        </w:rPr>
        <w:t xml:space="preserve"> </w:t>
      </w:r>
      <w:r w:rsidR="00054007">
        <w:rPr>
          <w:rFonts w:hint="eastAsia"/>
        </w:rPr>
        <w:t>데이터를</w:t>
      </w:r>
      <w:r w:rsidR="00054007">
        <w:rPr>
          <w:rFonts w:hint="eastAsia"/>
        </w:rPr>
        <w:t xml:space="preserve"> </w:t>
      </w:r>
      <w:r w:rsidR="00054007">
        <w:rPr>
          <w:rFonts w:hint="eastAsia"/>
        </w:rPr>
        <w:t>전송하는</w:t>
      </w:r>
      <w:r w:rsidR="00054007">
        <w:rPr>
          <w:rFonts w:hint="eastAsia"/>
        </w:rPr>
        <w:t xml:space="preserve"> </w:t>
      </w:r>
      <w:r w:rsidR="00054007">
        <w:rPr>
          <w:rFonts w:hint="eastAsia"/>
        </w:rPr>
        <w:t>통신</w:t>
      </w:r>
      <w:r w:rsidR="00CA7531">
        <w:rPr>
          <w:rFonts w:hint="eastAsia"/>
        </w:rPr>
        <w:t>방식</w:t>
      </w:r>
      <w:r w:rsidR="00054007">
        <w:rPr>
          <w:rFonts w:hint="eastAsia"/>
        </w:rPr>
        <w:t>이다</w:t>
      </w:r>
      <w:r w:rsidR="00054007">
        <w:rPr>
          <w:rFonts w:hint="eastAsia"/>
        </w:rPr>
        <w:t>.</w:t>
      </w:r>
      <w:r w:rsidR="00054007">
        <w:t xml:space="preserve"> </w:t>
      </w:r>
      <w:r w:rsidR="00054007">
        <w:rPr>
          <w:rFonts w:hint="eastAsia"/>
        </w:rPr>
        <w:t>데이터</w:t>
      </w:r>
      <w:r w:rsidR="00054007">
        <w:rPr>
          <w:rFonts w:hint="eastAsia"/>
        </w:rPr>
        <w:t xml:space="preserve"> </w:t>
      </w:r>
      <w:r w:rsidR="00054007">
        <w:rPr>
          <w:rFonts w:hint="eastAsia"/>
        </w:rPr>
        <w:t>전송</w:t>
      </w:r>
      <w:r w:rsidR="00054007">
        <w:rPr>
          <w:rFonts w:hint="eastAsia"/>
        </w:rPr>
        <w:t xml:space="preserve"> </w:t>
      </w:r>
      <w:r w:rsidR="00054007">
        <w:rPr>
          <w:rFonts w:hint="eastAsia"/>
        </w:rPr>
        <w:t>시</w:t>
      </w:r>
      <w:r w:rsidR="00054007">
        <w:t>SOCKET</w:t>
      </w:r>
      <w:r w:rsidR="00054007">
        <w:rPr>
          <w:rFonts w:hint="eastAsia"/>
        </w:rPr>
        <w:t>은</w:t>
      </w:r>
      <w:r w:rsidR="00054007">
        <w:rPr>
          <w:rFonts w:hint="eastAsia"/>
        </w:rPr>
        <w:t xml:space="preserve"> </w:t>
      </w:r>
      <w:r w:rsidR="00054007">
        <w:rPr>
          <w:rFonts w:hint="eastAsia"/>
        </w:rPr>
        <w:t>먼저</w:t>
      </w:r>
      <w:r w:rsidR="00054007">
        <w:rPr>
          <w:rFonts w:hint="eastAsia"/>
        </w:rPr>
        <w:t xml:space="preserve"> </w:t>
      </w:r>
      <w:r w:rsidR="00054007">
        <w:rPr>
          <w:rFonts w:hint="eastAsia"/>
        </w:rPr>
        <w:t>상대방과</w:t>
      </w:r>
      <w:r w:rsidR="00054007">
        <w:rPr>
          <w:rFonts w:hint="eastAsia"/>
        </w:rPr>
        <w:t xml:space="preserve"> </w:t>
      </w:r>
      <w:r w:rsidR="00054007">
        <w:t xml:space="preserve">ARP </w:t>
      </w:r>
      <w:r w:rsidR="00054007">
        <w:rPr>
          <w:rFonts w:hint="eastAsia"/>
        </w:rPr>
        <w:t>과정을</w:t>
      </w:r>
      <w:r w:rsidR="00054007">
        <w:rPr>
          <w:rFonts w:hint="eastAsia"/>
        </w:rPr>
        <w:t xml:space="preserve"> </w:t>
      </w:r>
      <w:r w:rsidR="00054007">
        <w:rPr>
          <w:rFonts w:hint="eastAsia"/>
        </w:rPr>
        <w:t>수행한다</w:t>
      </w:r>
      <w:r w:rsidR="00054007">
        <w:rPr>
          <w:rFonts w:hint="eastAsia"/>
        </w:rPr>
        <w:t>.</w:t>
      </w:r>
    </w:p>
    <w:p w14:paraId="56E93646" w14:textId="77777777" w:rsidR="00F6231D" w:rsidRPr="00054007" w:rsidRDefault="00F6231D" w:rsidP="00155A42">
      <w:pPr>
        <w:pStyle w:val="11"/>
        <w:rPr>
          <w:rFonts w:eastAsiaTheme="minorHAnsi"/>
        </w:rPr>
      </w:pPr>
    </w:p>
    <w:p w14:paraId="4BD3FFC2" w14:textId="71A023CF" w:rsidR="00696EF2" w:rsidRPr="001605E7" w:rsidRDefault="00696EF2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sym w:font="Wingdings" w:char="F09F"/>
      </w:r>
      <w:r w:rsidRPr="001605E7">
        <w:rPr>
          <w:rFonts w:eastAsiaTheme="minorHAnsi"/>
        </w:rPr>
        <w:t xml:space="preserve"> </w:t>
      </w:r>
      <w:r w:rsidR="00F87973">
        <w:t>OPEN</w:t>
      </w:r>
      <w:r w:rsidR="00F87973" w:rsidRPr="001605E7" w:rsidDel="00F87973">
        <w:rPr>
          <w:rFonts w:eastAsiaTheme="minorHAnsi"/>
        </w:rPr>
        <w:t xml:space="preserve"> </w:t>
      </w:r>
    </w:p>
    <w:p w14:paraId="1E577D57" w14:textId="0B5B1494" w:rsidR="00F87973" w:rsidRDefault="00F87973" w:rsidP="00F87973">
      <w:pPr>
        <w:pStyle w:val="11"/>
      </w:pPr>
      <w:r>
        <w:t>HOST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SOCKET</w:t>
      </w:r>
      <w:r w:rsidR="00054007">
        <w:t xml:space="preserve"> 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t>UDP Mode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 w:rsidR="00054007">
        <w:rPr>
          <w:rFonts w:hint="eastAsia"/>
        </w:rPr>
        <w:t>설정한다</w:t>
      </w:r>
      <w:r>
        <w:rPr>
          <w:rFonts w:hint="eastAsia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/>
        <w:tblLook w:val="04A0" w:firstRow="1" w:lastRow="0" w:firstColumn="1" w:lastColumn="0" w:noHBand="0" w:noVBand="1"/>
      </w:tblPr>
      <w:tblGrid>
        <w:gridCol w:w="8495"/>
      </w:tblGrid>
      <w:tr w:rsidR="00696EF2" w:rsidRPr="00546234" w14:paraId="4636FA78" w14:textId="77777777" w:rsidTr="005745BA">
        <w:tc>
          <w:tcPr>
            <w:tcW w:w="8495" w:type="dxa"/>
            <w:shd w:val="clear" w:color="auto" w:fill="F2F2F2"/>
          </w:tcPr>
          <w:p w14:paraId="6601E786" w14:textId="77777777" w:rsidR="00F87973" w:rsidRDefault="00F87973" w:rsidP="00F87973">
            <w:pPr>
              <w:pStyle w:val="11"/>
            </w:pPr>
            <w:r>
              <w:t>{</w:t>
            </w:r>
          </w:p>
          <w:p w14:paraId="721BFBFC" w14:textId="77777777" w:rsidR="00F87973" w:rsidRDefault="00F87973" w:rsidP="00F87973">
            <w:pPr>
              <w:pStyle w:val="11"/>
            </w:pPr>
            <w:r w:rsidRPr="00F6231D">
              <w:rPr>
                <w:rFonts w:hint="eastAsia"/>
              </w:rPr>
              <w:t>START</w:t>
            </w:r>
            <w:r w:rsidRPr="00F6231D">
              <w:t xml:space="preserve"> </w:t>
            </w:r>
            <w:r w:rsidRPr="00F6231D">
              <w:rPr>
                <w:rFonts w:hint="eastAsia"/>
              </w:rPr>
              <w:t>:</w:t>
            </w:r>
          </w:p>
          <w:p w14:paraId="369ED980" w14:textId="77777777" w:rsidR="00F87973" w:rsidRDefault="00F87973" w:rsidP="00F87973">
            <w:pPr>
              <w:pStyle w:val="11"/>
            </w:pPr>
            <w:r>
              <w:t xml:space="preserve">        </w:t>
            </w:r>
            <w:r w:rsidRPr="004C44D1">
              <w:rPr>
                <w:color w:val="0000FF"/>
              </w:rPr>
              <w:t xml:space="preserve">/* set </w:t>
            </w:r>
            <w:r>
              <w:rPr>
                <w:color w:val="0000FF"/>
              </w:rPr>
              <w:t>UDP</w:t>
            </w:r>
            <w:r w:rsidRPr="004C44D1">
              <w:rPr>
                <w:color w:val="0000FF"/>
              </w:rPr>
              <w:t xml:space="preserve"> Mode */</w:t>
            </w:r>
          </w:p>
          <w:p w14:paraId="070ACD29" w14:textId="77777777" w:rsidR="00F87973" w:rsidRDefault="00F87973" w:rsidP="00F87973">
            <w:pPr>
              <w:pStyle w:val="11"/>
            </w:pPr>
            <w:r w:rsidRPr="00F6231D">
              <w:tab/>
              <w:t>Sn_MR</w:t>
            </w:r>
            <w:r>
              <w:t>[3:0]</w:t>
            </w:r>
            <w:r w:rsidRPr="00F6231D">
              <w:t xml:space="preserve"> = </w:t>
            </w:r>
            <w:r>
              <w:t>4’b0010</w:t>
            </w:r>
            <w:r w:rsidRPr="00F6231D">
              <w:t>;</w:t>
            </w:r>
          </w:p>
          <w:p w14:paraId="446D4036" w14:textId="77777777" w:rsidR="00F87973" w:rsidRPr="00991EDA" w:rsidRDefault="00F87973" w:rsidP="00F87973">
            <w:pPr>
              <w:pStyle w:val="11"/>
            </w:pPr>
          </w:p>
          <w:p w14:paraId="2E4538CD" w14:textId="77777777" w:rsidR="00F87973" w:rsidRPr="00F6231D" w:rsidRDefault="00F87973" w:rsidP="00F87973">
            <w:pPr>
              <w:pStyle w:val="11"/>
            </w:pPr>
            <w:r>
              <w:t xml:space="preserve">        </w:t>
            </w:r>
            <w:r>
              <w:rPr>
                <w:color w:val="0000FF"/>
              </w:rPr>
              <w:t>/* set source PORT n</w:t>
            </w:r>
            <w:r w:rsidRPr="004C44D1">
              <w:rPr>
                <w:color w:val="0000FF"/>
              </w:rPr>
              <w:t>umber</w:t>
            </w:r>
            <w:r>
              <w:rPr>
                <w:color w:val="0000FF"/>
              </w:rPr>
              <w:t>,</w:t>
            </w:r>
            <w:r w:rsidRPr="004C44D1">
              <w:rPr>
                <w:color w:val="0000FF"/>
              </w:rPr>
              <w:t xml:space="preserve"> </w:t>
            </w:r>
            <w:r>
              <w:rPr>
                <w:color w:val="0000FF"/>
              </w:rPr>
              <w:t xml:space="preserve">5000(0x1388) </w:t>
            </w:r>
            <w:r w:rsidRPr="004C44D1">
              <w:rPr>
                <w:color w:val="0000FF"/>
              </w:rPr>
              <w:t>*/</w:t>
            </w:r>
          </w:p>
          <w:p w14:paraId="30A0DA81" w14:textId="77777777" w:rsidR="00F87973" w:rsidRDefault="00F87973" w:rsidP="00F87973">
            <w:pPr>
              <w:pStyle w:val="11"/>
            </w:pPr>
            <w:r w:rsidRPr="00F6231D">
              <w:tab/>
              <w:t>Sn_PORTR</w:t>
            </w:r>
            <w:r>
              <w:t>0</w:t>
            </w:r>
            <w:r w:rsidRPr="00F6231D">
              <w:t xml:space="preserve"> = </w:t>
            </w:r>
            <w:r>
              <w:t>0x13</w:t>
            </w:r>
            <w:r w:rsidRPr="00F6231D">
              <w:t>;</w:t>
            </w:r>
          </w:p>
          <w:p w14:paraId="25EB4C06" w14:textId="77777777" w:rsidR="00F87973" w:rsidRDefault="00F87973" w:rsidP="00F87973">
            <w:pPr>
              <w:pStyle w:val="11"/>
              <w:ind w:firstLineChars="400" w:firstLine="800"/>
            </w:pPr>
            <w:r w:rsidRPr="00F6231D">
              <w:t>Sn_PORTR</w:t>
            </w:r>
            <w:r>
              <w:t>1</w:t>
            </w:r>
            <w:r w:rsidRPr="00F6231D">
              <w:t xml:space="preserve"> = </w:t>
            </w:r>
            <w:r>
              <w:t>0x88</w:t>
            </w:r>
            <w:r w:rsidRPr="00F6231D">
              <w:t>;</w:t>
            </w:r>
          </w:p>
          <w:p w14:paraId="4ED04EC1" w14:textId="77777777" w:rsidR="00F87973" w:rsidRDefault="00F87973" w:rsidP="00F87973">
            <w:pPr>
              <w:pStyle w:val="11"/>
            </w:pPr>
          </w:p>
          <w:p w14:paraId="286A3461" w14:textId="77777777" w:rsidR="00F87973" w:rsidRPr="00F6231D" w:rsidRDefault="00F87973" w:rsidP="00F87973">
            <w:pPr>
              <w:pStyle w:val="11"/>
            </w:pPr>
            <w:r>
              <w:t xml:space="preserve">        </w:t>
            </w:r>
            <w:r w:rsidRPr="004C44D1">
              <w:rPr>
                <w:color w:val="0000FF"/>
              </w:rPr>
              <w:t>/* set OPEN command */</w:t>
            </w:r>
          </w:p>
          <w:p w14:paraId="0D684728" w14:textId="77777777" w:rsidR="00F87973" w:rsidRDefault="00F87973" w:rsidP="00F87973">
            <w:pPr>
              <w:pStyle w:val="11"/>
            </w:pPr>
            <w:r w:rsidRPr="00F6231D">
              <w:tab/>
              <w:t>Sn_CR = OPEN;</w:t>
            </w:r>
          </w:p>
          <w:p w14:paraId="747E7BCE" w14:textId="77777777" w:rsidR="00F87973" w:rsidRDefault="00F87973" w:rsidP="00F87973">
            <w:pPr>
              <w:pStyle w:val="11"/>
            </w:pPr>
          </w:p>
          <w:p w14:paraId="33608978" w14:textId="77777777" w:rsidR="00F87973" w:rsidRPr="00F6231D" w:rsidRDefault="00F87973" w:rsidP="00F87973">
            <w:pPr>
              <w:pStyle w:val="11"/>
            </w:pPr>
            <w:r>
              <w:t xml:space="preserve">        </w:t>
            </w:r>
            <w:r w:rsidRPr="004C44D1">
              <w:rPr>
                <w:color w:val="0000FF"/>
              </w:rPr>
              <w:t xml:space="preserve">/* check SOCKET for </w:t>
            </w:r>
            <w:r>
              <w:rPr>
                <w:color w:val="0000FF"/>
              </w:rPr>
              <w:t>UDP</w:t>
            </w:r>
            <w:r w:rsidRPr="004C44D1">
              <w:rPr>
                <w:color w:val="0000FF"/>
              </w:rPr>
              <w:t xml:space="preserve"> Mode */</w:t>
            </w:r>
          </w:p>
          <w:p w14:paraId="19868F59" w14:textId="77777777" w:rsidR="00F87973" w:rsidRDefault="00F87973" w:rsidP="00F87973">
            <w:pPr>
              <w:pStyle w:val="11"/>
            </w:pPr>
            <w:r w:rsidRPr="00F6231D">
              <w:tab/>
            </w:r>
            <w:r>
              <w:rPr>
                <w:rFonts w:hint="eastAsia"/>
              </w:rPr>
              <w:t>if(Sn_SR !</w:t>
            </w:r>
            <w:r w:rsidRPr="00F6231D">
              <w:rPr>
                <w:rFonts w:hint="eastAsia"/>
              </w:rPr>
              <w:t>= SOCK_</w:t>
            </w:r>
            <w:r>
              <w:t>UDP</w:t>
            </w:r>
            <w:r w:rsidRPr="00F6231D">
              <w:rPr>
                <w:rFonts w:hint="eastAsia"/>
              </w:rPr>
              <w:t>)</w:t>
            </w:r>
            <w:r>
              <w:t xml:space="preserve"> goto START</w:t>
            </w:r>
            <w:r w:rsidRPr="00F6231D">
              <w:rPr>
                <w:rFonts w:hint="eastAsia"/>
              </w:rPr>
              <w:t>;</w:t>
            </w:r>
            <w:r>
              <w:t xml:space="preserve"> </w:t>
            </w:r>
          </w:p>
          <w:p w14:paraId="75C29E11" w14:textId="2625D8B0" w:rsidR="00696EF2" w:rsidRPr="001605E7" w:rsidRDefault="00F87973" w:rsidP="00155A42">
            <w:pPr>
              <w:pStyle w:val="11"/>
              <w:rPr>
                <w:rFonts w:eastAsiaTheme="minorHAnsi"/>
              </w:rPr>
            </w:pPr>
            <w:r>
              <w:t>}</w:t>
            </w:r>
          </w:p>
        </w:tc>
      </w:tr>
    </w:tbl>
    <w:p w14:paraId="4633B705" w14:textId="77777777" w:rsidR="00696EF2" w:rsidRPr="001605E7" w:rsidRDefault="00696EF2" w:rsidP="00155A42">
      <w:pPr>
        <w:pStyle w:val="11"/>
        <w:rPr>
          <w:rFonts w:eastAsiaTheme="minorHAnsi"/>
        </w:rPr>
      </w:pPr>
    </w:p>
    <w:p w14:paraId="0F1E363B" w14:textId="77777777" w:rsidR="00F87973" w:rsidRDefault="00696EF2" w:rsidP="00C07771">
      <w:pPr>
        <w:pStyle w:val="11"/>
      </w:pPr>
      <w:r w:rsidRPr="001605E7">
        <w:rPr>
          <w:rFonts w:eastAsiaTheme="minorHAnsi"/>
        </w:rPr>
        <w:sym w:font="Wingdings" w:char="F09F"/>
      </w:r>
      <w:r w:rsidRPr="001605E7">
        <w:rPr>
          <w:rFonts w:eastAsiaTheme="minorHAnsi"/>
        </w:rPr>
        <w:t xml:space="preserve"> </w:t>
      </w:r>
      <w:r w:rsidR="00F87973">
        <w:rPr>
          <w:rFonts w:hint="eastAsia"/>
        </w:rPr>
        <w:t>Received DATA ?</w:t>
      </w:r>
    </w:p>
    <w:p w14:paraId="7E38AA25" w14:textId="77777777" w:rsidR="00054007" w:rsidRDefault="00054007" w:rsidP="00054007">
      <w:pPr>
        <w:pStyle w:val="11"/>
      </w:pPr>
      <w:r>
        <w:t>UDP</w:t>
      </w:r>
      <w:r w:rsidRPr="009A2923">
        <w:rPr>
          <w:rFonts w:hint="eastAsia"/>
        </w:rPr>
        <w:t xml:space="preserve"> Mode</w:t>
      </w:r>
      <w:r w:rsidRPr="009A2923">
        <w:t xml:space="preserve"> SOCKET</w:t>
      </w:r>
      <w:r w:rsidRPr="009A2923">
        <w:rPr>
          <w:rFonts w:hint="eastAsia"/>
        </w:rPr>
        <w:t>의</w:t>
      </w:r>
      <w:r w:rsidRPr="009A2923">
        <w:rPr>
          <w:rFonts w:hint="eastAsia"/>
        </w:rPr>
        <w:t xml:space="preserve"> </w:t>
      </w:r>
      <w:r w:rsidRPr="009A2923">
        <w:t>DATA</w:t>
      </w:r>
      <w:r w:rsidRPr="009A2923">
        <w:rPr>
          <w:rFonts w:hint="eastAsia"/>
        </w:rPr>
        <w:t>수신여부는</w:t>
      </w:r>
      <w:r w:rsidRPr="009A2923">
        <w:rPr>
          <w:rFonts w:hint="eastAsia"/>
        </w:rPr>
        <w:t xml:space="preserve"> </w:t>
      </w:r>
      <w:r w:rsidRPr="009A2923">
        <w:t xml:space="preserve">Sn_IR[RECV] </w:t>
      </w:r>
      <w:r w:rsidRPr="009A2923">
        <w:rPr>
          <w:rFonts w:hint="eastAsia"/>
        </w:rPr>
        <w:t>또는</w:t>
      </w:r>
      <w:r w:rsidRPr="009A2923">
        <w:rPr>
          <w:rFonts w:hint="eastAsia"/>
        </w:rPr>
        <w:t xml:space="preserve"> </w:t>
      </w:r>
      <w:r w:rsidRPr="009A2923">
        <w:t>Sn_RX_RSR</w:t>
      </w:r>
      <w:r w:rsidRPr="009A2923">
        <w:rPr>
          <w:rFonts w:hint="eastAsia"/>
        </w:rPr>
        <w:t>을</w:t>
      </w:r>
      <w:r w:rsidRPr="009A2923">
        <w:rPr>
          <w:rFonts w:hint="eastAsia"/>
        </w:rPr>
        <w:t xml:space="preserve"> </w:t>
      </w:r>
      <w:r w:rsidRPr="009A2923">
        <w:rPr>
          <w:rFonts w:hint="eastAsia"/>
        </w:rPr>
        <w:t>통해</w:t>
      </w:r>
      <w:r w:rsidRPr="009A2923">
        <w:rPr>
          <w:rFonts w:hint="eastAsia"/>
        </w:rPr>
        <w:t xml:space="preserve"> </w:t>
      </w:r>
      <w:r w:rsidRPr="009A2923">
        <w:rPr>
          <w:rFonts w:hint="eastAsia"/>
        </w:rPr>
        <w:t>알</w:t>
      </w:r>
      <w:r w:rsidRPr="009A2923">
        <w:rPr>
          <w:rFonts w:hint="eastAsia"/>
        </w:rPr>
        <w:t xml:space="preserve"> </w:t>
      </w:r>
      <w:r w:rsidRPr="009A2923">
        <w:rPr>
          <w:rFonts w:hint="eastAsia"/>
        </w:rPr>
        <w:t>수</w:t>
      </w:r>
      <w:r w:rsidRPr="009A2923">
        <w:rPr>
          <w:rFonts w:hint="eastAsia"/>
        </w:rPr>
        <w:t xml:space="preserve"> </w:t>
      </w:r>
      <w:r w:rsidRPr="009A2923">
        <w:rPr>
          <w:rFonts w:hint="eastAsia"/>
        </w:rPr>
        <w:t>있다</w:t>
      </w:r>
      <w:r w:rsidRPr="009A2923">
        <w:rPr>
          <w:rFonts w:hint="eastAsia"/>
        </w:rPr>
        <w:t>.</w:t>
      </w:r>
    </w:p>
    <w:p w14:paraId="106D62A2" w14:textId="77777777" w:rsidR="00054007" w:rsidRPr="009A2923" w:rsidRDefault="00054007" w:rsidP="00054007">
      <w:pPr>
        <w:pStyle w:val="1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/>
        <w:tblLook w:val="04A0" w:firstRow="1" w:lastRow="0" w:firstColumn="1" w:lastColumn="0" w:noHBand="0" w:noVBand="1"/>
      </w:tblPr>
      <w:tblGrid>
        <w:gridCol w:w="8495"/>
      </w:tblGrid>
      <w:tr w:rsidR="00696EF2" w:rsidRPr="00546234" w14:paraId="3E9D3CCB" w14:textId="77777777" w:rsidTr="005745BA">
        <w:tc>
          <w:tcPr>
            <w:tcW w:w="8495" w:type="dxa"/>
            <w:shd w:val="clear" w:color="auto" w:fill="F2F2F2"/>
          </w:tcPr>
          <w:p w14:paraId="5AB28959" w14:textId="77777777" w:rsidR="00054007" w:rsidRPr="007303F2" w:rsidRDefault="00054007" w:rsidP="00054007">
            <w:pPr>
              <w:pStyle w:val="11"/>
            </w:pPr>
            <w:r w:rsidRPr="007303F2">
              <w:rPr>
                <w:rFonts w:hint="eastAsia"/>
              </w:rPr>
              <w:t>{</w:t>
            </w:r>
          </w:p>
          <w:p w14:paraId="0E4BF0C1" w14:textId="77777777" w:rsidR="00054007" w:rsidRPr="007303F2" w:rsidRDefault="00054007" w:rsidP="00054007">
            <w:pPr>
              <w:pStyle w:val="11"/>
            </w:pPr>
            <w:r w:rsidRPr="007303F2">
              <w:t>First method :</w:t>
            </w:r>
          </w:p>
          <w:p w14:paraId="125FD24A" w14:textId="77777777" w:rsidR="00054007" w:rsidRPr="007303F2" w:rsidRDefault="00054007" w:rsidP="00054007">
            <w:pPr>
              <w:pStyle w:val="11"/>
            </w:pPr>
            <w:r w:rsidRPr="007303F2">
              <w:t xml:space="preserve">        </w:t>
            </w:r>
            <w:r>
              <w:rPr>
                <w:color w:val="0000FF"/>
              </w:rPr>
              <w:t>/* check SOCKET</w:t>
            </w:r>
            <w:r w:rsidRPr="00141962">
              <w:rPr>
                <w:color w:val="0000FF"/>
              </w:rPr>
              <w:t xml:space="preserve"> RX Buffer */</w:t>
            </w:r>
          </w:p>
          <w:p w14:paraId="011320E0" w14:textId="77777777" w:rsidR="00054007" w:rsidRPr="007303F2" w:rsidRDefault="00054007" w:rsidP="00054007">
            <w:pPr>
              <w:pStyle w:val="11"/>
            </w:pPr>
            <w:r>
              <w:t xml:space="preserve">        If( Sn</w:t>
            </w:r>
            <w:r w:rsidRPr="007303F2">
              <w:t>_RX_RSR != 0x0000 ) goto Receiving Process;</w:t>
            </w:r>
          </w:p>
          <w:p w14:paraId="06672904" w14:textId="55E0E97F" w:rsidR="00696EF2" w:rsidRPr="001605E7" w:rsidRDefault="00054007" w:rsidP="00054007">
            <w:pPr>
              <w:pStyle w:val="11"/>
              <w:rPr>
                <w:rFonts w:eastAsiaTheme="minorHAnsi"/>
              </w:rPr>
            </w:pPr>
            <w:r w:rsidRPr="007303F2">
              <w:t>}</w:t>
            </w:r>
          </w:p>
        </w:tc>
      </w:tr>
      <w:tr w:rsidR="00054007" w:rsidRPr="00546234" w14:paraId="36AD0CA1" w14:textId="77777777" w:rsidTr="005745BA">
        <w:tc>
          <w:tcPr>
            <w:tcW w:w="8495" w:type="dxa"/>
            <w:shd w:val="clear" w:color="auto" w:fill="F2F2F2"/>
          </w:tcPr>
          <w:p w14:paraId="11CA2EBF" w14:textId="77777777" w:rsidR="00054007" w:rsidRPr="007303F2" w:rsidRDefault="00054007" w:rsidP="00054007">
            <w:pPr>
              <w:pStyle w:val="11"/>
            </w:pPr>
            <w:r w:rsidRPr="007303F2">
              <w:rPr>
                <w:rFonts w:hint="eastAsia"/>
              </w:rPr>
              <w:t>{</w:t>
            </w:r>
          </w:p>
          <w:p w14:paraId="14701202" w14:textId="77777777" w:rsidR="00054007" w:rsidRPr="007303F2" w:rsidRDefault="00054007" w:rsidP="00054007">
            <w:pPr>
              <w:pStyle w:val="11"/>
            </w:pPr>
            <w:r w:rsidRPr="007303F2">
              <w:t>Second method :</w:t>
            </w:r>
          </w:p>
          <w:p w14:paraId="2A6F882E" w14:textId="77777777" w:rsidR="00054007" w:rsidRPr="007303F2" w:rsidRDefault="00054007" w:rsidP="00054007">
            <w:pPr>
              <w:pStyle w:val="11"/>
            </w:pPr>
            <w:r w:rsidRPr="007303F2">
              <w:t xml:space="preserve">        </w:t>
            </w:r>
            <w:r>
              <w:rPr>
                <w:color w:val="0000FF"/>
              </w:rPr>
              <w:t>/* check SOCKET RECV i</w:t>
            </w:r>
            <w:r w:rsidRPr="00141962">
              <w:rPr>
                <w:color w:val="0000FF"/>
              </w:rPr>
              <w:t>nterrupt */</w:t>
            </w:r>
          </w:p>
          <w:p w14:paraId="13C8220F" w14:textId="77777777" w:rsidR="00054007" w:rsidRPr="007303F2" w:rsidRDefault="00054007" w:rsidP="00054007">
            <w:pPr>
              <w:pStyle w:val="11"/>
            </w:pPr>
            <w:r>
              <w:t xml:space="preserve">        If( Sn</w:t>
            </w:r>
            <w:r w:rsidRPr="007303F2">
              <w:t>_IR[REC</w:t>
            </w:r>
            <w:r>
              <w:t>V] == ‘1’</w:t>
            </w:r>
            <w:r w:rsidRPr="007303F2">
              <w:t>) goto Receiving Process;</w:t>
            </w:r>
          </w:p>
          <w:p w14:paraId="7FCF48A7" w14:textId="77777777" w:rsidR="00054007" w:rsidRPr="007303F2" w:rsidRDefault="00054007" w:rsidP="00054007">
            <w:pPr>
              <w:pStyle w:val="11"/>
            </w:pPr>
            <w:r w:rsidRPr="007303F2">
              <w:t xml:space="preserve">        </w:t>
            </w:r>
            <w:r w:rsidRPr="00141962">
              <w:rPr>
                <w:color w:val="0000FF"/>
              </w:rPr>
              <w:t>/* IR, Sn_IR, Sn_IMR</w:t>
            </w:r>
            <w:r w:rsidRPr="00141962">
              <w:rPr>
                <w:rFonts w:hint="eastAsia"/>
                <w:color w:val="0000FF"/>
              </w:rPr>
              <w:t>을</w:t>
            </w:r>
            <w:r w:rsidRPr="00141962">
              <w:rPr>
                <w:rFonts w:hint="eastAsia"/>
                <w:color w:val="0000FF"/>
              </w:rPr>
              <w:t xml:space="preserve"> </w:t>
            </w:r>
            <w:r w:rsidRPr="00141962">
              <w:rPr>
                <w:rFonts w:hint="eastAsia"/>
                <w:color w:val="0000FF"/>
              </w:rPr>
              <w:t>참조</w:t>
            </w:r>
            <w:r w:rsidRPr="00141962">
              <w:rPr>
                <w:rFonts w:hint="eastAsia"/>
                <w:color w:val="0000FF"/>
              </w:rPr>
              <w:t xml:space="preserve"> </w:t>
            </w:r>
            <w:r w:rsidRPr="00141962">
              <w:rPr>
                <w:color w:val="0000FF"/>
              </w:rPr>
              <w:t>*/</w:t>
            </w:r>
          </w:p>
          <w:p w14:paraId="3AB7C27D" w14:textId="4E231924" w:rsidR="00054007" w:rsidRPr="001605E7" w:rsidRDefault="00054007" w:rsidP="00054007">
            <w:pPr>
              <w:pStyle w:val="11"/>
              <w:rPr>
                <w:rFonts w:eastAsiaTheme="minorHAnsi"/>
              </w:rPr>
            </w:pPr>
            <w:r w:rsidRPr="007303F2">
              <w:t>}</w:t>
            </w:r>
          </w:p>
        </w:tc>
      </w:tr>
    </w:tbl>
    <w:p w14:paraId="55E5BE19" w14:textId="77777777" w:rsidR="00696EF2" w:rsidRPr="001605E7" w:rsidRDefault="00696EF2" w:rsidP="00155A42">
      <w:pPr>
        <w:pStyle w:val="11"/>
        <w:rPr>
          <w:rFonts w:eastAsiaTheme="minorHAnsi"/>
        </w:rPr>
      </w:pPr>
    </w:p>
    <w:p w14:paraId="49606478" w14:textId="77777777" w:rsidR="00F87973" w:rsidRDefault="00696EF2" w:rsidP="00054007">
      <w:pPr>
        <w:pStyle w:val="11"/>
      </w:pPr>
      <w:r w:rsidRPr="001605E7">
        <w:rPr>
          <w:rFonts w:eastAsiaTheme="minorHAnsi"/>
        </w:rPr>
        <w:sym w:font="Wingdings" w:char="F09F"/>
      </w:r>
      <w:r w:rsidRPr="001605E7">
        <w:rPr>
          <w:rFonts w:eastAsiaTheme="minorHAnsi"/>
        </w:rPr>
        <w:t xml:space="preserve"> </w:t>
      </w:r>
      <w:r w:rsidR="00F87973">
        <w:rPr>
          <w:rFonts w:hint="eastAsia"/>
        </w:rPr>
        <w:t>Receiving Process</w:t>
      </w:r>
    </w:p>
    <w:p w14:paraId="719E37D0" w14:textId="0880DD5B" w:rsidR="00054007" w:rsidRDefault="00054007" w:rsidP="00054007">
      <w:pPr>
        <w:pStyle w:val="11"/>
      </w:pPr>
      <w:r>
        <w:t>UDP</w:t>
      </w:r>
      <w:r w:rsidRPr="009A2923">
        <w:rPr>
          <w:rFonts w:hint="eastAsia"/>
        </w:rPr>
        <w:t xml:space="preserve"> Mode SOCKET</w:t>
      </w:r>
      <w:r w:rsidRPr="009A2923">
        <w:rPr>
          <w:rFonts w:hint="eastAsia"/>
        </w:rPr>
        <w:t>이</w:t>
      </w:r>
      <w:r w:rsidRPr="009A2923">
        <w:rPr>
          <w:rFonts w:hint="eastAsia"/>
        </w:rPr>
        <w:t xml:space="preserve"> </w:t>
      </w:r>
      <w:r w:rsidRPr="009A2923">
        <w:t>Packet</w:t>
      </w:r>
      <w:r w:rsidRPr="009A2923">
        <w:rPr>
          <w:rFonts w:hint="eastAsia"/>
        </w:rPr>
        <w:t>을</w:t>
      </w:r>
      <w:r w:rsidRPr="009A2923">
        <w:rPr>
          <w:rFonts w:hint="eastAsia"/>
        </w:rPr>
        <w:t xml:space="preserve"> </w:t>
      </w:r>
      <w:r w:rsidRPr="009A2923">
        <w:rPr>
          <w:rFonts w:hint="eastAsia"/>
        </w:rPr>
        <w:t>수신하면</w:t>
      </w:r>
      <w:r w:rsidRPr="009A2923">
        <w:rPr>
          <w:rFonts w:hint="eastAsia"/>
        </w:rPr>
        <w:t xml:space="preserve"> </w:t>
      </w:r>
      <w:r w:rsidRPr="009A2923">
        <w:rPr>
          <w:rFonts w:hint="eastAsia"/>
        </w:rPr>
        <w:t>해당</w:t>
      </w:r>
      <w:r w:rsidRPr="009A2923">
        <w:rPr>
          <w:rFonts w:hint="eastAsia"/>
        </w:rPr>
        <w:t xml:space="preserve"> </w:t>
      </w:r>
      <w:r w:rsidRPr="009A2923">
        <w:t>SOCKET RX Buffer Block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_Ref492395660 \h</w:instrText>
      </w:r>
      <w:r>
        <w:instrText xml:space="preserve"> </w:instrText>
      </w:r>
      <w:r>
        <w:fldChar w:fldCharType="separate"/>
      </w:r>
      <w:r>
        <w:t xml:space="preserve">Figure </w:t>
      </w:r>
      <w:r>
        <w:rPr>
          <w:noProof/>
        </w:rPr>
        <w:t>8</w:t>
      </w:r>
      <w:r>
        <w:fldChar w:fldCharType="end"/>
      </w:r>
      <w:r w:rsidR="00A02D8E"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저장된다</w:t>
      </w:r>
      <w:r>
        <w:rPr>
          <w:rFonts w:hint="eastAsia"/>
        </w:rPr>
        <w:t xml:space="preserve">. </w:t>
      </w:r>
      <w:r>
        <w:t>SOCKET RX Buffer Block</w:t>
      </w:r>
      <w:r>
        <w:rPr>
          <w:rFonts w:hint="eastAsia"/>
        </w:rPr>
        <w:t>으로부터</w:t>
      </w:r>
      <w:r>
        <w:rPr>
          <w:rFonts w:hint="eastAsia"/>
        </w:rPr>
        <w:t xml:space="preserve"> </w:t>
      </w:r>
      <w:r>
        <w:rPr>
          <w:rFonts w:hint="eastAsia"/>
        </w:rPr>
        <w:t>저장된</w:t>
      </w:r>
      <w:r>
        <w:rPr>
          <w:rFonts w:hint="eastAsia"/>
        </w:rPr>
        <w:t xml:space="preserve"> </w:t>
      </w:r>
      <w:r>
        <w:t>DATA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읽은</w:t>
      </w:r>
      <w:r>
        <w:rPr>
          <w:rFonts w:hint="eastAsia"/>
        </w:rPr>
        <w:t xml:space="preserve"> </w:t>
      </w:r>
      <w:r>
        <w:rPr>
          <w:rFonts w:hint="eastAsia"/>
        </w:rPr>
        <w:t>후에</w:t>
      </w:r>
      <w:r>
        <w:rPr>
          <w:rFonts w:hint="eastAsia"/>
        </w:rPr>
        <w:t xml:space="preserve"> </w:t>
      </w:r>
      <w:r>
        <w:rPr>
          <w:rFonts w:hint="eastAsia"/>
        </w:rPr>
        <w:t>반드시</w:t>
      </w:r>
      <w:r>
        <w:rPr>
          <w:rFonts w:hint="eastAsia"/>
        </w:rPr>
        <w:t xml:space="preserve"> </w:t>
      </w:r>
      <w:r>
        <w:t>Sn_CR[RECV]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</w:t>
      </w:r>
      <w:r>
        <w:t>Sn_RX_RD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RX Buffer Block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읽은</w:t>
      </w:r>
      <w:r>
        <w:rPr>
          <w:rFonts w:hint="eastAsia"/>
        </w:rPr>
        <w:t xml:space="preserve"> </w:t>
      </w:r>
      <w:r>
        <w:t xml:space="preserve">DATA </w:t>
      </w:r>
      <w:r>
        <w:rPr>
          <w:rFonts w:hint="eastAsia"/>
        </w:rPr>
        <w:t>크기만큼</w:t>
      </w:r>
      <w:r>
        <w:rPr>
          <w:rFonts w:hint="eastAsia"/>
        </w:rPr>
        <w:t xml:space="preserve"> </w:t>
      </w:r>
      <w:r>
        <w:rPr>
          <w:rFonts w:hint="eastAsia"/>
        </w:rPr>
        <w:t>증가시킨다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참조</w:t>
      </w:r>
      <w:r>
        <w:rPr>
          <w:rFonts w:hint="eastAsia"/>
        </w:rPr>
        <w:t xml:space="preserve"> Sn_RX_RD</w:t>
      </w:r>
      <w:r>
        <w:t xml:space="preserve">). </w:t>
      </w:r>
      <w:r w:rsidRPr="009A2923">
        <w:rPr>
          <w:rFonts w:hint="eastAsia"/>
        </w:rPr>
        <w:t>만약</w:t>
      </w:r>
      <w:r w:rsidRPr="009A2923">
        <w:rPr>
          <w:rFonts w:hint="eastAsia"/>
        </w:rPr>
        <w:t xml:space="preserve"> </w:t>
      </w:r>
      <w:r w:rsidRPr="009A2923">
        <w:t>Sn_CR[RECV]</w:t>
      </w:r>
      <w:r w:rsidRPr="009A2923">
        <w:rPr>
          <w:rFonts w:hint="eastAsia"/>
        </w:rPr>
        <w:t>시</w:t>
      </w:r>
      <w:r w:rsidRPr="009A2923">
        <w:rPr>
          <w:rFonts w:hint="eastAsia"/>
        </w:rPr>
        <w:t>,</w:t>
      </w:r>
      <w:r w:rsidRPr="009A2923">
        <w:t xml:space="preserve"> SOCKET RX Buffer Block</w:t>
      </w:r>
      <w:r w:rsidRPr="009A2923">
        <w:rPr>
          <w:rFonts w:hint="eastAsia"/>
        </w:rPr>
        <w:t>에</w:t>
      </w:r>
      <w:r w:rsidRPr="009A2923">
        <w:rPr>
          <w:rFonts w:hint="eastAsia"/>
        </w:rPr>
        <w:t xml:space="preserve"> </w:t>
      </w:r>
      <w:r w:rsidRPr="009A2923">
        <w:rPr>
          <w:rFonts w:hint="eastAsia"/>
        </w:rPr>
        <w:t>읽지</w:t>
      </w:r>
      <w:r w:rsidRPr="009A2923">
        <w:rPr>
          <w:rFonts w:hint="eastAsia"/>
        </w:rPr>
        <w:t xml:space="preserve"> </w:t>
      </w:r>
      <w:r w:rsidRPr="009A2923">
        <w:rPr>
          <w:rFonts w:hint="eastAsia"/>
        </w:rPr>
        <w:t>않은</w:t>
      </w:r>
      <w:r w:rsidRPr="009A2923">
        <w:rPr>
          <w:rFonts w:hint="eastAsia"/>
        </w:rPr>
        <w:t xml:space="preserve"> </w:t>
      </w:r>
      <w:r w:rsidRPr="009A2923">
        <w:t>DATA</w:t>
      </w:r>
      <w:r w:rsidRPr="009A2923">
        <w:rPr>
          <w:rFonts w:hint="eastAsia"/>
        </w:rPr>
        <w:t>가</w:t>
      </w:r>
      <w:r w:rsidRPr="009A2923">
        <w:rPr>
          <w:rFonts w:hint="eastAsia"/>
        </w:rPr>
        <w:t xml:space="preserve"> </w:t>
      </w:r>
      <w:r w:rsidRPr="009A2923">
        <w:rPr>
          <w:rFonts w:hint="eastAsia"/>
        </w:rPr>
        <w:t>있는</w:t>
      </w:r>
      <w:r w:rsidRPr="009A2923">
        <w:rPr>
          <w:rFonts w:hint="eastAsia"/>
        </w:rPr>
        <w:t xml:space="preserve"> </w:t>
      </w:r>
      <w:r w:rsidRPr="009A2923">
        <w:rPr>
          <w:rFonts w:hint="eastAsia"/>
        </w:rPr>
        <w:t>경우</w:t>
      </w:r>
      <w:r w:rsidRPr="009A2923">
        <w:rPr>
          <w:rFonts w:hint="eastAsia"/>
        </w:rPr>
        <w:t xml:space="preserve"> </w:t>
      </w:r>
      <w:r w:rsidRPr="009A2923">
        <w:t>Sn_IR[RECV]</w:t>
      </w:r>
      <w:r w:rsidRPr="009A2923">
        <w:rPr>
          <w:rFonts w:hint="eastAsia"/>
        </w:rPr>
        <w:t>가</w:t>
      </w:r>
      <w:r w:rsidRPr="009A2923">
        <w:rPr>
          <w:rFonts w:hint="eastAsia"/>
        </w:rPr>
        <w:t xml:space="preserve"> </w:t>
      </w:r>
      <w:r w:rsidRPr="009A2923">
        <w:rPr>
          <w:rFonts w:hint="eastAsia"/>
        </w:rPr>
        <w:t>발생한다</w:t>
      </w:r>
      <w:r w:rsidRPr="009A2923">
        <w:rPr>
          <w:rFonts w:hint="eastAsia"/>
        </w:rPr>
        <w:t>.</w:t>
      </w:r>
    </w:p>
    <w:p w14:paraId="195FF195" w14:textId="77777777" w:rsidR="00054007" w:rsidRPr="00054007" w:rsidRDefault="00054007" w:rsidP="00054007">
      <w:pPr>
        <w:pStyle w:val="11"/>
      </w:pPr>
    </w:p>
    <w:p w14:paraId="5E491FB2" w14:textId="47A829FF" w:rsidR="00F87973" w:rsidRDefault="00F87973" w:rsidP="00054007">
      <w:pPr>
        <w:pStyle w:val="11"/>
        <w:jc w:val="center"/>
      </w:pPr>
      <w:r w:rsidRPr="00F22C8E">
        <w:rPr>
          <w:noProof/>
        </w:rPr>
        <w:drawing>
          <wp:inline distT="0" distB="0" distL="0" distR="0" wp14:anchorId="01C8A90E" wp14:editId="3C1FD959">
            <wp:extent cx="5032943" cy="1401731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dp_recv_data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943" cy="140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33BF" w14:textId="3BFAEECF" w:rsidR="00F87973" w:rsidRDefault="00F87973" w:rsidP="00DD0A6E">
      <w:pPr>
        <w:pStyle w:val="a8"/>
      </w:pPr>
      <w:bookmarkStart w:id="546" w:name="_Ref492395660"/>
      <w:bookmarkStart w:id="547" w:name="_Ref492019644"/>
      <w:r>
        <w:t xml:space="preserve">Figure </w:t>
      </w:r>
      <w:fldSimple w:instr=" SEQ Figure \* ARABIC ">
        <w:r w:rsidR="008B75BF">
          <w:rPr>
            <w:noProof/>
          </w:rPr>
          <w:t>8</w:t>
        </w:r>
      </w:fldSimple>
      <w:bookmarkEnd w:id="546"/>
      <w:r>
        <w:t>. Received Data in UDP Mode SOCKET RX Buffer Block</w:t>
      </w:r>
      <w:bookmarkEnd w:id="547"/>
    </w:p>
    <w:p w14:paraId="2DA012DA" w14:textId="77777777" w:rsidR="00F87973" w:rsidRPr="000C32FC" w:rsidRDefault="00F87973" w:rsidP="00F87973">
      <w:pPr>
        <w:pStyle w:val="1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/>
        <w:tblLook w:val="04A0" w:firstRow="1" w:lastRow="0" w:firstColumn="1" w:lastColumn="0" w:noHBand="0" w:noVBand="1"/>
      </w:tblPr>
      <w:tblGrid>
        <w:gridCol w:w="8495"/>
      </w:tblGrid>
      <w:tr w:rsidR="00F87973" w:rsidRPr="007F654F" w14:paraId="0DCD4AA5" w14:textId="77777777" w:rsidTr="00F87973">
        <w:tc>
          <w:tcPr>
            <w:tcW w:w="8495" w:type="dxa"/>
            <w:shd w:val="clear" w:color="auto" w:fill="F2F2F2"/>
          </w:tcPr>
          <w:p w14:paraId="71000AC3" w14:textId="77777777" w:rsidR="00F87973" w:rsidRPr="00DF101A" w:rsidRDefault="00F87973" w:rsidP="00F87973">
            <w:pPr>
              <w:pStyle w:val="11"/>
            </w:pPr>
            <w:r w:rsidRPr="00DF101A">
              <w:t>{</w:t>
            </w:r>
          </w:p>
          <w:p w14:paraId="29A9C551" w14:textId="77777777" w:rsidR="00F87973" w:rsidRPr="00DF101A" w:rsidRDefault="00F87973" w:rsidP="00F87973">
            <w:pPr>
              <w:pStyle w:val="11"/>
            </w:pPr>
            <w:r w:rsidRPr="00DF101A">
              <w:t>START :</w:t>
            </w:r>
            <w:r w:rsidRPr="00DF101A">
              <w:tab/>
            </w:r>
          </w:p>
          <w:p w14:paraId="71036C3F" w14:textId="77777777" w:rsidR="00F87973" w:rsidRDefault="00F87973" w:rsidP="00F87973">
            <w:pPr>
              <w:pStyle w:val="11"/>
            </w:pPr>
            <w:r w:rsidRPr="00F6231D">
              <w:tab/>
            </w:r>
            <w:r w:rsidRPr="00141962">
              <w:rPr>
                <w:color w:val="0000FF"/>
              </w:rPr>
              <w:t xml:space="preserve">/* </w:t>
            </w:r>
            <w:r w:rsidRPr="00141962">
              <w:rPr>
                <w:rFonts w:hint="eastAsia"/>
                <w:color w:val="0000FF"/>
              </w:rPr>
              <w:t xml:space="preserve">first, get </w:t>
            </w:r>
            <w:r w:rsidRPr="00141962">
              <w:rPr>
                <w:color w:val="0000FF"/>
              </w:rPr>
              <w:t>received</w:t>
            </w:r>
            <w:r w:rsidRPr="00141962">
              <w:rPr>
                <w:rFonts w:hint="eastAsia"/>
                <w:color w:val="0000FF"/>
              </w:rPr>
              <w:t xml:space="preserve"> </w:t>
            </w:r>
            <w:r w:rsidRPr="00141962">
              <w:rPr>
                <w:color w:val="0000FF"/>
              </w:rPr>
              <w:t>size */</w:t>
            </w:r>
          </w:p>
          <w:p w14:paraId="2B5C9317" w14:textId="77777777" w:rsidR="00F87973" w:rsidRDefault="00F87973" w:rsidP="00F87973">
            <w:pPr>
              <w:pStyle w:val="11"/>
            </w:pPr>
            <w:r>
              <w:t xml:space="preserve">        get_size = S</w:t>
            </w:r>
            <w:r>
              <w:rPr>
                <w:rFonts w:hint="eastAsia"/>
              </w:rPr>
              <w:t>n</w:t>
            </w:r>
            <w:r>
              <w:t>_RX_RSR;</w:t>
            </w:r>
          </w:p>
          <w:p w14:paraId="1983A9E8" w14:textId="77777777" w:rsidR="00F87973" w:rsidRDefault="00F87973" w:rsidP="00F87973">
            <w:pPr>
              <w:pStyle w:val="11"/>
            </w:pPr>
          </w:p>
          <w:p w14:paraId="6B19E6DF" w14:textId="77777777" w:rsidR="00F87973" w:rsidRPr="00141962" w:rsidRDefault="00F87973" w:rsidP="00F87973">
            <w:pPr>
              <w:pStyle w:val="11"/>
              <w:rPr>
                <w:color w:val="0000FF"/>
              </w:rPr>
            </w:pPr>
            <w:r>
              <w:t xml:space="preserve">        </w:t>
            </w:r>
            <w:r w:rsidRPr="00141962">
              <w:rPr>
                <w:color w:val="0000FF"/>
              </w:rPr>
              <w:t>/* calculate offset address */</w:t>
            </w:r>
          </w:p>
          <w:p w14:paraId="5BBADEB0" w14:textId="77777777" w:rsidR="00F87973" w:rsidRDefault="00F87973" w:rsidP="00F87973">
            <w:pPr>
              <w:pStyle w:val="11"/>
            </w:pPr>
            <w:r>
              <w:t xml:space="preserve">        get_offset = Sn_RX_RD &amp; gSn_RX_MASK;</w:t>
            </w:r>
          </w:p>
          <w:p w14:paraId="2AFDF283" w14:textId="77777777" w:rsidR="00F87973" w:rsidRDefault="00F87973" w:rsidP="00F87973">
            <w:pPr>
              <w:pStyle w:val="11"/>
            </w:pPr>
          </w:p>
          <w:p w14:paraId="6B4D46A2" w14:textId="77777777" w:rsidR="00F87973" w:rsidRPr="00141962" w:rsidRDefault="00F87973" w:rsidP="00F87973">
            <w:pPr>
              <w:pStyle w:val="11"/>
              <w:rPr>
                <w:color w:val="0000FF"/>
              </w:rPr>
            </w:pPr>
            <w:r>
              <w:t xml:space="preserve">        </w:t>
            </w:r>
            <w:r w:rsidRPr="00141962">
              <w:rPr>
                <w:color w:val="0000FF"/>
              </w:rPr>
              <w:t>/* calculate start address(SOCKET RX Buffer Block Address) */</w:t>
            </w:r>
          </w:p>
          <w:p w14:paraId="0E9B93CA" w14:textId="77777777" w:rsidR="00F87973" w:rsidRDefault="00F87973" w:rsidP="00F87973">
            <w:pPr>
              <w:pStyle w:val="11"/>
            </w:pPr>
            <w:r>
              <w:t xml:space="preserve">        get_start_address = gSn_RX_BASE + get_offset;</w:t>
            </w:r>
          </w:p>
          <w:p w14:paraId="01816542" w14:textId="77777777" w:rsidR="00F87973" w:rsidRPr="00200411" w:rsidRDefault="00F87973" w:rsidP="00F87973">
            <w:pPr>
              <w:pStyle w:val="11"/>
            </w:pPr>
          </w:p>
          <w:p w14:paraId="5C164348" w14:textId="77777777" w:rsidR="00F87973" w:rsidRPr="00141962" w:rsidRDefault="00F87973" w:rsidP="00F87973">
            <w:pPr>
              <w:pStyle w:val="11"/>
              <w:rPr>
                <w:color w:val="0000FF"/>
              </w:rPr>
            </w:pPr>
            <w:r>
              <w:t xml:space="preserve">        </w:t>
            </w:r>
            <w:r w:rsidRPr="00141962">
              <w:rPr>
                <w:color w:val="0000FF"/>
              </w:rPr>
              <w:t>/* if overflow SOCKET RX Buffer Block */</w:t>
            </w:r>
          </w:p>
          <w:p w14:paraId="5D2004BC" w14:textId="77777777" w:rsidR="00F87973" w:rsidRDefault="00F87973" w:rsidP="00F87973">
            <w:pPr>
              <w:pStyle w:val="11"/>
            </w:pPr>
            <w:r>
              <w:t xml:space="preserve">        If( (get_offset + get_size) &gt; gSn_RX_MAX )</w:t>
            </w:r>
          </w:p>
          <w:p w14:paraId="306294F6" w14:textId="77777777" w:rsidR="00F87973" w:rsidRDefault="00F87973" w:rsidP="00F87973">
            <w:pPr>
              <w:pStyle w:val="11"/>
            </w:pPr>
            <w:r>
              <w:t xml:space="preserve">        {</w:t>
            </w:r>
          </w:p>
          <w:p w14:paraId="50F97416" w14:textId="77777777" w:rsidR="00F87973" w:rsidRPr="00141962" w:rsidRDefault="00F87973" w:rsidP="00F87973">
            <w:pPr>
              <w:pStyle w:val="11"/>
              <w:rPr>
                <w:color w:val="0000FF"/>
              </w:rPr>
            </w:pPr>
            <w:r>
              <w:t xml:space="preserve">            </w:t>
            </w:r>
            <w:r w:rsidRPr="00141962">
              <w:rPr>
                <w:color w:val="0000FF"/>
              </w:rPr>
              <w:t>/* copy upper size bytes of get_start_address to destination_address */</w:t>
            </w:r>
          </w:p>
          <w:p w14:paraId="0CE75E37" w14:textId="77777777" w:rsidR="00F87973" w:rsidRDefault="00F87973" w:rsidP="00F87973">
            <w:pPr>
              <w:pStyle w:val="11"/>
            </w:pPr>
            <w:r>
              <w:t xml:space="preserve">            upper_size = gSn_RX_MAX – get_offset;</w:t>
            </w:r>
          </w:p>
          <w:p w14:paraId="23161EE0" w14:textId="77777777" w:rsidR="00F87973" w:rsidRDefault="00F87973" w:rsidP="00F87973">
            <w:pPr>
              <w:pStyle w:val="11"/>
            </w:pPr>
            <w:r>
              <w:t xml:space="preserve">            memcpy(get_start_address, d</w:t>
            </w:r>
            <w:r>
              <w:rPr>
                <w:rFonts w:hint="eastAsia"/>
              </w:rPr>
              <w:t>estination</w:t>
            </w:r>
            <w:r>
              <w:t>_ptr, upper_size);</w:t>
            </w:r>
          </w:p>
          <w:p w14:paraId="22AB4860" w14:textId="77777777" w:rsidR="00F87973" w:rsidRDefault="00F87973" w:rsidP="00F87973">
            <w:pPr>
              <w:pStyle w:val="11"/>
            </w:pPr>
            <w:r>
              <w:t xml:space="preserve">          </w:t>
            </w:r>
          </w:p>
          <w:p w14:paraId="20044BEA" w14:textId="77777777" w:rsidR="00F87973" w:rsidRPr="00141962" w:rsidRDefault="00F87973" w:rsidP="00F87973">
            <w:pPr>
              <w:pStyle w:val="11"/>
              <w:rPr>
                <w:color w:val="0000FF"/>
              </w:rPr>
            </w:pPr>
            <w:r>
              <w:t xml:space="preserve">            </w:t>
            </w:r>
            <w:r w:rsidRPr="00141962">
              <w:rPr>
                <w:color w:val="0000FF"/>
              </w:rPr>
              <w:t>/* copy left size bytes of gS</w:t>
            </w:r>
            <w:r>
              <w:rPr>
                <w:color w:val="0000FF"/>
              </w:rPr>
              <w:t>n</w:t>
            </w:r>
            <w:r w:rsidRPr="00141962">
              <w:rPr>
                <w:color w:val="0000FF"/>
              </w:rPr>
              <w:t>_rx_BASE to destination_address */</w:t>
            </w:r>
          </w:p>
          <w:p w14:paraId="5FE11CF5" w14:textId="77777777" w:rsidR="00F87973" w:rsidRDefault="00F87973" w:rsidP="00F87973">
            <w:pPr>
              <w:pStyle w:val="11"/>
            </w:pPr>
            <w:r>
              <w:t xml:space="preserve">            left_size = get_size – upper_size;</w:t>
            </w:r>
          </w:p>
          <w:p w14:paraId="5A20D1BF" w14:textId="77777777" w:rsidR="00F87973" w:rsidRPr="00D14613" w:rsidRDefault="00F87973" w:rsidP="00F87973">
            <w:pPr>
              <w:pStyle w:val="11"/>
            </w:pPr>
            <w:r>
              <w:t xml:space="preserve">            memcpy(gSn_RX_BASE, destination_address, left_size);</w:t>
            </w:r>
          </w:p>
          <w:p w14:paraId="381B780F" w14:textId="77777777" w:rsidR="00F87973" w:rsidRDefault="00F87973" w:rsidP="00F87973">
            <w:pPr>
              <w:pStyle w:val="11"/>
            </w:pPr>
            <w:r>
              <w:t xml:space="preserve">        }</w:t>
            </w:r>
          </w:p>
          <w:p w14:paraId="10D9B1F7" w14:textId="77777777" w:rsidR="00F87973" w:rsidRDefault="00F87973" w:rsidP="00F87973">
            <w:pPr>
              <w:pStyle w:val="11"/>
            </w:pPr>
            <w:r>
              <w:t xml:space="preserve">        else</w:t>
            </w:r>
          </w:p>
          <w:p w14:paraId="0A8D1465" w14:textId="77777777" w:rsidR="00F87973" w:rsidRDefault="00F87973" w:rsidP="00F87973">
            <w:pPr>
              <w:pStyle w:val="11"/>
            </w:pPr>
            <w:r>
              <w:t xml:space="preserve">        {</w:t>
            </w:r>
          </w:p>
          <w:p w14:paraId="61541AFD" w14:textId="77777777" w:rsidR="00F87973" w:rsidRPr="00141962" w:rsidRDefault="00F87973" w:rsidP="00F87973">
            <w:pPr>
              <w:pStyle w:val="11"/>
              <w:rPr>
                <w:color w:val="0000FF"/>
              </w:rPr>
            </w:pPr>
            <w:r>
              <w:t xml:space="preserve">            </w:t>
            </w:r>
            <w:r w:rsidRPr="00141962">
              <w:rPr>
                <w:color w:val="0000FF"/>
              </w:rPr>
              <w:t>/* copy get_size of get_start_address to destination address */</w:t>
            </w:r>
          </w:p>
          <w:p w14:paraId="729C53DE" w14:textId="77777777" w:rsidR="00F87973" w:rsidRDefault="00F87973" w:rsidP="00F87973">
            <w:pPr>
              <w:pStyle w:val="11"/>
            </w:pPr>
            <w:r>
              <w:t xml:space="preserve">            memcpy(get_start_address, destination_address, get_size);</w:t>
            </w:r>
          </w:p>
          <w:p w14:paraId="724A646E" w14:textId="77777777" w:rsidR="00F87973" w:rsidRDefault="00F87973" w:rsidP="00F87973">
            <w:pPr>
              <w:pStyle w:val="11"/>
            </w:pPr>
            <w:r>
              <w:t xml:space="preserve">        }</w:t>
            </w:r>
          </w:p>
          <w:p w14:paraId="2AFBC8AC" w14:textId="77777777" w:rsidR="00F87973" w:rsidRDefault="00F87973" w:rsidP="00F87973">
            <w:pPr>
              <w:pStyle w:val="11"/>
            </w:pPr>
          </w:p>
          <w:p w14:paraId="184E39F1" w14:textId="77777777" w:rsidR="00F87973" w:rsidRPr="00141962" w:rsidRDefault="00F87973" w:rsidP="00F87973">
            <w:pPr>
              <w:pStyle w:val="11"/>
              <w:rPr>
                <w:color w:val="0000FF"/>
              </w:rPr>
            </w:pPr>
            <w:r>
              <w:t xml:space="preserve">        </w:t>
            </w:r>
            <w:r w:rsidRPr="00141962">
              <w:rPr>
                <w:color w:val="0000FF"/>
              </w:rPr>
              <w:t>/* increase S</w:t>
            </w:r>
            <w:r>
              <w:rPr>
                <w:color w:val="0000FF"/>
              </w:rPr>
              <w:t>n</w:t>
            </w:r>
            <w:r w:rsidRPr="00141962">
              <w:rPr>
                <w:color w:val="0000FF"/>
              </w:rPr>
              <w:t>_RX_RD as length of get_size */</w:t>
            </w:r>
          </w:p>
          <w:p w14:paraId="0C1182A9" w14:textId="77777777" w:rsidR="00F87973" w:rsidRDefault="00F87973" w:rsidP="00F87973">
            <w:pPr>
              <w:pStyle w:val="11"/>
            </w:pPr>
            <w:r>
              <w:t xml:space="preserve">        Sn_RX_RD += get_size;</w:t>
            </w:r>
          </w:p>
          <w:p w14:paraId="16CE320A" w14:textId="77777777" w:rsidR="00F87973" w:rsidRPr="009473A1" w:rsidRDefault="00F87973" w:rsidP="00F87973">
            <w:pPr>
              <w:pStyle w:val="11"/>
            </w:pPr>
          </w:p>
          <w:p w14:paraId="7F625649" w14:textId="77777777" w:rsidR="00F87973" w:rsidRPr="00141962" w:rsidRDefault="00F87973" w:rsidP="00F87973">
            <w:pPr>
              <w:pStyle w:val="11"/>
              <w:rPr>
                <w:color w:val="0000FF"/>
              </w:rPr>
            </w:pPr>
            <w:r>
              <w:t xml:space="preserve">        </w:t>
            </w:r>
            <w:r w:rsidRPr="00141962">
              <w:rPr>
                <w:color w:val="0000FF"/>
              </w:rPr>
              <w:t>/* set RECV command */</w:t>
            </w:r>
          </w:p>
          <w:p w14:paraId="7A95389C" w14:textId="77777777" w:rsidR="00F87973" w:rsidRPr="00B353D7" w:rsidRDefault="00F87973" w:rsidP="00F87973">
            <w:pPr>
              <w:pStyle w:val="11"/>
            </w:pPr>
            <w:r>
              <w:t xml:space="preserve">        Sn_CR = RECV;</w:t>
            </w:r>
          </w:p>
          <w:p w14:paraId="49A9AFE2" w14:textId="77777777" w:rsidR="00F87973" w:rsidRPr="00C82A92" w:rsidRDefault="00F87973" w:rsidP="00F87973">
            <w:pPr>
              <w:pStyle w:val="11"/>
            </w:pPr>
            <w:r>
              <w:t>}</w:t>
            </w:r>
          </w:p>
        </w:tc>
      </w:tr>
    </w:tbl>
    <w:p w14:paraId="6816F8E7" w14:textId="77777777" w:rsidR="00696EF2" w:rsidRDefault="00696EF2" w:rsidP="00155A42">
      <w:pPr>
        <w:pStyle w:val="11"/>
        <w:rPr>
          <w:rFonts w:eastAsiaTheme="minorHAnsi"/>
        </w:rPr>
      </w:pPr>
    </w:p>
    <w:p w14:paraId="5D8EBC58" w14:textId="77777777" w:rsidR="00F87973" w:rsidRPr="00F6231D" w:rsidRDefault="00F87973" w:rsidP="00F87973">
      <w:pPr>
        <w:pStyle w:val="11"/>
      </w:pPr>
      <w:r>
        <w:rPr>
          <w:rFonts w:hint="eastAsia"/>
        </w:rPr>
        <w:sym w:font="Wingdings" w:char="F09F"/>
      </w:r>
      <w:r>
        <w:t xml:space="preserve"> Send DATA? / </w:t>
      </w:r>
      <w:r w:rsidRPr="00F6231D">
        <w:t>Send</w:t>
      </w:r>
      <w:r>
        <w:t>ing</w:t>
      </w:r>
      <w:r w:rsidRPr="00F6231D">
        <w:t xml:space="preserve"> Process</w:t>
      </w:r>
    </w:p>
    <w:p w14:paraId="3B7FFDD4" w14:textId="71CC4C47" w:rsidR="005D44BC" w:rsidRPr="005D44BC" w:rsidRDefault="00F87973" w:rsidP="00F87973">
      <w:pPr>
        <w:pStyle w:val="11"/>
      </w:pPr>
      <w:r>
        <w:t>UDP</w:t>
      </w:r>
      <w:r>
        <w:rPr>
          <w:rFonts w:hint="eastAsia"/>
        </w:rPr>
        <w:t xml:space="preserve"> Mode SOCKET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t>DATA</w:t>
      </w:r>
      <w:r>
        <w:rPr>
          <w:rFonts w:hint="eastAsia"/>
        </w:rPr>
        <w:t>전송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>,</w:t>
      </w:r>
      <w:r>
        <w:t xml:space="preserve"> DATA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크기는</w:t>
      </w:r>
      <w:r>
        <w:rPr>
          <w:rFonts w:hint="eastAsia"/>
        </w:rPr>
        <w:t xml:space="preserve"> </w:t>
      </w:r>
      <w:r w:rsidR="005D44BC">
        <w:t>Sn_TXBUF_SIZE</w:t>
      </w:r>
      <w:r w:rsidR="005D44BC">
        <w:rPr>
          <w:rFonts w:hint="eastAsia"/>
        </w:rPr>
        <w:t>보다</w:t>
      </w:r>
      <w:r w:rsidR="005D44BC">
        <w:rPr>
          <w:rFonts w:hint="eastAsia"/>
        </w:rPr>
        <w:t xml:space="preserve"> </w:t>
      </w:r>
      <w:r w:rsidR="005D44BC">
        <w:rPr>
          <w:rFonts w:hint="eastAsia"/>
        </w:rPr>
        <w:t>클</w:t>
      </w:r>
      <w:r w:rsidR="005D44BC">
        <w:rPr>
          <w:rFonts w:hint="eastAsia"/>
        </w:rPr>
        <w:t xml:space="preserve"> </w:t>
      </w:r>
      <w:r w:rsidR="005D44BC">
        <w:rPr>
          <w:rFonts w:hint="eastAsia"/>
        </w:rPr>
        <w:t>경우</w:t>
      </w:r>
      <w:r w:rsidR="005D44BC">
        <w:rPr>
          <w:rFonts w:hint="eastAsia"/>
        </w:rPr>
        <w:t>,</w:t>
      </w:r>
      <w:r w:rsidR="005D44BC">
        <w:t xml:space="preserve"> </w:t>
      </w:r>
      <w:r w:rsidR="005D44BC">
        <w:rPr>
          <w:rFonts w:hint="eastAsia"/>
        </w:rPr>
        <w:t>HOST</w:t>
      </w:r>
      <w:r w:rsidR="005D44BC">
        <w:rPr>
          <w:rFonts w:hint="eastAsia"/>
        </w:rPr>
        <w:t>는</w:t>
      </w:r>
      <w:r w:rsidR="005D44BC">
        <w:rPr>
          <w:rFonts w:hint="eastAsia"/>
        </w:rPr>
        <w:t xml:space="preserve"> </w:t>
      </w:r>
      <w:r w:rsidR="005D44BC">
        <w:rPr>
          <w:rFonts w:hint="eastAsia"/>
        </w:rPr>
        <w:t>해당</w:t>
      </w:r>
      <w:r w:rsidR="005D44BC">
        <w:rPr>
          <w:rFonts w:hint="eastAsia"/>
        </w:rPr>
        <w:t xml:space="preserve"> DATA</w:t>
      </w:r>
      <w:r w:rsidR="005D44BC">
        <w:rPr>
          <w:rFonts w:hint="eastAsia"/>
        </w:rPr>
        <w:t>를</w:t>
      </w:r>
      <w:r w:rsidR="005D44BC">
        <w:rPr>
          <w:rFonts w:hint="eastAsia"/>
        </w:rPr>
        <w:t xml:space="preserve"> </w:t>
      </w:r>
      <w:r w:rsidR="005D44BC">
        <w:rPr>
          <w:rFonts w:hint="eastAsia"/>
        </w:rPr>
        <w:t>나누어</w:t>
      </w:r>
      <w:r w:rsidR="005D44BC">
        <w:rPr>
          <w:rFonts w:hint="eastAsia"/>
        </w:rPr>
        <w:t xml:space="preserve"> </w:t>
      </w:r>
      <w:r w:rsidR="005D44BC">
        <w:rPr>
          <w:rFonts w:hint="eastAsia"/>
        </w:rPr>
        <w:t>전송해야</w:t>
      </w:r>
      <w:r w:rsidR="005D44BC">
        <w:rPr>
          <w:rFonts w:hint="eastAsia"/>
        </w:rPr>
        <w:t xml:space="preserve"> </w:t>
      </w:r>
      <w:r w:rsidR="005D44BC">
        <w:rPr>
          <w:rFonts w:hint="eastAsia"/>
        </w:rPr>
        <w:t>한다</w:t>
      </w:r>
      <w:r w:rsidR="005D44BC">
        <w:rPr>
          <w:rFonts w:hint="eastAsia"/>
        </w:rPr>
        <w:t>.</w:t>
      </w:r>
      <w:r w:rsidR="005D44BC">
        <w:t xml:space="preserve"> DATA</w:t>
      </w:r>
      <w:r w:rsidR="005D44BC">
        <w:rPr>
          <w:rFonts w:hint="eastAsia"/>
        </w:rPr>
        <w:t>가</w:t>
      </w:r>
      <w:r w:rsidR="005D44BC">
        <w:rPr>
          <w:rFonts w:hint="eastAsia"/>
        </w:rPr>
        <w:t xml:space="preserve"> </w:t>
      </w:r>
      <w:r w:rsidR="005D44BC">
        <w:t>MSS(1460 Byte)</w:t>
      </w:r>
      <w:r w:rsidR="005D44BC">
        <w:rPr>
          <w:rFonts w:hint="eastAsia"/>
        </w:rPr>
        <w:t>보다</w:t>
      </w:r>
      <w:r w:rsidR="005D44BC">
        <w:rPr>
          <w:rFonts w:hint="eastAsia"/>
        </w:rPr>
        <w:t xml:space="preserve"> </w:t>
      </w:r>
      <w:r w:rsidR="005D44BC">
        <w:rPr>
          <w:rFonts w:hint="eastAsia"/>
        </w:rPr>
        <w:t>큰</w:t>
      </w:r>
      <w:r w:rsidR="005D44BC">
        <w:rPr>
          <w:rFonts w:hint="eastAsia"/>
        </w:rPr>
        <w:t xml:space="preserve"> </w:t>
      </w:r>
      <w:r w:rsidR="005D44BC">
        <w:rPr>
          <w:rFonts w:hint="eastAsia"/>
        </w:rPr>
        <w:t>경우에는</w:t>
      </w:r>
      <w:r w:rsidR="005D44BC">
        <w:rPr>
          <w:rFonts w:hint="eastAsia"/>
        </w:rPr>
        <w:t xml:space="preserve"> </w:t>
      </w:r>
      <w:r w:rsidR="005D44BC">
        <w:t>SOCKET</w:t>
      </w:r>
      <w:r w:rsidR="005D44BC">
        <w:rPr>
          <w:rFonts w:hint="eastAsia"/>
        </w:rPr>
        <w:t>에</w:t>
      </w:r>
      <w:r w:rsidR="005D44BC">
        <w:rPr>
          <w:rFonts w:hint="eastAsia"/>
        </w:rPr>
        <w:t xml:space="preserve"> </w:t>
      </w:r>
      <w:r w:rsidR="005D44BC">
        <w:rPr>
          <w:rFonts w:hint="eastAsia"/>
        </w:rPr>
        <w:t>의해</w:t>
      </w:r>
      <w:r w:rsidR="005D44BC">
        <w:rPr>
          <w:rFonts w:hint="eastAsia"/>
        </w:rPr>
        <w:t xml:space="preserve"> </w:t>
      </w:r>
      <w:r w:rsidR="005D44BC">
        <w:rPr>
          <w:rFonts w:hint="eastAsia"/>
        </w:rPr>
        <w:t>자동으로</w:t>
      </w:r>
      <w:r w:rsidR="005D44BC">
        <w:rPr>
          <w:rFonts w:hint="eastAsia"/>
        </w:rPr>
        <w:t xml:space="preserve"> D</w:t>
      </w:r>
      <w:r w:rsidR="005D44BC">
        <w:t>ATA</w:t>
      </w:r>
      <w:r w:rsidR="005D44BC">
        <w:rPr>
          <w:rFonts w:hint="eastAsia"/>
        </w:rPr>
        <w:t>가</w:t>
      </w:r>
      <w:r w:rsidR="005D44BC">
        <w:rPr>
          <w:rFonts w:hint="eastAsia"/>
        </w:rPr>
        <w:t xml:space="preserve"> </w:t>
      </w:r>
      <w:r w:rsidR="005D44BC">
        <w:rPr>
          <w:rFonts w:hint="eastAsia"/>
        </w:rPr>
        <w:t>나뉘어</w:t>
      </w:r>
      <w:r w:rsidR="005D44BC">
        <w:rPr>
          <w:rFonts w:hint="eastAsia"/>
        </w:rPr>
        <w:t xml:space="preserve"> </w:t>
      </w:r>
      <w:r w:rsidR="005D44BC">
        <w:rPr>
          <w:rFonts w:hint="eastAsia"/>
        </w:rPr>
        <w:t>전송된다</w:t>
      </w:r>
      <w:r w:rsidR="005D44BC">
        <w:rPr>
          <w:rFonts w:hint="eastAsia"/>
        </w:rPr>
        <w:t>.</w:t>
      </w:r>
      <w:r>
        <w:t xml:space="preserve"> </w:t>
      </w:r>
      <w:r w:rsidR="00A02D8E">
        <w:rPr>
          <w:rFonts w:hint="eastAsia"/>
        </w:rPr>
        <w:t>또한</w:t>
      </w:r>
      <w:r w:rsidR="00A02D8E">
        <w:rPr>
          <w:rFonts w:hint="eastAsia"/>
        </w:rPr>
        <w:t xml:space="preserve"> </w:t>
      </w:r>
      <w:r w:rsidR="00A02D8E">
        <w:t>Sn_CR[SEND_MAC]</w:t>
      </w:r>
      <w:r w:rsidR="00A02D8E">
        <w:rPr>
          <w:rFonts w:hint="eastAsia"/>
        </w:rPr>
        <w:t>을</w:t>
      </w:r>
      <w:r w:rsidR="00A02D8E">
        <w:rPr>
          <w:rFonts w:hint="eastAsia"/>
        </w:rPr>
        <w:t xml:space="preserve"> </w:t>
      </w:r>
      <w:r w:rsidR="00A02D8E">
        <w:rPr>
          <w:rFonts w:hint="eastAsia"/>
        </w:rPr>
        <w:t>통해</w:t>
      </w:r>
      <w:r w:rsidR="00A02D8E">
        <w:rPr>
          <w:rFonts w:hint="eastAsia"/>
        </w:rPr>
        <w:t xml:space="preserve"> </w:t>
      </w:r>
      <w:r w:rsidR="00A02D8E">
        <w:t>ARP</w:t>
      </w:r>
      <w:r w:rsidR="00A02D8E">
        <w:rPr>
          <w:rFonts w:hint="eastAsia"/>
        </w:rPr>
        <w:t>과정없이</w:t>
      </w:r>
      <w:r w:rsidR="00A02D8E">
        <w:rPr>
          <w:rFonts w:hint="eastAsia"/>
        </w:rPr>
        <w:t xml:space="preserve"> </w:t>
      </w:r>
      <w:r w:rsidR="00A02D8E">
        <w:t>DATA</w:t>
      </w:r>
      <w:r w:rsidR="00A02D8E">
        <w:rPr>
          <w:rFonts w:hint="eastAsia"/>
        </w:rPr>
        <w:t>를</w:t>
      </w:r>
      <w:r w:rsidR="00A02D8E">
        <w:rPr>
          <w:rFonts w:hint="eastAsia"/>
        </w:rPr>
        <w:t xml:space="preserve"> </w:t>
      </w:r>
      <w:r w:rsidR="00A02D8E">
        <w:rPr>
          <w:rFonts w:hint="eastAsia"/>
        </w:rPr>
        <w:t>전송할</w:t>
      </w:r>
      <w:r w:rsidR="00A02D8E">
        <w:rPr>
          <w:rFonts w:hint="eastAsia"/>
        </w:rPr>
        <w:t xml:space="preserve"> </w:t>
      </w:r>
      <w:r w:rsidR="00A02D8E">
        <w:rPr>
          <w:rFonts w:hint="eastAsia"/>
        </w:rPr>
        <w:t>수</w:t>
      </w:r>
      <w:r w:rsidR="00A02D8E">
        <w:rPr>
          <w:rFonts w:hint="eastAsia"/>
        </w:rPr>
        <w:t xml:space="preserve"> </w:t>
      </w:r>
      <w:r w:rsidR="00A02D8E">
        <w:rPr>
          <w:rFonts w:hint="eastAsia"/>
        </w:rPr>
        <w:t>있다</w:t>
      </w:r>
      <w:r w:rsidR="00A02D8E">
        <w:rPr>
          <w:rFonts w:hint="eastAsia"/>
        </w:rPr>
        <w:t>.</w:t>
      </w:r>
      <w:r w:rsidR="00A02D8E">
        <w:t xml:space="preserve"> </w:t>
      </w:r>
      <w:r w:rsidR="00A02D8E">
        <w:rPr>
          <w:rFonts w:hint="eastAsia"/>
        </w:rPr>
        <w:t>이때</w:t>
      </w:r>
      <w:r w:rsidR="00A02D8E">
        <w:rPr>
          <w:rFonts w:hint="eastAsia"/>
        </w:rPr>
        <w:t>,</w:t>
      </w:r>
      <w:r w:rsidR="00A02D8E">
        <w:t xml:space="preserve"> Sn_DHAR</w:t>
      </w:r>
      <w:r w:rsidR="00A02D8E">
        <w:rPr>
          <w:rFonts w:hint="eastAsia"/>
        </w:rPr>
        <w:t>에</w:t>
      </w:r>
      <w:r w:rsidR="00A02D8E">
        <w:rPr>
          <w:rFonts w:hint="eastAsia"/>
        </w:rPr>
        <w:t xml:space="preserve"> </w:t>
      </w:r>
      <w:r w:rsidR="00A02D8E">
        <w:rPr>
          <w:rFonts w:hint="eastAsia"/>
        </w:rPr>
        <w:t>상대방</w:t>
      </w:r>
      <w:r w:rsidR="00A02D8E">
        <w:rPr>
          <w:rFonts w:hint="eastAsia"/>
        </w:rPr>
        <w:t xml:space="preserve"> </w:t>
      </w:r>
      <w:r w:rsidR="00A02D8E">
        <w:t>MAC Address</w:t>
      </w:r>
      <w:r w:rsidR="00A02D8E">
        <w:rPr>
          <w:rFonts w:hint="eastAsia"/>
        </w:rPr>
        <w:t>를</w:t>
      </w:r>
      <w:r w:rsidR="00A02D8E">
        <w:rPr>
          <w:rFonts w:hint="eastAsia"/>
        </w:rPr>
        <w:t xml:space="preserve"> </w:t>
      </w:r>
      <w:r w:rsidR="00A02D8E">
        <w:rPr>
          <w:rFonts w:hint="eastAsia"/>
        </w:rPr>
        <w:t>설정해야</w:t>
      </w:r>
      <w:r w:rsidR="00A02D8E">
        <w:rPr>
          <w:rFonts w:hint="eastAsia"/>
        </w:rPr>
        <w:t xml:space="preserve"> </w:t>
      </w:r>
      <w:r w:rsidR="00A02D8E">
        <w:rPr>
          <w:rFonts w:hint="eastAsia"/>
        </w:rPr>
        <w:t>한다</w:t>
      </w:r>
      <w:r w:rsidR="00A02D8E">
        <w:rPr>
          <w:rFonts w:hint="eastAsia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495"/>
      </w:tblGrid>
      <w:tr w:rsidR="00F87973" w:rsidRPr="007F654F" w14:paraId="1183A048" w14:textId="77777777" w:rsidTr="00F87973">
        <w:tc>
          <w:tcPr>
            <w:tcW w:w="8702" w:type="dxa"/>
            <w:shd w:val="clear" w:color="auto" w:fill="F3F3F3"/>
          </w:tcPr>
          <w:p w14:paraId="22F8CFB0" w14:textId="5DA95B41" w:rsidR="00F87973" w:rsidRDefault="00F87973" w:rsidP="00F87973">
            <w:pPr>
              <w:pStyle w:val="11"/>
            </w:pPr>
            <w:r w:rsidRPr="00DF101A">
              <w:t>{</w:t>
            </w:r>
          </w:p>
          <w:p w14:paraId="3E44479D" w14:textId="77777777" w:rsidR="00F87973" w:rsidRDefault="00F87973" w:rsidP="00F87973">
            <w:pPr>
              <w:pStyle w:val="11"/>
              <w:ind w:firstLineChars="400" w:firstLine="800"/>
            </w:pPr>
            <w:r w:rsidRPr="004F1FA1">
              <w:rPr>
                <w:color w:val="0000FF"/>
              </w:rPr>
              <w:t xml:space="preserve">/* set </w:t>
            </w:r>
            <w:r>
              <w:rPr>
                <w:color w:val="0000FF"/>
              </w:rPr>
              <w:t>destination IP address, 192.168.0.11</w:t>
            </w:r>
            <w:r w:rsidRPr="004F1FA1">
              <w:rPr>
                <w:color w:val="0000FF"/>
              </w:rPr>
              <w:t xml:space="preserve"> */</w:t>
            </w:r>
          </w:p>
          <w:p w14:paraId="5C7C201C" w14:textId="77777777" w:rsidR="00F87973" w:rsidRDefault="00F87973" w:rsidP="00F87973">
            <w:pPr>
              <w:pStyle w:val="11"/>
            </w:pPr>
            <w:r>
              <w:rPr>
                <w:rFonts w:hint="eastAsia"/>
              </w:rPr>
              <w:t xml:space="preserve">        Sn_DIPR</w:t>
            </w:r>
            <w:r>
              <w:t>0</w:t>
            </w:r>
            <w:r>
              <w:rPr>
                <w:rFonts w:hint="eastAsia"/>
              </w:rPr>
              <w:t xml:space="preserve"> = </w:t>
            </w:r>
            <w:r>
              <w:t>0xC0;</w:t>
            </w:r>
          </w:p>
          <w:p w14:paraId="20E8B65A" w14:textId="77777777" w:rsidR="00F87973" w:rsidRDefault="00F87973" w:rsidP="00F87973">
            <w:pPr>
              <w:pStyle w:val="11"/>
              <w:ind w:firstLineChars="400" w:firstLine="800"/>
            </w:pPr>
            <w:r>
              <w:rPr>
                <w:rFonts w:hint="eastAsia"/>
              </w:rPr>
              <w:t>Sn_DIPR</w:t>
            </w:r>
            <w:r>
              <w:t>0</w:t>
            </w:r>
            <w:r>
              <w:rPr>
                <w:rFonts w:hint="eastAsia"/>
              </w:rPr>
              <w:t xml:space="preserve"> = </w:t>
            </w:r>
            <w:r>
              <w:t xml:space="preserve">0xA8; </w:t>
            </w:r>
          </w:p>
          <w:p w14:paraId="1AA86EEB" w14:textId="77777777" w:rsidR="00F87973" w:rsidRDefault="00F87973" w:rsidP="00F87973">
            <w:pPr>
              <w:pStyle w:val="11"/>
              <w:ind w:firstLineChars="400" w:firstLine="800"/>
            </w:pPr>
            <w:r>
              <w:rPr>
                <w:rFonts w:hint="eastAsia"/>
              </w:rPr>
              <w:t>Sn_DIPR</w:t>
            </w:r>
            <w:r>
              <w:t>0</w:t>
            </w:r>
            <w:r>
              <w:rPr>
                <w:rFonts w:hint="eastAsia"/>
              </w:rPr>
              <w:t xml:space="preserve"> = </w:t>
            </w:r>
            <w:r>
              <w:t>0x00;</w:t>
            </w:r>
          </w:p>
          <w:p w14:paraId="4AB3E724" w14:textId="77777777" w:rsidR="00F87973" w:rsidRDefault="00F87973" w:rsidP="00F87973">
            <w:pPr>
              <w:pStyle w:val="11"/>
              <w:ind w:firstLineChars="400" w:firstLine="800"/>
            </w:pPr>
            <w:r>
              <w:rPr>
                <w:rFonts w:hint="eastAsia"/>
              </w:rPr>
              <w:t>Sn_DIPR</w:t>
            </w:r>
            <w:r>
              <w:t>0</w:t>
            </w:r>
            <w:r>
              <w:rPr>
                <w:rFonts w:hint="eastAsia"/>
              </w:rPr>
              <w:t xml:space="preserve"> = </w:t>
            </w:r>
            <w:r>
              <w:t>0x0B;</w:t>
            </w:r>
          </w:p>
          <w:p w14:paraId="72B72BA3" w14:textId="77777777" w:rsidR="00F87973" w:rsidRPr="008F6C24" w:rsidRDefault="00F87973" w:rsidP="00F87973">
            <w:pPr>
              <w:pStyle w:val="11"/>
            </w:pPr>
          </w:p>
          <w:p w14:paraId="78120B11" w14:textId="77777777" w:rsidR="00F87973" w:rsidRPr="00F6231D" w:rsidRDefault="00F87973" w:rsidP="00F87973">
            <w:pPr>
              <w:pStyle w:val="11"/>
              <w:ind w:firstLineChars="400" w:firstLine="800"/>
            </w:pPr>
            <w:r>
              <w:rPr>
                <w:color w:val="0000FF"/>
              </w:rPr>
              <w:t>/* set destination PORT n</w:t>
            </w:r>
            <w:r w:rsidRPr="004C44D1">
              <w:rPr>
                <w:color w:val="0000FF"/>
              </w:rPr>
              <w:t>umber</w:t>
            </w:r>
            <w:r>
              <w:rPr>
                <w:color w:val="0000FF"/>
              </w:rPr>
              <w:t>,</w:t>
            </w:r>
            <w:r w:rsidRPr="004C44D1">
              <w:rPr>
                <w:color w:val="0000FF"/>
              </w:rPr>
              <w:t xml:space="preserve"> </w:t>
            </w:r>
            <w:r>
              <w:rPr>
                <w:color w:val="0000FF"/>
              </w:rPr>
              <w:t xml:space="preserve">5000(0x1388) </w:t>
            </w:r>
            <w:r w:rsidRPr="004C44D1">
              <w:rPr>
                <w:color w:val="0000FF"/>
              </w:rPr>
              <w:t>*/</w:t>
            </w:r>
          </w:p>
          <w:p w14:paraId="673F78F2" w14:textId="77777777" w:rsidR="00F87973" w:rsidRDefault="00F87973" w:rsidP="00F87973">
            <w:pPr>
              <w:pStyle w:val="11"/>
            </w:pPr>
            <w:r w:rsidRPr="00F6231D">
              <w:tab/>
              <w:t>Sn_PORTR</w:t>
            </w:r>
            <w:r>
              <w:t>0</w:t>
            </w:r>
            <w:r w:rsidRPr="00F6231D">
              <w:t xml:space="preserve"> = </w:t>
            </w:r>
            <w:r>
              <w:t>0x13</w:t>
            </w:r>
            <w:r w:rsidRPr="00F6231D">
              <w:t>;</w:t>
            </w:r>
          </w:p>
          <w:p w14:paraId="090FB9CE" w14:textId="77777777" w:rsidR="00F87973" w:rsidRDefault="00F87973" w:rsidP="00F87973">
            <w:pPr>
              <w:pStyle w:val="11"/>
              <w:ind w:firstLineChars="400" w:firstLine="800"/>
            </w:pPr>
            <w:r w:rsidRPr="00F6231D">
              <w:t>Sn_PORTR</w:t>
            </w:r>
            <w:r>
              <w:t>1</w:t>
            </w:r>
            <w:r w:rsidRPr="00F6231D">
              <w:t xml:space="preserve"> = </w:t>
            </w:r>
            <w:r>
              <w:t>0x88</w:t>
            </w:r>
            <w:r w:rsidRPr="00F6231D">
              <w:t>;</w:t>
            </w:r>
          </w:p>
          <w:p w14:paraId="6EBEAD01" w14:textId="77777777" w:rsidR="00A02D8E" w:rsidRDefault="00A02D8E" w:rsidP="00F87973">
            <w:pPr>
              <w:pStyle w:val="11"/>
              <w:ind w:firstLineChars="400" w:firstLine="800"/>
            </w:pPr>
          </w:p>
          <w:p w14:paraId="11662138" w14:textId="77777777" w:rsidR="007B27F0" w:rsidRDefault="007B27F0" w:rsidP="007B27F0">
            <w:pPr>
              <w:pStyle w:val="11"/>
              <w:ind w:firstLineChars="400" w:firstLine="800"/>
              <w:rPr>
                <w:color w:val="0000FF"/>
              </w:rPr>
            </w:pPr>
            <w:r w:rsidRPr="007063EF">
              <w:rPr>
                <w:rFonts w:hint="eastAsia"/>
                <w:color w:val="0000FF"/>
              </w:rPr>
              <w:t>/</w:t>
            </w:r>
            <w:r w:rsidRPr="007063EF">
              <w:rPr>
                <w:color w:val="0000FF"/>
              </w:rPr>
              <w:t xml:space="preserve">* </w:t>
            </w:r>
            <w:r>
              <w:rPr>
                <w:rFonts w:hint="eastAsia"/>
                <w:color w:val="0000FF"/>
              </w:rPr>
              <w:t xml:space="preserve">for using </w:t>
            </w:r>
            <w:r>
              <w:rPr>
                <w:color w:val="0000FF"/>
              </w:rPr>
              <w:t>SEND_MAC</w:t>
            </w:r>
            <w:r>
              <w:rPr>
                <w:rFonts w:hint="eastAsia"/>
                <w:color w:val="0000FF"/>
              </w:rPr>
              <w:t xml:space="preserve"> command</w:t>
            </w:r>
            <w:r w:rsidRPr="007063EF">
              <w:rPr>
                <w:color w:val="0000FF"/>
              </w:rPr>
              <w:t xml:space="preserve"> *</w:t>
            </w:r>
            <w:r w:rsidRPr="007063EF">
              <w:rPr>
                <w:rFonts w:hint="eastAsia"/>
                <w:color w:val="0000FF"/>
              </w:rPr>
              <w:t>/</w:t>
            </w:r>
          </w:p>
          <w:p w14:paraId="23FFE3C5" w14:textId="6B395380" w:rsidR="00A02D8E" w:rsidRDefault="00A02D8E" w:rsidP="00F87973">
            <w:pPr>
              <w:pStyle w:val="11"/>
              <w:ind w:firstLineChars="400" w:firstLine="800"/>
              <w:rPr>
                <w:color w:val="0000FF"/>
              </w:rPr>
            </w:pPr>
            <w:r w:rsidRPr="007B27F0">
              <w:rPr>
                <w:color w:val="0000FF"/>
              </w:rPr>
              <w:t xml:space="preserve">/* </w:t>
            </w:r>
            <w:r w:rsidRPr="007B27F0">
              <w:rPr>
                <w:rFonts w:hint="eastAsia"/>
                <w:color w:val="0000FF"/>
              </w:rPr>
              <w:t xml:space="preserve">set destination MAC address, </w:t>
            </w:r>
            <w:r w:rsidR="007B27F0" w:rsidRPr="007B27F0">
              <w:rPr>
                <w:color w:val="0000FF"/>
              </w:rPr>
              <w:t>11:22:33:AA:BB:CC</w:t>
            </w:r>
            <w:r w:rsidRPr="007B27F0">
              <w:rPr>
                <w:color w:val="0000FF"/>
              </w:rPr>
              <w:t xml:space="preserve"> */</w:t>
            </w:r>
          </w:p>
          <w:p w14:paraId="11454213" w14:textId="29048E06" w:rsidR="007B27F0" w:rsidRDefault="007B27F0" w:rsidP="00F87973">
            <w:pPr>
              <w:pStyle w:val="11"/>
              <w:ind w:firstLineChars="400" w:firstLine="800"/>
              <w:rPr>
                <w:color w:val="000000" w:themeColor="text1"/>
              </w:rPr>
            </w:pPr>
            <w:r w:rsidRPr="007B27F0">
              <w:rPr>
                <w:color w:val="000000" w:themeColor="text1"/>
              </w:rPr>
              <w:t>Sn_</w:t>
            </w:r>
            <w:r>
              <w:rPr>
                <w:color w:val="000000" w:themeColor="text1"/>
              </w:rPr>
              <w:t>DHAR0,1,2 = 0x11, 0x22, 0x33;</w:t>
            </w:r>
          </w:p>
          <w:p w14:paraId="78EE0100" w14:textId="451EA900" w:rsidR="007B27F0" w:rsidRPr="007B27F0" w:rsidRDefault="007B27F0" w:rsidP="00F87973">
            <w:pPr>
              <w:pStyle w:val="11"/>
              <w:ind w:firstLineChars="400" w:firstLine="800"/>
              <w:rPr>
                <w:color w:val="000000" w:themeColor="text1"/>
              </w:rPr>
            </w:pPr>
            <w:r>
              <w:rPr>
                <w:color w:val="000000" w:themeColor="text1"/>
              </w:rPr>
              <w:t>Sn_DHAR3,4,5 = 0xAA, 0xBB, 0xCC;</w:t>
            </w:r>
          </w:p>
          <w:p w14:paraId="3B57B7CD" w14:textId="77777777" w:rsidR="00F87973" w:rsidRDefault="00F87973" w:rsidP="00F87973">
            <w:pPr>
              <w:pStyle w:val="11"/>
            </w:pPr>
          </w:p>
          <w:p w14:paraId="2F331482" w14:textId="77777777" w:rsidR="00F87973" w:rsidRDefault="00F87973" w:rsidP="00F87973">
            <w:pPr>
              <w:pStyle w:val="11"/>
            </w:pPr>
            <w:r>
              <w:t xml:space="preserve">        </w:t>
            </w:r>
            <w:r w:rsidRPr="00F40AF7">
              <w:rPr>
                <w:color w:val="0000FF"/>
              </w:rPr>
              <w:t xml:space="preserve">/* check </w:t>
            </w:r>
            <w:r>
              <w:rPr>
                <w:color w:val="0000FF"/>
              </w:rPr>
              <w:t xml:space="preserve">Sending DATA Size </w:t>
            </w:r>
            <w:r w:rsidRPr="00F40AF7">
              <w:rPr>
                <w:color w:val="0000FF"/>
              </w:rPr>
              <w:t>*/</w:t>
            </w:r>
          </w:p>
          <w:p w14:paraId="55A67B51" w14:textId="77777777" w:rsidR="00F87973" w:rsidRDefault="00F87973" w:rsidP="00F87973">
            <w:pPr>
              <w:pStyle w:val="11"/>
            </w:pPr>
            <w:r>
              <w:t xml:space="preserve">        get_tx_size = </w:t>
            </w:r>
            <w:r>
              <w:rPr>
                <w:rFonts w:hint="eastAsia"/>
              </w:rPr>
              <w:t>g</w:t>
            </w:r>
            <w:r>
              <w:t>S</w:t>
            </w:r>
            <w:r>
              <w:rPr>
                <w:rFonts w:hint="eastAsia"/>
              </w:rPr>
              <w:t>n</w:t>
            </w:r>
            <w:r>
              <w:t>_TX_</w:t>
            </w:r>
            <w:r>
              <w:rPr>
                <w:rFonts w:hint="eastAsia"/>
              </w:rPr>
              <w:t>MAX</w:t>
            </w:r>
            <w:r>
              <w:t>;</w:t>
            </w:r>
          </w:p>
          <w:p w14:paraId="6ED5C630" w14:textId="77777777" w:rsidR="00F87973" w:rsidRDefault="00F87973" w:rsidP="00F87973">
            <w:pPr>
              <w:pStyle w:val="11"/>
            </w:pPr>
            <w:r>
              <w:t xml:space="preserve">        if(</w:t>
            </w:r>
            <w:r>
              <w:rPr>
                <w:rFonts w:hint="eastAsia"/>
              </w:rPr>
              <w:t>send_size</w:t>
            </w:r>
            <w:r>
              <w:t xml:space="preserve"> &gt; get_tx_size) send_size = get_tx_size;</w:t>
            </w:r>
          </w:p>
          <w:p w14:paraId="1A2111A1" w14:textId="77777777" w:rsidR="00F87973" w:rsidRDefault="00F87973" w:rsidP="00F87973">
            <w:pPr>
              <w:pStyle w:val="11"/>
            </w:pPr>
          </w:p>
          <w:p w14:paraId="01AE2070" w14:textId="77777777" w:rsidR="00F87973" w:rsidRDefault="00F87973" w:rsidP="00F87973">
            <w:pPr>
              <w:pStyle w:val="11"/>
            </w:pPr>
            <w:r>
              <w:t xml:space="preserve">        </w:t>
            </w:r>
            <w:r w:rsidRPr="00F40AF7">
              <w:rPr>
                <w:color w:val="0000FF"/>
              </w:rPr>
              <w:t>/* calculate offset address */</w:t>
            </w:r>
          </w:p>
          <w:p w14:paraId="101F1F17" w14:textId="77777777" w:rsidR="00F87973" w:rsidRDefault="00F87973" w:rsidP="00F87973">
            <w:pPr>
              <w:pStyle w:val="11"/>
            </w:pPr>
            <w:r>
              <w:t xml:space="preserve">        get_offset = Sn_TX_WR &amp; gSn_TX_MASK;</w:t>
            </w:r>
          </w:p>
          <w:p w14:paraId="14F863E4" w14:textId="77777777" w:rsidR="00F87973" w:rsidRPr="000940A5" w:rsidRDefault="00F87973" w:rsidP="00F87973">
            <w:pPr>
              <w:pStyle w:val="11"/>
            </w:pPr>
          </w:p>
          <w:p w14:paraId="181CE498" w14:textId="77777777" w:rsidR="00F87973" w:rsidRDefault="00F87973" w:rsidP="00F87973">
            <w:pPr>
              <w:pStyle w:val="11"/>
            </w:pPr>
            <w:r>
              <w:t xml:space="preserve">        </w:t>
            </w:r>
            <w:r w:rsidRPr="00F40AF7">
              <w:rPr>
                <w:color w:val="0000FF"/>
              </w:rPr>
              <w:t>/* calculate start address */</w:t>
            </w:r>
          </w:p>
          <w:p w14:paraId="277A48A1" w14:textId="77777777" w:rsidR="00F87973" w:rsidRDefault="00F87973" w:rsidP="00F87973">
            <w:pPr>
              <w:pStyle w:val="11"/>
            </w:pPr>
            <w:r>
              <w:t xml:space="preserve">        get_start_address = gSn_TX_BASE + get_offset;</w:t>
            </w:r>
          </w:p>
          <w:p w14:paraId="1940FED0" w14:textId="77777777" w:rsidR="00F87973" w:rsidRDefault="00F87973" w:rsidP="00F87973">
            <w:pPr>
              <w:pStyle w:val="11"/>
            </w:pPr>
          </w:p>
          <w:p w14:paraId="6D7C3F7C" w14:textId="77777777" w:rsidR="00F87973" w:rsidRDefault="00F87973" w:rsidP="00F87973">
            <w:pPr>
              <w:pStyle w:val="11"/>
            </w:pPr>
            <w:r>
              <w:t xml:space="preserve">        </w:t>
            </w:r>
            <w:r>
              <w:rPr>
                <w:color w:val="0000FF"/>
              </w:rPr>
              <w:t>/* if overflow SOCKET n</w:t>
            </w:r>
            <w:r w:rsidRPr="00F40AF7">
              <w:rPr>
                <w:color w:val="0000FF"/>
              </w:rPr>
              <w:t xml:space="preserve"> TX Buffer Block */</w:t>
            </w:r>
          </w:p>
          <w:p w14:paraId="529C74A7" w14:textId="77777777" w:rsidR="00F87973" w:rsidRDefault="00F87973" w:rsidP="00F87973">
            <w:pPr>
              <w:pStyle w:val="11"/>
            </w:pPr>
            <w:r>
              <w:t xml:space="preserve">        If( (get_offset + send_size) &gt; gSn_TX_MAX )</w:t>
            </w:r>
          </w:p>
          <w:p w14:paraId="57340734" w14:textId="77777777" w:rsidR="00F87973" w:rsidRDefault="00F87973" w:rsidP="00F87973">
            <w:pPr>
              <w:pStyle w:val="11"/>
            </w:pPr>
            <w:r>
              <w:t xml:space="preserve">        {</w:t>
            </w:r>
          </w:p>
          <w:p w14:paraId="02053C3F" w14:textId="77777777" w:rsidR="00F87973" w:rsidRDefault="00F87973" w:rsidP="00F87973">
            <w:pPr>
              <w:pStyle w:val="11"/>
            </w:pPr>
            <w:r>
              <w:t xml:space="preserve">            </w:t>
            </w:r>
            <w:r w:rsidRPr="00F40AF7">
              <w:rPr>
                <w:color w:val="0000FF"/>
              </w:rPr>
              <w:t xml:space="preserve">/* copy upper size byte of </w:t>
            </w:r>
            <w:r>
              <w:rPr>
                <w:color w:val="0000FF"/>
              </w:rPr>
              <w:t>source_</w:t>
            </w:r>
            <w:r w:rsidRPr="00F40AF7">
              <w:rPr>
                <w:color w:val="0000FF"/>
              </w:rPr>
              <w:t>address to get_start_address */</w:t>
            </w:r>
          </w:p>
          <w:p w14:paraId="1DE4F503" w14:textId="77777777" w:rsidR="00F87973" w:rsidRDefault="00F87973" w:rsidP="00F87973">
            <w:pPr>
              <w:pStyle w:val="11"/>
              <w:ind w:firstLineChars="600" w:firstLine="1200"/>
            </w:pPr>
            <w:r>
              <w:t>upper_size = gSn_TX_MAX – get_offset;</w:t>
            </w:r>
          </w:p>
          <w:p w14:paraId="73982970" w14:textId="77777777" w:rsidR="00F87973" w:rsidRDefault="00F87973" w:rsidP="00F87973">
            <w:pPr>
              <w:pStyle w:val="11"/>
            </w:pPr>
            <w:r>
              <w:t xml:space="preserve">            memcpy(source_address, get_start_address, upper_size);</w:t>
            </w:r>
          </w:p>
          <w:p w14:paraId="2F7AAB1E" w14:textId="77777777" w:rsidR="00F87973" w:rsidRDefault="00F87973" w:rsidP="00F87973">
            <w:pPr>
              <w:pStyle w:val="11"/>
            </w:pPr>
          </w:p>
          <w:p w14:paraId="10037A70" w14:textId="77777777" w:rsidR="00F87973" w:rsidRDefault="00F87973" w:rsidP="00F87973">
            <w:pPr>
              <w:pStyle w:val="11"/>
            </w:pPr>
            <w:r>
              <w:t xml:space="preserve">            </w:t>
            </w:r>
            <w:r w:rsidRPr="00F40AF7">
              <w:rPr>
                <w:color w:val="0000FF"/>
              </w:rPr>
              <w:t>/* copy left size byte of source_address to gS</w:t>
            </w:r>
            <w:r>
              <w:rPr>
                <w:color w:val="0000FF"/>
              </w:rPr>
              <w:t>n</w:t>
            </w:r>
            <w:r w:rsidRPr="00F40AF7">
              <w:rPr>
                <w:color w:val="0000FF"/>
              </w:rPr>
              <w:t>_TX_BASE */</w:t>
            </w:r>
          </w:p>
          <w:p w14:paraId="707CDAAC" w14:textId="77777777" w:rsidR="00F87973" w:rsidRDefault="00F87973" w:rsidP="00F87973">
            <w:pPr>
              <w:pStyle w:val="11"/>
            </w:pPr>
            <w:r>
              <w:t xml:space="preserve">            source_address += upper_size;</w:t>
            </w:r>
          </w:p>
          <w:p w14:paraId="00DDFD56" w14:textId="77777777" w:rsidR="00F87973" w:rsidRDefault="00F87973" w:rsidP="00F87973">
            <w:pPr>
              <w:pStyle w:val="11"/>
            </w:pPr>
            <w:r>
              <w:t xml:space="preserve">            left_size = send_size – upper_size;</w:t>
            </w:r>
          </w:p>
          <w:p w14:paraId="5F4C81AA" w14:textId="77777777" w:rsidR="00F87973" w:rsidRDefault="00F87973" w:rsidP="00F87973">
            <w:pPr>
              <w:pStyle w:val="11"/>
            </w:pPr>
            <w:r>
              <w:t xml:space="preserve">            memcpy(source_address, gSn_TX_BASE, left_size);</w:t>
            </w:r>
          </w:p>
          <w:p w14:paraId="15174428" w14:textId="77777777" w:rsidR="00F87973" w:rsidRDefault="00F87973" w:rsidP="00F87973">
            <w:pPr>
              <w:pStyle w:val="11"/>
            </w:pPr>
            <w:r>
              <w:t xml:space="preserve">        }</w:t>
            </w:r>
          </w:p>
          <w:p w14:paraId="389E78F7" w14:textId="77777777" w:rsidR="00F87973" w:rsidRDefault="00F87973" w:rsidP="00F87973">
            <w:pPr>
              <w:pStyle w:val="11"/>
            </w:pPr>
            <w:r>
              <w:t xml:space="preserve">        else</w:t>
            </w:r>
          </w:p>
          <w:p w14:paraId="32936BAE" w14:textId="77777777" w:rsidR="00F87973" w:rsidRDefault="00F87973" w:rsidP="00F87973">
            <w:pPr>
              <w:pStyle w:val="11"/>
            </w:pPr>
            <w:r>
              <w:t xml:space="preserve">        {</w:t>
            </w:r>
          </w:p>
          <w:p w14:paraId="5C96C4C8" w14:textId="77777777" w:rsidR="00F87973" w:rsidRDefault="00F87973" w:rsidP="00F87973">
            <w:pPr>
              <w:pStyle w:val="11"/>
            </w:pPr>
            <w:r>
              <w:t xml:space="preserve">            </w:t>
            </w:r>
            <w:r w:rsidRPr="00F40AF7">
              <w:rPr>
                <w:color w:val="0000FF"/>
              </w:rPr>
              <w:t>/* copy send size byte of source_address to get_start_address */</w:t>
            </w:r>
          </w:p>
          <w:p w14:paraId="1F080CF1" w14:textId="77777777" w:rsidR="00F87973" w:rsidRDefault="00F87973" w:rsidP="00F87973">
            <w:pPr>
              <w:pStyle w:val="11"/>
            </w:pPr>
            <w:r>
              <w:t xml:space="preserve">            memcpy(source_address, get_start_address, send_size);</w:t>
            </w:r>
          </w:p>
          <w:p w14:paraId="12E53CB1" w14:textId="77777777" w:rsidR="00F87973" w:rsidRDefault="00F87973" w:rsidP="00F87973">
            <w:pPr>
              <w:pStyle w:val="11"/>
            </w:pPr>
            <w:r>
              <w:t xml:space="preserve">        }</w:t>
            </w:r>
          </w:p>
          <w:p w14:paraId="7F55FC2F" w14:textId="77777777" w:rsidR="00F87973" w:rsidRDefault="00F87973" w:rsidP="00F87973">
            <w:pPr>
              <w:pStyle w:val="11"/>
            </w:pPr>
          </w:p>
          <w:p w14:paraId="20B88585" w14:textId="77777777" w:rsidR="00F87973" w:rsidRDefault="00F87973" w:rsidP="00F87973">
            <w:pPr>
              <w:pStyle w:val="11"/>
            </w:pPr>
            <w:r>
              <w:t xml:space="preserve">        </w:t>
            </w:r>
            <w:r w:rsidRPr="00F40AF7">
              <w:rPr>
                <w:color w:val="0000FF"/>
              </w:rPr>
              <w:t>/* increase Sn_TX_WR as length of send size */</w:t>
            </w:r>
          </w:p>
          <w:p w14:paraId="61E70F43" w14:textId="77777777" w:rsidR="00F87973" w:rsidRDefault="00F87973" w:rsidP="00F87973">
            <w:pPr>
              <w:pStyle w:val="11"/>
            </w:pPr>
            <w:r>
              <w:t xml:space="preserve">        Sn_TX_WR += send_size;</w:t>
            </w:r>
          </w:p>
          <w:p w14:paraId="78417645" w14:textId="77777777" w:rsidR="00F87973" w:rsidRDefault="00F87973" w:rsidP="00F87973">
            <w:pPr>
              <w:pStyle w:val="11"/>
            </w:pPr>
          </w:p>
          <w:p w14:paraId="02633BB7" w14:textId="3617A37B" w:rsidR="00F87973" w:rsidRDefault="00F87973" w:rsidP="00F87973">
            <w:pPr>
              <w:pStyle w:val="11"/>
            </w:pPr>
            <w:r>
              <w:t xml:space="preserve">        </w:t>
            </w:r>
            <w:r w:rsidRPr="00F40AF7">
              <w:rPr>
                <w:color w:val="0000FF"/>
              </w:rPr>
              <w:t>/* set SEND</w:t>
            </w:r>
            <w:r w:rsidR="007B27F0">
              <w:rPr>
                <w:color w:val="0000FF"/>
              </w:rPr>
              <w:t xml:space="preserve"> (or SEND_MAC)</w:t>
            </w:r>
            <w:r w:rsidRPr="00F40AF7">
              <w:rPr>
                <w:color w:val="0000FF"/>
              </w:rPr>
              <w:t xml:space="preserve"> command */</w:t>
            </w:r>
          </w:p>
          <w:p w14:paraId="33F69EB1" w14:textId="22F18AE8" w:rsidR="00F87973" w:rsidRDefault="00A02D8E" w:rsidP="00F87973">
            <w:pPr>
              <w:pStyle w:val="11"/>
            </w:pPr>
            <w:r>
              <w:t xml:space="preserve">        Sn_CR = SEND;</w:t>
            </w:r>
            <w:r w:rsidR="007B27F0">
              <w:t xml:space="preserve"> goto Timeout?;</w:t>
            </w:r>
          </w:p>
          <w:p w14:paraId="1732C386" w14:textId="77777777" w:rsidR="00F87973" w:rsidRPr="00AF5569" w:rsidRDefault="00F87973" w:rsidP="00F87973">
            <w:pPr>
              <w:pStyle w:val="11"/>
            </w:pPr>
            <w:r>
              <w:t>}</w:t>
            </w:r>
          </w:p>
        </w:tc>
      </w:tr>
    </w:tbl>
    <w:p w14:paraId="01A8B144" w14:textId="77777777" w:rsidR="00F87973" w:rsidRPr="00F6231D" w:rsidRDefault="00F87973" w:rsidP="00F87973">
      <w:pPr>
        <w:pStyle w:val="11"/>
      </w:pPr>
    </w:p>
    <w:p w14:paraId="3FA53FA4" w14:textId="276AA466" w:rsidR="00F87973" w:rsidRPr="00F6231D" w:rsidRDefault="00F87973" w:rsidP="00F87973">
      <w:pPr>
        <w:pStyle w:val="11"/>
      </w:pPr>
      <w:r>
        <w:rPr>
          <w:rFonts w:hint="eastAsia"/>
        </w:rPr>
        <w:sym w:font="Wingdings" w:char="F09F"/>
      </w:r>
      <w:r>
        <w:t xml:space="preserve"> Timeout</w:t>
      </w:r>
      <w:r w:rsidR="007B27F0">
        <w:t>?</w:t>
      </w:r>
    </w:p>
    <w:p w14:paraId="41874A6D" w14:textId="727F8B44" w:rsidR="00F87973" w:rsidRDefault="00F87973" w:rsidP="00F87973">
      <w:pPr>
        <w:pStyle w:val="11"/>
      </w:pPr>
      <w:r>
        <w:t>UDP</w:t>
      </w:r>
      <w:r>
        <w:rPr>
          <w:rFonts w:hint="eastAsia"/>
        </w:rPr>
        <w:t xml:space="preserve"> Mode SOCKET</w:t>
      </w:r>
      <w:r>
        <w:rPr>
          <w:rFonts w:hint="eastAsia"/>
        </w:rPr>
        <w:t>은</w:t>
      </w:r>
      <w:r>
        <w:rPr>
          <w:rFonts w:hint="eastAsia"/>
        </w:rPr>
        <w:t xml:space="preserve"> DATA</w:t>
      </w:r>
      <w:r>
        <w:t xml:space="preserve"> </w:t>
      </w:r>
      <w:r>
        <w:rPr>
          <w:rFonts w:hint="eastAsia"/>
        </w:rPr>
        <w:t>전송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t xml:space="preserve"> ARP</w:t>
      </w:r>
      <w:r>
        <w:rPr>
          <w:rFonts w:hint="eastAsia"/>
        </w:rPr>
        <w:t>과정에서</w:t>
      </w:r>
      <w:r>
        <w:rPr>
          <w:rFonts w:hint="eastAsia"/>
        </w:rPr>
        <w:t xml:space="preserve"> </w:t>
      </w:r>
      <w:r>
        <w:rPr>
          <w:rFonts w:hint="eastAsia"/>
        </w:rPr>
        <w:t>상대방의</w:t>
      </w:r>
      <w:r>
        <w:rPr>
          <w:rFonts w:hint="eastAsia"/>
        </w:rPr>
        <w:t xml:space="preserve"> </w:t>
      </w:r>
      <w:r>
        <w:rPr>
          <w:rFonts w:hint="eastAsia"/>
        </w:rPr>
        <w:t>응답이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ARP Request</w:t>
      </w:r>
      <w:r w:rsidR="007B27F0">
        <w:t xml:space="preserve">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재전송하며</w:t>
      </w:r>
      <w:r>
        <w:rPr>
          <w:rFonts w:hint="eastAsia"/>
        </w:rPr>
        <w:t>Sn_RTR, Sn_RCR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 w:rsidR="00F209D8">
        <w:rPr>
          <w:rFonts w:hint="eastAsia"/>
        </w:rPr>
        <w:t>따라</w:t>
      </w:r>
      <w:r>
        <w:rPr>
          <w:rFonts w:hint="eastAsia"/>
        </w:rPr>
        <w:t xml:space="preserve"> </w:t>
      </w:r>
      <w:r w:rsidR="007B27F0">
        <w:t>Sn_IR[</w:t>
      </w:r>
      <w:r>
        <w:t>TIMEOUT</w:t>
      </w:r>
      <w:r w:rsidR="007B27F0">
        <w:t>]</w:t>
      </w:r>
      <w:r w:rsidR="00D137CF">
        <w:t>=’1’</w:t>
      </w:r>
      <w:r w:rsidR="007B27F0">
        <w:rPr>
          <w:rFonts w:hint="eastAsia"/>
        </w:rPr>
        <w:t>이</w:t>
      </w:r>
      <w:r w:rsidR="007B27F0">
        <w:rPr>
          <w:rFonts w:hint="eastAsia"/>
        </w:rPr>
        <w:t xml:space="preserve"> </w:t>
      </w:r>
      <w:r w:rsidR="00D137CF">
        <w:rPr>
          <w:rFonts w:hint="eastAsia"/>
        </w:rPr>
        <w:t>된</w:t>
      </w:r>
      <w:r>
        <w:rPr>
          <w:rFonts w:hint="eastAsia"/>
        </w:rPr>
        <w:t>다</w:t>
      </w:r>
      <w:r>
        <w:rPr>
          <w:rFonts w:hint="eastAsia"/>
        </w:rPr>
        <w:t>.</w:t>
      </w:r>
    </w:p>
    <w:p w14:paraId="7E3F0059" w14:textId="77777777" w:rsidR="00F87973" w:rsidRPr="000B65EE" w:rsidRDefault="00F87973" w:rsidP="00F87973">
      <w:pPr>
        <w:pStyle w:val="1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495"/>
      </w:tblGrid>
      <w:tr w:rsidR="00F87973" w:rsidRPr="007F654F" w14:paraId="43204B38" w14:textId="77777777" w:rsidTr="00F87973">
        <w:tc>
          <w:tcPr>
            <w:tcW w:w="8495" w:type="dxa"/>
            <w:shd w:val="clear" w:color="auto" w:fill="F3F3F3"/>
          </w:tcPr>
          <w:p w14:paraId="51FD64D8" w14:textId="77777777" w:rsidR="00F87973" w:rsidRDefault="00F87973" w:rsidP="00F87973">
            <w:pPr>
              <w:pStyle w:val="11"/>
            </w:pPr>
            <w:r w:rsidRPr="00DF101A">
              <w:t>{</w:t>
            </w:r>
          </w:p>
          <w:p w14:paraId="01129EE5" w14:textId="77777777" w:rsidR="00F87973" w:rsidRDefault="00F87973" w:rsidP="00F87973">
            <w:pPr>
              <w:pStyle w:val="11"/>
            </w:pPr>
            <w:r>
              <w:t xml:space="preserve">        while(Sn_IR[SENDOK] != ‘1’)</w:t>
            </w:r>
          </w:p>
          <w:p w14:paraId="4266644C" w14:textId="77777777" w:rsidR="00F87973" w:rsidRDefault="00F87973" w:rsidP="00F87973">
            <w:pPr>
              <w:pStyle w:val="11"/>
            </w:pPr>
            <w:r>
              <w:t xml:space="preserve">        {</w:t>
            </w:r>
          </w:p>
          <w:p w14:paraId="6D229EC9" w14:textId="77777777" w:rsidR="00F87973" w:rsidRDefault="00F87973" w:rsidP="00F87973">
            <w:pPr>
              <w:pStyle w:val="11"/>
              <w:rPr>
                <w:color w:val="0000FF"/>
              </w:rPr>
            </w:pPr>
            <w:r>
              <w:t xml:space="preserve">            </w:t>
            </w:r>
            <w:r w:rsidRPr="00F40AF7">
              <w:rPr>
                <w:color w:val="0000FF"/>
              </w:rPr>
              <w:t xml:space="preserve">/* </w:t>
            </w:r>
            <w:r>
              <w:rPr>
                <w:color w:val="0000FF"/>
              </w:rPr>
              <w:t>check</w:t>
            </w:r>
            <w:r w:rsidRPr="00F40AF7">
              <w:rPr>
                <w:color w:val="0000FF"/>
              </w:rPr>
              <w:t xml:space="preserve"> </w:t>
            </w:r>
            <w:r>
              <w:rPr>
                <w:color w:val="0000FF"/>
              </w:rPr>
              <w:t xml:space="preserve">SOCKET status </w:t>
            </w:r>
            <w:r w:rsidRPr="00F40AF7">
              <w:rPr>
                <w:color w:val="0000FF"/>
              </w:rPr>
              <w:t>*/</w:t>
            </w:r>
          </w:p>
          <w:p w14:paraId="64326EE4" w14:textId="77777777" w:rsidR="00F87973" w:rsidRPr="00FB09E9" w:rsidRDefault="00F87973" w:rsidP="00F87973">
            <w:pPr>
              <w:pStyle w:val="11"/>
              <w:rPr>
                <w:color w:val="000000" w:themeColor="text1"/>
              </w:rPr>
            </w:pPr>
            <w:r>
              <w:rPr>
                <w:color w:val="0000FF"/>
              </w:rPr>
              <w:t xml:space="preserve">            </w:t>
            </w:r>
            <w:r>
              <w:rPr>
                <w:color w:val="000000" w:themeColor="text1"/>
              </w:rPr>
              <w:t>if</w:t>
            </w:r>
            <w:r w:rsidRPr="00386012">
              <w:rPr>
                <w:color w:val="000000" w:themeColor="text1"/>
              </w:rPr>
              <w:t>(</w:t>
            </w:r>
            <w:r>
              <w:rPr>
                <w:color w:val="000000" w:themeColor="text1"/>
              </w:rPr>
              <w:t>S</w:t>
            </w:r>
            <w:r>
              <w:rPr>
                <w:rFonts w:hint="eastAsia"/>
                <w:color w:val="000000" w:themeColor="text1"/>
              </w:rPr>
              <w:t>n_IR</w:t>
            </w:r>
            <w:r>
              <w:rPr>
                <w:color w:val="000000" w:themeColor="text1"/>
              </w:rPr>
              <w:t>[</w:t>
            </w:r>
            <w:r>
              <w:rPr>
                <w:rFonts w:hint="eastAsia"/>
                <w:color w:val="000000" w:themeColor="text1"/>
              </w:rPr>
              <w:t>TIMEOUT</w:t>
            </w:r>
            <w:r>
              <w:rPr>
                <w:color w:val="000000" w:themeColor="text1"/>
              </w:rPr>
              <w:t>] == ‘1’</w:t>
            </w:r>
            <w:r>
              <w:rPr>
                <w:rFonts w:hint="eastAsia"/>
                <w:color w:val="000000" w:themeColor="text1"/>
              </w:rPr>
              <w:t xml:space="preserve">) </w:t>
            </w:r>
            <w:r>
              <w:rPr>
                <w:color w:val="000000" w:themeColor="text1"/>
              </w:rPr>
              <w:t xml:space="preserve">break; </w:t>
            </w:r>
            <w:r>
              <w:rPr>
                <w:rFonts w:hint="eastAsia"/>
                <w:color w:val="000000" w:themeColor="text1"/>
              </w:rPr>
              <w:t>goto CLOSE;</w:t>
            </w:r>
          </w:p>
          <w:p w14:paraId="7DD513FD" w14:textId="77777777" w:rsidR="00F87973" w:rsidRDefault="00F87973" w:rsidP="00F87973">
            <w:pPr>
              <w:pStyle w:val="11"/>
              <w:ind w:firstLineChars="400" w:firstLine="800"/>
              <w:rPr>
                <w:color w:val="000000" w:themeColor="text1"/>
              </w:rPr>
            </w:pPr>
            <w:r>
              <w:rPr>
                <w:color w:val="000000" w:themeColor="text1"/>
              </w:rPr>
              <w:t>}</w:t>
            </w:r>
          </w:p>
          <w:p w14:paraId="726CD814" w14:textId="77777777" w:rsidR="00F87973" w:rsidRDefault="00F87973" w:rsidP="00F87973">
            <w:pPr>
              <w:pStyle w:val="11"/>
              <w:rPr>
                <w:color w:val="000000" w:themeColor="text1"/>
              </w:rPr>
            </w:pPr>
          </w:p>
          <w:p w14:paraId="54AA6B2E" w14:textId="77777777" w:rsidR="00F87973" w:rsidRDefault="00F87973" w:rsidP="00F87973">
            <w:pPr>
              <w:pStyle w:val="11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        if(</w:t>
            </w:r>
            <w:r>
              <w:rPr>
                <w:color w:val="000000" w:themeColor="text1"/>
              </w:rPr>
              <w:t>Sn_IR[SENDOK] == ‘1’</w:t>
            </w:r>
            <w:r>
              <w:rPr>
                <w:rFonts w:hint="eastAsia"/>
                <w:color w:val="000000" w:themeColor="text1"/>
              </w:rPr>
              <w:t>)</w:t>
            </w:r>
          </w:p>
          <w:p w14:paraId="28DE9D8D" w14:textId="77777777" w:rsidR="00F87973" w:rsidRDefault="00F87973" w:rsidP="00F87973">
            <w:pPr>
              <w:pStyle w:val="11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{</w:t>
            </w:r>
          </w:p>
          <w:p w14:paraId="7F4EFBE4" w14:textId="77777777" w:rsidR="00F87973" w:rsidRDefault="00F87973" w:rsidP="00F87973">
            <w:pPr>
              <w:pStyle w:val="11"/>
              <w:ind w:firstLineChars="600" w:firstLine="1200"/>
            </w:pPr>
            <w:r w:rsidRPr="00F40AF7">
              <w:rPr>
                <w:color w:val="0000FF"/>
              </w:rPr>
              <w:t xml:space="preserve">/* </w:t>
            </w:r>
            <w:r>
              <w:rPr>
                <w:color w:val="0000FF"/>
              </w:rPr>
              <w:t>clear interrupt</w:t>
            </w:r>
            <w:r w:rsidRPr="00F40AF7">
              <w:rPr>
                <w:color w:val="0000FF"/>
              </w:rPr>
              <w:t xml:space="preserve"> */</w:t>
            </w:r>
          </w:p>
          <w:p w14:paraId="14225995" w14:textId="77777777" w:rsidR="00F87973" w:rsidRDefault="00F87973" w:rsidP="00F87973">
            <w:pPr>
              <w:pStyle w:val="11"/>
            </w:pPr>
            <w:r>
              <w:t xml:space="preserve">            Sn_IR[SENDOK] = ‘1’;</w:t>
            </w:r>
          </w:p>
          <w:p w14:paraId="04D3776F" w14:textId="77777777" w:rsidR="00F87973" w:rsidRDefault="00F87973" w:rsidP="00F87973">
            <w:pPr>
              <w:pStyle w:val="11"/>
              <w:ind w:firstLineChars="600" w:firstLine="1200"/>
              <w:rPr>
                <w:color w:val="0000FF"/>
              </w:rPr>
            </w:pPr>
            <w:r w:rsidRPr="00F40AF7">
              <w:rPr>
                <w:color w:val="0000FF"/>
              </w:rPr>
              <w:t xml:space="preserve">/* </w:t>
            </w:r>
            <w:r>
              <w:rPr>
                <w:color w:val="0000FF"/>
              </w:rPr>
              <w:t xml:space="preserve">Sn_IMR, Sn_IR </w:t>
            </w:r>
            <w:r>
              <w:rPr>
                <w:rFonts w:hint="eastAsia"/>
                <w:color w:val="0000FF"/>
              </w:rPr>
              <w:t>참조</w:t>
            </w:r>
            <w:r w:rsidRPr="00F40AF7">
              <w:rPr>
                <w:color w:val="0000FF"/>
              </w:rPr>
              <w:t xml:space="preserve"> */</w:t>
            </w:r>
          </w:p>
          <w:p w14:paraId="3F9989AF" w14:textId="77777777" w:rsidR="00F87973" w:rsidRPr="00FB09E9" w:rsidRDefault="00F87973" w:rsidP="00F87973">
            <w:pPr>
              <w:pStyle w:val="11"/>
              <w:rPr>
                <w:color w:val="0000FF"/>
              </w:rPr>
            </w:pPr>
            <w:r>
              <w:rPr>
                <w:color w:val="0000FF"/>
              </w:rPr>
              <w:t xml:space="preserve">        </w:t>
            </w:r>
            <w:r w:rsidRPr="00FB09E9">
              <w:rPr>
                <w:color w:val="000000" w:themeColor="text1"/>
              </w:rPr>
              <w:t>}</w:t>
            </w:r>
          </w:p>
          <w:p w14:paraId="0043C66F" w14:textId="77777777" w:rsidR="00F87973" w:rsidRPr="007F654F" w:rsidRDefault="00F87973" w:rsidP="00F87973">
            <w:pPr>
              <w:pStyle w:val="11"/>
              <w:rPr>
                <w:rFonts w:eastAsiaTheme="minorHAnsi" w:cs="Arial"/>
                <w:color w:val="000000"/>
              </w:rPr>
            </w:pPr>
            <w:r>
              <w:t>}</w:t>
            </w:r>
          </w:p>
        </w:tc>
      </w:tr>
    </w:tbl>
    <w:p w14:paraId="48F27458" w14:textId="77777777" w:rsidR="00F87973" w:rsidRPr="00F6231D" w:rsidRDefault="00F87973" w:rsidP="00F87973">
      <w:pPr>
        <w:pStyle w:val="11"/>
      </w:pPr>
    </w:p>
    <w:p w14:paraId="18662365" w14:textId="77777777" w:rsidR="00F87973" w:rsidRPr="00F6231D" w:rsidRDefault="00F87973" w:rsidP="00F87973">
      <w:pPr>
        <w:pStyle w:val="11"/>
      </w:pPr>
      <w:r>
        <w:rPr>
          <w:rFonts w:hint="eastAsia"/>
        </w:rPr>
        <w:sym w:font="Wingdings" w:char="F09F"/>
      </w:r>
      <w:r>
        <w:t xml:space="preserve"> CLOSE</w:t>
      </w:r>
    </w:p>
    <w:p w14:paraId="2168A1D9" w14:textId="1CB8BEB7" w:rsidR="00F87973" w:rsidRDefault="00F87973" w:rsidP="00F87973">
      <w:pPr>
        <w:pStyle w:val="11"/>
      </w:pPr>
      <w:r>
        <w:rPr>
          <w:rFonts w:hint="eastAsia"/>
        </w:rPr>
        <w:t>UDP Mode SOCKET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 w:rsidR="007B27F0">
        <w:t xml:space="preserve">Sn_IR[TIMEOUT] </w:t>
      </w:r>
      <w:r w:rsidR="007B27F0">
        <w:rPr>
          <w:rFonts w:hint="eastAsia"/>
        </w:rPr>
        <w:t>또는</w:t>
      </w:r>
      <w:r>
        <w:t xml:space="preserve"> Sn_CR[CLOSE]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t>CLOSE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4615D899" w14:textId="77777777" w:rsidR="00F87973" w:rsidRPr="000B65EE" w:rsidRDefault="00F87973" w:rsidP="00F87973">
      <w:pPr>
        <w:pStyle w:val="1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495"/>
      </w:tblGrid>
      <w:tr w:rsidR="00F87973" w:rsidRPr="007F654F" w14:paraId="3CA51AEA" w14:textId="77777777" w:rsidTr="00F87973">
        <w:tc>
          <w:tcPr>
            <w:tcW w:w="8495" w:type="dxa"/>
            <w:shd w:val="clear" w:color="auto" w:fill="F3F3F3"/>
          </w:tcPr>
          <w:p w14:paraId="4F234C75" w14:textId="77777777" w:rsidR="00F87973" w:rsidRDefault="00F87973" w:rsidP="00F87973">
            <w:pPr>
              <w:pStyle w:val="11"/>
            </w:pPr>
            <w:r>
              <w:t xml:space="preserve">First </w:t>
            </w:r>
            <w:r>
              <w:rPr>
                <w:rFonts w:hint="eastAsia"/>
              </w:rPr>
              <w:t>method :</w:t>
            </w:r>
            <w:r>
              <w:t xml:space="preserve"> </w:t>
            </w:r>
          </w:p>
          <w:p w14:paraId="18390D68" w14:textId="77777777" w:rsidR="00F87973" w:rsidRDefault="00F87973" w:rsidP="00F87973">
            <w:pPr>
              <w:pStyle w:val="11"/>
            </w:pPr>
            <w:r>
              <w:rPr>
                <w:rFonts w:hint="eastAsia"/>
              </w:rPr>
              <w:t>{</w:t>
            </w:r>
          </w:p>
          <w:p w14:paraId="5FC40DA5" w14:textId="77777777" w:rsidR="00F87973" w:rsidRDefault="00F87973" w:rsidP="00F87973">
            <w:pPr>
              <w:pStyle w:val="11"/>
            </w:pPr>
            <w:r>
              <w:t xml:space="preserve">        </w:t>
            </w:r>
            <w:r w:rsidRPr="00CA3C23">
              <w:rPr>
                <w:color w:val="0000FF"/>
              </w:rPr>
              <w:t>/* check TIMEOUT interrupt */</w:t>
            </w:r>
          </w:p>
          <w:p w14:paraId="7F4C5BFD" w14:textId="77777777" w:rsidR="00F87973" w:rsidRDefault="00F87973" w:rsidP="00F87973">
            <w:pPr>
              <w:pStyle w:val="11"/>
            </w:pPr>
            <w:r>
              <w:t xml:space="preserve">        if(Sn_IR[TIMEOUT] == ‘1’)</w:t>
            </w:r>
          </w:p>
          <w:p w14:paraId="2F71EC14" w14:textId="77777777" w:rsidR="00F87973" w:rsidRDefault="00F87973" w:rsidP="00F87973">
            <w:pPr>
              <w:pStyle w:val="11"/>
            </w:pPr>
            <w:r>
              <w:t xml:space="preserve">        {</w:t>
            </w:r>
          </w:p>
          <w:p w14:paraId="407A75C9" w14:textId="77777777" w:rsidR="00F87973" w:rsidRDefault="00F87973" w:rsidP="00F87973">
            <w:pPr>
              <w:pStyle w:val="11"/>
              <w:ind w:firstLineChars="600" w:firstLine="1200"/>
            </w:pPr>
            <w:r w:rsidRPr="00F40AF7">
              <w:rPr>
                <w:color w:val="0000FF"/>
              </w:rPr>
              <w:t xml:space="preserve">/* </w:t>
            </w:r>
            <w:r>
              <w:rPr>
                <w:color w:val="0000FF"/>
              </w:rPr>
              <w:t>clear interrupt</w:t>
            </w:r>
            <w:r w:rsidRPr="00F40AF7">
              <w:rPr>
                <w:color w:val="0000FF"/>
              </w:rPr>
              <w:t xml:space="preserve"> */</w:t>
            </w:r>
          </w:p>
          <w:p w14:paraId="3505748A" w14:textId="77777777" w:rsidR="00F87973" w:rsidRDefault="00F87973" w:rsidP="00F87973">
            <w:pPr>
              <w:pStyle w:val="11"/>
            </w:pPr>
            <w:r>
              <w:t xml:space="preserve">            Sn_IR[TIMEOUT] = ‘1’;</w:t>
            </w:r>
          </w:p>
          <w:p w14:paraId="2D54A7C7" w14:textId="77777777" w:rsidR="00F87973" w:rsidRDefault="00F87973" w:rsidP="00F87973">
            <w:pPr>
              <w:pStyle w:val="11"/>
              <w:ind w:firstLineChars="600" w:firstLine="1200"/>
              <w:rPr>
                <w:color w:val="0000FF"/>
              </w:rPr>
            </w:pPr>
            <w:r w:rsidRPr="00F40AF7">
              <w:rPr>
                <w:color w:val="0000FF"/>
              </w:rPr>
              <w:t xml:space="preserve">/* </w:t>
            </w:r>
            <w:r>
              <w:rPr>
                <w:color w:val="0000FF"/>
              </w:rPr>
              <w:t xml:space="preserve">Sn_IMR, Sn_IR </w:t>
            </w:r>
            <w:r>
              <w:rPr>
                <w:rFonts w:hint="eastAsia"/>
                <w:color w:val="0000FF"/>
              </w:rPr>
              <w:t>참조</w:t>
            </w:r>
            <w:r w:rsidRPr="00F40AF7">
              <w:rPr>
                <w:color w:val="0000FF"/>
              </w:rPr>
              <w:t xml:space="preserve"> */</w:t>
            </w:r>
          </w:p>
          <w:p w14:paraId="23B54860" w14:textId="77777777" w:rsidR="00F87973" w:rsidRDefault="00F87973" w:rsidP="00F87973">
            <w:pPr>
              <w:pStyle w:val="11"/>
            </w:pPr>
          </w:p>
          <w:p w14:paraId="7CA63E7F" w14:textId="77777777" w:rsidR="00F87973" w:rsidRPr="00E2471F" w:rsidRDefault="00F87973" w:rsidP="00F87973">
            <w:pPr>
              <w:pStyle w:val="11"/>
              <w:rPr>
                <w:color w:val="0000FF"/>
              </w:rPr>
            </w:pPr>
            <w:r>
              <w:t xml:space="preserve">            </w:t>
            </w:r>
            <w:r w:rsidRPr="00E2471F">
              <w:rPr>
                <w:color w:val="0000FF"/>
              </w:rPr>
              <w:t>/* check SOCKET status */</w:t>
            </w:r>
          </w:p>
          <w:p w14:paraId="10B8941D" w14:textId="77777777" w:rsidR="00F87973" w:rsidRDefault="00F87973" w:rsidP="00F87973">
            <w:pPr>
              <w:pStyle w:val="11"/>
            </w:pPr>
            <w:r>
              <w:t xml:space="preserve">            if(Sn_SR == SOCK_CLOSED) SOCKET CLOSED;</w:t>
            </w:r>
          </w:p>
          <w:p w14:paraId="1416C752" w14:textId="77777777" w:rsidR="00F87973" w:rsidRDefault="00F87973" w:rsidP="00F87973">
            <w:pPr>
              <w:pStyle w:val="11"/>
            </w:pPr>
            <w:r>
              <w:t xml:space="preserve">        }</w:t>
            </w:r>
          </w:p>
          <w:p w14:paraId="48E963C3" w14:textId="77777777" w:rsidR="00F87973" w:rsidRPr="00DF101A" w:rsidRDefault="00F87973" w:rsidP="00F87973">
            <w:pPr>
              <w:pStyle w:val="11"/>
            </w:pPr>
            <w:r>
              <w:t>}</w:t>
            </w:r>
          </w:p>
        </w:tc>
      </w:tr>
      <w:tr w:rsidR="00F87973" w:rsidRPr="007F654F" w14:paraId="7BB399DE" w14:textId="77777777" w:rsidTr="00F87973">
        <w:tc>
          <w:tcPr>
            <w:tcW w:w="8495" w:type="dxa"/>
            <w:shd w:val="clear" w:color="auto" w:fill="F3F3F3"/>
          </w:tcPr>
          <w:p w14:paraId="25064C24" w14:textId="77777777" w:rsidR="00F87973" w:rsidRDefault="00F87973" w:rsidP="00F87973">
            <w:pPr>
              <w:pStyle w:val="11"/>
            </w:pPr>
            <w:r>
              <w:t>Second</w:t>
            </w:r>
            <w:r>
              <w:rPr>
                <w:rFonts w:hint="eastAsia"/>
              </w:rPr>
              <w:t xml:space="preserve"> method :</w:t>
            </w:r>
          </w:p>
          <w:p w14:paraId="7DA3BF57" w14:textId="77777777" w:rsidR="00F87973" w:rsidRDefault="00F87973" w:rsidP="00F87973">
            <w:pPr>
              <w:pStyle w:val="11"/>
            </w:pPr>
            <w:r>
              <w:t>{</w:t>
            </w:r>
          </w:p>
          <w:p w14:paraId="0DF06AA3" w14:textId="77777777" w:rsidR="00F87973" w:rsidRDefault="00F87973" w:rsidP="00F87973">
            <w:pPr>
              <w:pStyle w:val="11"/>
            </w:pPr>
            <w:r>
              <w:t xml:space="preserve">        </w:t>
            </w:r>
            <w:r w:rsidRPr="00CA3C23">
              <w:rPr>
                <w:color w:val="0000FF"/>
              </w:rPr>
              <w:t>/* set CLOSE command */</w:t>
            </w:r>
          </w:p>
          <w:p w14:paraId="5B37B6C5" w14:textId="77777777" w:rsidR="00F87973" w:rsidRDefault="00F87973" w:rsidP="00F87973">
            <w:pPr>
              <w:pStyle w:val="11"/>
            </w:pPr>
            <w:r>
              <w:t xml:space="preserve">        Sn_CR = CLOSE;</w:t>
            </w:r>
          </w:p>
          <w:p w14:paraId="036B8F51" w14:textId="77777777" w:rsidR="00F87973" w:rsidRDefault="00F87973" w:rsidP="00F87973">
            <w:pPr>
              <w:pStyle w:val="11"/>
            </w:pPr>
          </w:p>
          <w:p w14:paraId="5065D18B" w14:textId="77777777" w:rsidR="00F87973" w:rsidRPr="00E2471F" w:rsidRDefault="00F87973" w:rsidP="00F87973">
            <w:pPr>
              <w:pStyle w:val="11"/>
              <w:rPr>
                <w:color w:val="0000FF"/>
              </w:rPr>
            </w:pPr>
            <w:r>
              <w:rPr>
                <w:rFonts w:hint="eastAsia"/>
              </w:rPr>
              <w:t xml:space="preserve">        </w:t>
            </w:r>
            <w:r w:rsidRPr="00E2471F">
              <w:rPr>
                <w:rFonts w:hint="eastAsia"/>
                <w:color w:val="0000FF"/>
              </w:rPr>
              <w:t>/</w:t>
            </w:r>
            <w:r w:rsidRPr="00E2471F">
              <w:rPr>
                <w:color w:val="0000FF"/>
              </w:rPr>
              <w:t>* check SOCKET status *</w:t>
            </w:r>
            <w:r w:rsidRPr="00E2471F">
              <w:rPr>
                <w:rFonts w:hint="eastAsia"/>
                <w:color w:val="0000FF"/>
              </w:rPr>
              <w:t>/</w:t>
            </w:r>
          </w:p>
          <w:p w14:paraId="6D24A765" w14:textId="77777777" w:rsidR="00F87973" w:rsidRDefault="00F87973" w:rsidP="00F87973">
            <w:pPr>
              <w:pStyle w:val="11"/>
              <w:ind w:firstLineChars="400" w:firstLine="800"/>
            </w:pPr>
            <w:r>
              <w:t>if(Sn_SR == SOCK_CLOSED) SOCKET CLOSED;</w:t>
            </w:r>
          </w:p>
          <w:p w14:paraId="3236CF18" w14:textId="77777777" w:rsidR="00F87973" w:rsidRPr="00DF101A" w:rsidRDefault="00F87973" w:rsidP="00F87973">
            <w:pPr>
              <w:pStyle w:val="11"/>
            </w:pPr>
            <w:r>
              <w:t>}</w:t>
            </w:r>
          </w:p>
        </w:tc>
      </w:tr>
    </w:tbl>
    <w:p w14:paraId="3422C4CC" w14:textId="77777777" w:rsidR="00F87973" w:rsidRPr="00F6231D" w:rsidRDefault="00F87973" w:rsidP="00F87973">
      <w:pPr>
        <w:pStyle w:val="11"/>
      </w:pPr>
    </w:p>
    <w:p w14:paraId="2184D2FF" w14:textId="77777777" w:rsidR="003D185D" w:rsidRDefault="003D185D" w:rsidP="00155A42">
      <w:pPr>
        <w:pStyle w:val="11"/>
        <w:rPr>
          <w:rFonts w:eastAsiaTheme="minorHAnsi"/>
        </w:rPr>
      </w:pPr>
    </w:p>
    <w:p w14:paraId="7F9F35D5" w14:textId="0E8B8B2B" w:rsidR="003D185D" w:rsidRDefault="003D185D" w:rsidP="00E54C87">
      <w:pPr>
        <w:pStyle w:val="31"/>
      </w:pPr>
      <w:r>
        <w:rPr>
          <w:rFonts w:hint="eastAsia"/>
        </w:rPr>
        <w:t>UDP Broadcast</w:t>
      </w:r>
    </w:p>
    <w:p w14:paraId="778F6C33" w14:textId="5BF2D6F3" w:rsidR="00036EAB" w:rsidRDefault="00036EAB" w:rsidP="003D185D">
      <w:pPr>
        <w:pStyle w:val="11"/>
      </w:pPr>
      <w:r>
        <w:rPr>
          <w:rFonts w:hint="eastAsia"/>
        </w:rPr>
        <w:t>UDP Broadcast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송신자가</w:t>
      </w:r>
      <w:r>
        <w:rPr>
          <w:rFonts w:hint="eastAsia"/>
        </w:rPr>
        <w:t xml:space="preserve"> </w:t>
      </w:r>
      <w:r w:rsidR="00CA7531">
        <w:rPr>
          <w:rFonts w:hint="eastAsia"/>
        </w:rPr>
        <w:t>같은</w:t>
      </w:r>
      <w:r w:rsidR="00CA7531">
        <w:rPr>
          <w:rFonts w:hint="eastAsia"/>
        </w:rPr>
        <w:t xml:space="preserve"> </w:t>
      </w:r>
      <w:r w:rsidR="00CA7531">
        <w:rPr>
          <w:rFonts w:hint="eastAsia"/>
        </w:rPr>
        <w:t>대역의</w:t>
      </w:r>
      <w:r w:rsidR="00CA7531">
        <w:rPr>
          <w:rFonts w:hint="eastAsia"/>
        </w:rPr>
        <w:t xml:space="preserve"> </w:t>
      </w:r>
      <w:r w:rsidR="00CA7531">
        <w:rPr>
          <w:rFonts w:hint="eastAsia"/>
        </w:rPr>
        <w:t>모든</w:t>
      </w:r>
      <w:r w:rsidR="00CA7531">
        <w:rPr>
          <w:rFonts w:hint="eastAsia"/>
        </w:rPr>
        <w:t xml:space="preserve"> </w:t>
      </w:r>
      <w:r w:rsidR="00CA7531">
        <w:rPr>
          <w:rFonts w:hint="eastAsia"/>
        </w:rPr>
        <w:t>호스트들에게</w:t>
      </w:r>
      <w:r w:rsidR="00CA7531">
        <w:rPr>
          <w:rFonts w:hint="eastAsia"/>
        </w:rPr>
        <w:t xml:space="preserve"> </w:t>
      </w:r>
      <w:r w:rsidR="00CA7531">
        <w:rPr>
          <w:rFonts w:hint="eastAsia"/>
        </w:rPr>
        <w:t>데이터를</w:t>
      </w:r>
      <w:r w:rsidR="00CA7531">
        <w:rPr>
          <w:rFonts w:hint="eastAsia"/>
        </w:rPr>
        <w:t xml:space="preserve"> </w:t>
      </w:r>
      <w:r w:rsidR="00CA7531">
        <w:rPr>
          <w:rFonts w:hint="eastAsia"/>
        </w:rPr>
        <w:t>전송하는</w:t>
      </w:r>
      <w:r w:rsidR="00CA7531">
        <w:rPr>
          <w:rFonts w:hint="eastAsia"/>
        </w:rPr>
        <w:t xml:space="preserve"> </w:t>
      </w:r>
      <w:r w:rsidR="00CA7531">
        <w:rPr>
          <w:rFonts w:hint="eastAsia"/>
        </w:rPr>
        <w:t>통신방식이다</w:t>
      </w:r>
      <w:r w:rsidR="00CA7531">
        <w:rPr>
          <w:rFonts w:hint="eastAsia"/>
        </w:rPr>
        <w:t>.</w:t>
      </w:r>
    </w:p>
    <w:p w14:paraId="3B7BFBB2" w14:textId="77777777" w:rsidR="003D185D" w:rsidRDefault="003D185D" w:rsidP="003D185D">
      <w:pPr>
        <w:pStyle w:val="11"/>
      </w:pPr>
    </w:p>
    <w:p w14:paraId="1E73A7CB" w14:textId="77777777" w:rsidR="003D185D" w:rsidRPr="00F6231D" w:rsidRDefault="003D185D" w:rsidP="003D185D">
      <w:pPr>
        <w:pStyle w:val="11"/>
      </w:pPr>
      <w:r>
        <w:rPr>
          <w:rFonts w:hint="eastAsia"/>
        </w:rPr>
        <w:sym w:font="Wingdings" w:char="F09F"/>
      </w:r>
      <w:r>
        <w:t xml:space="preserve"> Send DATA? / </w:t>
      </w:r>
      <w:r w:rsidRPr="00F6231D">
        <w:t>Send</w:t>
      </w:r>
      <w:r>
        <w:t>ing</w:t>
      </w:r>
      <w:r w:rsidRPr="00F6231D">
        <w:t xml:space="preserve"> Process</w:t>
      </w:r>
    </w:p>
    <w:p w14:paraId="55F8DF33" w14:textId="340A47D9" w:rsidR="003D185D" w:rsidRDefault="003D185D" w:rsidP="003D185D">
      <w:pPr>
        <w:pStyle w:val="11"/>
      </w:pPr>
      <w:r>
        <w:t>UDP</w:t>
      </w:r>
      <w:r>
        <w:rPr>
          <w:rFonts w:hint="eastAsia"/>
        </w:rPr>
        <w:t xml:space="preserve"> Mode SOCKET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t>Broadcast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사용해</w:t>
      </w:r>
      <w:r>
        <w:rPr>
          <w:rFonts w:hint="eastAsia"/>
        </w:rPr>
        <w:t xml:space="preserve"> </w:t>
      </w:r>
      <w:r>
        <w:t xml:space="preserve">DATA </w:t>
      </w:r>
      <w:r>
        <w:rPr>
          <w:rFonts w:hint="eastAsia"/>
        </w:rPr>
        <w:t>전송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>,</w:t>
      </w:r>
      <w:r w:rsidR="005D44BC">
        <w:t xml:space="preserve"> Sn_DIPR</w:t>
      </w:r>
      <w:r w:rsidR="005D44BC">
        <w:rPr>
          <w:rFonts w:hint="eastAsia"/>
        </w:rPr>
        <w:t>은</w:t>
      </w:r>
      <w:r>
        <w:rPr>
          <w:rFonts w:hint="eastAsia"/>
        </w:rPr>
        <w:t xml:space="preserve"> </w:t>
      </w:r>
      <w:r w:rsidR="007B27F0">
        <w:rPr>
          <w:rFonts w:hint="eastAsia"/>
        </w:rPr>
        <w:t>같은</w:t>
      </w:r>
      <w:r w:rsidR="007B27F0">
        <w:rPr>
          <w:rFonts w:hint="eastAsia"/>
        </w:rPr>
        <w:t xml:space="preserve"> </w:t>
      </w:r>
      <w:r w:rsidR="007B27F0">
        <w:rPr>
          <w:rFonts w:hint="eastAsia"/>
        </w:rPr>
        <w:t>대역의</w:t>
      </w:r>
      <w:r w:rsidR="007B27F0">
        <w:rPr>
          <w:rFonts w:hint="eastAsia"/>
        </w:rPr>
        <w:t xml:space="preserve"> </w:t>
      </w:r>
      <w:r w:rsidR="007B27F0">
        <w:t>Broadcast Address</w:t>
      </w:r>
      <w:r w:rsidR="007B27F0">
        <w:rPr>
          <w:rFonts w:hint="eastAsia"/>
        </w:rPr>
        <w:t>로</w:t>
      </w:r>
      <w:r w:rsidR="007B27F0">
        <w:rPr>
          <w:rFonts w:hint="eastAsia"/>
        </w:rPr>
        <w:t xml:space="preserve"> </w:t>
      </w:r>
      <w:r w:rsidR="007B27F0">
        <w:rPr>
          <w:rFonts w:hint="eastAsia"/>
        </w:rPr>
        <w:t>설정한다</w:t>
      </w:r>
      <w:r w:rsidR="007B27F0">
        <w:rPr>
          <w:rFonts w:hint="eastAsia"/>
        </w:rPr>
        <w:t>.</w:t>
      </w:r>
    </w:p>
    <w:p w14:paraId="47979A2B" w14:textId="77777777" w:rsidR="003D185D" w:rsidRPr="00F6231D" w:rsidRDefault="003D185D" w:rsidP="003D185D">
      <w:pPr>
        <w:pStyle w:val="1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495"/>
      </w:tblGrid>
      <w:tr w:rsidR="003D185D" w:rsidRPr="007F654F" w14:paraId="2089B542" w14:textId="77777777" w:rsidTr="00084951">
        <w:tc>
          <w:tcPr>
            <w:tcW w:w="8702" w:type="dxa"/>
            <w:shd w:val="clear" w:color="auto" w:fill="F3F3F3"/>
          </w:tcPr>
          <w:p w14:paraId="1E023A04" w14:textId="77777777" w:rsidR="003D185D" w:rsidRDefault="003D185D" w:rsidP="00084951">
            <w:pPr>
              <w:pStyle w:val="11"/>
            </w:pPr>
            <w:r w:rsidRPr="00DF101A">
              <w:t>{</w:t>
            </w:r>
          </w:p>
          <w:p w14:paraId="56786F7D" w14:textId="7ADC2C75" w:rsidR="003D185D" w:rsidRDefault="003D185D" w:rsidP="00084951">
            <w:pPr>
              <w:pStyle w:val="11"/>
              <w:ind w:firstLineChars="400" w:firstLine="800"/>
            </w:pPr>
            <w:r w:rsidRPr="004F1FA1">
              <w:rPr>
                <w:color w:val="0000FF"/>
              </w:rPr>
              <w:t xml:space="preserve">/* set </w:t>
            </w:r>
            <w:r w:rsidR="007B27F0">
              <w:rPr>
                <w:rFonts w:hint="eastAsia"/>
                <w:color w:val="0000FF"/>
              </w:rPr>
              <w:t>broadcast</w:t>
            </w:r>
            <w:r>
              <w:rPr>
                <w:color w:val="0000FF"/>
              </w:rPr>
              <w:t xml:space="preserve"> address, 255.255.255.255</w:t>
            </w:r>
            <w:r w:rsidRPr="004F1FA1">
              <w:rPr>
                <w:color w:val="0000FF"/>
              </w:rPr>
              <w:t xml:space="preserve"> */</w:t>
            </w:r>
          </w:p>
          <w:p w14:paraId="6559E58D" w14:textId="77777777" w:rsidR="003D185D" w:rsidRDefault="003D185D" w:rsidP="00084951">
            <w:pPr>
              <w:pStyle w:val="11"/>
            </w:pPr>
            <w:r>
              <w:rPr>
                <w:rFonts w:hint="eastAsia"/>
              </w:rPr>
              <w:t xml:space="preserve">        Sn_DIPR</w:t>
            </w:r>
            <w:r>
              <w:t>0</w:t>
            </w:r>
            <w:r>
              <w:rPr>
                <w:rFonts w:hint="eastAsia"/>
              </w:rPr>
              <w:t xml:space="preserve"> = </w:t>
            </w:r>
            <w:r>
              <w:t>0x</w:t>
            </w:r>
            <w:r>
              <w:rPr>
                <w:rFonts w:hint="eastAsia"/>
              </w:rPr>
              <w:t>FF</w:t>
            </w:r>
            <w:r>
              <w:t>;</w:t>
            </w:r>
          </w:p>
          <w:p w14:paraId="44C83594" w14:textId="77777777" w:rsidR="003D185D" w:rsidRDefault="003D185D" w:rsidP="00084951">
            <w:pPr>
              <w:pStyle w:val="11"/>
              <w:ind w:firstLineChars="400" w:firstLine="800"/>
            </w:pPr>
            <w:r>
              <w:rPr>
                <w:rFonts w:hint="eastAsia"/>
              </w:rPr>
              <w:t>Sn_DIPR</w:t>
            </w:r>
            <w:r>
              <w:t>0</w:t>
            </w:r>
            <w:r>
              <w:rPr>
                <w:rFonts w:hint="eastAsia"/>
              </w:rPr>
              <w:t xml:space="preserve"> = </w:t>
            </w:r>
            <w:r>
              <w:t xml:space="preserve">0xFF; </w:t>
            </w:r>
          </w:p>
          <w:p w14:paraId="4FBC430F" w14:textId="77777777" w:rsidR="003D185D" w:rsidRDefault="003D185D" w:rsidP="00084951">
            <w:pPr>
              <w:pStyle w:val="11"/>
              <w:ind w:firstLineChars="400" w:firstLine="800"/>
            </w:pPr>
            <w:r>
              <w:rPr>
                <w:rFonts w:hint="eastAsia"/>
              </w:rPr>
              <w:t>Sn_DIPR</w:t>
            </w:r>
            <w:r>
              <w:t>0</w:t>
            </w:r>
            <w:r>
              <w:rPr>
                <w:rFonts w:hint="eastAsia"/>
              </w:rPr>
              <w:t xml:space="preserve"> = </w:t>
            </w:r>
            <w:r>
              <w:t>0xFF;</w:t>
            </w:r>
          </w:p>
          <w:p w14:paraId="04657D8E" w14:textId="77777777" w:rsidR="003D185D" w:rsidRDefault="003D185D" w:rsidP="00084951">
            <w:pPr>
              <w:pStyle w:val="11"/>
              <w:ind w:firstLineChars="400" w:firstLine="800"/>
            </w:pPr>
            <w:r>
              <w:rPr>
                <w:rFonts w:hint="eastAsia"/>
              </w:rPr>
              <w:t>Sn_DIPR</w:t>
            </w:r>
            <w:r>
              <w:t>0</w:t>
            </w:r>
            <w:r>
              <w:rPr>
                <w:rFonts w:hint="eastAsia"/>
              </w:rPr>
              <w:t xml:space="preserve"> = </w:t>
            </w:r>
            <w:r>
              <w:t>0xFF;</w:t>
            </w:r>
          </w:p>
          <w:p w14:paraId="448E61AA" w14:textId="77777777" w:rsidR="003D185D" w:rsidRPr="008F6C24" w:rsidRDefault="003D185D" w:rsidP="00084951">
            <w:pPr>
              <w:pStyle w:val="11"/>
            </w:pPr>
          </w:p>
          <w:p w14:paraId="25458FA0" w14:textId="77777777" w:rsidR="003D185D" w:rsidRPr="00F6231D" w:rsidRDefault="003D185D" w:rsidP="00084951">
            <w:pPr>
              <w:pStyle w:val="11"/>
              <w:ind w:firstLineChars="400" w:firstLine="800"/>
            </w:pPr>
            <w:r>
              <w:rPr>
                <w:color w:val="0000FF"/>
              </w:rPr>
              <w:t>/* set destination PORT n</w:t>
            </w:r>
            <w:r w:rsidRPr="004C44D1">
              <w:rPr>
                <w:color w:val="0000FF"/>
              </w:rPr>
              <w:t>umber</w:t>
            </w:r>
            <w:r>
              <w:rPr>
                <w:color w:val="0000FF"/>
              </w:rPr>
              <w:t>,</w:t>
            </w:r>
            <w:r w:rsidRPr="004C44D1">
              <w:rPr>
                <w:color w:val="0000FF"/>
              </w:rPr>
              <w:t xml:space="preserve"> </w:t>
            </w:r>
            <w:r>
              <w:rPr>
                <w:color w:val="0000FF"/>
              </w:rPr>
              <w:t xml:space="preserve">5000(0x1388) </w:t>
            </w:r>
            <w:r w:rsidRPr="004C44D1">
              <w:rPr>
                <w:color w:val="0000FF"/>
              </w:rPr>
              <w:t>*/</w:t>
            </w:r>
          </w:p>
          <w:p w14:paraId="78A3B0EF" w14:textId="77777777" w:rsidR="003D185D" w:rsidRDefault="003D185D" w:rsidP="00084951">
            <w:pPr>
              <w:pStyle w:val="11"/>
            </w:pPr>
            <w:r w:rsidRPr="00F6231D">
              <w:tab/>
              <w:t>Sn_PORTR</w:t>
            </w:r>
            <w:r>
              <w:t>0</w:t>
            </w:r>
            <w:r w:rsidRPr="00F6231D">
              <w:t xml:space="preserve"> = </w:t>
            </w:r>
            <w:r>
              <w:t>0x13</w:t>
            </w:r>
            <w:r w:rsidRPr="00F6231D">
              <w:t>;</w:t>
            </w:r>
          </w:p>
          <w:p w14:paraId="3AC7A96D" w14:textId="77777777" w:rsidR="003D185D" w:rsidRDefault="003D185D" w:rsidP="00084951">
            <w:pPr>
              <w:pStyle w:val="11"/>
              <w:ind w:firstLineChars="400" w:firstLine="800"/>
            </w:pPr>
            <w:r w:rsidRPr="00F6231D">
              <w:t>Sn_PORTR</w:t>
            </w:r>
            <w:r>
              <w:t>1</w:t>
            </w:r>
            <w:r w:rsidRPr="00F6231D">
              <w:t xml:space="preserve"> = </w:t>
            </w:r>
            <w:r>
              <w:t>0x88</w:t>
            </w:r>
            <w:r w:rsidRPr="00F6231D">
              <w:t>;</w:t>
            </w:r>
          </w:p>
          <w:p w14:paraId="18BB83F5" w14:textId="77777777" w:rsidR="003D185D" w:rsidRDefault="003D185D" w:rsidP="00084951">
            <w:pPr>
              <w:pStyle w:val="11"/>
            </w:pPr>
            <w:r>
              <w:t xml:space="preserve">        </w:t>
            </w:r>
          </w:p>
          <w:p w14:paraId="6CC1FACF" w14:textId="77777777" w:rsidR="003D185D" w:rsidRPr="00F3642A" w:rsidRDefault="003D185D" w:rsidP="00084951">
            <w:pPr>
              <w:pStyle w:val="11"/>
              <w:ind w:firstLineChars="400" w:firstLine="800"/>
            </w:pPr>
            <w:r w:rsidRPr="00F40AF7">
              <w:rPr>
                <w:color w:val="0000FF"/>
              </w:rPr>
              <w:t xml:space="preserve">/* </w:t>
            </w:r>
            <w:r>
              <w:rPr>
                <w:rFonts w:hint="eastAsia"/>
                <w:color w:val="0000FF"/>
              </w:rPr>
              <w:t xml:space="preserve">UDP Unicast </w:t>
            </w:r>
            <w:r>
              <w:rPr>
                <w:color w:val="0000FF"/>
              </w:rPr>
              <w:t>Send DATA?/</w:t>
            </w:r>
            <w:r>
              <w:rPr>
                <w:rFonts w:hint="eastAsia"/>
                <w:color w:val="0000FF"/>
              </w:rPr>
              <w:t>Sending Process</w:t>
            </w:r>
            <w:r>
              <w:rPr>
                <w:color w:val="0000FF"/>
              </w:rPr>
              <w:t xml:space="preserve"> </w:t>
            </w:r>
            <w:r>
              <w:rPr>
                <w:rFonts w:hint="eastAsia"/>
                <w:color w:val="0000FF"/>
              </w:rPr>
              <w:t>참조</w:t>
            </w:r>
            <w:r w:rsidRPr="00F40AF7">
              <w:rPr>
                <w:color w:val="0000FF"/>
              </w:rPr>
              <w:t xml:space="preserve"> */</w:t>
            </w:r>
          </w:p>
          <w:p w14:paraId="68BFC8DD" w14:textId="77777777" w:rsidR="003D185D" w:rsidRPr="00AF5569" w:rsidRDefault="003D185D" w:rsidP="00084951">
            <w:pPr>
              <w:pStyle w:val="11"/>
            </w:pPr>
            <w:r>
              <w:t>}</w:t>
            </w:r>
          </w:p>
        </w:tc>
      </w:tr>
    </w:tbl>
    <w:p w14:paraId="5DFB58D3" w14:textId="77777777" w:rsidR="003D185D" w:rsidRPr="00F6231D" w:rsidRDefault="003D185D" w:rsidP="003D185D">
      <w:pPr>
        <w:pStyle w:val="11"/>
      </w:pPr>
    </w:p>
    <w:p w14:paraId="6E446433" w14:textId="77777777" w:rsidR="003D185D" w:rsidRPr="001605E7" w:rsidRDefault="003D185D" w:rsidP="00155A42">
      <w:pPr>
        <w:pStyle w:val="11"/>
        <w:rPr>
          <w:rFonts w:eastAsiaTheme="minorHAnsi"/>
        </w:rPr>
      </w:pPr>
    </w:p>
    <w:p w14:paraId="4E473600" w14:textId="68F60A82" w:rsidR="003D185D" w:rsidRDefault="00B725B9" w:rsidP="00E54C87">
      <w:pPr>
        <w:pStyle w:val="31"/>
      </w:pPr>
      <w:bookmarkStart w:id="548" w:name="_Ref478567827"/>
      <w:bookmarkStart w:id="549" w:name="_Ref478567832"/>
      <w:bookmarkStart w:id="550" w:name="_Toc483830093"/>
      <w:r w:rsidRPr="008C14F1">
        <w:t xml:space="preserve">UDP </w:t>
      </w:r>
      <w:r w:rsidR="00F6231D" w:rsidRPr="008C14F1">
        <w:t>M</w:t>
      </w:r>
      <w:bookmarkEnd w:id="548"/>
      <w:bookmarkEnd w:id="549"/>
      <w:r w:rsidR="002A1FFC" w:rsidRPr="008C14F1">
        <w:t>ult</w:t>
      </w:r>
      <w:r w:rsidR="00F87973">
        <w:t>icast</w:t>
      </w:r>
      <w:bookmarkEnd w:id="550"/>
    </w:p>
    <w:p w14:paraId="29927DCE" w14:textId="53661FBA" w:rsidR="00036EAB" w:rsidRDefault="00036EAB" w:rsidP="00036EAB">
      <w:pPr>
        <w:pStyle w:val="11"/>
      </w:pPr>
      <w:r>
        <w:rPr>
          <w:rFonts w:hint="eastAsia"/>
        </w:rPr>
        <w:t>UDP Multicast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송신자가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목적지</w:t>
      </w:r>
      <w:r>
        <w:rPr>
          <w:rFonts w:hint="eastAsia"/>
        </w:rPr>
        <w:t xml:space="preserve"> </w:t>
      </w:r>
      <w:r>
        <w:rPr>
          <w:rFonts w:hint="eastAsia"/>
        </w:rPr>
        <w:t>그룹에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전송하는</w:t>
      </w:r>
      <w:r>
        <w:rPr>
          <w:rFonts w:hint="eastAsia"/>
        </w:rPr>
        <w:t xml:space="preserve"> </w:t>
      </w:r>
      <w:r>
        <w:rPr>
          <w:rFonts w:hint="eastAsia"/>
        </w:rPr>
        <w:t>통신</w:t>
      </w:r>
      <w:r w:rsidR="00CA7531">
        <w:rPr>
          <w:rFonts w:hint="eastAsia"/>
        </w:rPr>
        <w:t>방식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14C2CD88" w14:textId="62DFC901" w:rsidR="003D185D" w:rsidRPr="003D185D" w:rsidRDefault="003D185D" w:rsidP="003D185D">
      <w:pPr>
        <w:pStyle w:val="11"/>
        <w:rPr>
          <w:rFonts w:eastAsiaTheme="minorHAnsi"/>
        </w:rPr>
      </w:pPr>
      <w:r w:rsidRPr="003D185D">
        <w:rPr>
          <w:rFonts w:eastAsiaTheme="minorHAnsi" w:hint="eastAsia"/>
        </w:rPr>
        <w:t>Multicast-Group</w:t>
      </w:r>
      <w:r w:rsidR="000B5830">
        <w:rPr>
          <w:rFonts w:eastAsiaTheme="minorHAnsi" w:hint="eastAsia"/>
        </w:rPr>
        <w:t xml:space="preserve"> </w:t>
      </w:r>
      <w:r w:rsidRPr="003D185D">
        <w:rPr>
          <w:rFonts w:eastAsiaTheme="minorHAnsi" w:hint="eastAsia"/>
        </w:rPr>
        <w:t xml:space="preserve">Address </w:t>
      </w:r>
      <w:r w:rsidRPr="003D185D">
        <w:rPr>
          <w:rFonts w:eastAsiaTheme="minorHAnsi" w:hint="eastAsia"/>
        </w:rPr>
        <w:t>범위는</w:t>
      </w:r>
      <w:r w:rsidRPr="003D185D">
        <w:rPr>
          <w:rFonts w:eastAsiaTheme="minorHAnsi" w:hint="eastAsia"/>
        </w:rPr>
        <w:t xml:space="preserve"> 224.0.0.0 ~ 239. 255.255.255 </w:t>
      </w:r>
      <w:r w:rsidRPr="003D185D">
        <w:rPr>
          <w:rFonts w:eastAsiaTheme="minorHAnsi" w:hint="eastAsia"/>
        </w:rPr>
        <w:t>이</w:t>
      </w:r>
      <w:r w:rsidR="000B5830">
        <w:rPr>
          <w:rFonts w:eastAsiaTheme="minorHAnsi" w:hint="eastAsia"/>
        </w:rPr>
        <w:t>며</w:t>
      </w:r>
      <w:r w:rsidR="000B5830">
        <w:rPr>
          <w:rFonts w:eastAsiaTheme="minorHAnsi" w:hint="eastAsia"/>
        </w:rPr>
        <w:t xml:space="preserve"> </w:t>
      </w:r>
      <w:r w:rsidRPr="003D185D">
        <w:rPr>
          <w:rFonts w:eastAsiaTheme="minorHAnsi" w:hint="eastAsia"/>
        </w:rPr>
        <w:t>(</w:t>
      </w:r>
      <w:r w:rsidRPr="003D185D">
        <w:rPr>
          <w:rFonts w:eastAsiaTheme="minorHAnsi" w:hint="eastAsia"/>
        </w:rPr>
        <w:t>참조</w:t>
      </w:r>
      <w:r w:rsidRPr="003D185D">
        <w:rPr>
          <w:rFonts w:eastAsiaTheme="minorHAnsi" w:hint="eastAsia"/>
        </w:rPr>
        <w:t xml:space="preserve">, </w:t>
      </w:r>
      <w:hyperlink r:id="rId39" w:history="1">
        <w:r w:rsidR="007B27F0" w:rsidRPr="007B27F0">
          <w:rPr>
            <w:rStyle w:val="afa"/>
            <w:rFonts w:eastAsiaTheme="minorHAnsi"/>
          </w:rPr>
          <w:t>https://www.iana.org/.../multicast-addresses.xhtml</w:t>
        </w:r>
      </w:hyperlink>
      <w:r w:rsidRPr="003D185D">
        <w:rPr>
          <w:rFonts w:eastAsiaTheme="minorHAnsi" w:hint="eastAsia"/>
        </w:rPr>
        <w:t xml:space="preserve">) </w:t>
      </w:r>
      <w:r w:rsidR="000B5830">
        <w:rPr>
          <w:rFonts w:eastAsiaTheme="minorHAnsi" w:hint="eastAsia"/>
        </w:rPr>
        <w:t>또한</w:t>
      </w:r>
      <w:r w:rsidR="000B5830">
        <w:rPr>
          <w:rFonts w:eastAsiaTheme="minorHAnsi" w:hint="eastAsia"/>
        </w:rPr>
        <w:t xml:space="preserve"> </w:t>
      </w:r>
      <w:r w:rsidR="000B5830" w:rsidRPr="003D185D">
        <w:rPr>
          <w:rFonts w:eastAsiaTheme="minorHAnsi" w:hint="eastAsia"/>
        </w:rPr>
        <w:t>이에</w:t>
      </w:r>
      <w:r w:rsidR="000B5830" w:rsidRPr="003D185D">
        <w:rPr>
          <w:rFonts w:eastAsiaTheme="minorHAnsi" w:hint="eastAsia"/>
        </w:rPr>
        <w:t xml:space="preserve"> </w:t>
      </w:r>
      <w:r w:rsidR="000B5830" w:rsidRPr="003D185D">
        <w:rPr>
          <w:rFonts w:eastAsiaTheme="minorHAnsi" w:hint="eastAsia"/>
        </w:rPr>
        <w:t>대응되는</w:t>
      </w:r>
      <w:r w:rsidR="000B5830" w:rsidRPr="003D185D">
        <w:rPr>
          <w:rFonts w:eastAsiaTheme="minorHAnsi" w:hint="eastAsia"/>
        </w:rPr>
        <w:t xml:space="preserve"> MAC Address</w:t>
      </w:r>
      <w:r w:rsidR="000B5830" w:rsidRPr="003D185D">
        <w:rPr>
          <w:rFonts w:eastAsiaTheme="minorHAnsi" w:hint="eastAsia"/>
        </w:rPr>
        <w:t>는</w:t>
      </w:r>
      <w:r w:rsidR="000B5830" w:rsidRPr="003D185D">
        <w:rPr>
          <w:rFonts w:eastAsiaTheme="minorHAnsi" w:hint="eastAsia"/>
        </w:rPr>
        <w:t xml:space="preserve"> 01:00:5E:00:00:00 ~ 01:00:5E:FF:FF:FF </w:t>
      </w:r>
      <w:r w:rsidR="000B5830" w:rsidRPr="003D185D">
        <w:rPr>
          <w:rFonts w:eastAsiaTheme="minorHAnsi" w:hint="eastAsia"/>
        </w:rPr>
        <w:t>이다</w:t>
      </w:r>
      <w:r w:rsidR="000B5830" w:rsidRPr="003D185D">
        <w:rPr>
          <w:rFonts w:eastAsiaTheme="minorHAnsi" w:hint="eastAsia"/>
        </w:rPr>
        <w:t>.</w:t>
      </w:r>
      <w:r w:rsidR="000B5830">
        <w:rPr>
          <w:rFonts w:eastAsiaTheme="minorHAnsi"/>
        </w:rPr>
        <w:t xml:space="preserve"> Multicast MAC Address </w:t>
      </w:r>
      <w:r w:rsidR="000B5830">
        <w:rPr>
          <w:rFonts w:eastAsiaTheme="minorHAnsi" w:hint="eastAsia"/>
        </w:rPr>
        <w:t>설정</w:t>
      </w:r>
      <w:r w:rsidR="000B5830">
        <w:rPr>
          <w:rFonts w:eastAsiaTheme="minorHAnsi" w:hint="eastAsia"/>
        </w:rPr>
        <w:t xml:space="preserve"> </w:t>
      </w:r>
      <w:r w:rsidR="000B5830">
        <w:rPr>
          <w:rFonts w:eastAsiaTheme="minorHAnsi" w:hint="eastAsia"/>
        </w:rPr>
        <w:t>시</w:t>
      </w:r>
      <w:r w:rsidR="000B5830">
        <w:rPr>
          <w:rFonts w:eastAsiaTheme="minorHAnsi" w:hint="eastAsia"/>
        </w:rPr>
        <w:t xml:space="preserve"> </w:t>
      </w:r>
      <w:r w:rsidR="000B5830">
        <w:rPr>
          <w:rFonts w:eastAsiaTheme="minorHAnsi" w:hint="eastAsia"/>
        </w:rPr>
        <w:t>하위</w:t>
      </w:r>
      <w:r w:rsidR="000B5830">
        <w:rPr>
          <w:rFonts w:eastAsiaTheme="minorHAnsi" w:hint="eastAsia"/>
        </w:rPr>
        <w:t xml:space="preserve"> </w:t>
      </w:r>
      <w:r w:rsidR="000B5830">
        <w:rPr>
          <w:rFonts w:eastAsiaTheme="minorHAnsi"/>
        </w:rPr>
        <w:t>23 Bits</w:t>
      </w:r>
      <w:r w:rsidR="000B5830">
        <w:rPr>
          <w:rFonts w:eastAsiaTheme="minorHAnsi" w:hint="eastAsia"/>
        </w:rPr>
        <w:t>는</w:t>
      </w:r>
      <w:r w:rsidR="000B5830">
        <w:rPr>
          <w:rFonts w:eastAsiaTheme="minorHAnsi" w:hint="eastAsia"/>
        </w:rPr>
        <w:t xml:space="preserve"> </w:t>
      </w:r>
      <w:r w:rsidR="000B5830">
        <w:rPr>
          <w:rFonts w:eastAsiaTheme="minorHAnsi"/>
        </w:rPr>
        <w:t>Multicast-Group Address</w:t>
      </w:r>
      <w:r w:rsidR="000B5830">
        <w:rPr>
          <w:rFonts w:eastAsiaTheme="minorHAnsi" w:hint="eastAsia"/>
        </w:rPr>
        <w:t>와</w:t>
      </w:r>
      <w:r w:rsidR="000B5830">
        <w:rPr>
          <w:rFonts w:eastAsiaTheme="minorHAnsi" w:hint="eastAsia"/>
        </w:rPr>
        <w:t xml:space="preserve"> </w:t>
      </w:r>
      <w:r w:rsidR="000B5830">
        <w:rPr>
          <w:rFonts w:eastAsiaTheme="minorHAnsi" w:hint="eastAsia"/>
        </w:rPr>
        <w:t>동일해야</w:t>
      </w:r>
      <w:r w:rsidR="000B5830">
        <w:rPr>
          <w:rFonts w:eastAsiaTheme="minorHAnsi" w:hint="eastAsia"/>
        </w:rPr>
        <w:t xml:space="preserve"> </w:t>
      </w:r>
      <w:r w:rsidR="000B5830">
        <w:rPr>
          <w:rFonts w:eastAsiaTheme="minorHAnsi" w:hint="eastAsia"/>
        </w:rPr>
        <w:t>한다</w:t>
      </w:r>
      <w:r w:rsidR="000B5830">
        <w:rPr>
          <w:rFonts w:eastAsiaTheme="minorHAnsi" w:hint="eastAsia"/>
        </w:rPr>
        <w:t>.</w:t>
      </w:r>
      <w:r w:rsidR="000B5830">
        <w:rPr>
          <w:rFonts w:eastAsiaTheme="minorHAnsi"/>
        </w:rPr>
        <w:t xml:space="preserve"> (</w:t>
      </w:r>
      <w:r w:rsidR="000B5830">
        <w:rPr>
          <w:rFonts w:eastAsiaTheme="minorHAnsi" w:hint="eastAsia"/>
        </w:rPr>
        <w:t>참조</w:t>
      </w:r>
      <w:r w:rsidR="000B5830">
        <w:rPr>
          <w:rFonts w:eastAsiaTheme="minorHAnsi" w:hint="eastAsia"/>
        </w:rPr>
        <w:t>,</w:t>
      </w:r>
      <w:r w:rsidR="000B5830">
        <w:rPr>
          <w:rFonts w:eastAsiaTheme="minorHAnsi"/>
        </w:rPr>
        <w:t xml:space="preserve"> </w:t>
      </w:r>
      <w:hyperlink r:id="rId40" w:history="1">
        <w:r w:rsidR="000B5830" w:rsidRPr="000B5830">
          <w:rPr>
            <w:rStyle w:val="afa"/>
            <w:rFonts w:eastAsiaTheme="minorHAnsi"/>
          </w:rPr>
          <w:t>https://tools.ietf.org/html/rfc1112</w:t>
        </w:r>
      </w:hyperlink>
      <w:r w:rsidR="000B5830">
        <w:rPr>
          <w:rFonts w:eastAsiaTheme="minorHAnsi"/>
        </w:rPr>
        <w:t>)</w:t>
      </w:r>
    </w:p>
    <w:p w14:paraId="1053851E" w14:textId="77777777" w:rsidR="003D185D" w:rsidRPr="000B5830" w:rsidRDefault="003D185D" w:rsidP="003D185D">
      <w:pPr>
        <w:pStyle w:val="11"/>
        <w:rPr>
          <w:rFonts w:eastAsiaTheme="minorHAnsi"/>
        </w:rPr>
      </w:pPr>
    </w:p>
    <w:p w14:paraId="6F2697E7" w14:textId="63B94BA3" w:rsidR="003D185D" w:rsidRPr="003D185D" w:rsidRDefault="007A6975" w:rsidP="003D185D">
      <w:pPr>
        <w:pStyle w:val="11"/>
        <w:rPr>
          <w:rFonts w:eastAsiaTheme="minorHAnsi"/>
        </w:rPr>
      </w:pPr>
      <w:r w:rsidRPr="007A6975">
        <w:rPr>
          <w:rFonts w:eastAsiaTheme="minorHAnsi" w:hint="eastAsia"/>
        </w:rPr>
        <w:sym w:font="Wingdings" w:char="F09F"/>
      </w:r>
      <w:r w:rsidRPr="007A6975">
        <w:rPr>
          <w:rFonts w:eastAsiaTheme="minorHAnsi"/>
        </w:rPr>
        <w:t xml:space="preserve"> </w:t>
      </w:r>
      <w:r w:rsidR="003D185D" w:rsidRPr="003D185D">
        <w:rPr>
          <w:rFonts w:eastAsiaTheme="minorHAnsi"/>
        </w:rPr>
        <w:t>OPEN</w:t>
      </w:r>
    </w:p>
    <w:p w14:paraId="4D825834" w14:textId="011D117D" w:rsidR="00BB6C02" w:rsidRPr="00BB6C02" w:rsidRDefault="00BB6C02" w:rsidP="00155A42">
      <w:pPr>
        <w:pStyle w:val="11"/>
        <w:rPr>
          <w:rFonts w:eastAsiaTheme="minorHAnsi"/>
        </w:rPr>
      </w:pPr>
      <w:r>
        <w:rPr>
          <w:rFonts w:eastAsiaTheme="minorHAnsi"/>
        </w:rPr>
        <w:t>UDP Multicast</w:t>
      </w:r>
      <w:r>
        <w:rPr>
          <w:rFonts w:eastAsiaTheme="minorHAnsi" w:hint="eastAsia"/>
        </w:rPr>
        <w:t>로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SOCKET</w:t>
      </w:r>
      <w:r>
        <w:rPr>
          <w:rFonts w:eastAsiaTheme="minorHAnsi" w:hint="eastAsia"/>
        </w:rPr>
        <w:t>을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OPEN</w:t>
      </w:r>
      <w:r>
        <w:rPr>
          <w:rFonts w:eastAsiaTheme="minorHAnsi" w:hint="eastAsia"/>
        </w:rPr>
        <w:t>하기전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Multicast-Group</w:t>
      </w:r>
      <w:r>
        <w:rPr>
          <w:rFonts w:eastAsiaTheme="minorHAnsi" w:hint="eastAsia"/>
        </w:rPr>
        <w:t>의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Network Information</w:t>
      </w:r>
      <w:r>
        <w:rPr>
          <w:rFonts w:eastAsiaTheme="minorHAnsi" w:hint="eastAsia"/>
        </w:rPr>
        <w:t>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설정한다</w:t>
      </w:r>
      <w:r>
        <w:rPr>
          <w:rFonts w:eastAsiaTheme="minorHAnsi" w:hint="eastAsia"/>
        </w:rPr>
        <w:t>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그리고</w:t>
      </w:r>
      <w:r>
        <w:rPr>
          <w:rFonts w:eastAsiaTheme="minorHAnsi" w:hint="eastAsia"/>
        </w:rPr>
        <w:t xml:space="preserve"> SOCKET</w:t>
      </w:r>
      <w:r>
        <w:rPr>
          <w:rFonts w:eastAsiaTheme="minorHAnsi" w:hint="eastAsia"/>
        </w:rPr>
        <w:t>을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OPEN</w:t>
      </w:r>
      <w:r>
        <w:rPr>
          <w:rFonts w:eastAsiaTheme="minorHAnsi" w:hint="eastAsia"/>
        </w:rPr>
        <w:t>하면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해당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Multicast-Group</w:t>
      </w:r>
      <w:r>
        <w:rPr>
          <w:rFonts w:eastAsiaTheme="minorHAnsi" w:hint="eastAsia"/>
        </w:rPr>
        <w:t>으로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Internet Layer</w:t>
      </w:r>
      <w:r>
        <w:rPr>
          <w:rFonts w:eastAsiaTheme="minorHAnsi" w:hint="eastAsia"/>
        </w:rPr>
        <w:t>의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IGMP (Internet Group Management Protocol)</w:t>
      </w:r>
      <w:r>
        <w:rPr>
          <w:rFonts w:eastAsiaTheme="minorHAnsi" w:hint="eastAsia"/>
        </w:rPr>
        <w:t>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통해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 xml:space="preserve">JOIN </w:t>
      </w:r>
      <w:r>
        <w:rPr>
          <w:rFonts w:eastAsiaTheme="minorHAnsi" w:hint="eastAsia"/>
        </w:rPr>
        <w:t>메시지를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보낸다</w:t>
      </w:r>
      <w:r>
        <w:rPr>
          <w:rFonts w:eastAsiaTheme="minorHAnsi" w:hint="eastAsia"/>
        </w:rPr>
        <w:t>.</w:t>
      </w:r>
      <w:r>
        <w:rPr>
          <w:rFonts w:eastAsiaTheme="minorHAnsi"/>
        </w:rPr>
        <w:t xml:space="preserve"> W5100S SOCKET</w:t>
      </w:r>
      <w:r>
        <w:rPr>
          <w:rFonts w:eastAsiaTheme="minorHAnsi" w:hint="eastAsia"/>
        </w:rPr>
        <w:t>은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IGMPv1</w:t>
      </w:r>
      <w:r>
        <w:rPr>
          <w:rFonts w:eastAsiaTheme="minorHAnsi" w:hint="eastAsia"/>
        </w:rPr>
        <w:t>과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IGMPv2</w:t>
      </w:r>
      <w:r>
        <w:rPr>
          <w:rFonts w:eastAsiaTheme="minorHAnsi" w:hint="eastAsia"/>
        </w:rPr>
        <w:t>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지원한다</w:t>
      </w:r>
      <w:r>
        <w:rPr>
          <w:rFonts w:eastAsiaTheme="minorHAnsi" w:hint="eastAsia"/>
        </w:rPr>
        <w:t>.</w:t>
      </w:r>
    </w:p>
    <w:p w14:paraId="27E206A0" w14:textId="77777777" w:rsidR="003D185D" w:rsidRDefault="003D185D" w:rsidP="003D185D">
      <w:pPr>
        <w:pStyle w:val="1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/>
        <w:tblLook w:val="04A0" w:firstRow="1" w:lastRow="0" w:firstColumn="1" w:lastColumn="0" w:noHBand="0" w:noVBand="1"/>
      </w:tblPr>
      <w:tblGrid>
        <w:gridCol w:w="8495"/>
      </w:tblGrid>
      <w:tr w:rsidR="003D185D" w:rsidRPr="007F654F" w14:paraId="06078BFF" w14:textId="77777777" w:rsidTr="00084951">
        <w:tc>
          <w:tcPr>
            <w:tcW w:w="8495" w:type="dxa"/>
            <w:shd w:val="clear" w:color="auto" w:fill="F2F2F2"/>
          </w:tcPr>
          <w:p w14:paraId="06B5CEE7" w14:textId="460F8176" w:rsidR="00BB6C02" w:rsidRDefault="003D185D" w:rsidP="00BB6C02">
            <w:pPr>
              <w:pStyle w:val="11"/>
            </w:pPr>
            <w:r w:rsidRPr="00F6231D">
              <w:rPr>
                <w:rFonts w:hint="eastAsia"/>
              </w:rPr>
              <w:t>{</w:t>
            </w:r>
          </w:p>
          <w:p w14:paraId="119543E1" w14:textId="2659C0DE" w:rsidR="00BB6C02" w:rsidRDefault="00BB6C02" w:rsidP="00BB6C02">
            <w:pPr>
              <w:pStyle w:val="11"/>
            </w:pPr>
            <w:r>
              <w:t>START :</w:t>
            </w:r>
          </w:p>
          <w:p w14:paraId="0B433406" w14:textId="77777777" w:rsidR="003D185D" w:rsidRPr="00F6231D" w:rsidRDefault="003D185D" w:rsidP="00084951">
            <w:pPr>
              <w:pStyle w:val="11"/>
              <w:ind w:firstLineChars="400" w:firstLine="800"/>
            </w:pPr>
            <w:r w:rsidRPr="00FA46FA">
              <w:rPr>
                <w:color w:val="0000FF"/>
              </w:rPr>
              <w:t>/* set Multicast-</w:t>
            </w:r>
            <w:r w:rsidRPr="00FA46FA">
              <w:rPr>
                <w:rFonts w:hint="eastAsia"/>
                <w:color w:val="0000FF"/>
              </w:rPr>
              <w:t>G</w:t>
            </w:r>
            <w:r w:rsidRPr="00FA46FA">
              <w:rPr>
                <w:color w:val="0000FF"/>
              </w:rPr>
              <w:t>roup MAC address</w:t>
            </w:r>
            <w:r>
              <w:rPr>
                <w:color w:val="0000FF"/>
              </w:rPr>
              <w:t>, 01:00:5E:00:00:64</w:t>
            </w:r>
            <w:r w:rsidRPr="00FA46FA">
              <w:rPr>
                <w:color w:val="0000FF"/>
              </w:rPr>
              <w:t xml:space="preserve"> */</w:t>
            </w:r>
          </w:p>
          <w:p w14:paraId="2C2F7617" w14:textId="4248AA68" w:rsidR="003D185D" w:rsidRPr="00F6231D" w:rsidRDefault="003D185D" w:rsidP="00084951">
            <w:pPr>
              <w:pStyle w:val="11"/>
            </w:pPr>
            <w:r w:rsidRPr="00F6231D">
              <w:tab/>
            </w:r>
            <w:r w:rsidRPr="00F6231D">
              <w:rPr>
                <w:rFonts w:hint="eastAsia"/>
              </w:rPr>
              <w:t>Sn_DHAR0</w:t>
            </w:r>
            <w:r w:rsidR="00A02D8E">
              <w:t>,1</w:t>
            </w:r>
            <w:r w:rsidRPr="00F6231D">
              <w:rPr>
                <w:rFonts w:hint="eastAsia"/>
              </w:rPr>
              <w:t xml:space="preserve"> = 0x01</w:t>
            </w:r>
            <w:r w:rsidR="00A02D8E">
              <w:t>, 0x00</w:t>
            </w:r>
            <w:r w:rsidRPr="00F6231D">
              <w:rPr>
                <w:rFonts w:hint="eastAsia"/>
              </w:rPr>
              <w:t>;</w:t>
            </w:r>
          </w:p>
          <w:p w14:paraId="1D7376D3" w14:textId="0B37F3DD" w:rsidR="003D185D" w:rsidRPr="00F6231D" w:rsidRDefault="003D185D" w:rsidP="00084951">
            <w:pPr>
              <w:pStyle w:val="11"/>
            </w:pPr>
            <w:r w:rsidRPr="00F6231D">
              <w:tab/>
            </w:r>
            <w:r w:rsidRPr="00F6231D">
              <w:rPr>
                <w:rFonts w:hint="eastAsia"/>
              </w:rPr>
              <w:t>Sn_DHAR2</w:t>
            </w:r>
            <w:r w:rsidR="00A02D8E">
              <w:t>,3</w:t>
            </w:r>
            <w:r w:rsidRPr="00F6231D">
              <w:rPr>
                <w:rFonts w:hint="eastAsia"/>
              </w:rPr>
              <w:t xml:space="preserve"> = 0x</w:t>
            </w:r>
            <w:r w:rsidRPr="00F6231D">
              <w:t>5E</w:t>
            </w:r>
            <w:r w:rsidR="00A02D8E">
              <w:t>, 0x00</w:t>
            </w:r>
            <w:r w:rsidRPr="00F6231D">
              <w:rPr>
                <w:rFonts w:hint="eastAsia"/>
              </w:rPr>
              <w:t>;</w:t>
            </w:r>
          </w:p>
          <w:p w14:paraId="7A338495" w14:textId="3E69D5A9" w:rsidR="003D185D" w:rsidRPr="00F6231D" w:rsidRDefault="003D185D" w:rsidP="00084951">
            <w:pPr>
              <w:pStyle w:val="11"/>
            </w:pPr>
            <w:r w:rsidRPr="00F6231D">
              <w:tab/>
            </w:r>
            <w:r w:rsidRPr="00F6231D">
              <w:rPr>
                <w:rFonts w:hint="eastAsia"/>
              </w:rPr>
              <w:t>Sn_DHAR4</w:t>
            </w:r>
            <w:r w:rsidR="00A02D8E">
              <w:t>,5</w:t>
            </w:r>
            <w:r w:rsidRPr="00F6231D">
              <w:rPr>
                <w:rFonts w:hint="eastAsia"/>
              </w:rPr>
              <w:t xml:space="preserve"> = 0x00</w:t>
            </w:r>
            <w:r w:rsidR="00A02D8E">
              <w:t>, 0x64</w:t>
            </w:r>
            <w:r w:rsidRPr="00F6231D">
              <w:rPr>
                <w:rFonts w:hint="eastAsia"/>
              </w:rPr>
              <w:t>;</w:t>
            </w:r>
          </w:p>
          <w:p w14:paraId="2BACBDDF" w14:textId="77777777" w:rsidR="003D185D" w:rsidRDefault="003D185D" w:rsidP="00084951">
            <w:pPr>
              <w:pStyle w:val="11"/>
            </w:pPr>
          </w:p>
          <w:p w14:paraId="1CFCCE9C" w14:textId="77777777" w:rsidR="003D185D" w:rsidRPr="00F6231D" w:rsidRDefault="003D185D" w:rsidP="00084951">
            <w:pPr>
              <w:pStyle w:val="11"/>
              <w:ind w:firstLineChars="400" w:firstLine="800"/>
            </w:pPr>
            <w:r w:rsidRPr="00FA46FA">
              <w:rPr>
                <w:color w:val="0000FF"/>
              </w:rPr>
              <w:t>/* set Multicast-Group IP address</w:t>
            </w:r>
            <w:r>
              <w:rPr>
                <w:color w:val="0000FF"/>
              </w:rPr>
              <w:t>, 224.0.0.100</w:t>
            </w:r>
            <w:r w:rsidRPr="00FA46FA">
              <w:rPr>
                <w:color w:val="0000FF"/>
              </w:rPr>
              <w:t xml:space="preserve"> */</w:t>
            </w:r>
          </w:p>
          <w:p w14:paraId="298EEBCC" w14:textId="7D368B9C" w:rsidR="003D185D" w:rsidRPr="00F6231D" w:rsidRDefault="003D185D" w:rsidP="00084951">
            <w:pPr>
              <w:pStyle w:val="11"/>
            </w:pPr>
            <w:r>
              <w:tab/>
              <w:t>Sn_DIPR0</w:t>
            </w:r>
            <w:r w:rsidR="00A02D8E">
              <w:t>,1</w:t>
            </w:r>
            <w:r>
              <w:t xml:space="preserve"> = 0xE0</w:t>
            </w:r>
            <w:r w:rsidR="00A02D8E">
              <w:t>, 0x00</w:t>
            </w:r>
            <w:r>
              <w:t>;</w:t>
            </w:r>
          </w:p>
          <w:p w14:paraId="6AF8C2A1" w14:textId="7F64CB8B" w:rsidR="003D185D" w:rsidRPr="00F6231D" w:rsidRDefault="00A02D8E" w:rsidP="00084951">
            <w:pPr>
              <w:pStyle w:val="11"/>
            </w:pPr>
            <w:r>
              <w:tab/>
              <w:t>Sn_DIPR2,3</w:t>
            </w:r>
            <w:r w:rsidR="003D185D" w:rsidRPr="00F6231D">
              <w:t xml:space="preserve"> = </w:t>
            </w:r>
            <w:r w:rsidR="003D185D">
              <w:t>0x0</w:t>
            </w:r>
            <w:r w:rsidR="003D185D" w:rsidRPr="00F6231D">
              <w:t>0</w:t>
            </w:r>
            <w:r>
              <w:t>, 0x64</w:t>
            </w:r>
            <w:r w:rsidR="003D185D" w:rsidRPr="00F6231D">
              <w:t>;</w:t>
            </w:r>
          </w:p>
          <w:p w14:paraId="07CC23B7" w14:textId="77777777" w:rsidR="003D185D" w:rsidRPr="00FA46FA" w:rsidRDefault="003D185D" w:rsidP="00084951">
            <w:pPr>
              <w:pStyle w:val="11"/>
            </w:pPr>
          </w:p>
          <w:p w14:paraId="3D82CC04" w14:textId="77777777" w:rsidR="003D185D" w:rsidRPr="00F6231D" w:rsidRDefault="003D185D" w:rsidP="00084951">
            <w:pPr>
              <w:pStyle w:val="11"/>
            </w:pPr>
            <w:r>
              <w:rPr>
                <w:rFonts w:hint="eastAsia"/>
              </w:rPr>
              <w:t xml:space="preserve">        </w:t>
            </w:r>
            <w:r w:rsidRPr="00FA46FA">
              <w:rPr>
                <w:color w:val="0000FF"/>
              </w:rPr>
              <w:t>/* set Multicast-Group PORT number</w:t>
            </w:r>
            <w:r>
              <w:rPr>
                <w:color w:val="0000FF"/>
              </w:rPr>
              <w:t>, 3000(0x0BB8)</w:t>
            </w:r>
            <w:r w:rsidRPr="00FA46FA">
              <w:rPr>
                <w:color w:val="0000FF"/>
              </w:rPr>
              <w:t xml:space="preserve"> */</w:t>
            </w:r>
          </w:p>
          <w:p w14:paraId="5DD9998E" w14:textId="21B11DF1" w:rsidR="003D185D" w:rsidRDefault="003D185D" w:rsidP="00084951">
            <w:pPr>
              <w:pStyle w:val="11"/>
            </w:pPr>
            <w:r>
              <w:tab/>
              <w:t>Sn_DPORTR0</w:t>
            </w:r>
            <w:r w:rsidR="00A02D8E">
              <w:t>,1</w:t>
            </w:r>
            <w:r>
              <w:t xml:space="preserve"> = 0x0B</w:t>
            </w:r>
            <w:r w:rsidR="00A02D8E">
              <w:t>, 0xB8</w:t>
            </w:r>
            <w:r>
              <w:t>;</w:t>
            </w:r>
          </w:p>
          <w:p w14:paraId="25F6C379" w14:textId="77777777" w:rsidR="00BB6C02" w:rsidRDefault="00BB6C02" w:rsidP="00BB6C02">
            <w:pPr>
              <w:pStyle w:val="11"/>
              <w:ind w:firstLineChars="400" w:firstLine="800"/>
            </w:pPr>
          </w:p>
          <w:p w14:paraId="785D67C0" w14:textId="77777777" w:rsidR="00BB6C02" w:rsidRDefault="00BB6C02" w:rsidP="00BB6C02">
            <w:pPr>
              <w:pStyle w:val="11"/>
              <w:ind w:firstLineChars="400" w:firstLine="800"/>
            </w:pPr>
            <w:r w:rsidRPr="004C44D1">
              <w:rPr>
                <w:color w:val="0000FF"/>
              </w:rPr>
              <w:t xml:space="preserve">/* set </w:t>
            </w:r>
            <w:r>
              <w:rPr>
                <w:color w:val="0000FF"/>
              </w:rPr>
              <w:t>UDP</w:t>
            </w:r>
            <w:r w:rsidRPr="004C44D1">
              <w:rPr>
                <w:color w:val="0000FF"/>
              </w:rPr>
              <w:t xml:space="preserve"> Mode */</w:t>
            </w:r>
          </w:p>
          <w:p w14:paraId="326217C7" w14:textId="77777777" w:rsidR="00BB6C02" w:rsidRDefault="00BB6C02" w:rsidP="00BB6C02">
            <w:pPr>
              <w:pStyle w:val="11"/>
            </w:pPr>
            <w:r w:rsidRPr="00F6231D">
              <w:tab/>
              <w:t>Sn_MR</w:t>
            </w:r>
            <w:r>
              <w:t>[3:0]</w:t>
            </w:r>
            <w:r w:rsidRPr="00F6231D">
              <w:t xml:space="preserve"> = </w:t>
            </w:r>
            <w:r>
              <w:t>4’b0010</w:t>
            </w:r>
            <w:r w:rsidRPr="00F6231D">
              <w:t>;</w:t>
            </w:r>
          </w:p>
          <w:p w14:paraId="7836FDD6" w14:textId="77777777" w:rsidR="00BB6C02" w:rsidRDefault="00BB6C02" w:rsidP="00BB6C02">
            <w:pPr>
              <w:pStyle w:val="11"/>
            </w:pPr>
          </w:p>
          <w:p w14:paraId="70B5050F" w14:textId="331E28BB" w:rsidR="00BB6C02" w:rsidRDefault="00BB6C02" w:rsidP="00BB6C02">
            <w:pPr>
              <w:pStyle w:val="11"/>
              <w:ind w:firstLineChars="400" w:firstLine="800"/>
            </w:pPr>
            <w:r w:rsidRPr="004C44D1">
              <w:rPr>
                <w:color w:val="0000FF"/>
              </w:rPr>
              <w:t xml:space="preserve">/* set </w:t>
            </w:r>
            <w:r>
              <w:rPr>
                <w:color w:val="0000FF"/>
              </w:rPr>
              <w:t>UDP</w:t>
            </w:r>
            <w:r w:rsidRPr="004C44D1">
              <w:rPr>
                <w:color w:val="0000FF"/>
              </w:rPr>
              <w:t xml:space="preserve"> </w:t>
            </w:r>
            <w:r>
              <w:rPr>
                <w:rFonts w:hint="eastAsia"/>
                <w:color w:val="0000FF"/>
              </w:rPr>
              <w:t>Multicast</w:t>
            </w:r>
            <w:r w:rsidRPr="004C44D1">
              <w:rPr>
                <w:color w:val="0000FF"/>
              </w:rPr>
              <w:t xml:space="preserve"> */</w:t>
            </w:r>
          </w:p>
          <w:p w14:paraId="6B8FF646" w14:textId="77777777" w:rsidR="00BB6C02" w:rsidRDefault="00BB6C02" w:rsidP="00BB6C02">
            <w:pPr>
              <w:pStyle w:val="11"/>
            </w:pPr>
            <w:r w:rsidRPr="00F6231D">
              <w:tab/>
              <w:t>Sn_MR</w:t>
            </w:r>
            <w:r>
              <w:t>[MULTI] = ‘1’</w:t>
            </w:r>
            <w:r w:rsidRPr="00F6231D">
              <w:t>;</w:t>
            </w:r>
          </w:p>
          <w:p w14:paraId="270D6F0B" w14:textId="77777777" w:rsidR="00BB6C02" w:rsidRDefault="00BB6C02" w:rsidP="00BB6C02">
            <w:pPr>
              <w:pStyle w:val="11"/>
            </w:pPr>
          </w:p>
          <w:p w14:paraId="4969BC0F" w14:textId="5C3A8CB5" w:rsidR="00BB6C02" w:rsidRDefault="00BB6C02" w:rsidP="00BB6C02">
            <w:pPr>
              <w:pStyle w:val="11"/>
            </w:pPr>
            <w:r>
              <w:t xml:space="preserve">        </w:t>
            </w:r>
            <w:r w:rsidRPr="00BB6C02">
              <w:rPr>
                <w:color w:val="0000FF"/>
              </w:rPr>
              <w:t xml:space="preserve">/* </w:t>
            </w:r>
            <w:r w:rsidRPr="00BB6C02">
              <w:rPr>
                <w:rFonts w:hint="eastAsia"/>
                <w:color w:val="0000FF"/>
              </w:rPr>
              <w:t>set IGMP</w:t>
            </w:r>
            <w:r w:rsidRPr="00BB6C02">
              <w:rPr>
                <w:color w:val="0000FF"/>
              </w:rPr>
              <w:t xml:space="preserve"> </w:t>
            </w:r>
            <w:r>
              <w:rPr>
                <w:color w:val="0000FF"/>
              </w:rPr>
              <w:t xml:space="preserve">version </w:t>
            </w:r>
            <w:r w:rsidRPr="00BB6C02">
              <w:rPr>
                <w:color w:val="0000FF"/>
              </w:rPr>
              <w:t>*/</w:t>
            </w:r>
          </w:p>
          <w:p w14:paraId="0CE7D5F1" w14:textId="4D34D764" w:rsidR="00BB6C02" w:rsidRDefault="00BB6C02" w:rsidP="00BB6C02">
            <w:pPr>
              <w:pStyle w:val="11"/>
            </w:pPr>
            <w:r>
              <w:t xml:space="preserve">        Sn_MR[MC] = ‘1’;  </w:t>
            </w:r>
            <w:r w:rsidRPr="00BB6C02">
              <w:rPr>
                <w:color w:val="0000FF"/>
              </w:rPr>
              <w:t>// IGMPv1</w:t>
            </w:r>
          </w:p>
          <w:p w14:paraId="4755EA6F" w14:textId="1A83AC83" w:rsidR="00BB6C02" w:rsidRDefault="00BB6C02" w:rsidP="00BB6C02">
            <w:pPr>
              <w:pStyle w:val="11"/>
            </w:pPr>
            <w:r>
              <w:t xml:space="preserve">        Sn_MR[MC] = ‘0’;  </w:t>
            </w:r>
            <w:r>
              <w:rPr>
                <w:color w:val="0000FF"/>
              </w:rPr>
              <w:t>// IGMPv2</w:t>
            </w:r>
          </w:p>
          <w:p w14:paraId="3507316E" w14:textId="77777777" w:rsidR="00BB6C02" w:rsidRPr="00991EDA" w:rsidRDefault="00BB6C02" w:rsidP="00BB6C02">
            <w:pPr>
              <w:pStyle w:val="11"/>
            </w:pPr>
          </w:p>
          <w:p w14:paraId="7000093F" w14:textId="77777777" w:rsidR="00BB6C02" w:rsidRPr="00F6231D" w:rsidRDefault="00BB6C02" w:rsidP="00BB6C02">
            <w:pPr>
              <w:pStyle w:val="11"/>
            </w:pPr>
            <w:r>
              <w:t xml:space="preserve">        </w:t>
            </w:r>
            <w:r>
              <w:rPr>
                <w:color w:val="0000FF"/>
              </w:rPr>
              <w:t>/* set source PORT n</w:t>
            </w:r>
            <w:r w:rsidRPr="004C44D1">
              <w:rPr>
                <w:color w:val="0000FF"/>
              </w:rPr>
              <w:t>umber</w:t>
            </w:r>
            <w:r>
              <w:rPr>
                <w:color w:val="0000FF"/>
              </w:rPr>
              <w:t>,</w:t>
            </w:r>
            <w:r w:rsidRPr="004C44D1">
              <w:rPr>
                <w:color w:val="0000FF"/>
              </w:rPr>
              <w:t xml:space="preserve"> </w:t>
            </w:r>
            <w:r>
              <w:rPr>
                <w:color w:val="0000FF"/>
              </w:rPr>
              <w:t xml:space="preserve">3000(0x0BB8) </w:t>
            </w:r>
            <w:r w:rsidRPr="004C44D1">
              <w:rPr>
                <w:color w:val="0000FF"/>
              </w:rPr>
              <w:t>*/</w:t>
            </w:r>
          </w:p>
          <w:p w14:paraId="4C6FB03F" w14:textId="77777777" w:rsidR="00BB6C02" w:rsidRDefault="00BB6C02" w:rsidP="00BB6C02">
            <w:pPr>
              <w:pStyle w:val="11"/>
            </w:pPr>
            <w:r w:rsidRPr="00F6231D">
              <w:tab/>
              <w:t>Sn_PORTR</w:t>
            </w:r>
            <w:r>
              <w:t>0</w:t>
            </w:r>
            <w:r w:rsidRPr="00F6231D">
              <w:t xml:space="preserve"> = </w:t>
            </w:r>
            <w:r>
              <w:t>0x0B</w:t>
            </w:r>
            <w:r w:rsidRPr="00F6231D">
              <w:t>;</w:t>
            </w:r>
          </w:p>
          <w:p w14:paraId="73C92C30" w14:textId="77777777" w:rsidR="00BB6C02" w:rsidRDefault="00BB6C02" w:rsidP="00BB6C02">
            <w:pPr>
              <w:pStyle w:val="11"/>
              <w:ind w:firstLineChars="400" w:firstLine="800"/>
            </w:pPr>
            <w:r w:rsidRPr="00F6231D">
              <w:t>Sn_PORTR</w:t>
            </w:r>
            <w:r>
              <w:t>1</w:t>
            </w:r>
            <w:r w:rsidRPr="00F6231D">
              <w:t xml:space="preserve"> = </w:t>
            </w:r>
            <w:r>
              <w:t>0xB8</w:t>
            </w:r>
            <w:r w:rsidRPr="00F6231D">
              <w:t>;</w:t>
            </w:r>
          </w:p>
          <w:p w14:paraId="07B11C56" w14:textId="77777777" w:rsidR="00BB6C02" w:rsidRPr="00FA46FA" w:rsidRDefault="00BB6C02" w:rsidP="00BB6C02">
            <w:pPr>
              <w:pStyle w:val="11"/>
            </w:pPr>
          </w:p>
          <w:p w14:paraId="3098BC20" w14:textId="77777777" w:rsidR="00BB6C02" w:rsidRPr="00F6231D" w:rsidRDefault="00BB6C02" w:rsidP="00BB6C02">
            <w:pPr>
              <w:pStyle w:val="11"/>
            </w:pPr>
            <w:r>
              <w:t xml:space="preserve">        </w:t>
            </w:r>
            <w:r w:rsidRPr="004C44D1">
              <w:rPr>
                <w:color w:val="0000FF"/>
              </w:rPr>
              <w:t>/* set OPEN command */</w:t>
            </w:r>
          </w:p>
          <w:p w14:paraId="6E75E9E5" w14:textId="77777777" w:rsidR="00BB6C02" w:rsidRDefault="00BB6C02" w:rsidP="00BB6C02">
            <w:pPr>
              <w:pStyle w:val="11"/>
            </w:pPr>
            <w:r w:rsidRPr="00F6231D">
              <w:tab/>
              <w:t>Sn_CR = OPEN;</w:t>
            </w:r>
          </w:p>
          <w:p w14:paraId="3C9AE0F7" w14:textId="77777777" w:rsidR="00BB6C02" w:rsidRDefault="00BB6C02" w:rsidP="00BB6C02">
            <w:pPr>
              <w:pStyle w:val="11"/>
            </w:pPr>
          </w:p>
          <w:p w14:paraId="1CB5376E" w14:textId="77777777" w:rsidR="00BB6C02" w:rsidRPr="00F6231D" w:rsidRDefault="00BB6C02" w:rsidP="00BB6C02">
            <w:pPr>
              <w:pStyle w:val="11"/>
            </w:pPr>
            <w:r>
              <w:t xml:space="preserve">        </w:t>
            </w:r>
            <w:r w:rsidRPr="004C44D1">
              <w:rPr>
                <w:color w:val="0000FF"/>
              </w:rPr>
              <w:t xml:space="preserve">/* check SOCKET for </w:t>
            </w:r>
            <w:r>
              <w:rPr>
                <w:color w:val="0000FF"/>
              </w:rPr>
              <w:t>UDP</w:t>
            </w:r>
            <w:r w:rsidRPr="004C44D1">
              <w:rPr>
                <w:color w:val="0000FF"/>
              </w:rPr>
              <w:t xml:space="preserve"> Mode */</w:t>
            </w:r>
          </w:p>
          <w:p w14:paraId="5FEDDBC0" w14:textId="48BDB800" w:rsidR="00BB6C02" w:rsidRPr="00BB6C02" w:rsidRDefault="00BB6C02" w:rsidP="00084951">
            <w:pPr>
              <w:pStyle w:val="11"/>
            </w:pPr>
            <w:r w:rsidRPr="00F6231D">
              <w:tab/>
            </w:r>
            <w:r>
              <w:rPr>
                <w:rFonts w:hint="eastAsia"/>
              </w:rPr>
              <w:t>if(Sn_SR !</w:t>
            </w:r>
            <w:r w:rsidRPr="00F6231D">
              <w:rPr>
                <w:rFonts w:hint="eastAsia"/>
              </w:rPr>
              <w:t>= SOCK_</w:t>
            </w:r>
            <w:r>
              <w:t>UDP</w:t>
            </w:r>
            <w:r w:rsidRPr="00F6231D">
              <w:rPr>
                <w:rFonts w:hint="eastAsia"/>
              </w:rPr>
              <w:t>)</w:t>
            </w:r>
            <w:r>
              <w:t xml:space="preserve"> goto START</w:t>
            </w:r>
            <w:r w:rsidRPr="00F6231D">
              <w:rPr>
                <w:rFonts w:hint="eastAsia"/>
              </w:rPr>
              <w:t>;</w:t>
            </w:r>
          </w:p>
          <w:p w14:paraId="081418C9" w14:textId="77777777" w:rsidR="003D185D" w:rsidRPr="00C82A92" w:rsidRDefault="003D185D" w:rsidP="00084951">
            <w:pPr>
              <w:pStyle w:val="11"/>
            </w:pPr>
            <w:r w:rsidRPr="00F6231D">
              <w:t>}</w:t>
            </w:r>
          </w:p>
        </w:tc>
      </w:tr>
    </w:tbl>
    <w:p w14:paraId="7FC87A2D" w14:textId="77777777" w:rsidR="00F6231D" w:rsidRPr="001605E7" w:rsidRDefault="00F6231D" w:rsidP="00155A42">
      <w:pPr>
        <w:pStyle w:val="11"/>
        <w:rPr>
          <w:rFonts w:eastAsiaTheme="minorHAnsi"/>
        </w:rPr>
      </w:pPr>
    </w:p>
    <w:p w14:paraId="490410A0" w14:textId="082BA22A" w:rsidR="00F6231D" w:rsidRPr="001605E7" w:rsidRDefault="00696EF2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sym w:font="Wingdings" w:char="F09F"/>
      </w:r>
      <w:r w:rsidRPr="001605E7">
        <w:rPr>
          <w:rFonts w:eastAsiaTheme="minorHAnsi"/>
        </w:rPr>
        <w:t xml:space="preserve"> </w:t>
      </w:r>
      <w:r w:rsidR="003D185D">
        <w:t xml:space="preserve">Send DATA? / </w:t>
      </w:r>
      <w:r w:rsidR="003D185D" w:rsidRPr="00F6231D">
        <w:t>Send</w:t>
      </w:r>
      <w:r w:rsidR="003D185D">
        <w:t>ing</w:t>
      </w:r>
      <w:r w:rsidR="003D185D" w:rsidRPr="00F6231D">
        <w:t xml:space="preserve"> Process</w:t>
      </w:r>
      <w:r w:rsidR="003D185D" w:rsidRPr="001605E7" w:rsidDel="003D185D">
        <w:rPr>
          <w:rFonts w:eastAsiaTheme="minorHAnsi"/>
        </w:rPr>
        <w:t xml:space="preserve"> </w:t>
      </w:r>
    </w:p>
    <w:p w14:paraId="613F1960" w14:textId="01D9270D" w:rsidR="003D185D" w:rsidRPr="00841374" w:rsidRDefault="003D185D" w:rsidP="003D185D">
      <w:pPr>
        <w:pStyle w:val="11"/>
      </w:pPr>
      <w:r>
        <w:rPr>
          <w:rFonts w:hint="eastAsia"/>
        </w:rPr>
        <w:t>UDP Mode SOCKET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t>Multicast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t>DATA</w:t>
      </w:r>
      <w:r>
        <w:rPr>
          <w:rFonts w:hint="eastAsia"/>
        </w:rPr>
        <w:t xml:space="preserve"> </w:t>
      </w:r>
      <w:r>
        <w:rPr>
          <w:rFonts w:hint="eastAsia"/>
        </w:rPr>
        <w:t>전송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 w:rsidR="007A6975">
        <w:rPr>
          <w:rFonts w:hint="eastAsia"/>
        </w:rPr>
        <w:t>상대방</w:t>
      </w:r>
      <w:r w:rsidR="007A6975">
        <w:rPr>
          <w:rFonts w:hint="eastAsia"/>
        </w:rPr>
        <w:t xml:space="preserve"> </w:t>
      </w:r>
      <w:r w:rsidR="007A6975">
        <w:rPr>
          <w:rFonts w:hint="eastAsia"/>
        </w:rPr>
        <w:t>주소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 w:rsidR="007A6975" w:rsidRPr="00F6231D">
        <w:rPr>
          <w:rFonts w:hint="eastAsia"/>
        </w:rPr>
        <w:t>Sn_DHAR</w:t>
      </w:r>
      <w:r w:rsidR="007A6975">
        <w:rPr>
          <w:rFonts w:hint="eastAsia"/>
        </w:rPr>
        <w:t xml:space="preserve">, </w:t>
      </w:r>
      <w:r w:rsidR="007A6975" w:rsidRPr="00F6231D">
        <w:t>Sn_DIPR</w:t>
      </w:r>
      <w:r w:rsidR="007A6975">
        <w:rPr>
          <w:rFonts w:hint="eastAsia"/>
        </w:rPr>
        <w:t>과</w:t>
      </w:r>
      <w:r w:rsidR="007A6975">
        <w:rPr>
          <w:rFonts w:hint="eastAsia"/>
        </w:rPr>
        <w:t xml:space="preserve"> </w:t>
      </w:r>
      <w:r w:rsidR="007A6975">
        <w:t>Sn_DPORTR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자동</w:t>
      </w:r>
      <w:r>
        <w:rPr>
          <w:rFonts w:hint="eastAsia"/>
        </w:rPr>
        <w:t xml:space="preserve"> </w:t>
      </w:r>
      <w:r>
        <w:rPr>
          <w:rFonts w:hint="eastAsia"/>
        </w:rPr>
        <w:t>설정된다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 w:rsidRPr="00841374">
        <w:t>Multicast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 w:rsidRPr="00841374">
        <w:t>ARP</w:t>
      </w:r>
      <w:r>
        <w:rPr>
          <w:rFonts w:hint="eastAsia"/>
        </w:rPr>
        <w:t>과정을</w:t>
      </w:r>
      <w:r>
        <w:t xml:space="preserve"> </w:t>
      </w:r>
      <w:r>
        <w:rPr>
          <w:rFonts w:hint="eastAsia"/>
        </w:rPr>
        <w:t>수행하지</w:t>
      </w:r>
      <w:r>
        <w:rPr>
          <w:rFonts w:hint="eastAsia"/>
        </w:rPr>
        <w:t xml:space="preserve"> </w:t>
      </w:r>
      <w:r>
        <w:rPr>
          <w:rFonts w:hint="eastAsia"/>
        </w:rPr>
        <w:t>않기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t>Timeout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발생하지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4CBD6E09" w14:textId="77777777" w:rsidR="003D185D" w:rsidRPr="00841374" w:rsidRDefault="003D185D" w:rsidP="003D185D">
      <w:pPr>
        <w:pStyle w:val="1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495"/>
      </w:tblGrid>
      <w:tr w:rsidR="003D185D" w:rsidRPr="00841374" w14:paraId="4CB806A7" w14:textId="77777777" w:rsidTr="00084951">
        <w:tc>
          <w:tcPr>
            <w:tcW w:w="8495" w:type="dxa"/>
            <w:shd w:val="clear" w:color="auto" w:fill="F3F3F3"/>
          </w:tcPr>
          <w:p w14:paraId="1A333A45" w14:textId="77777777" w:rsidR="003D185D" w:rsidRDefault="003D185D" w:rsidP="00084951">
            <w:pPr>
              <w:pStyle w:val="11"/>
            </w:pPr>
            <w:r w:rsidRPr="00DF101A">
              <w:t>{</w:t>
            </w:r>
          </w:p>
          <w:p w14:paraId="3A4F2B3B" w14:textId="77777777" w:rsidR="003D185D" w:rsidRDefault="003D185D" w:rsidP="00084951">
            <w:pPr>
              <w:pStyle w:val="11"/>
            </w:pPr>
            <w:r>
              <w:t xml:space="preserve">        </w:t>
            </w:r>
            <w:r w:rsidRPr="00F40AF7">
              <w:rPr>
                <w:color w:val="0000FF"/>
              </w:rPr>
              <w:t xml:space="preserve">/* check </w:t>
            </w:r>
            <w:r>
              <w:rPr>
                <w:color w:val="0000FF"/>
              </w:rPr>
              <w:t xml:space="preserve">Sending DATA Size </w:t>
            </w:r>
            <w:r w:rsidRPr="00F40AF7">
              <w:rPr>
                <w:color w:val="0000FF"/>
              </w:rPr>
              <w:t>*/</w:t>
            </w:r>
          </w:p>
          <w:p w14:paraId="0A3A38D3" w14:textId="77777777" w:rsidR="003D185D" w:rsidRDefault="003D185D" w:rsidP="00084951">
            <w:pPr>
              <w:pStyle w:val="11"/>
            </w:pPr>
            <w:r>
              <w:t xml:space="preserve">        get_tx_size = </w:t>
            </w:r>
            <w:r>
              <w:rPr>
                <w:rFonts w:hint="eastAsia"/>
              </w:rPr>
              <w:t>g</w:t>
            </w:r>
            <w:r>
              <w:t>S</w:t>
            </w:r>
            <w:r>
              <w:rPr>
                <w:rFonts w:hint="eastAsia"/>
              </w:rPr>
              <w:t>n</w:t>
            </w:r>
            <w:r>
              <w:t>_TX_</w:t>
            </w:r>
            <w:r>
              <w:rPr>
                <w:rFonts w:hint="eastAsia"/>
              </w:rPr>
              <w:t>MAX</w:t>
            </w:r>
            <w:r>
              <w:t>;</w:t>
            </w:r>
          </w:p>
          <w:p w14:paraId="76A2A794" w14:textId="77777777" w:rsidR="003D185D" w:rsidRDefault="003D185D" w:rsidP="00084951">
            <w:pPr>
              <w:pStyle w:val="11"/>
            </w:pPr>
            <w:r>
              <w:t xml:space="preserve">        if(</w:t>
            </w:r>
            <w:r>
              <w:rPr>
                <w:rFonts w:hint="eastAsia"/>
              </w:rPr>
              <w:t>send_size</w:t>
            </w:r>
            <w:r>
              <w:t xml:space="preserve"> &gt; get_tx_size) send_size = get_tx_size;</w:t>
            </w:r>
          </w:p>
          <w:p w14:paraId="5903CA0E" w14:textId="77777777" w:rsidR="003D185D" w:rsidRDefault="003D185D" w:rsidP="00084951">
            <w:pPr>
              <w:pStyle w:val="11"/>
            </w:pPr>
          </w:p>
          <w:p w14:paraId="016B6D81" w14:textId="77777777" w:rsidR="003D185D" w:rsidRDefault="003D185D" w:rsidP="00084951">
            <w:pPr>
              <w:pStyle w:val="11"/>
            </w:pPr>
            <w:r>
              <w:t xml:space="preserve">        </w:t>
            </w:r>
            <w:r w:rsidRPr="00F40AF7">
              <w:rPr>
                <w:color w:val="0000FF"/>
              </w:rPr>
              <w:t>/* calculate offset address */</w:t>
            </w:r>
          </w:p>
          <w:p w14:paraId="1154AF5B" w14:textId="77777777" w:rsidR="003D185D" w:rsidRDefault="003D185D" w:rsidP="00084951">
            <w:pPr>
              <w:pStyle w:val="11"/>
            </w:pPr>
            <w:r>
              <w:t xml:space="preserve">        get_offset = Sn_TX_WR &amp; gSn_TX_MASK;</w:t>
            </w:r>
          </w:p>
          <w:p w14:paraId="78D7E017" w14:textId="77777777" w:rsidR="003D185D" w:rsidRPr="000940A5" w:rsidRDefault="003D185D" w:rsidP="00084951">
            <w:pPr>
              <w:pStyle w:val="11"/>
            </w:pPr>
          </w:p>
          <w:p w14:paraId="0CBCDA3E" w14:textId="77777777" w:rsidR="003D185D" w:rsidRDefault="003D185D" w:rsidP="00084951">
            <w:pPr>
              <w:pStyle w:val="11"/>
            </w:pPr>
            <w:r>
              <w:t xml:space="preserve">        </w:t>
            </w:r>
            <w:r w:rsidRPr="00F40AF7">
              <w:rPr>
                <w:color w:val="0000FF"/>
              </w:rPr>
              <w:t>/* calculate start address */</w:t>
            </w:r>
          </w:p>
          <w:p w14:paraId="440D2C67" w14:textId="77777777" w:rsidR="003D185D" w:rsidRDefault="003D185D" w:rsidP="00084951">
            <w:pPr>
              <w:pStyle w:val="11"/>
            </w:pPr>
            <w:r>
              <w:t xml:space="preserve">        get_start_address = gSn_TX_BASE + get_offset;</w:t>
            </w:r>
          </w:p>
          <w:p w14:paraId="486D47E1" w14:textId="77777777" w:rsidR="003D185D" w:rsidRDefault="003D185D" w:rsidP="00084951">
            <w:pPr>
              <w:pStyle w:val="11"/>
            </w:pPr>
          </w:p>
          <w:p w14:paraId="236B6220" w14:textId="77777777" w:rsidR="003D185D" w:rsidRDefault="003D185D" w:rsidP="00084951">
            <w:pPr>
              <w:pStyle w:val="11"/>
            </w:pPr>
            <w:r>
              <w:t xml:space="preserve">        </w:t>
            </w:r>
            <w:r>
              <w:rPr>
                <w:color w:val="0000FF"/>
              </w:rPr>
              <w:t>/* if overflow SOCKET n</w:t>
            </w:r>
            <w:r w:rsidRPr="00F40AF7">
              <w:rPr>
                <w:color w:val="0000FF"/>
              </w:rPr>
              <w:t xml:space="preserve"> TX Buffer Block */</w:t>
            </w:r>
          </w:p>
          <w:p w14:paraId="69A021DD" w14:textId="77777777" w:rsidR="003D185D" w:rsidRDefault="003D185D" w:rsidP="00084951">
            <w:pPr>
              <w:pStyle w:val="11"/>
            </w:pPr>
            <w:r>
              <w:t xml:space="preserve">        If( (get_offset + send_size) &gt; gSn_TX_MAX )</w:t>
            </w:r>
          </w:p>
          <w:p w14:paraId="3F401CFD" w14:textId="77777777" w:rsidR="003D185D" w:rsidRDefault="003D185D" w:rsidP="00084951">
            <w:pPr>
              <w:pStyle w:val="11"/>
            </w:pPr>
            <w:r>
              <w:t xml:space="preserve">        {</w:t>
            </w:r>
          </w:p>
          <w:p w14:paraId="19A4D980" w14:textId="77777777" w:rsidR="003D185D" w:rsidRDefault="003D185D" w:rsidP="00084951">
            <w:pPr>
              <w:pStyle w:val="11"/>
            </w:pPr>
            <w:r>
              <w:t xml:space="preserve">            </w:t>
            </w:r>
            <w:r w:rsidRPr="00F40AF7">
              <w:rPr>
                <w:color w:val="0000FF"/>
              </w:rPr>
              <w:t xml:space="preserve">/* copy upper size byte of </w:t>
            </w:r>
            <w:r>
              <w:rPr>
                <w:color w:val="0000FF"/>
              </w:rPr>
              <w:t>source_</w:t>
            </w:r>
            <w:r w:rsidRPr="00F40AF7">
              <w:rPr>
                <w:color w:val="0000FF"/>
              </w:rPr>
              <w:t>address to get_start_address */</w:t>
            </w:r>
          </w:p>
          <w:p w14:paraId="6438B0D4" w14:textId="77777777" w:rsidR="003D185D" w:rsidRDefault="003D185D" w:rsidP="00084951">
            <w:pPr>
              <w:pStyle w:val="11"/>
              <w:ind w:firstLineChars="600" w:firstLine="1200"/>
            </w:pPr>
            <w:r>
              <w:t>upper_size = gSn_TX_MAX – get_offset;</w:t>
            </w:r>
          </w:p>
          <w:p w14:paraId="6DE4B118" w14:textId="77777777" w:rsidR="003D185D" w:rsidRDefault="003D185D" w:rsidP="00084951">
            <w:pPr>
              <w:pStyle w:val="11"/>
            </w:pPr>
            <w:r>
              <w:t xml:space="preserve">            memcpy(source_address, get_start_address, upper_size);</w:t>
            </w:r>
          </w:p>
          <w:p w14:paraId="796ADE20" w14:textId="77777777" w:rsidR="003D185D" w:rsidRDefault="003D185D" w:rsidP="00084951">
            <w:pPr>
              <w:pStyle w:val="11"/>
            </w:pPr>
          </w:p>
          <w:p w14:paraId="13D86DEF" w14:textId="77777777" w:rsidR="003D185D" w:rsidRDefault="003D185D" w:rsidP="00084951">
            <w:pPr>
              <w:pStyle w:val="11"/>
            </w:pPr>
            <w:r>
              <w:t xml:space="preserve">            </w:t>
            </w:r>
            <w:r w:rsidRPr="00F40AF7">
              <w:rPr>
                <w:color w:val="0000FF"/>
              </w:rPr>
              <w:t>/* copy left size byte of source_address to gS</w:t>
            </w:r>
            <w:r>
              <w:rPr>
                <w:color w:val="0000FF"/>
              </w:rPr>
              <w:t>n</w:t>
            </w:r>
            <w:r w:rsidRPr="00F40AF7">
              <w:rPr>
                <w:color w:val="0000FF"/>
              </w:rPr>
              <w:t>_TX_BASE */</w:t>
            </w:r>
          </w:p>
          <w:p w14:paraId="70FE2A7C" w14:textId="77777777" w:rsidR="003D185D" w:rsidRDefault="003D185D" w:rsidP="00084951">
            <w:pPr>
              <w:pStyle w:val="11"/>
            </w:pPr>
            <w:r>
              <w:t xml:space="preserve">            source_address += upper_size;</w:t>
            </w:r>
          </w:p>
          <w:p w14:paraId="61B0CDE2" w14:textId="77777777" w:rsidR="003D185D" w:rsidRDefault="003D185D" w:rsidP="00084951">
            <w:pPr>
              <w:pStyle w:val="11"/>
            </w:pPr>
            <w:r>
              <w:t xml:space="preserve">            left_size = send_size – upper_size;</w:t>
            </w:r>
          </w:p>
          <w:p w14:paraId="56D7343D" w14:textId="77777777" w:rsidR="003D185D" w:rsidRDefault="003D185D" w:rsidP="00084951">
            <w:pPr>
              <w:pStyle w:val="11"/>
            </w:pPr>
            <w:r>
              <w:t xml:space="preserve">            memcpy(source_address, gSn_TX_BASE, left_size);</w:t>
            </w:r>
          </w:p>
          <w:p w14:paraId="18FBD989" w14:textId="77777777" w:rsidR="003D185D" w:rsidRDefault="003D185D" w:rsidP="00084951">
            <w:pPr>
              <w:pStyle w:val="11"/>
            </w:pPr>
            <w:r>
              <w:t xml:space="preserve">        }</w:t>
            </w:r>
          </w:p>
          <w:p w14:paraId="10D51A4A" w14:textId="77777777" w:rsidR="003D185D" w:rsidRDefault="003D185D" w:rsidP="00084951">
            <w:pPr>
              <w:pStyle w:val="11"/>
            </w:pPr>
            <w:r>
              <w:t xml:space="preserve">        else</w:t>
            </w:r>
          </w:p>
          <w:p w14:paraId="5A5E413A" w14:textId="77777777" w:rsidR="003D185D" w:rsidRDefault="003D185D" w:rsidP="00084951">
            <w:pPr>
              <w:pStyle w:val="11"/>
            </w:pPr>
            <w:r>
              <w:t xml:space="preserve">        {</w:t>
            </w:r>
          </w:p>
          <w:p w14:paraId="6CF93EAF" w14:textId="77777777" w:rsidR="003D185D" w:rsidRDefault="003D185D" w:rsidP="00084951">
            <w:pPr>
              <w:pStyle w:val="11"/>
            </w:pPr>
            <w:r>
              <w:t xml:space="preserve">            </w:t>
            </w:r>
            <w:r w:rsidRPr="00F40AF7">
              <w:rPr>
                <w:color w:val="0000FF"/>
              </w:rPr>
              <w:t>/* copy send size byte of source_address to get_start_address */</w:t>
            </w:r>
          </w:p>
          <w:p w14:paraId="30E6C001" w14:textId="77777777" w:rsidR="003D185D" w:rsidRDefault="003D185D" w:rsidP="00084951">
            <w:pPr>
              <w:pStyle w:val="11"/>
            </w:pPr>
            <w:r>
              <w:t xml:space="preserve">            memcpy(source_address, get_start_address, send_size);</w:t>
            </w:r>
          </w:p>
          <w:p w14:paraId="1F60A6BB" w14:textId="77777777" w:rsidR="003D185D" w:rsidRDefault="003D185D" w:rsidP="00084951">
            <w:pPr>
              <w:pStyle w:val="11"/>
            </w:pPr>
            <w:r>
              <w:t xml:space="preserve">        }</w:t>
            </w:r>
          </w:p>
          <w:p w14:paraId="59E90888" w14:textId="77777777" w:rsidR="003D185D" w:rsidRDefault="003D185D" w:rsidP="00084951">
            <w:pPr>
              <w:pStyle w:val="11"/>
            </w:pPr>
          </w:p>
          <w:p w14:paraId="5BF936E0" w14:textId="77777777" w:rsidR="003D185D" w:rsidRDefault="003D185D" w:rsidP="00084951">
            <w:pPr>
              <w:pStyle w:val="11"/>
            </w:pPr>
            <w:r>
              <w:t xml:space="preserve">        </w:t>
            </w:r>
            <w:r w:rsidRPr="00F40AF7">
              <w:rPr>
                <w:color w:val="0000FF"/>
              </w:rPr>
              <w:t>/* increase Sn_TX_WR as length of send size */</w:t>
            </w:r>
          </w:p>
          <w:p w14:paraId="02BB17AE" w14:textId="77777777" w:rsidR="003D185D" w:rsidRDefault="003D185D" w:rsidP="00084951">
            <w:pPr>
              <w:pStyle w:val="11"/>
            </w:pPr>
            <w:r>
              <w:t xml:space="preserve">        Sn_TX_WR += send_size;</w:t>
            </w:r>
          </w:p>
          <w:p w14:paraId="5E881BB1" w14:textId="77777777" w:rsidR="003D185D" w:rsidRDefault="003D185D" w:rsidP="00084951">
            <w:pPr>
              <w:pStyle w:val="11"/>
            </w:pPr>
          </w:p>
          <w:p w14:paraId="269B38F6" w14:textId="77777777" w:rsidR="003D185D" w:rsidRDefault="003D185D" w:rsidP="00084951">
            <w:pPr>
              <w:pStyle w:val="11"/>
            </w:pPr>
            <w:r>
              <w:t xml:space="preserve">        </w:t>
            </w:r>
            <w:r w:rsidRPr="00F40AF7">
              <w:rPr>
                <w:color w:val="0000FF"/>
              </w:rPr>
              <w:t>/* set SEND command */</w:t>
            </w:r>
          </w:p>
          <w:p w14:paraId="2BE4EFD0" w14:textId="77777777" w:rsidR="003D185D" w:rsidRDefault="003D185D" w:rsidP="00084951">
            <w:pPr>
              <w:pStyle w:val="11"/>
            </w:pPr>
            <w:r>
              <w:t xml:space="preserve">        Sn_CR = SEND;</w:t>
            </w:r>
          </w:p>
          <w:p w14:paraId="08D0CC1E" w14:textId="77777777" w:rsidR="003D185D" w:rsidRDefault="003D185D" w:rsidP="00084951">
            <w:pPr>
              <w:pStyle w:val="11"/>
            </w:pPr>
          </w:p>
          <w:p w14:paraId="4D334E4C" w14:textId="77777777" w:rsidR="003D185D" w:rsidRDefault="003D185D" w:rsidP="00084951">
            <w:pPr>
              <w:pStyle w:val="11"/>
            </w:pPr>
            <w:r>
              <w:t xml:space="preserve">        </w:t>
            </w:r>
            <w:r w:rsidRPr="00F40AF7">
              <w:rPr>
                <w:color w:val="0000FF"/>
              </w:rPr>
              <w:t xml:space="preserve">/* </w:t>
            </w:r>
            <w:r>
              <w:rPr>
                <w:color w:val="0000FF"/>
              </w:rPr>
              <w:t xml:space="preserve">check </w:t>
            </w:r>
            <w:r>
              <w:rPr>
                <w:rFonts w:hint="eastAsia"/>
                <w:color w:val="0000FF"/>
              </w:rPr>
              <w:t>send</w:t>
            </w:r>
            <w:r>
              <w:rPr>
                <w:color w:val="0000FF"/>
              </w:rPr>
              <w:t xml:space="preserve"> complete</w:t>
            </w:r>
            <w:r w:rsidRPr="00F40AF7">
              <w:rPr>
                <w:color w:val="0000FF"/>
              </w:rPr>
              <w:t xml:space="preserve"> */</w:t>
            </w:r>
          </w:p>
          <w:p w14:paraId="444FAAAD" w14:textId="77777777" w:rsidR="003D185D" w:rsidRDefault="003D185D" w:rsidP="00084951">
            <w:pPr>
              <w:pStyle w:val="11"/>
            </w:pPr>
            <w:r>
              <w:t xml:space="preserve">        </w:t>
            </w:r>
            <w:r>
              <w:rPr>
                <w:rFonts w:hint="eastAsia"/>
              </w:rPr>
              <w:t>while</w:t>
            </w:r>
            <w:r>
              <w:t>(Sn_IR[SENDOK] == ‘1’);</w:t>
            </w:r>
          </w:p>
          <w:p w14:paraId="3F538C5C" w14:textId="77777777" w:rsidR="003D185D" w:rsidRDefault="003D185D" w:rsidP="00084951">
            <w:pPr>
              <w:pStyle w:val="11"/>
              <w:ind w:firstLineChars="400" w:firstLine="800"/>
            </w:pPr>
          </w:p>
          <w:p w14:paraId="033C7347" w14:textId="77777777" w:rsidR="003D185D" w:rsidRDefault="003D185D" w:rsidP="00084951">
            <w:pPr>
              <w:pStyle w:val="11"/>
              <w:ind w:firstLineChars="400" w:firstLine="800"/>
            </w:pPr>
            <w:r w:rsidRPr="00F40AF7">
              <w:rPr>
                <w:color w:val="0000FF"/>
              </w:rPr>
              <w:t xml:space="preserve">/* </w:t>
            </w:r>
            <w:r>
              <w:rPr>
                <w:color w:val="0000FF"/>
              </w:rPr>
              <w:t>clear interrupt</w:t>
            </w:r>
            <w:r w:rsidRPr="00F40AF7">
              <w:rPr>
                <w:color w:val="0000FF"/>
              </w:rPr>
              <w:t xml:space="preserve"> */</w:t>
            </w:r>
          </w:p>
          <w:p w14:paraId="411F13B4" w14:textId="77777777" w:rsidR="003D185D" w:rsidRDefault="003D185D" w:rsidP="00084951">
            <w:pPr>
              <w:pStyle w:val="11"/>
            </w:pPr>
            <w:r>
              <w:t xml:space="preserve">        Sn_IR[SENDOK] = ‘1’;</w:t>
            </w:r>
          </w:p>
          <w:p w14:paraId="6043C0F9" w14:textId="77777777" w:rsidR="003D185D" w:rsidRPr="00FB09E9" w:rsidRDefault="003D185D" w:rsidP="00084951">
            <w:pPr>
              <w:pStyle w:val="11"/>
              <w:ind w:firstLineChars="400" w:firstLine="800"/>
              <w:rPr>
                <w:color w:val="0000FF"/>
              </w:rPr>
            </w:pPr>
            <w:r>
              <w:rPr>
                <w:color w:val="0000FF"/>
              </w:rPr>
              <w:t>/</w:t>
            </w:r>
            <w:r w:rsidRPr="00F40AF7">
              <w:rPr>
                <w:color w:val="0000FF"/>
              </w:rPr>
              <w:t xml:space="preserve">* </w:t>
            </w:r>
            <w:r>
              <w:rPr>
                <w:color w:val="0000FF"/>
              </w:rPr>
              <w:t xml:space="preserve">Sn_IMR, Sn_IR </w:t>
            </w:r>
            <w:r>
              <w:rPr>
                <w:rFonts w:hint="eastAsia"/>
                <w:color w:val="0000FF"/>
              </w:rPr>
              <w:t>참조</w:t>
            </w:r>
            <w:r w:rsidRPr="00F40AF7">
              <w:rPr>
                <w:color w:val="0000FF"/>
              </w:rPr>
              <w:t xml:space="preserve"> */</w:t>
            </w:r>
          </w:p>
          <w:p w14:paraId="224F0679" w14:textId="77777777" w:rsidR="003D185D" w:rsidRPr="00841374" w:rsidRDefault="003D185D" w:rsidP="00084951">
            <w:pPr>
              <w:pStyle w:val="11"/>
            </w:pPr>
            <w:r>
              <w:t>}</w:t>
            </w:r>
          </w:p>
        </w:tc>
      </w:tr>
    </w:tbl>
    <w:p w14:paraId="4AE4256F" w14:textId="77777777" w:rsidR="003D185D" w:rsidRDefault="003D185D" w:rsidP="003D185D">
      <w:pPr>
        <w:pStyle w:val="11"/>
      </w:pPr>
    </w:p>
    <w:p w14:paraId="5537D0B2" w14:textId="77777777" w:rsidR="00C4451C" w:rsidRPr="001605E7" w:rsidRDefault="00C4451C" w:rsidP="00155A42">
      <w:pPr>
        <w:pStyle w:val="11"/>
        <w:rPr>
          <w:rFonts w:eastAsiaTheme="minorHAnsi"/>
        </w:rPr>
      </w:pPr>
    </w:p>
    <w:p w14:paraId="594E13CE" w14:textId="3F465C34" w:rsidR="00C4451C" w:rsidRPr="008C14F1" w:rsidRDefault="00C4451C" w:rsidP="00E54C87">
      <w:pPr>
        <w:pStyle w:val="31"/>
      </w:pPr>
      <w:bookmarkStart w:id="551" w:name="_Toc483830094"/>
      <w:r w:rsidRPr="008C14F1">
        <w:t>Other Functions</w:t>
      </w:r>
      <w:bookmarkEnd w:id="551"/>
    </w:p>
    <w:p w14:paraId="235AA931" w14:textId="77777777" w:rsidR="00F6231D" w:rsidRPr="001605E7" w:rsidRDefault="00F6231D" w:rsidP="00155A42">
      <w:pPr>
        <w:pStyle w:val="11"/>
        <w:rPr>
          <w:rFonts w:eastAsiaTheme="minorHAnsi"/>
        </w:rPr>
      </w:pPr>
    </w:p>
    <w:p w14:paraId="68199118" w14:textId="4DEC8FBB" w:rsidR="00696EF2" w:rsidRPr="001605E7" w:rsidRDefault="00696EF2" w:rsidP="003F6260">
      <w:pPr>
        <w:pStyle w:val="41"/>
        <w:rPr>
          <w:rFonts w:eastAsiaTheme="minorHAnsi"/>
        </w:rPr>
      </w:pPr>
      <w:bookmarkStart w:id="552" w:name="_Ref478577094"/>
      <w:bookmarkStart w:id="553" w:name="_Ref478577097"/>
      <w:r w:rsidRPr="001605E7">
        <w:rPr>
          <w:rFonts w:eastAsiaTheme="minorHAnsi"/>
        </w:rPr>
        <w:t xml:space="preserve">UDP MAC </w:t>
      </w:r>
      <w:bookmarkEnd w:id="552"/>
      <w:bookmarkEnd w:id="553"/>
      <w:r w:rsidRPr="001605E7">
        <w:rPr>
          <w:rFonts w:eastAsiaTheme="minorHAnsi"/>
        </w:rPr>
        <w:t>Send</w:t>
      </w:r>
    </w:p>
    <w:p w14:paraId="37E02CD2" w14:textId="27FA67C9" w:rsidR="00696EF2" w:rsidRDefault="00696EF2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UDP Unicast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경우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전송시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상대방의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존재여부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및</w:t>
      </w:r>
      <w:r w:rsidRPr="001605E7">
        <w:rPr>
          <w:rFonts w:eastAsiaTheme="minorHAnsi"/>
        </w:rPr>
        <w:t xml:space="preserve"> MAC</w:t>
      </w:r>
      <w:r w:rsidRPr="001605E7">
        <w:rPr>
          <w:rFonts w:eastAsiaTheme="minorHAnsi" w:hint="eastAsia"/>
        </w:rPr>
        <w:t>주소를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알기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위해서</w:t>
      </w:r>
      <w:r w:rsidRPr="001605E7">
        <w:rPr>
          <w:rFonts w:eastAsiaTheme="minorHAnsi"/>
        </w:rPr>
        <w:t xml:space="preserve"> ARP</w:t>
      </w:r>
      <w:r w:rsidRPr="001605E7">
        <w:rPr>
          <w:rFonts w:eastAsiaTheme="minorHAnsi" w:hint="eastAsia"/>
        </w:rPr>
        <w:t>과정을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수행하는데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같은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목적지로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한번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이상의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전송이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있는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경우에는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이미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상대방의</w:t>
      </w:r>
      <w:r w:rsidRPr="001605E7">
        <w:rPr>
          <w:rFonts w:eastAsiaTheme="minorHAnsi"/>
        </w:rPr>
        <w:t xml:space="preserve"> MAC</w:t>
      </w:r>
      <w:r w:rsidRPr="001605E7">
        <w:rPr>
          <w:rFonts w:eastAsiaTheme="minorHAnsi" w:hint="eastAsia"/>
        </w:rPr>
        <w:t>주소를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저장하고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있기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때문에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최초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한번만</w:t>
      </w:r>
      <w:r w:rsidRPr="001605E7">
        <w:rPr>
          <w:rFonts w:eastAsiaTheme="minorHAnsi"/>
        </w:rPr>
        <w:t xml:space="preserve"> ARP</w:t>
      </w:r>
      <w:r w:rsidRPr="001605E7">
        <w:rPr>
          <w:rFonts w:eastAsiaTheme="minorHAnsi" w:hint="eastAsia"/>
        </w:rPr>
        <w:t>과정을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수행한다</w:t>
      </w:r>
      <w:r w:rsidRPr="001605E7">
        <w:rPr>
          <w:rFonts w:eastAsiaTheme="minorHAnsi"/>
        </w:rPr>
        <w:t xml:space="preserve">. </w:t>
      </w:r>
      <w:r w:rsidRPr="001605E7">
        <w:rPr>
          <w:rFonts w:eastAsiaTheme="minorHAnsi" w:hint="eastAsia"/>
        </w:rPr>
        <w:t>그러나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목적지가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계속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바뀌는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경우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매번</w:t>
      </w:r>
      <w:r w:rsidRPr="001605E7">
        <w:rPr>
          <w:rFonts w:eastAsiaTheme="minorHAnsi"/>
        </w:rPr>
        <w:t xml:space="preserve"> ARP</w:t>
      </w:r>
      <w:r w:rsidRPr="001605E7">
        <w:rPr>
          <w:rFonts w:eastAsiaTheme="minorHAnsi" w:hint="eastAsia"/>
        </w:rPr>
        <w:t>과정을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수행하게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된다</w:t>
      </w:r>
      <w:r w:rsidRPr="001605E7">
        <w:rPr>
          <w:rFonts w:eastAsiaTheme="minorHAnsi"/>
        </w:rPr>
        <w:t xml:space="preserve">. </w:t>
      </w:r>
      <w:r w:rsidRPr="001605E7">
        <w:rPr>
          <w:rFonts w:eastAsiaTheme="minorHAnsi" w:hint="eastAsia"/>
        </w:rPr>
        <w:t>이때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상대방의</w:t>
      </w:r>
      <w:r w:rsidRPr="001605E7">
        <w:rPr>
          <w:rFonts w:eastAsiaTheme="minorHAnsi"/>
        </w:rPr>
        <w:t xml:space="preserve"> MAC</w:t>
      </w:r>
      <w:r w:rsidRPr="001605E7">
        <w:rPr>
          <w:rFonts w:eastAsiaTheme="minorHAnsi" w:hint="eastAsia"/>
        </w:rPr>
        <w:t>주소를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알고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있는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경우에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한에서</w:t>
      </w:r>
      <w:r w:rsidRPr="001605E7">
        <w:rPr>
          <w:rFonts w:eastAsiaTheme="minorHAnsi"/>
        </w:rPr>
        <w:t xml:space="preserve"> ARP</w:t>
      </w:r>
      <w:r w:rsidRPr="001605E7">
        <w:rPr>
          <w:rFonts w:eastAsiaTheme="minorHAnsi" w:hint="eastAsia"/>
        </w:rPr>
        <w:t>없이</w:t>
      </w:r>
      <w:r w:rsidRPr="001605E7">
        <w:rPr>
          <w:rFonts w:eastAsiaTheme="minorHAnsi"/>
        </w:rPr>
        <w:t xml:space="preserve"> Sn_CR(MACSEND) </w:t>
      </w:r>
      <w:r w:rsidRPr="001605E7">
        <w:rPr>
          <w:rFonts w:eastAsiaTheme="minorHAnsi" w:hint="eastAsia"/>
        </w:rPr>
        <w:t>커맨드를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통해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바로</w:t>
      </w:r>
      <w:r w:rsidRPr="001605E7">
        <w:rPr>
          <w:rFonts w:eastAsiaTheme="minorHAnsi"/>
        </w:rPr>
        <w:t xml:space="preserve"> UDP</w:t>
      </w:r>
      <w:r w:rsidR="008F781E" w:rsidRPr="001605E7">
        <w:rPr>
          <w:rFonts w:eastAsiaTheme="minorHAnsi"/>
        </w:rPr>
        <w:t>Packet</w:t>
      </w:r>
      <w:r w:rsidRPr="001605E7">
        <w:rPr>
          <w:rFonts w:eastAsiaTheme="minorHAnsi" w:hint="eastAsia"/>
        </w:rPr>
        <w:t>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전송할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있게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된다</w:t>
      </w:r>
      <w:r w:rsidRPr="001605E7">
        <w:rPr>
          <w:rFonts w:eastAsiaTheme="minorHAnsi"/>
        </w:rPr>
        <w:t xml:space="preserve">. Sn_CR(MACSEND) </w:t>
      </w:r>
      <w:r w:rsidRPr="001605E7">
        <w:rPr>
          <w:rFonts w:eastAsiaTheme="minorHAnsi" w:hint="eastAsia"/>
        </w:rPr>
        <w:t>수행전에</w:t>
      </w:r>
      <w:r w:rsidRPr="001605E7">
        <w:rPr>
          <w:rFonts w:eastAsiaTheme="minorHAnsi"/>
        </w:rPr>
        <w:t xml:space="preserve"> Sn_DHAR</w:t>
      </w:r>
      <w:r w:rsidRPr="001605E7">
        <w:rPr>
          <w:rFonts w:eastAsiaTheme="minorHAnsi" w:hint="eastAsia"/>
        </w:rPr>
        <w:t>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통해</w:t>
      </w:r>
      <w:r w:rsidRPr="001605E7">
        <w:rPr>
          <w:rFonts w:eastAsiaTheme="minorHAnsi"/>
        </w:rPr>
        <w:t xml:space="preserve"> Destination MAC Address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설정하고</w:t>
      </w:r>
      <w:r w:rsidRPr="001605E7">
        <w:rPr>
          <w:rFonts w:eastAsiaTheme="minorHAnsi"/>
        </w:rPr>
        <w:t xml:space="preserve"> Sn_DIPR</w:t>
      </w:r>
      <w:r w:rsidRPr="001605E7">
        <w:rPr>
          <w:rFonts w:eastAsiaTheme="minorHAnsi" w:hint="eastAsia"/>
        </w:rPr>
        <w:t>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통해</w:t>
      </w:r>
      <w:r w:rsidRPr="001605E7">
        <w:rPr>
          <w:rFonts w:eastAsiaTheme="minorHAnsi"/>
        </w:rPr>
        <w:t xml:space="preserve"> Destination IP Address, Sn_DPORTR</w:t>
      </w:r>
      <w:r w:rsidRPr="001605E7">
        <w:rPr>
          <w:rFonts w:eastAsiaTheme="minorHAnsi" w:hint="eastAsia"/>
        </w:rPr>
        <w:t>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통해서</w:t>
      </w:r>
      <w:r w:rsidRPr="001605E7">
        <w:rPr>
          <w:rFonts w:eastAsiaTheme="minorHAnsi"/>
        </w:rPr>
        <w:t xml:space="preserve"> Destination PORT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다음에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전송할</w:t>
      </w:r>
      <w:r w:rsidRPr="001605E7">
        <w:rPr>
          <w:rFonts w:eastAsiaTheme="minorHAnsi"/>
        </w:rPr>
        <w:t xml:space="preserve"> Buffer</w:t>
      </w:r>
      <w:r w:rsidRPr="001605E7">
        <w:rPr>
          <w:rFonts w:eastAsiaTheme="minorHAnsi" w:hint="eastAsia"/>
        </w:rPr>
        <w:t>와</w:t>
      </w:r>
      <w:r w:rsidRPr="001605E7">
        <w:rPr>
          <w:rFonts w:eastAsiaTheme="minorHAnsi"/>
        </w:rPr>
        <w:t xml:space="preserve"> Buffer </w:t>
      </w:r>
      <w:r w:rsidRPr="001605E7">
        <w:rPr>
          <w:rFonts w:eastAsiaTheme="minorHAnsi" w:hint="eastAsia"/>
        </w:rPr>
        <w:t>사이즈를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설정하고</w:t>
      </w:r>
      <w:r w:rsidRPr="001605E7">
        <w:rPr>
          <w:rFonts w:eastAsiaTheme="minorHAnsi"/>
        </w:rPr>
        <w:t xml:space="preserve"> Sn_CR(MACSEND) </w:t>
      </w:r>
      <w:r w:rsidRPr="001605E7">
        <w:rPr>
          <w:rFonts w:eastAsiaTheme="minorHAnsi" w:hint="eastAsia"/>
        </w:rPr>
        <w:t>커맨드를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실행하면</w:t>
      </w:r>
      <w:r w:rsidRPr="001605E7">
        <w:rPr>
          <w:rFonts w:eastAsiaTheme="minorHAnsi"/>
        </w:rPr>
        <w:t xml:space="preserve"> ARP</w:t>
      </w:r>
      <w:r w:rsidRPr="001605E7">
        <w:rPr>
          <w:rFonts w:eastAsiaTheme="minorHAnsi" w:hint="eastAsia"/>
        </w:rPr>
        <w:t>없이</w:t>
      </w:r>
      <w:r w:rsidRPr="001605E7">
        <w:rPr>
          <w:rFonts w:eastAsiaTheme="minorHAnsi"/>
        </w:rPr>
        <w:t xml:space="preserve"> UDP</w:t>
      </w:r>
      <w:r w:rsidR="008F781E" w:rsidRPr="001605E7">
        <w:rPr>
          <w:rFonts w:eastAsiaTheme="minorHAnsi"/>
        </w:rPr>
        <w:t>Packet</w:t>
      </w:r>
      <w:r w:rsidRPr="001605E7">
        <w:rPr>
          <w:rFonts w:eastAsiaTheme="minorHAnsi" w:hint="eastAsia"/>
        </w:rPr>
        <w:t>이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전송된다</w:t>
      </w:r>
      <w:r w:rsidRPr="001605E7">
        <w:rPr>
          <w:rFonts w:eastAsiaTheme="minorHAnsi"/>
        </w:rPr>
        <w:t>.</w:t>
      </w:r>
      <w:r w:rsidR="009E594C">
        <w:rPr>
          <w:rFonts w:eastAsiaTheme="minorHAnsi"/>
        </w:rPr>
        <w:br/>
      </w:r>
    </w:p>
    <w:p w14:paraId="4C6C61AF" w14:textId="77777777" w:rsidR="009E594C" w:rsidRPr="001605E7" w:rsidRDefault="009E594C" w:rsidP="00155A42">
      <w:pPr>
        <w:pStyle w:val="11"/>
        <w:rPr>
          <w:rFonts w:eastAsiaTheme="minorHAns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/>
        <w:tblLook w:val="04A0" w:firstRow="1" w:lastRow="0" w:firstColumn="1" w:lastColumn="0" w:noHBand="0" w:noVBand="1"/>
      </w:tblPr>
      <w:tblGrid>
        <w:gridCol w:w="8495"/>
      </w:tblGrid>
      <w:tr w:rsidR="00BE2CF3" w:rsidRPr="00546234" w14:paraId="2514923A" w14:textId="77777777" w:rsidTr="00BE2CF3">
        <w:tc>
          <w:tcPr>
            <w:tcW w:w="8495" w:type="dxa"/>
            <w:shd w:val="clear" w:color="auto" w:fill="F2F2F2"/>
          </w:tcPr>
          <w:p w14:paraId="2E244BBB" w14:textId="77777777" w:rsidR="00BE2CF3" w:rsidRPr="001605E7" w:rsidRDefault="00BE2CF3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{</w:t>
            </w:r>
          </w:p>
          <w:p w14:paraId="417A1DCC" w14:textId="77777777" w:rsidR="00BE2CF3" w:rsidRPr="001605E7" w:rsidRDefault="00BE2CF3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START :</w:t>
            </w:r>
          </w:p>
          <w:p w14:paraId="04D60549" w14:textId="77777777" w:rsidR="00476F0B" w:rsidRPr="001605E7" w:rsidRDefault="00BE2CF3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</w:t>
            </w:r>
            <w:r w:rsidR="00476F0B" w:rsidRPr="001605E7">
              <w:rPr>
                <w:rFonts w:eastAsiaTheme="minorHAnsi"/>
              </w:rPr>
              <w:t xml:space="preserve">      Sn_DHAR0 = 0x00;</w:t>
            </w:r>
            <w:r w:rsidR="00476F0B" w:rsidRPr="001605E7">
              <w:rPr>
                <w:rFonts w:eastAsiaTheme="minorHAnsi"/>
              </w:rPr>
              <w:tab/>
              <w:t>/* set Destination MAC address */</w:t>
            </w:r>
          </w:p>
          <w:p w14:paraId="219583C2" w14:textId="77777777" w:rsidR="00476F0B" w:rsidRPr="001605E7" w:rsidRDefault="00476F0B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ab/>
              <w:t>Sn_DHAR1 = 0x08;</w:t>
            </w:r>
          </w:p>
          <w:p w14:paraId="7FEC72D4" w14:textId="77777777" w:rsidR="00476F0B" w:rsidRPr="001605E7" w:rsidRDefault="00476F0B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ab/>
              <w:t>Sn_DHAR2 = 0xDC;</w:t>
            </w:r>
          </w:p>
          <w:p w14:paraId="2CFE288D" w14:textId="77777777" w:rsidR="00476F0B" w:rsidRPr="001605E7" w:rsidRDefault="00476F0B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ab/>
              <w:t>Sn_DHAR3 = 0x00;</w:t>
            </w:r>
          </w:p>
          <w:p w14:paraId="2D6674AD" w14:textId="77777777" w:rsidR="00476F0B" w:rsidRPr="001605E7" w:rsidRDefault="00476F0B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ab/>
              <w:t>Sn_DHAR4 = 0x00;</w:t>
            </w:r>
          </w:p>
          <w:p w14:paraId="4E96E750" w14:textId="77777777" w:rsidR="00476F0B" w:rsidRPr="001605E7" w:rsidRDefault="00476F0B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ab/>
              <w:t>Sn_DHAR5 = 0x00;</w:t>
            </w:r>
          </w:p>
          <w:p w14:paraId="0E34D96F" w14:textId="77777777" w:rsidR="00476F0B" w:rsidRPr="001605E7" w:rsidRDefault="00476F0B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ab/>
              <w:t>Sn_DIPR0 = 192;</w:t>
            </w:r>
            <w:r w:rsidRPr="001605E7">
              <w:rPr>
                <w:rFonts w:eastAsiaTheme="minorHAnsi"/>
              </w:rPr>
              <w:tab/>
            </w:r>
            <w:r w:rsidRPr="001605E7">
              <w:rPr>
                <w:rFonts w:eastAsiaTheme="minorHAnsi"/>
              </w:rPr>
              <w:tab/>
              <w:t>/* set Multicast group IP address */</w:t>
            </w:r>
          </w:p>
          <w:p w14:paraId="1C8623FC" w14:textId="77777777" w:rsidR="00476F0B" w:rsidRPr="001605E7" w:rsidRDefault="00476F0B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ab/>
              <w:t>Sn_DIPR1 = 168;</w:t>
            </w:r>
          </w:p>
          <w:p w14:paraId="611F37E9" w14:textId="77777777" w:rsidR="00476F0B" w:rsidRPr="001605E7" w:rsidRDefault="00476F0B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ab/>
              <w:t>Sn_DIPR2 = 0;</w:t>
            </w:r>
          </w:p>
          <w:p w14:paraId="05B0DCC9" w14:textId="77777777" w:rsidR="00476F0B" w:rsidRPr="001605E7" w:rsidRDefault="00476F0B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ab/>
              <w:t>Sn_DIPR3 = 100;</w:t>
            </w:r>
          </w:p>
          <w:p w14:paraId="6D12B726" w14:textId="77777777" w:rsidR="00476F0B" w:rsidRPr="001605E7" w:rsidRDefault="00476F0B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ab/>
              <w:t>Sn_DPORTR = 5000</w:t>
            </w:r>
            <w:r w:rsidRPr="001605E7">
              <w:rPr>
                <w:rFonts w:eastAsiaTheme="minorHAnsi"/>
              </w:rPr>
              <w:tab/>
              <w:t>/* set Multicast group PORT number */</w:t>
            </w:r>
          </w:p>
          <w:p w14:paraId="02092C7D" w14:textId="77777777" w:rsidR="00476F0B" w:rsidRPr="001605E7" w:rsidRDefault="00476F0B" w:rsidP="00155A42">
            <w:pPr>
              <w:pStyle w:val="11"/>
              <w:rPr>
                <w:rFonts w:eastAsiaTheme="minorHAnsi"/>
              </w:rPr>
            </w:pPr>
          </w:p>
          <w:p w14:paraId="34FC584E" w14:textId="77777777" w:rsidR="00BE2CF3" w:rsidRPr="001605E7" w:rsidRDefault="00476F0B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ab/>
              <w:t>Sn_CR = MACSEND;</w:t>
            </w:r>
          </w:p>
          <w:p w14:paraId="4FD47836" w14:textId="77777777" w:rsidR="00BE2CF3" w:rsidRPr="001605E7" w:rsidRDefault="00BE2CF3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}</w:t>
            </w:r>
          </w:p>
        </w:tc>
      </w:tr>
    </w:tbl>
    <w:p w14:paraId="213A700C" w14:textId="77777777" w:rsidR="00BE2CF3" w:rsidRPr="001605E7" w:rsidRDefault="00BE2CF3" w:rsidP="00155A42">
      <w:pPr>
        <w:pStyle w:val="11"/>
        <w:rPr>
          <w:rFonts w:eastAsiaTheme="minorHAnsi"/>
        </w:rPr>
      </w:pPr>
    </w:p>
    <w:p w14:paraId="59E93FF2" w14:textId="0E86D1F3" w:rsidR="00696EF2" w:rsidRPr="001605E7" w:rsidRDefault="00696EF2" w:rsidP="003F6260">
      <w:pPr>
        <w:pStyle w:val="41"/>
        <w:rPr>
          <w:rFonts w:eastAsiaTheme="minorHAnsi"/>
        </w:rPr>
      </w:pPr>
      <w:r w:rsidRPr="001605E7">
        <w:rPr>
          <w:rFonts w:eastAsiaTheme="minorHAnsi"/>
        </w:rPr>
        <w:t>UDP Data Block</w:t>
      </w:r>
    </w:p>
    <w:p w14:paraId="6446FA9B" w14:textId="56705C6B" w:rsidR="00696EF2" w:rsidRPr="001605E7" w:rsidRDefault="00696EF2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 xml:space="preserve">UDP </w:t>
      </w:r>
      <w:r w:rsidRPr="001605E7">
        <w:rPr>
          <w:rFonts w:eastAsiaTheme="minorHAnsi" w:hint="eastAsia"/>
        </w:rPr>
        <w:t>통신은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비연결성의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특징이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있기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때문에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자신의</w:t>
      </w:r>
      <w:r w:rsidRPr="001605E7">
        <w:rPr>
          <w:rFonts w:eastAsiaTheme="minorHAnsi"/>
        </w:rPr>
        <w:t xml:space="preserve"> IP</w:t>
      </w:r>
      <w:r w:rsidRPr="001605E7">
        <w:rPr>
          <w:rFonts w:eastAsiaTheme="minorHAnsi" w:hint="eastAsia"/>
        </w:rPr>
        <w:t>와</w:t>
      </w:r>
      <w:r w:rsidRPr="001605E7">
        <w:rPr>
          <w:rFonts w:eastAsiaTheme="minorHAnsi"/>
        </w:rPr>
        <w:t xml:space="preserve"> PORT</w:t>
      </w:r>
      <w:r w:rsidRPr="001605E7">
        <w:rPr>
          <w:rFonts w:eastAsiaTheme="minorHAnsi" w:hint="eastAsia"/>
        </w:rPr>
        <w:t>만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맞으면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모든</w:t>
      </w:r>
      <w:r w:rsidRPr="001605E7">
        <w:rPr>
          <w:rFonts w:eastAsiaTheme="minorHAnsi"/>
        </w:rPr>
        <w:t xml:space="preserve"> UDP </w:t>
      </w:r>
      <w:r w:rsidR="008F781E" w:rsidRPr="001605E7">
        <w:rPr>
          <w:rFonts w:eastAsiaTheme="minorHAnsi"/>
        </w:rPr>
        <w:t>Packet</w:t>
      </w:r>
      <w:r w:rsidRPr="001605E7">
        <w:rPr>
          <w:rFonts w:eastAsiaTheme="minorHAnsi" w:hint="eastAsia"/>
        </w:rPr>
        <w:t>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다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수신해야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하기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때문에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원하지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않는</w:t>
      </w:r>
      <w:r w:rsidRPr="001605E7">
        <w:rPr>
          <w:rFonts w:eastAsiaTheme="minorHAnsi"/>
        </w:rPr>
        <w:t xml:space="preserve"> Broadcast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수신하거나</w:t>
      </w:r>
      <w:r w:rsidRPr="001605E7">
        <w:rPr>
          <w:rFonts w:eastAsiaTheme="minorHAnsi"/>
        </w:rPr>
        <w:t xml:space="preserve"> Multicast</w:t>
      </w:r>
      <w:r w:rsidRPr="001605E7">
        <w:rPr>
          <w:rFonts w:eastAsiaTheme="minorHAnsi" w:hint="eastAsia"/>
        </w:rPr>
        <w:t>로만</w:t>
      </w:r>
      <w:r w:rsidRPr="001605E7">
        <w:rPr>
          <w:rFonts w:eastAsiaTheme="minorHAnsi"/>
        </w:rPr>
        <w:t xml:space="preserve"> </w:t>
      </w:r>
      <w:r w:rsidR="00053E69" w:rsidRPr="001605E7">
        <w:rPr>
          <w:rFonts w:eastAsiaTheme="minorHAnsi"/>
        </w:rPr>
        <w:t>SOCKET</w:t>
      </w:r>
      <w:r w:rsidRPr="001605E7">
        <w:rPr>
          <w:rFonts w:eastAsiaTheme="minorHAnsi" w:hint="eastAsia"/>
        </w:rPr>
        <w:t>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사용하지만</w:t>
      </w:r>
      <w:r w:rsidRPr="001605E7">
        <w:rPr>
          <w:rFonts w:eastAsiaTheme="minorHAnsi"/>
        </w:rPr>
        <w:t xml:space="preserve"> Unicast, Broadcast </w:t>
      </w:r>
      <w:r w:rsidRPr="001605E7">
        <w:rPr>
          <w:rFonts w:eastAsiaTheme="minorHAnsi" w:hint="eastAsia"/>
        </w:rPr>
        <w:t>들을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다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수신해서</w:t>
      </w:r>
      <w:r w:rsidRPr="001605E7">
        <w:rPr>
          <w:rFonts w:eastAsiaTheme="minorHAnsi"/>
        </w:rPr>
        <w:t xml:space="preserve"> Receive </w:t>
      </w:r>
      <w:r w:rsidRPr="001605E7">
        <w:rPr>
          <w:rFonts w:eastAsiaTheme="minorHAnsi" w:hint="eastAsia"/>
        </w:rPr>
        <w:t>처리의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지연으로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정작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받아야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할</w:t>
      </w:r>
      <w:r w:rsidRPr="001605E7">
        <w:rPr>
          <w:rFonts w:eastAsiaTheme="minorHAnsi"/>
        </w:rPr>
        <w:t xml:space="preserve"> </w:t>
      </w:r>
      <w:r w:rsidR="008F781E" w:rsidRPr="001605E7">
        <w:rPr>
          <w:rFonts w:eastAsiaTheme="minorHAnsi"/>
        </w:rPr>
        <w:t>Packet</w:t>
      </w:r>
      <w:r w:rsidRPr="001605E7">
        <w:rPr>
          <w:rFonts w:eastAsiaTheme="minorHAnsi" w:hint="eastAsia"/>
        </w:rPr>
        <w:t>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받지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못하는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경우가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생길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수도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있다</w:t>
      </w:r>
      <w:r w:rsidRPr="001605E7">
        <w:rPr>
          <w:rFonts w:eastAsiaTheme="minorHAnsi"/>
        </w:rPr>
        <w:t>.</w:t>
      </w:r>
    </w:p>
    <w:p w14:paraId="12090865" w14:textId="553E71F5" w:rsidR="00696EF2" w:rsidRPr="001605E7" w:rsidRDefault="00696EF2" w:rsidP="00155A42">
      <w:pPr>
        <w:pStyle w:val="11"/>
        <w:rPr>
          <w:rFonts w:eastAsiaTheme="minorHAnsi"/>
        </w:rPr>
      </w:pPr>
      <w:r w:rsidRPr="001605E7">
        <w:rPr>
          <w:rFonts w:eastAsiaTheme="minorHAnsi" w:hint="eastAsia"/>
        </w:rPr>
        <w:t>그래서</w:t>
      </w:r>
      <w:r w:rsidRPr="001605E7">
        <w:rPr>
          <w:rFonts w:eastAsiaTheme="minorHAnsi"/>
        </w:rPr>
        <w:t xml:space="preserve"> W5100S</w:t>
      </w:r>
      <w:r w:rsidRPr="001605E7">
        <w:rPr>
          <w:rFonts w:eastAsiaTheme="minorHAnsi" w:hint="eastAsia"/>
        </w:rPr>
        <w:t>는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몇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가지</w:t>
      </w:r>
      <w:r w:rsidRPr="001605E7">
        <w:rPr>
          <w:rFonts w:eastAsiaTheme="minorHAnsi"/>
        </w:rPr>
        <w:t xml:space="preserve"> UDP Block </w:t>
      </w:r>
      <w:r w:rsidRPr="001605E7">
        <w:rPr>
          <w:rFonts w:eastAsiaTheme="minorHAnsi" w:hint="eastAsia"/>
        </w:rPr>
        <w:t>기능이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있다</w:t>
      </w:r>
      <w:r w:rsidRPr="001605E7">
        <w:rPr>
          <w:rFonts w:eastAsiaTheme="minorHAnsi"/>
        </w:rPr>
        <w:t xml:space="preserve">. </w:t>
      </w:r>
      <w:r w:rsidR="00053E69" w:rsidRPr="001605E7">
        <w:rPr>
          <w:rFonts w:eastAsiaTheme="minorHAnsi"/>
        </w:rPr>
        <w:t>SOCKET</w:t>
      </w:r>
      <w:r w:rsidRPr="001605E7">
        <w:rPr>
          <w:rFonts w:eastAsiaTheme="minorHAnsi" w:hint="eastAsia"/>
        </w:rPr>
        <w:t>을</w:t>
      </w:r>
      <w:r w:rsidRPr="001605E7">
        <w:rPr>
          <w:rFonts w:eastAsiaTheme="minorHAnsi"/>
        </w:rPr>
        <w:t xml:space="preserve"> Unicast </w:t>
      </w:r>
      <w:r w:rsidRPr="001605E7">
        <w:rPr>
          <w:rFonts w:eastAsiaTheme="minorHAnsi" w:hint="eastAsia"/>
        </w:rPr>
        <w:t>전송방식으로</w:t>
      </w:r>
      <w:r w:rsidRPr="001605E7">
        <w:rPr>
          <w:rFonts w:eastAsiaTheme="minorHAnsi"/>
        </w:rPr>
        <w:t xml:space="preserve"> Open</w:t>
      </w:r>
      <w:r w:rsidRPr="001605E7">
        <w:rPr>
          <w:rFonts w:eastAsiaTheme="minorHAnsi" w:hint="eastAsia"/>
        </w:rPr>
        <w:t>했을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경우에는</w:t>
      </w:r>
      <w:r w:rsidRPr="001605E7">
        <w:rPr>
          <w:rFonts w:eastAsiaTheme="minorHAnsi"/>
        </w:rPr>
        <w:t xml:space="preserve"> Sn_MR2(BCASTB) </w:t>
      </w:r>
      <w:r w:rsidRPr="001605E7">
        <w:rPr>
          <w:rFonts w:eastAsiaTheme="minorHAnsi" w:hint="eastAsia"/>
        </w:rPr>
        <w:t>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설정하면</w:t>
      </w:r>
      <w:r w:rsidRPr="001605E7">
        <w:rPr>
          <w:rFonts w:eastAsiaTheme="minorHAnsi"/>
        </w:rPr>
        <w:t xml:space="preserve"> Broadcast </w:t>
      </w:r>
      <w:r w:rsidRPr="001605E7">
        <w:rPr>
          <w:rFonts w:eastAsiaTheme="minorHAnsi" w:hint="eastAsia"/>
        </w:rPr>
        <w:t>전송의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모든</w:t>
      </w:r>
      <w:r w:rsidRPr="001605E7">
        <w:rPr>
          <w:rFonts w:eastAsiaTheme="minorHAnsi"/>
        </w:rPr>
        <w:t xml:space="preserve"> UDP </w:t>
      </w:r>
      <w:r w:rsidR="008F781E" w:rsidRPr="001605E7">
        <w:rPr>
          <w:rFonts w:eastAsiaTheme="minorHAnsi"/>
        </w:rPr>
        <w:t>Packet</w:t>
      </w:r>
      <w:r w:rsidRPr="001605E7">
        <w:rPr>
          <w:rFonts w:eastAsiaTheme="minorHAnsi" w:hint="eastAsia"/>
        </w:rPr>
        <w:t>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받지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않는다</w:t>
      </w:r>
      <w:r w:rsidRPr="001605E7">
        <w:rPr>
          <w:rFonts w:eastAsiaTheme="minorHAnsi"/>
        </w:rPr>
        <w:t xml:space="preserve">. </w:t>
      </w:r>
      <w:r w:rsidRPr="001605E7">
        <w:rPr>
          <w:rFonts w:eastAsiaTheme="minorHAnsi" w:hint="eastAsia"/>
        </w:rPr>
        <w:t>또한</w:t>
      </w:r>
      <w:r w:rsidRPr="001605E7">
        <w:rPr>
          <w:rFonts w:eastAsiaTheme="minorHAnsi"/>
        </w:rPr>
        <w:t xml:space="preserve"> </w:t>
      </w:r>
      <w:r w:rsidR="00053E69" w:rsidRPr="001605E7">
        <w:rPr>
          <w:rFonts w:eastAsiaTheme="minorHAnsi"/>
        </w:rPr>
        <w:t>SOCKET</w:t>
      </w:r>
      <w:r w:rsidRPr="001605E7">
        <w:rPr>
          <w:rFonts w:eastAsiaTheme="minorHAnsi" w:hint="eastAsia"/>
        </w:rPr>
        <w:t>을</w:t>
      </w:r>
      <w:r w:rsidRPr="001605E7">
        <w:rPr>
          <w:rFonts w:eastAsiaTheme="minorHAnsi"/>
        </w:rPr>
        <w:t xml:space="preserve"> Multicast</w:t>
      </w:r>
      <w:r w:rsidRPr="001605E7">
        <w:rPr>
          <w:rFonts w:eastAsiaTheme="minorHAnsi" w:hint="eastAsia"/>
        </w:rPr>
        <w:t>로</w:t>
      </w:r>
      <w:r w:rsidRPr="001605E7">
        <w:rPr>
          <w:rFonts w:eastAsiaTheme="minorHAnsi"/>
        </w:rPr>
        <w:t xml:space="preserve"> Open</w:t>
      </w:r>
      <w:r w:rsidRPr="001605E7">
        <w:rPr>
          <w:rFonts w:eastAsiaTheme="minorHAnsi" w:hint="eastAsia"/>
        </w:rPr>
        <w:t>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경우에는</w:t>
      </w:r>
      <w:r w:rsidRPr="001605E7">
        <w:rPr>
          <w:rFonts w:eastAsiaTheme="minorHAnsi"/>
        </w:rPr>
        <w:t xml:space="preserve"> Sn_MR2(BCASTB) </w:t>
      </w:r>
      <w:r w:rsidRPr="001605E7">
        <w:rPr>
          <w:rFonts w:eastAsiaTheme="minorHAnsi" w:hint="eastAsia"/>
        </w:rPr>
        <w:t>기능을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통해서</w:t>
      </w:r>
      <w:r w:rsidRPr="001605E7">
        <w:rPr>
          <w:rFonts w:eastAsiaTheme="minorHAnsi"/>
        </w:rPr>
        <w:t xml:space="preserve"> Broadcast </w:t>
      </w:r>
      <w:r w:rsidRPr="001605E7">
        <w:rPr>
          <w:rFonts w:eastAsiaTheme="minorHAnsi" w:hint="eastAsia"/>
        </w:rPr>
        <w:t>전송</w:t>
      </w:r>
      <w:r w:rsidRPr="001605E7">
        <w:rPr>
          <w:rFonts w:eastAsiaTheme="minorHAnsi"/>
        </w:rPr>
        <w:t xml:space="preserve"> </w:t>
      </w:r>
      <w:r w:rsidR="008F781E" w:rsidRPr="001605E7">
        <w:rPr>
          <w:rFonts w:eastAsiaTheme="minorHAnsi"/>
        </w:rPr>
        <w:t>Packet</w:t>
      </w:r>
      <w:r w:rsidRPr="001605E7">
        <w:rPr>
          <w:rFonts w:eastAsiaTheme="minorHAnsi" w:hint="eastAsia"/>
        </w:rPr>
        <w:t>을</w:t>
      </w:r>
      <w:r w:rsidRPr="001605E7">
        <w:rPr>
          <w:rFonts w:eastAsiaTheme="minorHAnsi"/>
        </w:rPr>
        <w:t xml:space="preserve"> Block</w:t>
      </w:r>
      <w:r w:rsidRPr="001605E7">
        <w:rPr>
          <w:rFonts w:eastAsiaTheme="minorHAnsi" w:hint="eastAsia"/>
        </w:rPr>
        <w:t>할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수도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있고</w:t>
      </w:r>
      <w:r w:rsidRPr="001605E7">
        <w:rPr>
          <w:rFonts w:eastAsiaTheme="minorHAnsi"/>
        </w:rPr>
        <w:t xml:space="preserve"> Sn_MR2(UCASTB) </w:t>
      </w:r>
      <w:r w:rsidRPr="001605E7">
        <w:rPr>
          <w:rFonts w:eastAsiaTheme="minorHAnsi" w:hint="eastAsia"/>
        </w:rPr>
        <w:t>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설정해</w:t>
      </w:r>
      <w:r w:rsidRPr="001605E7">
        <w:rPr>
          <w:rFonts w:eastAsiaTheme="minorHAnsi"/>
        </w:rPr>
        <w:t xml:space="preserve"> Unicast </w:t>
      </w:r>
      <w:r w:rsidRPr="001605E7">
        <w:rPr>
          <w:rFonts w:eastAsiaTheme="minorHAnsi" w:hint="eastAsia"/>
        </w:rPr>
        <w:t>전송으로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오는</w:t>
      </w:r>
      <w:r w:rsidRPr="001605E7">
        <w:rPr>
          <w:rFonts w:eastAsiaTheme="minorHAnsi"/>
        </w:rPr>
        <w:t xml:space="preserve"> UDP</w:t>
      </w:r>
      <w:r w:rsidRPr="001605E7">
        <w:rPr>
          <w:rFonts w:eastAsiaTheme="minorHAnsi" w:hint="eastAsia"/>
        </w:rPr>
        <w:t>까지</w:t>
      </w:r>
      <w:r w:rsidRPr="001605E7">
        <w:rPr>
          <w:rFonts w:eastAsiaTheme="minorHAnsi"/>
        </w:rPr>
        <w:t xml:space="preserve"> Block</w:t>
      </w:r>
      <w:r w:rsidRPr="001605E7">
        <w:rPr>
          <w:rFonts w:eastAsiaTheme="minorHAnsi" w:hint="eastAsia"/>
        </w:rPr>
        <w:t>시켜서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온전히</w:t>
      </w:r>
      <w:r w:rsidRPr="001605E7">
        <w:rPr>
          <w:rFonts w:eastAsiaTheme="minorHAnsi"/>
        </w:rPr>
        <w:t xml:space="preserve"> </w:t>
      </w:r>
      <w:r w:rsidR="00053E69" w:rsidRPr="001605E7">
        <w:rPr>
          <w:rFonts w:eastAsiaTheme="minorHAnsi"/>
        </w:rPr>
        <w:t>SOCKET</w:t>
      </w:r>
      <w:r w:rsidRPr="001605E7">
        <w:rPr>
          <w:rFonts w:eastAsiaTheme="minorHAnsi" w:hint="eastAsia"/>
        </w:rPr>
        <w:t>이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가입한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그룹의</w:t>
      </w:r>
      <w:r w:rsidRPr="001605E7">
        <w:rPr>
          <w:rFonts w:eastAsiaTheme="minorHAnsi"/>
        </w:rPr>
        <w:t xml:space="preserve"> Multicast </w:t>
      </w:r>
      <w:r w:rsidRPr="001605E7">
        <w:rPr>
          <w:rFonts w:eastAsiaTheme="minorHAnsi" w:hint="eastAsia"/>
        </w:rPr>
        <w:t>전송</w:t>
      </w:r>
      <w:r w:rsidRPr="001605E7">
        <w:rPr>
          <w:rFonts w:eastAsiaTheme="minorHAnsi"/>
        </w:rPr>
        <w:t xml:space="preserve"> </w:t>
      </w:r>
      <w:r w:rsidR="008F781E" w:rsidRPr="001605E7">
        <w:rPr>
          <w:rFonts w:eastAsiaTheme="minorHAnsi"/>
        </w:rPr>
        <w:t>Packet</w:t>
      </w:r>
      <w:r w:rsidRPr="001605E7">
        <w:rPr>
          <w:rFonts w:eastAsiaTheme="minorHAnsi" w:hint="eastAsia"/>
        </w:rPr>
        <w:t>만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수신하도록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설정할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있다</w:t>
      </w:r>
      <w:r w:rsidRPr="001605E7">
        <w:rPr>
          <w:rFonts w:eastAsiaTheme="minorHAnsi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/>
        <w:tblLook w:val="04A0" w:firstRow="1" w:lastRow="0" w:firstColumn="1" w:lastColumn="0" w:noHBand="0" w:noVBand="1"/>
      </w:tblPr>
      <w:tblGrid>
        <w:gridCol w:w="8495"/>
      </w:tblGrid>
      <w:tr w:rsidR="00BE2CF3" w:rsidRPr="00546234" w14:paraId="489F0B31" w14:textId="77777777" w:rsidTr="00BE2CF3">
        <w:tc>
          <w:tcPr>
            <w:tcW w:w="8495" w:type="dxa"/>
            <w:shd w:val="clear" w:color="auto" w:fill="F2F2F2"/>
          </w:tcPr>
          <w:p w14:paraId="7F93B65F" w14:textId="77777777" w:rsidR="00BE2CF3" w:rsidRPr="001605E7" w:rsidRDefault="00BE2CF3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{</w:t>
            </w:r>
          </w:p>
          <w:p w14:paraId="60C856BE" w14:textId="77777777" w:rsidR="006F64A8" w:rsidRPr="001605E7" w:rsidRDefault="006F64A8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UNICAST BLOCK</w:t>
            </w:r>
            <w:r w:rsidR="00BE2CF3" w:rsidRPr="001605E7">
              <w:rPr>
                <w:rFonts w:eastAsiaTheme="minorHAnsi"/>
              </w:rPr>
              <w:t xml:space="preserve"> :</w:t>
            </w:r>
          </w:p>
          <w:p w14:paraId="00B49729" w14:textId="77777777" w:rsidR="006F64A8" w:rsidRPr="001605E7" w:rsidRDefault="006F64A8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ab/>
              <w:t>Sn_DHAR0 = 0x01;</w:t>
            </w:r>
            <w:r w:rsidRPr="001605E7">
              <w:rPr>
                <w:rFonts w:eastAsiaTheme="minorHAnsi"/>
              </w:rPr>
              <w:tab/>
              <w:t>/* set Multicast group MAC address */</w:t>
            </w:r>
          </w:p>
          <w:p w14:paraId="2B17B518" w14:textId="77777777" w:rsidR="006F64A8" w:rsidRPr="001605E7" w:rsidRDefault="006F64A8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ab/>
              <w:t>Sn_DHAR1 = 0x00;</w:t>
            </w:r>
          </w:p>
          <w:p w14:paraId="478B3236" w14:textId="77777777" w:rsidR="006F64A8" w:rsidRPr="001605E7" w:rsidRDefault="006F64A8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ab/>
              <w:t>Sn_DHAR2 = 0x5E;</w:t>
            </w:r>
          </w:p>
          <w:p w14:paraId="42121473" w14:textId="77777777" w:rsidR="006F64A8" w:rsidRPr="001605E7" w:rsidRDefault="006F64A8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ab/>
              <w:t>Sn_DHAR3 = 0x00;</w:t>
            </w:r>
          </w:p>
          <w:p w14:paraId="4AA7653B" w14:textId="77777777" w:rsidR="006F64A8" w:rsidRPr="001605E7" w:rsidRDefault="006F64A8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ab/>
              <w:t>Sn_DHAR4 = 0x00;</w:t>
            </w:r>
          </w:p>
          <w:p w14:paraId="12E36007" w14:textId="77777777" w:rsidR="006F64A8" w:rsidRPr="001605E7" w:rsidRDefault="006F64A8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ab/>
              <w:t>Sn_DHAR5 = 0x64;</w:t>
            </w:r>
          </w:p>
          <w:p w14:paraId="37E7ACFB" w14:textId="77777777" w:rsidR="006F64A8" w:rsidRPr="001605E7" w:rsidRDefault="006F64A8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ab/>
              <w:t>Sn_DIPR0 = 224;</w:t>
            </w:r>
            <w:r w:rsidRPr="001605E7">
              <w:rPr>
                <w:rFonts w:eastAsiaTheme="minorHAnsi"/>
              </w:rPr>
              <w:tab/>
            </w:r>
            <w:r w:rsidRPr="001605E7">
              <w:rPr>
                <w:rFonts w:eastAsiaTheme="minorHAnsi"/>
              </w:rPr>
              <w:tab/>
              <w:t>/* set Multicast group IP address */</w:t>
            </w:r>
          </w:p>
          <w:p w14:paraId="4DE3FB1D" w14:textId="77777777" w:rsidR="006F64A8" w:rsidRPr="001605E7" w:rsidRDefault="006F64A8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ab/>
              <w:t>Sn_DIPR1 = 0;</w:t>
            </w:r>
          </w:p>
          <w:p w14:paraId="3E2570E3" w14:textId="77777777" w:rsidR="006F64A8" w:rsidRPr="001605E7" w:rsidRDefault="006F64A8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ab/>
              <w:t>Sn_DIPR2 = 0;</w:t>
            </w:r>
          </w:p>
          <w:p w14:paraId="3D6876C7" w14:textId="77777777" w:rsidR="006F64A8" w:rsidRPr="001605E7" w:rsidRDefault="006F64A8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ab/>
              <w:t>Sn_DIPR3 = 100;</w:t>
            </w:r>
          </w:p>
          <w:p w14:paraId="6BA1809D" w14:textId="77777777" w:rsidR="006F64A8" w:rsidRPr="001605E7" w:rsidRDefault="006F64A8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ab/>
              <w:t>Sn_DPORTR = 0x1388</w:t>
            </w:r>
            <w:r w:rsidRPr="001605E7">
              <w:rPr>
                <w:rFonts w:eastAsiaTheme="minorHAnsi"/>
              </w:rPr>
              <w:tab/>
              <w:t>/* set Multicast group PORT number */</w:t>
            </w:r>
          </w:p>
          <w:p w14:paraId="2DCFFC73" w14:textId="77777777" w:rsidR="006F64A8" w:rsidRPr="001605E7" w:rsidRDefault="006F64A8" w:rsidP="00155A42">
            <w:pPr>
              <w:pStyle w:val="11"/>
              <w:rPr>
                <w:rFonts w:eastAsiaTheme="minorHAnsi"/>
              </w:rPr>
            </w:pPr>
          </w:p>
          <w:p w14:paraId="1F149388" w14:textId="77777777" w:rsidR="006F64A8" w:rsidRPr="001605E7" w:rsidRDefault="006F64A8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Sn_MR = UDP | Multicast;</w:t>
            </w:r>
          </w:p>
          <w:p w14:paraId="736C9461" w14:textId="77777777" w:rsidR="006F64A8" w:rsidRPr="001605E7" w:rsidRDefault="006F64A8" w:rsidP="00155A42">
            <w:pPr>
              <w:pStyle w:val="11"/>
              <w:rPr>
                <w:rFonts w:eastAsiaTheme="minorHAnsi"/>
              </w:rPr>
            </w:pPr>
          </w:p>
          <w:p w14:paraId="2785547C" w14:textId="77777777" w:rsidR="006F64A8" w:rsidRPr="001605E7" w:rsidRDefault="006F64A8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ab/>
              <w:t>Sn_CR = OPEN;</w:t>
            </w:r>
          </w:p>
          <w:p w14:paraId="4106EDA4" w14:textId="77777777" w:rsidR="006F64A8" w:rsidRPr="001605E7" w:rsidRDefault="006F64A8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ab/>
              <w:t xml:space="preserve">if(Sn_SR != SOCK_UDP) Sn_CR = CLOSE; goto </w:t>
            </w:r>
            <w:r w:rsidR="00376103" w:rsidRPr="001605E7">
              <w:rPr>
                <w:rFonts w:eastAsiaTheme="minorHAnsi"/>
              </w:rPr>
              <w:t>UNICAST BLOCK</w:t>
            </w:r>
            <w:r w:rsidRPr="001605E7">
              <w:rPr>
                <w:rFonts w:eastAsiaTheme="minorHAnsi"/>
              </w:rPr>
              <w:t>;</w:t>
            </w:r>
          </w:p>
          <w:p w14:paraId="41D78931" w14:textId="77777777" w:rsidR="006F64A8" w:rsidRPr="001605E7" w:rsidRDefault="006F64A8" w:rsidP="00155A42">
            <w:pPr>
              <w:pStyle w:val="11"/>
              <w:rPr>
                <w:rFonts w:eastAsiaTheme="minorHAnsi"/>
              </w:rPr>
            </w:pPr>
          </w:p>
          <w:p w14:paraId="04B6E3C3" w14:textId="77777777" w:rsidR="00376103" w:rsidRPr="001605E7" w:rsidRDefault="00376103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Sn_MR2 = UCASTB;</w:t>
            </w:r>
          </w:p>
          <w:p w14:paraId="774C63D6" w14:textId="77777777" w:rsidR="00BE2CF3" w:rsidRPr="001605E7" w:rsidRDefault="00BE2CF3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}</w:t>
            </w:r>
          </w:p>
        </w:tc>
      </w:tr>
      <w:tr w:rsidR="006F64A8" w:rsidRPr="00546234" w14:paraId="48ACF8FE" w14:textId="77777777" w:rsidTr="006F64A8">
        <w:tc>
          <w:tcPr>
            <w:tcW w:w="8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87D39C9" w14:textId="77777777" w:rsidR="006F64A8" w:rsidRPr="001605E7" w:rsidRDefault="006F64A8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{</w:t>
            </w:r>
          </w:p>
          <w:p w14:paraId="171E857A" w14:textId="77777777" w:rsidR="006F64A8" w:rsidRPr="001605E7" w:rsidRDefault="006F64A8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MULTICAST BLOCK :</w:t>
            </w:r>
          </w:p>
          <w:p w14:paraId="08F3484E" w14:textId="77777777" w:rsidR="00841374" w:rsidRPr="001605E7" w:rsidRDefault="0084137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Sn MR = UDP;</w:t>
            </w:r>
          </w:p>
          <w:p w14:paraId="7829878A" w14:textId="77777777" w:rsidR="00841374" w:rsidRPr="001605E7" w:rsidRDefault="0084137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Sn_CR = OPEN;</w:t>
            </w:r>
          </w:p>
          <w:p w14:paraId="6C41A39B" w14:textId="77777777" w:rsidR="00841374" w:rsidRPr="001605E7" w:rsidRDefault="0084137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ab/>
              <w:t>if(Sn_SR != SOCK_UDP) Sn_CR = CLOSE; goto MULTICAST BLOCK;</w:t>
            </w:r>
          </w:p>
          <w:p w14:paraId="2D2E4F7F" w14:textId="77777777" w:rsidR="00841374" w:rsidRPr="001605E7" w:rsidRDefault="00841374" w:rsidP="00155A42">
            <w:pPr>
              <w:pStyle w:val="11"/>
              <w:rPr>
                <w:rFonts w:eastAsiaTheme="minorHAnsi"/>
              </w:rPr>
            </w:pPr>
          </w:p>
          <w:p w14:paraId="64AC7B0C" w14:textId="77777777" w:rsidR="006F64A8" w:rsidRPr="001605E7" w:rsidRDefault="00376103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Sn_MR2 = MCASTB;</w:t>
            </w:r>
          </w:p>
          <w:p w14:paraId="47F9793D" w14:textId="77777777" w:rsidR="006F64A8" w:rsidRPr="001605E7" w:rsidRDefault="006F64A8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}</w:t>
            </w:r>
          </w:p>
        </w:tc>
      </w:tr>
      <w:tr w:rsidR="00376103" w:rsidRPr="00546234" w14:paraId="356ACBE0" w14:textId="77777777" w:rsidTr="00376103">
        <w:tc>
          <w:tcPr>
            <w:tcW w:w="8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ED90E54" w14:textId="77777777" w:rsidR="00376103" w:rsidRPr="001605E7" w:rsidRDefault="00376103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{</w:t>
            </w:r>
          </w:p>
          <w:p w14:paraId="58076F20" w14:textId="77777777" w:rsidR="00376103" w:rsidRPr="001605E7" w:rsidRDefault="00376103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BROADCAST BLOCK :</w:t>
            </w:r>
          </w:p>
          <w:p w14:paraId="303F0AD3" w14:textId="77777777" w:rsidR="00841374" w:rsidRPr="001605E7" w:rsidRDefault="0084137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Sn_MR = UDP; </w:t>
            </w:r>
          </w:p>
          <w:p w14:paraId="7D8EFF37" w14:textId="77777777" w:rsidR="00841374" w:rsidRPr="001605E7" w:rsidRDefault="0084137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Sn_CR = OPEN;</w:t>
            </w:r>
          </w:p>
          <w:p w14:paraId="71E1D484" w14:textId="77777777" w:rsidR="00841374" w:rsidRPr="001605E7" w:rsidRDefault="0084137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ab/>
              <w:t>if(Sn_SR != SOCK_UDP) Sn_CR = CLOSE; goto BROADCAST BLOCK;</w:t>
            </w:r>
          </w:p>
          <w:p w14:paraId="7FA2CFC0" w14:textId="77777777" w:rsidR="00841374" w:rsidRPr="001605E7" w:rsidRDefault="00841374" w:rsidP="00155A42">
            <w:pPr>
              <w:pStyle w:val="11"/>
              <w:rPr>
                <w:rFonts w:eastAsiaTheme="minorHAnsi"/>
              </w:rPr>
            </w:pPr>
          </w:p>
          <w:p w14:paraId="2408E613" w14:textId="77777777" w:rsidR="00376103" w:rsidRPr="001605E7" w:rsidRDefault="00376103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Sn_MR2 = BCASTB;</w:t>
            </w:r>
          </w:p>
          <w:p w14:paraId="046F1AFB" w14:textId="77777777" w:rsidR="00376103" w:rsidRPr="001605E7" w:rsidRDefault="00376103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}</w:t>
            </w:r>
          </w:p>
        </w:tc>
      </w:tr>
    </w:tbl>
    <w:p w14:paraId="5D1C2F28" w14:textId="77777777" w:rsidR="00696EF2" w:rsidRPr="001605E7" w:rsidRDefault="00696EF2" w:rsidP="00155A42">
      <w:pPr>
        <w:pStyle w:val="11"/>
        <w:rPr>
          <w:rFonts w:eastAsiaTheme="minorHAnsi"/>
        </w:rPr>
      </w:pPr>
    </w:p>
    <w:p w14:paraId="1D4A091F" w14:textId="65312114" w:rsidR="00696EF2" w:rsidRPr="001605E7" w:rsidRDefault="00696EF2" w:rsidP="003F6260">
      <w:pPr>
        <w:pStyle w:val="41"/>
        <w:rPr>
          <w:rFonts w:eastAsiaTheme="minorHAnsi"/>
        </w:rPr>
      </w:pPr>
      <w:r w:rsidRPr="001605E7">
        <w:rPr>
          <w:rFonts w:eastAsiaTheme="minorHAnsi"/>
        </w:rPr>
        <w:t>Port Unreachable</w:t>
      </w:r>
      <w:r w:rsidR="00E24BD6" w:rsidRPr="001605E7">
        <w:rPr>
          <w:rFonts w:eastAsiaTheme="minorHAnsi"/>
        </w:rPr>
        <w:t xml:space="preserve"> Block</w:t>
      </w:r>
    </w:p>
    <w:p w14:paraId="3C4C99D7" w14:textId="475549E0" w:rsidR="00696EF2" w:rsidRPr="001605E7" w:rsidRDefault="00696EF2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 xml:space="preserve">UDP </w:t>
      </w:r>
      <w:r w:rsidR="008F781E" w:rsidRPr="001605E7">
        <w:rPr>
          <w:rFonts w:eastAsiaTheme="minorHAnsi"/>
        </w:rPr>
        <w:t>Packet</w:t>
      </w:r>
      <w:r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수신할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상대방의</w:t>
      </w:r>
      <w:r w:rsidRPr="001605E7">
        <w:rPr>
          <w:rFonts w:eastAsiaTheme="minorHAnsi"/>
        </w:rPr>
        <w:t xml:space="preserve"> Port </w:t>
      </w:r>
      <w:r w:rsidRPr="001605E7">
        <w:rPr>
          <w:rFonts w:eastAsiaTheme="minorHAnsi" w:hint="eastAsia"/>
        </w:rPr>
        <w:t>번호를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가지고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있다</w:t>
      </w:r>
      <w:r w:rsidRPr="001605E7">
        <w:rPr>
          <w:rFonts w:eastAsiaTheme="minorHAnsi"/>
        </w:rPr>
        <w:t xml:space="preserve">. </w:t>
      </w:r>
      <w:r w:rsidRPr="001605E7">
        <w:rPr>
          <w:rFonts w:eastAsiaTheme="minorHAnsi" w:hint="eastAsia"/>
        </w:rPr>
        <w:t>그런데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만약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상대방이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해당</w:t>
      </w:r>
      <w:r w:rsidRPr="001605E7">
        <w:rPr>
          <w:rFonts w:eastAsiaTheme="minorHAnsi"/>
        </w:rPr>
        <w:t xml:space="preserve"> Port</w:t>
      </w:r>
      <w:r w:rsidRPr="001605E7">
        <w:rPr>
          <w:rFonts w:eastAsiaTheme="minorHAnsi" w:hint="eastAsia"/>
        </w:rPr>
        <w:t>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존재하지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않는다면</w:t>
      </w:r>
      <w:r w:rsidRPr="001605E7">
        <w:rPr>
          <w:rFonts w:eastAsiaTheme="minorHAnsi"/>
        </w:rPr>
        <w:t xml:space="preserve"> UDP </w:t>
      </w:r>
      <w:r w:rsidR="008F781E" w:rsidRPr="001605E7">
        <w:rPr>
          <w:rFonts w:eastAsiaTheme="minorHAnsi"/>
        </w:rPr>
        <w:t>Packet</w:t>
      </w:r>
      <w:r w:rsidRPr="001605E7">
        <w:rPr>
          <w:rFonts w:eastAsiaTheme="minorHAnsi" w:hint="eastAsia"/>
        </w:rPr>
        <w:t>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수신하지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않고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대신</w:t>
      </w:r>
      <w:r w:rsidRPr="001605E7">
        <w:rPr>
          <w:rFonts w:eastAsiaTheme="minorHAnsi"/>
        </w:rPr>
        <w:t xml:space="preserve"> Port Unreachable </w:t>
      </w:r>
      <w:r w:rsidRPr="001605E7">
        <w:rPr>
          <w:rFonts w:eastAsiaTheme="minorHAnsi" w:hint="eastAsia"/>
        </w:rPr>
        <w:t>이라는</w:t>
      </w:r>
      <w:r w:rsidRPr="001605E7">
        <w:rPr>
          <w:rFonts w:eastAsiaTheme="minorHAnsi"/>
        </w:rPr>
        <w:t xml:space="preserve"> </w:t>
      </w:r>
      <w:r w:rsidR="008F781E" w:rsidRPr="001605E7">
        <w:rPr>
          <w:rFonts w:eastAsiaTheme="minorHAnsi"/>
        </w:rPr>
        <w:t>Packet</w:t>
      </w:r>
      <w:r w:rsidRPr="001605E7">
        <w:rPr>
          <w:rFonts w:eastAsiaTheme="minorHAnsi" w:hint="eastAsia"/>
        </w:rPr>
        <w:t>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전송해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줌으로써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해당</w:t>
      </w:r>
      <w:r w:rsidRPr="001605E7">
        <w:rPr>
          <w:rFonts w:eastAsiaTheme="minorHAnsi"/>
        </w:rPr>
        <w:t xml:space="preserve"> Port</w:t>
      </w:r>
      <w:r w:rsidRPr="001605E7">
        <w:rPr>
          <w:rFonts w:eastAsiaTheme="minorHAnsi" w:hint="eastAsia"/>
        </w:rPr>
        <w:t>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없음을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알린다</w:t>
      </w:r>
      <w:r w:rsidRPr="001605E7">
        <w:rPr>
          <w:rFonts w:eastAsiaTheme="minorHAnsi"/>
        </w:rPr>
        <w:t>. Port Unreachable</w:t>
      </w:r>
      <w:r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ICMP </w:t>
      </w:r>
      <w:r w:rsidRPr="001605E7">
        <w:rPr>
          <w:rFonts w:eastAsiaTheme="minorHAnsi" w:hint="eastAsia"/>
        </w:rPr>
        <w:t>프로토콜의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메시지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형태로</w:t>
      </w:r>
      <w:r w:rsidRPr="001605E7">
        <w:rPr>
          <w:rFonts w:eastAsiaTheme="minorHAnsi"/>
        </w:rPr>
        <w:t xml:space="preserve"> Type</w:t>
      </w:r>
      <w:r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3</w:t>
      </w:r>
      <w:r w:rsidRPr="001605E7">
        <w:rPr>
          <w:rFonts w:eastAsiaTheme="minorHAnsi" w:hint="eastAsia"/>
        </w:rPr>
        <w:t>이고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데이터에는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수신되지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못한</w:t>
      </w:r>
      <w:r w:rsidRPr="001605E7">
        <w:rPr>
          <w:rFonts w:eastAsiaTheme="minorHAnsi"/>
        </w:rPr>
        <w:t xml:space="preserve"> UDP</w:t>
      </w:r>
      <w:r w:rsidR="008F781E" w:rsidRPr="001605E7">
        <w:rPr>
          <w:rFonts w:eastAsiaTheme="minorHAnsi"/>
        </w:rPr>
        <w:t>Packet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IP</w:t>
      </w:r>
      <w:r w:rsidRPr="001605E7">
        <w:rPr>
          <w:rFonts w:eastAsiaTheme="minorHAnsi" w:hint="eastAsia"/>
        </w:rPr>
        <w:t>해더와</w:t>
      </w:r>
      <w:r w:rsidRPr="001605E7">
        <w:rPr>
          <w:rFonts w:eastAsiaTheme="minorHAnsi"/>
        </w:rPr>
        <w:t xml:space="preserve"> UDP</w:t>
      </w:r>
      <w:r w:rsidRPr="001605E7">
        <w:rPr>
          <w:rFonts w:eastAsiaTheme="minorHAnsi" w:hint="eastAsia"/>
        </w:rPr>
        <w:t>해더가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포함된다</w:t>
      </w:r>
      <w:r w:rsidRPr="001605E7">
        <w:rPr>
          <w:rFonts w:eastAsiaTheme="minorHAnsi"/>
        </w:rPr>
        <w:t>.</w:t>
      </w:r>
      <w:r w:rsidR="00E24BD6" w:rsidRPr="001605E7">
        <w:rPr>
          <w:rFonts w:eastAsiaTheme="minorHAnsi"/>
        </w:rPr>
        <w:t xml:space="preserve"> </w:t>
      </w:r>
      <w:r w:rsidR="00E24BD6" w:rsidRPr="001605E7">
        <w:rPr>
          <w:rFonts w:eastAsiaTheme="minorHAnsi" w:hint="eastAsia"/>
        </w:rPr>
        <w:t>하지만</w:t>
      </w:r>
      <w:r w:rsidR="00E24BD6" w:rsidRPr="001605E7">
        <w:rPr>
          <w:rFonts w:eastAsiaTheme="minorHAnsi"/>
        </w:rPr>
        <w:t xml:space="preserve"> </w:t>
      </w:r>
      <w:r w:rsidR="00E24BD6" w:rsidRPr="001605E7">
        <w:rPr>
          <w:rFonts w:eastAsiaTheme="minorHAnsi" w:hint="eastAsia"/>
        </w:rPr>
        <w:t>이</w:t>
      </w:r>
      <w:r w:rsidR="00E24BD6" w:rsidRPr="001605E7">
        <w:rPr>
          <w:rFonts w:eastAsiaTheme="minorHAnsi"/>
        </w:rPr>
        <w:t xml:space="preserve"> port unreachable </w:t>
      </w:r>
      <w:r w:rsidR="008F781E" w:rsidRPr="001605E7">
        <w:rPr>
          <w:rFonts w:eastAsiaTheme="minorHAnsi"/>
        </w:rPr>
        <w:t>Packet</w:t>
      </w:r>
      <w:r w:rsidR="00E24BD6" w:rsidRPr="001605E7">
        <w:rPr>
          <w:rFonts w:eastAsiaTheme="minorHAnsi" w:hint="eastAsia"/>
        </w:rPr>
        <w:t>의</w:t>
      </w:r>
      <w:r w:rsidR="00E24BD6" w:rsidRPr="001605E7">
        <w:rPr>
          <w:rFonts w:eastAsiaTheme="minorHAnsi"/>
        </w:rPr>
        <w:t xml:space="preserve"> </w:t>
      </w:r>
      <w:r w:rsidR="00E24BD6" w:rsidRPr="001605E7">
        <w:rPr>
          <w:rFonts w:eastAsiaTheme="minorHAnsi" w:hint="eastAsia"/>
        </w:rPr>
        <w:t>원리를</w:t>
      </w:r>
      <w:r w:rsidR="00E24BD6" w:rsidRPr="001605E7">
        <w:rPr>
          <w:rFonts w:eastAsiaTheme="minorHAnsi"/>
        </w:rPr>
        <w:t xml:space="preserve"> </w:t>
      </w:r>
      <w:r w:rsidR="00E24BD6" w:rsidRPr="001605E7">
        <w:rPr>
          <w:rFonts w:eastAsiaTheme="minorHAnsi" w:hint="eastAsia"/>
        </w:rPr>
        <w:t>이용하여</w:t>
      </w:r>
      <w:r w:rsidR="00E24BD6" w:rsidRPr="001605E7">
        <w:rPr>
          <w:rFonts w:eastAsiaTheme="minorHAnsi"/>
        </w:rPr>
        <w:t xml:space="preserve"> </w:t>
      </w:r>
      <w:r w:rsidR="00E24BD6" w:rsidRPr="001605E7">
        <w:rPr>
          <w:rFonts w:eastAsiaTheme="minorHAnsi" w:hint="eastAsia"/>
        </w:rPr>
        <w:t>모든</w:t>
      </w:r>
      <w:r w:rsidR="00E24BD6" w:rsidRPr="001605E7">
        <w:rPr>
          <w:rFonts w:eastAsiaTheme="minorHAnsi"/>
        </w:rPr>
        <w:t xml:space="preserve"> port</w:t>
      </w:r>
      <w:r w:rsidR="00E24BD6" w:rsidRPr="001605E7">
        <w:rPr>
          <w:rFonts w:eastAsiaTheme="minorHAnsi" w:hint="eastAsia"/>
        </w:rPr>
        <w:t>로</w:t>
      </w:r>
      <w:r w:rsidR="00E24BD6" w:rsidRPr="001605E7">
        <w:rPr>
          <w:rFonts w:eastAsiaTheme="minorHAnsi"/>
        </w:rPr>
        <w:t xml:space="preserve"> packet</w:t>
      </w:r>
      <w:r w:rsidR="00E24BD6" w:rsidRPr="001605E7">
        <w:rPr>
          <w:rFonts w:eastAsiaTheme="minorHAnsi" w:hint="eastAsia"/>
        </w:rPr>
        <w:t>을</w:t>
      </w:r>
      <w:r w:rsidR="00E24BD6" w:rsidRPr="001605E7">
        <w:rPr>
          <w:rFonts w:eastAsiaTheme="minorHAnsi"/>
        </w:rPr>
        <w:t xml:space="preserve"> </w:t>
      </w:r>
      <w:r w:rsidR="00E24BD6" w:rsidRPr="001605E7">
        <w:rPr>
          <w:rFonts w:eastAsiaTheme="minorHAnsi" w:hint="eastAsia"/>
        </w:rPr>
        <w:t>보내게</w:t>
      </w:r>
      <w:r w:rsidR="00E24BD6" w:rsidRPr="001605E7">
        <w:rPr>
          <w:rFonts w:eastAsiaTheme="minorHAnsi"/>
        </w:rPr>
        <w:t xml:space="preserve"> </w:t>
      </w:r>
      <w:r w:rsidR="00E24BD6" w:rsidRPr="001605E7">
        <w:rPr>
          <w:rFonts w:eastAsiaTheme="minorHAnsi" w:hint="eastAsia"/>
        </w:rPr>
        <w:t>되면</w:t>
      </w:r>
      <w:r w:rsidR="00E24BD6" w:rsidRPr="001605E7">
        <w:rPr>
          <w:rFonts w:eastAsiaTheme="minorHAnsi"/>
        </w:rPr>
        <w:t xml:space="preserve"> </w:t>
      </w:r>
      <w:r w:rsidR="00E24BD6" w:rsidRPr="001605E7">
        <w:rPr>
          <w:rFonts w:eastAsiaTheme="minorHAnsi" w:hint="eastAsia"/>
        </w:rPr>
        <w:t>해당</w:t>
      </w:r>
      <w:r w:rsidR="00E24BD6" w:rsidRPr="001605E7">
        <w:rPr>
          <w:rFonts w:eastAsiaTheme="minorHAnsi"/>
        </w:rPr>
        <w:t xml:space="preserve"> Host</w:t>
      </w:r>
      <w:r w:rsidR="00E24BD6" w:rsidRPr="001605E7">
        <w:rPr>
          <w:rFonts w:eastAsiaTheme="minorHAnsi" w:hint="eastAsia"/>
        </w:rPr>
        <w:t>에서</w:t>
      </w:r>
      <w:r w:rsidR="00E24BD6" w:rsidRPr="001605E7">
        <w:rPr>
          <w:rFonts w:eastAsiaTheme="minorHAnsi"/>
        </w:rPr>
        <w:t xml:space="preserve"> </w:t>
      </w:r>
      <w:r w:rsidR="00E24BD6" w:rsidRPr="001605E7">
        <w:rPr>
          <w:rFonts w:eastAsiaTheme="minorHAnsi" w:hint="eastAsia"/>
        </w:rPr>
        <w:t>제공하고</w:t>
      </w:r>
      <w:r w:rsidR="00E24BD6" w:rsidRPr="001605E7">
        <w:rPr>
          <w:rFonts w:eastAsiaTheme="minorHAnsi"/>
        </w:rPr>
        <w:t xml:space="preserve"> </w:t>
      </w:r>
      <w:r w:rsidR="00E24BD6" w:rsidRPr="001605E7">
        <w:rPr>
          <w:rFonts w:eastAsiaTheme="minorHAnsi" w:hint="eastAsia"/>
        </w:rPr>
        <w:t>있는</w:t>
      </w:r>
      <w:r w:rsidR="00E24BD6" w:rsidRPr="001605E7">
        <w:rPr>
          <w:rFonts w:eastAsiaTheme="minorHAnsi"/>
        </w:rPr>
        <w:t xml:space="preserve"> </w:t>
      </w:r>
      <w:r w:rsidR="00E24BD6" w:rsidRPr="001605E7">
        <w:rPr>
          <w:rFonts w:eastAsiaTheme="minorHAnsi" w:hint="eastAsia"/>
        </w:rPr>
        <w:t>서비스등을</w:t>
      </w:r>
      <w:r w:rsidR="00E24BD6" w:rsidRPr="001605E7">
        <w:rPr>
          <w:rFonts w:eastAsiaTheme="minorHAnsi"/>
        </w:rPr>
        <w:t xml:space="preserve"> </w:t>
      </w:r>
      <w:r w:rsidR="00E24BD6" w:rsidRPr="001605E7">
        <w:rPr>
          <w:rFonts w:eastAsiaTheme="minorHAnsi" w:hint="eastAsia"/>
        </w:rPr>
        <w:t>확인하고</w:t>
      </w:r>
      <w:r w:rsidR="00E24BD6" w:rsidRPr="001605E7">
        <w:rPr>
          <w:rFonts w:eastAsiaTheme="minorHAnsi"/>
        </w:rPr>
        <w:t xml:space="preserve"> </w:t>
      </w:r>
      <w:r w:rsidR="00E24BD6" w:rsidRPr="001605E7">
        <w:rPr>
          <w:rFonts w:eastAsiaTheme="minorHAnsi" w:hint="eastAsia"/>
        </w:rPr>
        <w:t>식별이</w:t>
      </w:r>
      <w:r w:rsidR="00E24BD6" w:rsidRPr="001605E7">
        <w:rPr>
          <w:rFonts w:eastAsiaTheme="minorHAnsi"/>
        </w:rPr>
        <w:t xml:space="preserve"> </w:t>
      </w:r>
      <w:r w:rsidR="00E24BD6" w:rsidRPr="001605E7">
        <w:rPr>
          <w:rFonts w:eastAsiaTheme="minorHAnsi" w:hint="eastAsia"/>
        </w:rPr>
        <w:t>가능하게</w:t>
      </w:r>
      <w:r w:rsidR="00E24BD6" w:rsidRPr="001605E7">
        <w:rPr>
          <w:rFonts w:eastAsiaTheme="minorHAnsi"/>
        </w:rPr>
        <w:t xml:space="preserve"> </w:t>
      </w:r>
      <w:r w:rsidR="00E24BD6" w:rsidRPr="001605E7">
        <w:rPr>
          <w:rFonts w:eastAsiaTheme="minorHAnsi" w:hint="eastAsia"/>
        </w:rPr>
        <w:t>된다</w:t>
      </w:r>
      <w:r w:rsidR="00E24BD6" w:rsidRPr="001605E7">
        <w:rPr>
          <w:rFonts w:eastAsiaTheme="minorHAnsi"/>
        </w:rPr>
        <w:t>.</w:t>
      </w:r>
    </w:p>
    <w:p w14:paraId="61B6B40E" w14:textId="2DFFE0EE" w:rsidR="00E24BD6" w:rsidRPr="001605E7" w:rsidRDefault="00E24BD6" w:rsidP="00155A42">
      <w:pPr>
        <w:pStyle w:val="11"/>
        <w:rPr>
          <w:rFonts w:eastAsiaTheme="minorHAnsi"/>
        </w:rPr>
      </w:pPr>
      <w:r w:rsidRPr="001605E7">
        <w:rPr>
          <w:rFonts w:eastAsiaTheme="minorHAnsi" w:hint="eastAsia"/>
        </w:rPr>
        <w:t>이를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포트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스캔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공격이라고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하는데</w:t>
      </w:r>
      <w:r w:rsidRPr="001605E7">
        <w:rPr>
          <w:rFonts w:eastAsiaTheme="minorHAnsi"/>
        </w:rPr>
        <w:t xml:space="preserve"> W5100S</w:t>
      </w:r>
      <w:r w:rsidRPr="001605E7">
        <w:rPr>
          <w:rFonts w:eastAsiaTheme="minorHAnsi" w:hint="eastAsia"/>
        </w:rPr>
        <w:t>는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이를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막기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위해</w:t>
      </w:r>
      <w:r w:rsidRPr="001605E7">
        <w:rPr>
          <w:rFonts w:eastAsiaTheme="minorHAnsi"/>
        </w:rPr>
        <w:t xml:space="preserve"> unreachable packet send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Block </w:t>
      </w:r>
      <w:r w:rsidRPr="001605E7">
        <w:rPr>
          <w:rFonts w:eastAsiaTheme="minorHAnsi" w:hint="eastAsia"/>
        </w:rPr>
        <w:t>하는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기능이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있다</w:t>
      </w:r>
      <w:r w:rsidRPr="001605E7">
        <w:rPr>
          <w:rFonts w:eastAsiaTheme="minorHAnsi"/>
        </w:rPr>
        <w:t>. MR2 Register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UDPURB bit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1</w:t>
      </w:r>
      <w:r w:rsidRPr="001605E7">
        <w:rPr>
          <w:rFonts w:eastAsiaTheme="minorHAnsi" w:hint="eastAsia"/>
        </w:rPr>
        <w:t>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설정하면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없는</w:t>
      </w:r>
      <w:r w:rsidRPr="001605E7">
        <w:rPr>
          <w:rFonts w:eastAsiaTheme="minorHAnsi"/>
        </w:rPr>
        <w:t xml:space="preserve"> port</w:t>
      </w:r>
      <w:r w:rsidRPr="001605E7">
        <w:rPr>
          <w:rFonts w:eastAsiaTheme="minorHAnsi" w:hint="eastAsia"/>
        </w:rPr>
        <w:t>에</w:t>
      </w:r>
      <w:r w:rsidRPr="001605E7">
        <w:rPr>
          <w:rFonts w:eastAsiaTheme="minorHAnsi"/>
        </w:rPr>
        <w:t xml:space="preserve"> </w:t>
      </w:r>
      <w:r w:rsidR="008F781E" w:rsidRPr="001605E7">
        <w:rPr>
          <w:rFonts w:eastAsiaTheme="minorHAnsi"/>
        </w:rPr>
        <w:t>Packet</w:t>
      </w:r>
      <w:r w:rsidRPr="001605E7">
        <w:rPr>
          <w:rFonts w:eastAsiaTheme="minorHAnsi" w:hint="eastAsia"/>
        </w:rPr>
        <w:t>이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들어오더라도</w:t>
      </w:r>
      <w:r w:rsidRPr="001605E7">
        <w:rPr>
          <w:rFonts w:eastAsiaTheme="minorHAnsi"/>
        </w:rPr>
        <w:t xml:space="preserve"> unreachable packet</w:t>
      </w:r>
      <w:r w:rsidRPr="001605E7">
        <w:rPr>
          <w:rFonts w:eastAsiaTheme="minorHAnsi" w:hint="eastAsia"/>
        </w:rPr>
        <w:t>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보내지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않는다</w:t>
      </w:r>
      <w:r w:rsidRPr="001605E7">
        <w:rPr>
          <w:rFonts w:eastAsiaTheme="minorHAnsi"/>
        </w:rPr>
        <w:t>.</w:t>
      </w:r>
    </w:p>
    <w:p w14:paraId="39266CF4" w14:textId="77777777" w:rsidR="00E24BD6" w:rsidRPr="001605E7" w:rsidRDefault="00E24BD6" w:rsidP="00155A42">
      <w:pPr>
        <w:pStyle w:val="11"/>
        <w:rPr>
          <w:rFonts w:eastAsiaTheme="minorHAns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/>
        <w:tblLook w:val="04A0" w:firstRow="1" w:lastRow="0" w:firstColumn="1" w:lastColumn="0" w:noHBand="0" w:noVBand="1"/>
      </w:tblPr>
      <w:tblGrid>
        <w:gridCol w:w="8495"/>
      </w:tblGrid>
      <w:tr w:rsidR="00BE2CF3" w:rsidRPr="00546234" w14:paraId="553750FB" w14:textId="77777777" w:rsidTr="00BE2CF3">
        <w:tc>
          <w:tcPr>
            <w:tcW w:w="8495" w:type="dxa"/>
            <w:shd w:val="clear" w:color="auto" w:fill="F2F2F2"/>
          </w:tcPr>
          <w:p w14:paraId="122EADC0" w14:textId="77777777" w:rsidR="00E24BD6" w:rsidRPr="001605E7" w:rsidRDefault="00BE2CF3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{</w:t>
            </w:r>
          </w:p>
          <w:p w14:paraId="23CC61D0" w14:textId="77777777" w:rsidR="00BE2CF3" w:rsidRPr="001605E7" w:rsidRDefault="00E24BD6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UNREACHABLE BLOCK :</w:t>
            </w:r>
          </w:p>
          <w:p w14:paraId="72D131D7" w14:textId="77777777" w:rsidR="00E24BD6" w:rsidRPr="001605E7" w:rsidRDefault="00E24BD6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MR2 = UDPURB;</w:t>
            </w:r>
          </w:p>
          <w:p w14:paraId="5E71F7AB" w14:textId="77777777" w:rsidR="00BE2CF3" w:rsidRPr="001605E7" w:rsidRDefault="00BE2CF3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}</w:t>
            </w:r>
          </w:p>
        </w:tc>
      </w:tr>
    </w:tbl>
    <w:p w14:paraId="462AA2AC" w14:textId="77777777" w:rsidR="00696EF2" w:rsidRPr="001605E7" w:rsidRDefault="00696EF2" w:rsidP="00155A42">
      <w:pPr>
        <w:pStyle w:val="11"/>
        <w:rPr>
          <w:rFonts w:eastAsiaTheme="minorHAnsi"/>
        </w:rPr>
      </w:pPr>
    </w:p>
    <w:p w14:paraId="108D5480" w14:textId="77777777" w:rsidR="009B4519" w:rsidRPr="001605E7" w:rsidRDefault="009B4519">
      <w:pPr>
        <w:rPr>
          <w:rFonts w:ascii="Trebuchet MS" w:eastAsiaTheme="minorHAnsi" w:hAnsi="Trebuchet MS"/>
          <w:sz w:val="30"/>
          <w:szCs w:val="32"/>
        </w:rPr>
      </w:pPr>
      <w:bookmarkStart w:id="554" w:name="_Toc483830095"/>
      <w:r w:rsidRPr="001605E7">
        <w:rPr>
          <w:rFonts w:ascii="Trebuchet MS" w:eastAsiaTheme="minorHAnsi" w:hAnsi="Trebuchet MS"/>
        </w:rPr>
        <w:br w:type="page"/>
      </w:r>
    </w:p>
    <w:p w14:paraId="6CAF7321" w14:textId="542A06BC" w:rsidR="00F6231D" w:rsidRPr="00546234" w:rsidRDefault="00F6231D" w:rsidP="00BF5B95">
      <w:pPr>
        <w:pStyle w:val="21"/>
      </w:pPr>
      <w:r w:rsidRPr="00546234">
        <w:t>IPRAW</w:t>
      </w:r>
      <w:bookmarkEnd w:id="554"/>
    </w:p>
    <w:p w14:paraId="35C52FFA" w14:textId="41F05AD6" w:rsidR="00697C6B" w:rsidRPr="0055412F" w:rsidRDefault="00881CA9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IPRAW</w:t>
      </w:r>
      <w:r w:rsidRPr="001605E7">
        <w:rPr>
          <w:rFonts w:eastAsiaTheme="minorHAnsi" w:hint="eastAsia"/>
        </w:rPr>
        <w:t>는</w:t>
      </w:r>
      <w:r w:rsidRPr="001605E7">
        <w:rPr>
          <w:rFonts w:eastAsiaTheme="minorHAnsi"/>
        </w:rPr>
        <w:t xml:space="preserve"> Internet Layer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이용한</w:t>
      </w:r>
      <w:r w:rsidRPr="001605E7">
        <w:rPr>
          <w:rFonts w:eastAsiaTheme="minorHAnsi"/>
        </w:rPr>
        <w:t xml:space="preserve"> DATA</w:t>
      </w:r>
      <w:r w:rsidRPr="001605E7">
        <w:rPr>
          <w:rFonts w:eastAsiaTheme="minorHAnsi" w:hint="eastAsia"/>
        </w:rPr>
        <w:t>통신을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제공하며</w:t>
      </w:r>
      <w:r w:rsidRPr="001605E7">
        <w:rPr>
          <w:rFonts w:eastAsiaTheme="minorHAnsi"/>
        </w:rPr>
        <w:t xml:space="preserve"> SOCKET</w:t>
      </w:r>
      <w:r w:rsidR="007A6975">
        <w:rPr>
          <w:rFonts w:eastAsiaTheme="minorHAnsi"/>
        </w:rPr>
        <w:t xml:space="preserve"> n</w:t>
      </w:r>
      <w:r w:rsidR="00155A42"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모두</w:t>
      </w:r>
      <w:r w:rsidRPr="001605E7">
        <w:rPr>
          <w:rFonts w:eastAsiaTheme="minorHAnsi"/>
        </w:rPr>
        <w:t xml:space="preserve"> IPRAW Mode</w:t>
      </w:r>
      <w:r w:rsidRPr="001605E7">
        <w:rPr>
          <w:rFonts w:eastAsiaTheme="minorHAnsi" w:hint="eastAsia"/>
        </w:rPr>
        <w:t>로</w:t>
      </w:r>
      <w:r w:rsidRPr="001605E7">
        <w:rPr>
          <w:rFonts w:eastAsiaTheme="minorHAnsi"/>
        </w:rPr>
        <w:t xml:space="preserve"> </w:t>
      </w:r>
      <w:r w:rsidR="00155A42" w:rsidRPr="001605E7">
        <w:rPr>
          <w:rFonts w:eastAsiaTheme="minorHAnsi" w:hint="eastAsia"/>
        </w:rPr>
        <w:t>사용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가능하다</w:t>
      </w:r>
      <w:r w:rsidR="006E3E6E" w:rsidRPr="001605E7">
        <w:rPr>
          <w:rFonts w:eastAsiaTheme="minorHAnsi"/>
        </w:rPr>
        <w:t>.</w:t>
      </w:r>
      <w:r w:rsidR="007A6975">
        <w:rPr>
          <w:rFonts w:eastAsiaTheme="minorHAnsi" w:hint="eastAsia"/>
        </w:rPr>
        <w:t xml:space="preserve"> </w:t>
      </w:r>
      <w:r w:rsidRPr="001605E7">
        <w:rPr>
          <w:rFonts w:eastAsiaTheme="minorHAnsi"/>
        </w:rPr>
        <w:t>HOST</w:t>
      </w:r>
      <w:r w:rsidRPr="001605E7">
        <w:rPr>
          <w:rFonts w:eastAsiaTheme="minorHAnsi" w:hint="eastAsia"/>
        </w:rPr>
        <w:t>는</w:t>
      </w:r>
      <w:r w:rsidRPr="001605E7">
        <w:rPr>
          <w:rFonts w:eastAsiaTheme="minorHAnsi"/>
        </w:rPr>
        <w:t xml:space="preserve"> </w:t>
      </w:r>
      <w:r w:rsidR="009B4519" w:rsidRPr="001605E7">
        <w:rPr>
          <w:rFonts w:eastAsiaTheme="minorHAnsi"/>
        </w:rPr>
        <w:t>SOCKET</w:t>
      </w:r>
      <w:r w:rsidR="009B4519" w:rsidRPr="001605E7">
        <w:rPr>
          <w:rFonts w:eastAsiaTheme="minorHAnsi" w:hint="eastAsia"/>
        </w:rPr>
        <w:t>을</w:t>
      </w:r>
      <w:r w:rsidR="00697C6B" w:rsidRPr="001605E7">
        <w:rPr>
          <w:rFonts w:eastAsiaTheme="minorHAnsi"/>
        </w:rPr>
        <w:t xml:space="preserve"> </w:t>
      </w:r>
      <w:r w:rsidRPr="001605E7">
        <w:rPr>
          <w:rFonts w:eastAsiaTheme="minorHAnsi"/>
        </w:rPr>
        <w:t>IPRAW Mode</w:t>
      </w:r>
      <w:r w:rsidR="00697C6B" w:rsidRPr="001605E7">
        <w:rPr>
          <w:rFonts w:eastAsiaTheme="minorHAnsi" w:hint="eastAsia"/>
        </w:rPr>
        <w:t>로</w:t>
      </w:r>
      <w:r w:rsidR="00697C6B" w:rsidRPr="001605E7">
        <w:rPr>
          <w:rFonts w:eastAsiaTheme="minorHAnsi"/>
        </w:rPr>
        <w:t xml:space="preserve"> </w:t>
      </w:r>
      <w:r w:rsidR="00697C6B" w:rsidRPr="001605E7">
        <w:rPr>
          <w:rFonts w:eastAsiaTheme="minorHAnsi" w:hint="eastAsia"/>
        </w:rPr>
        <w:t>사용할</w:t>
      </w:r>
      <w:r w:rsidR="00697C6B" w:rsidRPr="001605E7">
        <w:rPr>
          <w:rFonts w:eastAsiaTheme="minorHAnsi"/>
        </w:rPr>
        <w:t xml:space="preserve"> </w:t>
      </w:r>
      <w:r w:rsidR="00697C6B" w:rsidRPr="001605E7">
        <w:rPr>
          <w:rFonts w:eastAsiaTheme="minorHAnsi" w:hint="eastAsia"/>
        </w:rPr>
        <w:t>때</w:t>
      </w:r>
      <w:r w:rsidR="00697C6B" w:rsidRPr="001605E7">
        <w:rPr>
          <w:rFonts w:eastAsiaTheme="minorHAnsi"/>
        </w:rPr>
        <w:t>, Sn_PROTOR</w:t>
      </w:r>
      <w:r w:rsidR="00697C6B" w:rsidRPr="001605E7">
        <w:rPr>
          <w:rFonts w:eastAsiaTheme="minorHAnsi" w:hint="eastAsia"/>
        </w:rPr>
        <w:t>을</w:t>
      </w:r>
      <w:r w:rsidR="00697C6B" w:rsidRPr="001605E7">
        <w:rPr>
          <w:rFonts w:eastAsiaTheme="minorHAnsi"/>
        </w:rPr>
        <w:t xml:space="preserve"> </w:t>
      </w:r>
      <w:r w:rsidR="00697C6B" w:rsidRPr="001605E7">
        <w:rPr>
          <w:rFonts w:eastAsiaTheme="minorHAnsi" w:hint="eastAsia"/>
        </w:rPr>
        <w:t>통해</w:t>
      </w:r>
      <w:r w:rsidR="00697C6B" w:rsidRPr="001605E7">
        <w:rPr>
          <w:rFonts w:eastAsiaTheme="minorHAnsi"/>
        </w:rPr>
        <w:t xml:space="preserve"> IP Header</w:t>
      </w:r>
      <w:r w:rsidR="00697C6B" w:rsidRPr="001605E7">
        <w:rPr>
          <w:rFonts w:eastAsiaTheme="minorHAnsi" w:hint="eastAsia"/>
        </w:rPr>
        <w:t>의</w:t>
      </w:r>
      <w:r w:rsidR="00697C6B" w:rsidRPr="001605E7">
        <w:rPr>
          <w:rFonts w:eastAsiaTheme="minorHAnsi"/>
        </w:rPr>
        <w:t xml:space="preserve"> Protocol Field </w:t>
      </w:r>
      <w:r w:rsidR="00697C6B" w:rsidRPr="001605E7">
        <w:rPr>
          <w:rFonts w:eastAsiaTheme="minorHAnsi" w:hint="eastAsia"/>
        </w:rPr>
        <w:t>값을</w:t>
      </w:r>
      <w:r w:rsidR="00697C6B" w:rsidRPr="001605E7">
        <w:rPr>
          <w:rFonts w:eastAsiaTheme="minorHAnsi"/>
        </w:rPr>
        <w:t xml:space="preserve"> </w:t>
      </w:r>
      <w:r w:rsidR="00697C6B" w:rsidRPr="001605E7">
        <w:rPr>
          <w:rFonts w:eastAsiaTheme="minorHAnsi" w:hint="eastAsia"/>
        </w:rPr>
        <w:t>설정함으로써</w:t>
      </w:r>
      <w:r w:rsidR="00697C6B" w:rsidRPr="001605E7">
        <w:rPr>
          <w:rFonts w:eastAsiaTheme="minorHAnsi"/>
        </w:rPr>
        <w:t xml:space="preserve"> Internet Layer</w:t>
      </w:r>
      <w:r w:rsidR="00697C6B" w:rsidRPr="001605E7">
        <w:rPr>
          <w:rFonts w:eastAsiaTheme="minorHAnsi" w:hint="eastAsia"/>
        </w:rPr>
        <w:t>의</w:t>
      </w:r>
      <w:r w:rsidR="00697C6B" w:rsidRPr="001605E7">
        <w:rPr>
          <w:rFonts w:eastAsiaTheme="minorHAnsi"/>
        </w:rPr>
        <w:t xml:space="preserve"> </w:t>
      </w:r>
      <w:r w:rsidR="00697C6B" w:rsidRPr="001605E7">
        <w:rPr>
          <w:rFonts w:eastAsiaTheme="minorHAnsi" w:hint="eastAsia"/>
        </w:rPr>
        <w:t>다양한</w:t>
      </w:r>
      <w:r w:rsidR="00697C6B" w:rsidRPr="001605E7">
        <w:rPr>
          <w:rFonts w:eastAsiaTheme="minorHAnsi"/>
        </w:rPr>
        <w:t xml:space="preserve"> Protocol</w:t>
      </w:r>
      <w:r w:rsidR="00697C6B" w:rsidRPr="001605E7">
        <w:rPr>
          <w:rFonts w:eastAsiaTheme="minorHAnsi" w:hint="eastAsia"/>
        </w:rPr>
        <w:t>을</w:t>
      </w:r>
      <w:r w:rsidR="00697C6B" w:rsidRPr="001605E7">
        <w:rPr>
          <w:rFonts w:eastAsiaTheme="minorHAnsi"/>
        </w:rPr>
        <w:t xml:space="preserve"> </w:t>
      </w:r>
      <w:r w:rsidR="00697C6B" w:rsidRPr="001605E7">
        <w:rPr>
          <w:rFonts w:eastAsiaTheme="minorHAnsi" w:hint="eastAsia"/>
        </w:rPr>
        <w:t>구현할</w:t>
      </w:r>
      <w:r w:rsidR="00697C6B" w:rsidRPr="001605E7">
        <w:rPr>
          <w:rFonts w:eastAsiaTheme="minorHAnsi"/>
        </w:rPr>
        <w:t xml:space="preserve"> </w:t>
      </w:r>
      <w:r w:rsidR="00697C6B" w:rsidRPr="001605E7">
        <w:rPr>
          <w:rFonts w:eastAsiaTheme="minorHAnsi" w:hint="eastAsia"/>
        </w:rPr>
        <w:t>수</w:t>
      </w:r>
      <w:r w:rsidR="00697C6B" w:rsidRPr="001605E7">
        <w:rPr>
          <w:rFonts w:eastAsiaTheme="minorHAnsi"/>
        </w:rPr>
        <w:t xml:space="preserve"> </w:t>
      </w:r>
      <w:r w:rsidR="00697C6B" w:rsidRPr="001605E7">
        <w:rPr>
          <w:rFonts w:eastAsiaTheme="minorHAnsi" w:hint="eastAsia"/>
        </w:rPr>
        <w:t>있다</w:t>
      </w:r>
      <w:r w:rsidR="00697C6B" w:rsidRPr="001605E7">
        <w:rPr>
          <w:rFonts w:eastAsiaTheme="minorHAnsi"/>
        </w:rPr>
        <w:t>(</w:t>
      </w:r>
      <w:r w:rsidR="00DB12C8" w:rsidRPr="001605E7">
        <w:rPr>
          <w:rFonts w:eastAsiaTheme="minorHAnsi"/>
        </w:rPr>
        <w:t xml:space="preserve">Internet </w:t>
      </w:r>
      <w:r w:rsidR="00697C6B" w:rsidRPr="001605E7">
        <w:rPr>
          <w:rFonts w:eastAsiaTheme="minorHAnsi"/>
        </w:rPr>
        <w:t xml:space="preserve">Protocol </w:t>
      </w:r>
      <w:r w:rsidR="00697C6B" w:rsidRPr="001605E7">
        <w:rPr>
          <w:rFonts w:eastAsiaTheme="minorHAnsi" w:hint="eastAsia"/>
        </w:rPr>
        <w:t>에</w:t>
      </w:r>
      <w:r w:rsidR="00697C6B" w:rsidRPr="001605E7">
        <w:rPr>
          <w:rFonts w:eastAsiaTheme="minorHAnsi"/>
        </w:rPr>
        <w:t xml:space="preserve"> </w:t>
      </w:r>
      <w:r w:rsidR="00697C6B" w:rsidRPr="001605E7">
        <w:rPr>
          <w:rFonts w:eastAsiaTheme="minorHAnsi" w:hint="eastAsia"/>
        </w:rPr>
        <w:t>관한</w:t>
      </w:r>
      <w:r w:rsidR="00697C6B" w:rsidRPr="001605E7">
        <w:rPr>
          <w:rFonts w:eastAsiaTheme="minorHAnsi"/>
        </w:rPr>
        <w:t xml:space="preserve"> </w:t>
      </w:r>
      <w:r w:rsidR="00697C6B" w:rsidRPr="001605E7">
        <w:rPr>
          <w:rFonts w:eastAsiaTheme="minorHAnsi" w:hint="eastAsia"/>
        </w:rPr>
        <w:t>자세한</w:t>
      </w:r>
      <w:r w:rsidR="00697C6B" w:rsidRPr="001605E7">
        <w:rPr>
          <w:rFonts w:eastAsiaTheme="minorHAnsi"/>
        </w:rPr>
        <w:t xml:space="preserve"> </w:t>
      </w:r>
      <w:r w:rsidR="00697C6B" w:rsidRPr="001605E7">
        <w:rPr>
          <w:rFonts w:eastAsiaTheme="minorHAnsi" w:hint="eastAsia"/>
        </w:rPr>
        <w:t>설명</w:t>
      </w:r>
      <w:r w:rsidR="00697C6B" w:rsidRPr="001605E7">
        <w:rPr>
          <w:rFonts w:eastAsiaTheme="minorHAnsi"/>
        </w:rPr>
        <w:t xml:space="preserve">, </w:t>
      </w:r>
      <w:hyperlink r:id="rId41" w:history="1">
        <w:r w:rsidR="00697C6B" w:rsidRPr="001605E7">
          <w:rPr>
            <w:rStyle w:val="afa"/>
            <w:rFonts w:eastAsiaTheme="minorHAnsi"/>
          </w:rPr>
          <w:t>https://www.iana.org/assignments/protocol-numbers</w:t>
        </w:r>
      </w:hyperlink>
      <w:r w:rsidR="00697C6B" w:rsidRPr="001605E7">
        <w:rPr>
          <w:rFonts w:eastAsiaTheme="minorHAnsi"/>
        </w:rPr>
        <w:t>)</w:t>
      </w:r>
      <w:r w:rsidR="0055412F">
        <w:rPr>
          <w:rFonts w:eastAsiaTheme="minorHAnsi"/>
        </w:rPr>
        <w:t xml:space="preserve">. </w:t>
      </w:r>
      <w:r w:rsidR="00926E7A" w:rsidRPr="001605E7">
        <w:rPr>
          <w:rFonts w:eastAsiaTheme="minorHAnsi" w:hint="eastAsia"/>
        </w:rPr>
        <w:t>또한</w:t>
      </w:r>
      <w:r w:rsidR="00926E7A" w:rsidRPr="001605E7">
        <w:rPr>
          <w:rFonts w:eastAsiaTheme="minorHAnsi"/>
        </w:rPr>
        <w:t xml:space="preserve"> </w:t>
      </w:r>
      <w:r w:rsidR="00155A42" w:rsidRPr="001605E7">
        <w:rPr>
          <w:rFonts w:eastAsiaTheme="minorHAnsi"/>
        </w:rPr>
        <w:t>IPRAW Mode SOCKET</w:t>
      </w:r>
      <w:r w:rsidR="00155A42" w:rsidRPr="001605E7">
        <w:rPr>
          <w:rFonts w:eastAsiaTheme="minorHAnsi" w:hint="eastAsia"/>
        </w:rPr>
        <w:t>은</w:t>
      </w:r>
      <w:r w:rsidR="00155A42" w:rsidRPr="001605E7">
        <w:rPr>
          <w:rFonts w:eastAsiaTheme="minorHAnsi"/>
        </w:rPr>
        <w:t xml:space="preserve"> </w:t>
      </w:r>
      <w:r w:rsidR="00926E7A" w:rsidRPr="001605E7">
        <w:rPr>
          <w:rFonts w:eastAsiaTheme="minorHAnsi"/>
        </w:rPr>
        <w:t>Sn_PROTOR</w:t>
      </w:r>
      <w:r w:rsidR="000D20B3" w:rsidRPr="001605E7">
        <w:rPr>
          <w:rFonts w:eastAsiaTheme="minorHAnsi" w:hint="eastAsia"/>
        </w:rPr>
        <w:t>로</w:t>
      </w:r>
      <w:r w:rsidR="00926E7A" w:rsidRPr="001605E7">
        <w:rPr>
          <w:rFonts w:eastAsiaTheme="minorHAnsi"/>
        </w:rPr>
        <w:t xml:space="preserve"> </w:t>
      </w:r>
      <w:r w:rsidR="00926E7A" w:rsidRPr="001605E7">
        <w:rPr>
          <w:rFonts w:eastAsiaTheme="minorHAnsi" w:hint="eastAsia"/>
        </w:rPr>
        <w:t>설정된</w:t>
      </w:r>
      <w:r w:rsidR="00926E7A" w:rsidRPr="001605E7">
        <w:rPr>
          <w:rFonts w:eastAsiaTheme="minorHAnsi"/>
        </w:rPr>
        <w:t xml:space="preserve"> Protocol</w:t>
      </w:r>
      <w:r w:rsidR="00926E7A" w:rsidRPr="001605E7">
        <w:rPr>
          <w:rFonts w:eastAsiaTheme="minorHAnsi" w:hint="eastAsia"/>
        </w:rPr>
        <w:t>의</w:t>
      </w:r>
      <w:r w:rsidR="00926E7A" w:rsidRPr="001605E7">
        <w:rPr>
          <w:rFonts w:eastAsiaTheme="minorHAnsi"/>
        </w:rPr>
        <w:t xml:space="preserve"> </w:t>
      </w:r>
      <w:r w:rsidR="000D20B3" w:rsidRPr="001605E7">
        <w:rPr>
          <w:rFonts w:eastAsiaTheme="minorHAnsi"/>
        </w:rPr>
        <w:t>Packet</w:t>
      </w:r>
      <w:r w:rsidR="00926E7A" w:rsidRPr="001605E7">
        <w:rPr>
          <w:rFonts w:eastAsiaTheme="minorHAnsi" w:hint="eastAsia"/>
        </w:rPr>
        <w:t>만</w:t>
      </w:r>
      <w:r w:rsidR="00926E7A" w:rsidRPr="001605E7">
        <w:rPr>
          <w:rFonts w:eastAsiaTheme="minorHAnsi"/>
        </w:rPr>
        <w:t xml:space="preserve"> </w:t>
      </w:r>
      <w:r w:rsidR="00980990">
        <w:rPr>
          <w:rFonts w:eastAsiaTheme="minorHAnsi" w:hint="eastAsia"/>
        </w:rPr>
        <w:t>송수신</w:t>
      </w:r>
      <w:r w:rsidR="00980990">
        <w:rPr>
          <w:rFonts w:eastAsiaTheme="minorHAnsi" w:hint="eastAsia"/>
        </w:rPr>
        <w:t xml:space="preserve"> </w:t>
      </w:r>
      <w:r w:rsidR="00346024">
        <w:rPr>
          <w:rFonts w:eastAsiaTheme="minorHAnsi" w:hint="eastAsia"/>
        </w:rPr>
        <w:t>가능하다</w:t>
      </w:r>
      <w:r w:rsidR="00346024">
        <w:rPr>
          <w:rFonts w:eastAsiaTheme="minorHAnsi" w:hint="eastAsia"/>
        </w:rPr>
        <w:t>.</w:t>
      </w:r>
      <w:r w:rsidR="00346024">
        <w:rPr>
          <w:rFonts w:eastAsiaTheme="minorHAnsi"/>
        </w:rPr>
        <w:t xml:space="preserve"> </w:t>
      </w:r>
      <w:r w:rsidR="00346024">
        <w:rPr>
          <w:rFonts w:eastAsiaTheme="minorHAnsi" w:hint="eastAsia"/>
        </w:rPr>
        <w:t>다음의</w:t>
      </w:r>
      <w:r w:rsidR="0055412F">
        <w:rPr>
          <w:rFonts w:eastAsiaTheme="minorHAnsi" w:hint="eastAsia"/>
        </w:rPr>
        <w:t xml:space="preserve"> </w:t>
      </w:r>
      <w:r w:rsidR="0055412F">
        <w:rPr>
          <w:rFonts w:eastAsiaTheme="minorHAnsi"/>
        </w:rPr>
        <w:fldChar w:fldCharType="begin"/>
      </w:r>
      <w:r w:rsidR="0055412F">
        <w:rPr>
          <w:rFonts w:eastAsiaTheme="minorHAnsi"/>
        </w:rPr>
        <w:instrText xml:space="preserve"> </w:instrText>
      </w:r>
      <w:r w:rsidR="0055412F">
        <w:rPr>
          <w:rFonts w:eastAsiaTheme="minorHAnsi" w:hint="eastAsia"/>
        </w:rPr>
        <w:instrText>REF _Ref492543236 \h</w:instrText>
      </w:r>
      <w:r w:rsidR="0055412F">
        <w:rPr>
          <w:rFonts w:eastAsiaTheme="minorHAnsi"/>
        </w:rPr>
        <w:instrText xml:space="preserve"> </w:instrText>
      </w:r>
      <w:r w:rsidR="0055412F">
        <w:rPr>
          <w:rFonts w:eastAsiaTheme="minorHAnsi"/>
        </w:rPr>
      </w:r>
      <w:r w:rsidR="0055412F">
        <w:rPr>
          <w:rFonts w:eastAsiaTheme="minorHAnsi"/>
        </w:rPr>
        <w:fldChar w:fldCharType="separate"/>
      </w:r>
      <w:r w:rsidR="0055412F" w:rsidRPr="001605E7">
        <w:rPr>
          <w:rFonts w:eastAsiaTheme="minorHAnsi"/>
        </w:rPr>
        <w:t xml:space="preserve">Table </w:t>
      </w:r>
      <w:r w:rsidR="0055412F" w:rsidRPr="001605E7">
        <w:rPr>
          <w:rFonts w:eastAsiaTheme="minorHAnsi"/>
          <w:noProof/>
        </w:rPr>
        <w:t>3</w:t>
      </w:r>
      <w:r w:rsidR="0055412F">
        <w:rPr>
          <w:rFonts w:eastAsiaTheme="minorHAnsi"/>
        </w:rPr>
        <w:fldChar w:fldCharType="end"/>
      </w:r>
      <w:r w:rsidR="0055412F">
        <w:rPr>
          <w:rFonts w:eastAsiaTheme="minorHAnsi"/>
        </w:rPr>
        <w:t xml:space="preserve"> </w:t>
      </w:r>
      <w:r w:rsidR="0055412F">
        <w:rPr>
          <w:rFonts w:eastAsiaTheme="minorHAnsi" w:hint="eastAsia"/>
        </w:rPr>
        <w:t>은</w:t>
      </w:r>
      <w:r w:rsidR="0055412F">
        <w:rPr>
          <w:rFonts w:eastAsiaTheme="minorHAnsi" w:hint="eastAsia"/>
        </w:rPr>
        <w:t xml:space="preserve"> </w:t>
      </w:r>
      <w:r w:rsidR="0055412F">
        <w:rPr>
          <w:rFonts w:eastAsiaTheme="minorHAnsi" w:hint="eastAsia"/>
        </w:rPr>
        <w:t>지원가능</w:t>
      </w:r>
      <w:r w:rsidR="0055412F">
        <w:rPr>
          <w:rFonts w:eastAsiaTheme="minorHAnsi" w:hint="eastAsia"/>
        </w:rPr>
        <w:t xml:space="preserve"> </w:t>
      </w:r>
      <w:r w:rsidR="0055412F">
        <w:rPr>
          <w:rFonts w:eastAsiaTheme="minorHAnsi" w:hint="eastAsia"/>
        </w:rPr>
        <w:t>한</w:t>
      </w:r>
      <w:r w:rsidR="0055412F">
        <w:rPr>
          <w:rFonts w:eastAsiaTheme="minorHAnsi" w:hint="eastAsia"/>
        </w:rPr>
        <w:t xml:space="preserve"> </w:t>
      </w:r>
      <w:r w:rsidR="0055412F">
        <w:rPr>
          <w:rFonts w:eastAsiaTheme="minorHAnsi"/>
        </w:rPr>
        <w:t>Internet Protocol</w:t>
      </w:r>
      <w:r w:rsidR="0055412F">
        <w:rPr>
          <w:rFonts w:eastAsiaTheme="minorHAnsi" w:hint="eastAsia"/>
        </w:rPr>
        <w:t>을</w:t>
      </w:r>
      <w:r w:rsidR="0055412F">
        <w:rPr>
          <w:rFonts w:eastAsiaTheme="minorHAnsi" w:hint="eastAsia"/>
        </w:rPr>
        <w:t xml:space="preserve"> </w:t>
      </w:r>
      <w:r w:rsidR="0055412F">
        <w:rPr>
          <w:rFonts w:eastAsiaTheme="minorHAnsi" w:hint="eastAsia"/>
        </w:rPr>
        <w:t>나타낸다</w:t>
      </w:r>
      <w:r w:rsidR="0055412F">
        <w:rPr>
          <w:rFonts w:eastAsiaTheme="minorHAnsi" w:hint="eastAsia"/>
        </w:rPr>
        <w:t>.</w:t>
      </w:r>
    </w:p>
    <w:p w14:paraId="23042466" w14:textId="77777777" w:rsidR="00C12AAF" w:rsidRDefault="00C12AAF" w:rsidP="00155A42">
      <w:pPr>
        <w:pStyle w:val="11"/>
        <w:rPr>
          <w:rFonts w:eastAsiaTheme="minorHAnsi"/>
        </w:rPr>
      </w:pPr>
    </w:p>
    <w:p w14:paraId="114DA453" w14:textId="7D395527" w:rsidR="00C12AAF" w:rsidRPr="001605E7" w:rsidRDefault="00C12AAF" w:rsidP="00C12AAF">
      <w:pPr>
        <w:pStyle w:val="a8"/>
        <w:keepNext/>
        <w:rPr>
          <w:rFonts w:eastAsiaTheme="minorHAnsi"/>
        </w:rPr>
      </w:pPr>
      <w:bookmarkStart w:id="555" w:name="_Ref492543236"/>
      <w:r w:rsidRPr="001605E7">
        <w:rPr>
          <w:rFonts w:eastAsiaTheme="minorHAnsi"/>
        </w:rPr>
        <w:t xml:space="preserve">Table </w:t>
      </w:r>
      <w:r w:rsidR="00756EBE" w:rsidRPr="001605E7">
        <w:rPr>
          <w:rFonts w:eastAsiaTheme="minorHAnsi"/>
        </w:rPr>
        <w:fldChar w:fldCharType="begin"/>
      </w:r>
      <w:r w:rsidR="00756EBE" w:rsidRPr="001605E7">
        <w:rPr>
          <w:rFonts w:eastAsiaTheme="minorHAnsi"/>
        </w:rPr>
        <w:instrText xml:space="preserve"> SEQ Table \* ARABIC </w:instrText>
      </w:r>
      <w:r w:rsidR="00756EBE" w:rsidRPr="001605E7">
        <w:rPr>
          <w:rFonts w:eastAsiaTheme="minorHAnsi"/>
        </w:rPr>
        <w:fldChar w:fldCharType="separate"/>
      </w:r>
      <w:r w:rsidRPr="001605E7">
        <w:rPr>
          <w:rFonts w:eastAsiaTheme="minorHAnsi"/>
          <w:noProof/>
        </w:rPr>
        <w:t>3</w:t>
      </w:r>
      <w:r w:rsidR="00756EBE" w:rsidRPr="001605E7">
        <w:rPr>
          <w:rFonts w:eastAsiaTheme="minorHAnsi"/>
          <w:noProof/>
        </w:rPr>
        <w:fldChar w:fldCharType="end"/>
      </w:r>
      <w:bookmarkEnd w:id="555"/>
      <w:r w:rsidR="00A61307" w:rsidRPr="001605E7">
        <w:rPr>
          <w:rFonts w:eastAsiaTheme="minorHAnsi"/>
        </w:rPr>
        <w:t xml:space="preserve"> Internet Protocol Supported In IPRAW Mode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993"/>
        <w:gridCol w:w="3402"/>
        <w:gridCol w:w="1701"/>
      </w:tblGrid>
      <w:tr w:rsidR="00155A42" w:rsidRPr="00546234" w14:paraId="2289DE04" w14:textId="4C22F07C" w:rsidTr="00155A42">
        <w:trPr>
          <w:jc w:val="center"/>
        </w:trPr>
        <w:tc>
          <w:tcPr>
            <w:tcW w:w="1134" w:type="dxa"/>
            <w:tcBorders>
              <w:left w:val="nil"/>
            </w:tcBorders>
            <w:shd w:val="clear" w:color="auto" w:fill="EEECE1" w:themeFill="background2"/>
          </w:tcPr>
          <w:p w14:paraId="293F6950" w14:textId="379E3303" w:rsidR="00155A42" w:rsidRPr="001605E7" w:rsidRDefault="00155A42" w:rsidP="00155A42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Protocol</w:t>
            </w:r>
          </w:p>
        </w:tc>
        <w:tc>
          <w:tcPr>
            <w:tcW w:w="993" w:type="dxa"/>
            <w:shd w:val="clear" w:color="auto" w:fill="EEECE1" w:themeFill="background2"/>
          </w:tcPr>
          <w:p w14:paraId="00B7DF48" w14:textId="5EE48958" w:rsidR="00155A42" w:rsidRPr="001605E7" w:rsidRDefault="00155A42" w:rsidP="00155A42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Number</w:t>
            </w:r>
          </w:p>
        </w:tc>
        <w:tc>
          <w:tcPr>
            <w:tcW w:w="3402" w:type="dxa"/>
            <w:tcBorders>
              <w:right w:val="nil"/>
            </w:tcBorders>
            <w:shd w:val="clear" w:color="auto" w:fill="EEECE1" w:themeFill="background2"/>
          </w:tcPr>
          <w:p w14:paraId="28FD8FFE" w14:textId="6D12966A" w:rsidR="00155A42" w:rsidRPr="001605E7" w:rsidRDefault="00155A42" w:rsidP="00155A42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Semantic</w:t>
            </w:r>
          </w:p>
        </w:tc>
        <w:tc>
          <w:tcPr>
            <w:tcW w:w="1701" w:type="dxa"/>
            <w:tcBorders>
              <w:right w:val="nil"/>
            </w:tcBorders>
            <w:shd w:val="clear" w:color="auto" w:fill="EEECE1" w:themeFill="background2"/>
          </w:tcPr>
          <w:p w14:paraId="7370AB65" w14:textId="1F555418" w:rsidR="00155A42" w:rsidRPr="001605E7" w:rsidRDefault="00155A42" w:rsidP="00155A42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W5100S Support</w:t>
            </w:r>
          </w:p>
        </w:tc>
      </w:tr>
      <w:tr w:rsidR="00155A42" w:rsidRPr="00546234" w14:paraId="7E742D87" w14:textId="5099B6BC" w:rsidTr="00155A42">
        <w:trPr>
          <w:jc w:val="center"/>
        </w:trPr>
        <w:tc>
          <w:tcPr>
            <w:tcW w:w="1134" w:type="dxa"/>
            <w:tcBorders>
              <w:left w:val="nil"/>
            </w:tcBorders>
          </w:tcPr>
          <w:p w14:paraId="33B6321C" w14:textId="224326C0" w:rsidR="00155A42" w:rsidRPr="001605E7" w:rsidRDefault="00155A42" w:rsidP="00155A42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HOPOPT</w:t>
            </w:r>
          </w:p>
        </w:tc>
        <w:tc>
          <w:tcPr>
            <w:tcW w:w="993" w:type="dxa"/>
          </w:tcPr>
          <w:p w14:paraId="6FAD235A" w14:textId="6E972E11" w:rsidR="00155A42" w:rsidRPr="001605E7" w:rsidRDefault="00155A42" w:rsidP="00155A42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</w:t>
            </w:r>
          </w:p>
        </w:tc>
        <w:tc>
          <w:tcPr>
            <w:tcW w:w="3402" w:type="dxa"/>
            <w:tcBorders>
              <w:right w:val="nil"/>
            </w:tcBorders>
          </w:tcPr>
          <w:p w14:paraId="603222F6" w14:textId="7257CC31" w:rsidR="00155A42" w:rsidRPr="001605E7" w:rsidRDefault="00155A4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IPv6 Hop-by-Hop Option</w:t>
            </w:r>
          </w:p>
        </w:tc>
        <w:tc>
          <w:tcPr>
            <w:tcW w:w="1701" w:type="dxa"/>
            <w:tcBorders>
              <w:right w:val="nil"/>
            </w:tcBorders>
          </w:tcPr>
          <w:p w14:paraId="34042D94" w14:textId="046733D0" w:rsidR="00155A42" w:rsidRPr="001605E7" w:rsidRDefault="00155A42" w:rsidP="00155A42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X</w:t>
            </w:r>
          </w:p>
        </w:tc>
      </w:tr>
      <w:tr w:rsidR="00155A42" w:rsidRPr="00546234" w14:paraId="675340DE" w14:textId="77777777" w:rsidTr="00155A42">
        <w:trPr>
          <w:jc w:val="center"/>
        </w:trPr>
        <w:tc>
          <w:tcPr>
            <w:tcW w:w="1134" w:type="dxa"/>
            <w:tcBorders>
              <w:left w:val="nil"/>
            </w:tcBorders>
          </w:tcPr>
          <w:p w14:paraId="48484365" w14:textId="433EF54B" w:rsidR="00155A42" w:rsidRPr="001605E7" w:rsidRDefault="00155A42" w:rsidP="00155A42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ICMP</w:t>
            </w:r>
          </w:p>
        </w:tc>
        <w:tc>
          <w:tcPr>
            <w:tcW w:w="993" w:type="dxa"/>
          </w:tcPr>
          <w:p w14:paraId="174E490B" w14:textId="615525CC" w:rsidR="00155A42" w:rsidRPr="001605E7" w:rsidRDefault="00155A42" w:rsidP="00155A42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</w:t>
            </w:r>
          </w:p>
        </w:tc>
        <w:tc>
          <w:tcPr>
            <w:tcW w:w="3402" w:type="dxa"/>
            <w:tcBorders>
              <w:right w:val="nil"/>
            </w:tcBorders>
          </w:tcPr>
          <w:p w14:paraId="3154EC2F" w14:textId="1A97DE00" w:rsidR="00155A42" w:rsidRPr="001605E7" w:rsidRDefault="00155A4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Internet Control Message Protocol</w:t>
            </w:r>
          </w:p>
        </w:tc>
        <w:tc>
          <w:tcPr>
            <w:tcW w:w="1701" w:type="dxa"/>
            <w:tcBorders>
              <w:right w:val="nil"/>
            </w:tcBorders>
          </w:tcPr>
          <w:p w14:paraId="21F5A1F7" w14:textId="063B68BD" w:rsidR="00155A42" w:rsidRPr="001605E7" w:rsidRDefault="00155A42" w:rsidP="00155A42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O</w:t>
            </w:r>
          </w:p>
        </w:tc>
      </w:tr>
      <w:tr w:rsidR="00155A42" w:rsidRPr="00546234" w14:paraId="105D252A" w14:textId="77777777" w:rsidTr="00155A42">
        <w:trPr>
          <w:jc w:val="center"/>
        </w:trPr>
        <w:tc>
          <w:tcPr>
            <w:tcW w:w="1134" w:type="dxa"/>
            <w:tcBorders>
              <w:left w:val="nil"/>
            </w:tcBorders>
          </w:tcPr>
          <w:p w14:paraId="5D04AB90" w14:textId="4F2C6623" w:rsidR="00155A42" w:rsidRPr="001605E7" w:rsidRDefault="00155A42" w:rsidP="00155A42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IGMP</w:t>
            </w:r>
          </w:p>
        </w:tc>
        <w:tc>
          <w:tcPr>
            <w:tcW w:w="993" w:type="dxa"/>
          </w:tcPr>
          <w:p w14:paraId="17368D14" w14:textId="75573922" w:rsidR="00155A42" w:rsidRPr="001605E7" w:rsidRDefault="00155A42" w:rsidP="00155A42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2</w:t>
            </w:r>
          </w:p>
        </w:tc>
        <w:tc>
          <w:tcPr>
            <w:tcW w:w="3402" w:type="dxa"/>
            <w:tcBorders>
              <w:right w:val="nil"/>
            </w:tcBorders>
          </w:tcPr>
          <w:p w14:paraId="22CF02F9" w14:textId="03BBF2ED" w:rsidR="00155A42" w:rsidRPr="001605E7" w:rsidRDefault="00155A4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Internet Group Management</w:t>
            </w:r>
          </w:p>
        </w:tc>
        <w:tc>
          <w:tcPr>
            <w:tcW w:w="1701" w:type="dxa"/>
            <w:tcBorders>
              <w:right w:val="nil"/>
            </w:tcBorders>
          </w:tcPr>
          <w:p w14:paraId="7AB1C19A" w14:textId="302DDAA6" w:rsidR="00155A42" w:rsidRPr="001605E7" w:rsidRDefault="00155A42" w:rsidP="00155A42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X</w:t>
            </w:r>
          </w:p>
        </w:tc>
      </w:tr>
      <w:tr w:rsidR="00155A42" w:rsidRPr="00546234" w14:paraId="60208840" w14:textId="77777777" w:rsidTr="00155A42">
        <w:trPr>
          <w:jc w:val="center"/>
        </w:trPr>
        <w:tc>
          <w:tcPr>
            <w:tcW w:w="1134" w:type="dxa"/>
            <w:tcBorders>
              <w:left w:val="nil"/>
            </w:tcBorders>
          </w:tcPr>
          <w:p w14:paraId="4ABAC277" w14:textId="6B885FAB" w:rsidR="00155A42" w:rsidRPr="001605E7" w:rsidRDefault="00155A42" w:rsidP="00155A42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IPv4</w:t>
            </w:r>
          </w:p>
        </w:tc>
        <w:tc>
          <w:tcPr>
            <w:tcW w:w="993" w:type="dxa"/>
          </w:tcPr>
          <w:p w14:paraId="79C334AE" w14:textId="75D8495B" w:rsidR="00155A42" w:rsidRPr="001605E7" w:rsidRDefault="00155A42" w:rsidP="00155A42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4</w:t>
            </w:r>
          </w:p>
        </w:tc>
        <w:tc>
          <w:tcPr>
            <w:tcW w:w="3402" w:type="dxa"/>
            <w:tcBorders>
              <w:right w:val="nil"/>
            </w:tcBorders>
          </w:tcPr>
          <w:p w14:paraId="50C8F52A" w14:textId="64A3D833" w:rsidR="00155A42" w:rsidRPr="001605E7" w:rsidRDefault="00155A4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IPv4 encapsulation</w:t>
            </w:r>
          </w:p>
        </w:tc>
        <w:tc>
          <w:tcPr>
            <w:tcW w:w="1701" w:type="dxa"/>
            <w:tcBorders>
              <w:right w:val="nil"/>
            </w:tcBorders>
          </w:tcPr>
          <w:p w14:paraId="48723322" w14:textId="6A29F0C9" w:rsidR="00155A42" w:rsidRPr="001605E7" w:rsidRDefault="00155A42" w:rsidP="00155A42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O</w:t>
            </w:r>
          </w:p>
        </w:tc>
      </w:tr>
      <w:tr w:rsidR="00155A42" w:rsidRPr="00546234" w14:paraId="1EE7EB2A" w14:textId="77777777" w:rsidTr="00155A42">
        <w:trPr>
          <w:jc w:val="center"/>
        </w:trPr>
        <w:tc>
          <w:tcPr>
            <w:tcW w:w="1134" w:type="dxa"/>
            <w:tcBorders>
              <w:left w:val="nil"/>
            </w:tcBorders>
          </w:tcPr>
          <w:p w14:paraId="65143721" w14:textId="2BF833E0" w:rsidR="00155A42" w:rsidRPr="001605E7" w:rsidRDefault="00155A42" w:rsidP="00155A42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TCP</w:t>
            </w:r>
          </w:p>
        </w:tc>
        <w:tc>
          <w:tcPr>
            <w:tcW w:w="993" w:type="dxa"/>
          </w:tcPr>
          <w:p w14:paraId="5393D79C" w14:textId="05830E1D" w:rsidR="00155A42" w:rsidRPr="001605E7" w:rsidRDefault="00155A42" w:rsidP="00155A42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6</w:t>
            </w:r>
          </w:p>
        </w:tc>
        <w:tc>
          <w:tcPr>
            <w:tcW w:w="3402" w:type="dxa"/>
            <w:tcBorders>
              <w:right w:val="nil"/>
            </w:tcBorders>
          </w:tcPr>
          <w:p w14:paraId="69C367B7" w14:textId="7CA9FD08" w:rsidR="00155A42" w:rsidRPr="001605E7" w:rsidRDefault="00155A4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Transmission Control</w:t>
            </w:r>
          </w:p>
        </w:tc>
        <w:tc>
          <w:tcPr>
            <w:tcW w:w="1701" w:type="dxa"/>
            <w:tcBorders>
              <w:right w:val="nil"/>
            </w:tcBorders>
          </w:tcPr>
          <w:p w14:paraId="086ED4D7" w14:textId="54762CE5" w:rsidR="00155A42" w:rsidRPr="001605E7" w:rsidRDefault="00155A42" w:rsidP="00155A42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X</w:t>
            </w:r>
          </w:p>
        </w:tc>
      </w:tr>
      <w:tr w:rsidR="00155A42" w:rsidRPr="00546234" w14:paraId="529CBBDA" w14:textId="77777777" w:rsidTr="00155A42">
        <w:trPr>
          <w:jc w:val="center"/>
        </w:trPr>
        <w:tc>
          <w:tcPr>
            <w:tcW w:w="1134" w:type="dxa"/>
            <w:tcBorders>
              <w:left w:val="nil"/>
            </w:tcBorders>
          </w:tcPr>
          <w:p w14:paraId="0E39135F" w14:textId="6BEAD1C5" w:rsidR="00155A42" w:rsidRPr="001605E7" w:rsidRDefault="00155A42" w:rsidP="00155A42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UDP</w:t>
            </w:r>
          </w:p>
        </w:tc>
        <w:tc>
          <w:tcPr>
            <w:tcW w:w="993" w:type="dxa"/>
          </w:tcPr>
          <w:p w14:paraId="3EA8CD19" w14:textId="0FC1314D" w:rsidR="00155A42" w:rsidRPr="001605E7" w:rsidRDefault="00155A42" w:rsidP="00155A42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17</w:t>
            </w:r>
          </w:p>
        </w:tc>
        <w:tc>
          <w:tcPr>
            <w:tcW w:w="3402" w:type="dxa"/>
            <w:tcBorders>
              <w:right w:val="nil"/>
            </w:tcBorders>
          </w:tcPr>
          <w:p w14:paraId="6CD10AA7" w14:textId="205D1A50" w:rsidR="00155A42" w:rsidRPr="001605E7" w:rsidRDefault="00155A4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User Datagram</w:t>
            </w:r>
          </w:p>
        </w:tc>
        <w:tc>
          <w:tcPr>
            <w:tcW w:w="1701" w:type="dxa"/>
            <w:tcBorders>
              <w:right w:val="nil"/>
            </w:tcBorders>
          </w:tcPr>
          <w:p w14:paraId="2A9288F4" w14:textId="54A524C8" w:rsidR="00155A42" w:rsidRPr="001605E7" w:rsidRDefault="00155A42" w:rsidP="00155A42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X</w:t>
            </w:r>
          </w:p>
        </w:tc>
      </w:tr>
      <w:tr w:rsidR="00155A42" w:rsidRPr="00546234" w14:paraId="64B3A3CB" w14:textId="77777777" w:rsidTr="00155A42">
        <w:trPr>
          <w:jc w:val="center"/>
        </w:trPr>
        <w:tc>
          <w:tcPr>
            <w:tcW w:w="1134" w:type="dxa"/>
            <w:tcBorders>
              <w:left w:val="nil"/>
            </w:tcBorders>
          </w:tcPr>
          <w:p w14:paraId="7B34894E" w14:textId="2A7E51A7" w:rsidR="00155A42" w:rsidRPr="001605E7" w:rsidRDefault="00155A42" w:rsidP="00155A42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IPv6</w:t>
            </w:r>
          </w:p>
        </w:tc>
        <w:tc>
          <w:tcPr>
            <w:tcW w:w="993" w:type="dxa"/>
          </w:tcPr>
          <w:p w14:paraId="298478C3" w14:textId="018D0462" w:rsidR="00155A42" w:rsidRPr="001605E7" w:rsidRDefault="00155A42" w:rsidP="00155A42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41</w:t>
            </w:r>
          </w:p>
        </w:tc>
        <w:tc>
          <w:tcPr>
            <w:tcW w:w="3402" w:type="dxa"/>
            <w:tcBorders>
              <w:right w:val="nil"/>
            </w:tcBorders>
          </w:tcPr>
          <w:p w14:paraId="5A199B64" w14:textId="2AFD3D5B" w:rsidR="00155A42" w:rsidRPr="001605E7" w:rsidRDefault="00155A4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IPv6 encapsulation</w:t>
            </w:r>
          </w:p>
        </w:tc>
        <w:tc>
          <w:tcPr>
            <w:tcW w:w="1701" w:type="dxa"/>
            <w:tcBorders>
              <w:right w:val="nil"/>
            </w:tcBorders>
          </w:tcPr>
          <w:p w14:paraId="236B4144" w14:textId="5E80F375" w:rsidR="00155A42" w:rsidRPr="001605E7" w:rsidRDefault="00155A42" w:rsidP="00155A42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X</w:t>
            </w:r>
          </w:p>
        </w:tc>
      </w:tr>
      <w:tr w:rsidR="00155A42" w:rsidRPr="00546234" w14:paraId="45FBFB31" w14:textId="77777777" w:rsidTr="00155A42">
        <w:trPr>
          <w:jc w:val="center"/>
        </w:trPr>
        <w:tc>
          <w:tcPr>
            <w:tcW w:w="1134" w:type="dxa"/>
            <w:tcBorders>
              <w:left w:val="nil"/>
            </w:tcBorders>
          </w:tcPr>
          <w:p w14:paraId="03206E82" w14:textId="2F8AAB3E" w:rsidR="00155A42" w:rsidRPr="001605E7" w:rsidRDefault="00155A42" w:rsidP="00155A42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others</w:t>
            </w:r>
          </w:p>
        </w:tc>
        <w:tc>
          <w:tcPr>
            <w:tcW w:w="993" w:type="dxa"/>
          </w:tcPr>
          <w:p w14:paraId="0E3C1EB6" w14:textId="30DF1FFC" w:rsidR="00155A42" w:rsidRPr="001605E7" w:rsidRDefault="00155A42" w:rsidP="00155A42">
            <w:pPr>
              <w:pStyle w:val="11"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3402" w:type="dxa"/>
            <w:tcBorders>
              <w:right w:val="nil"/>
            </w:tcBorders>
          </w:tcPr>
          <w:p w14:paraId="3372E969" w14:textId="7ADADFDC" w:rsidR="00155A42" w:rsidRPr="001605E7" w:rsidRDefault="00155A4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Other Protocols</w:t>
            </w:r>
          </w:p>
        </w:tc>
        <w:tc>
          <w:tcPr>
            <w:tcW w:w="1701" w:type="dxa"/>
            <w:tcBorders>
              <w:right w:val="nil"/>
            </w:tcBorders>
          </w:tcPr>
          <w:p w14:paraId="5A7141F3" w14:textId="0C04272A" w:rsidR="00155A42" w:rsidRPr="001605E7" w:rsidRDefault="00155A42" w:rsidP="00155A42">
            <w:pPr>
              <w:pStyle w:val="11"/>
              <w:keepNext/>
              <w:jc w:val="center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O</w:t>
            </w:r>
          </w:p>
        </w:tc>
      </w:tr>
    </w:tbl>
    <w:p w14:paraId="357F7F6C" w14:textId="77777777" w:rsidR="00155A42" w:rsidRDefault="00155A42" w:rsidP="00155A42">
      <w:pPr>
        <w:pStyle w:val="11"/>
        <w:rPr>
          <w:rFonts w:eastAsiaTheme="minorHAnsi"/>
        </w:rPr>
      </w:pPr>
    </w:p>
    <w:p w14:paraId="30EAC521" w14:textId="6612FA24" w:rsidR="007A6975" w:rsidRDefault="00346024" w:rsidP="00155A42">
      <w:pPr>
        <w:pStyle w:val="11"/>
        <w:rPr>
          <w:rFonts w:eastAsiaTheme="minorHAnsi"/>
        </w:rPr>
      </w:pPr>
      <w:r>
        <w:rPr>
          <w:rFonts w:eastAsiaTheme="minorHAnsi" w:hint="eastAsia"/>
        </w:rPr>
        <w:t>아래의</w:t>
      </w:r>
      <w:r>
        <w:rPr>
          <w:rFonts w:eastAsiaTheme="minorHAnsi" w:hint="eastAsia"/>
        </w:rPr>
        <w:t xml:space="preserve"> </w:t>
      </w:r>
      <w:r w:rsidR="007A6975">
        <w:rPr>
          <w:rFonts w:eastAsiaTheme="minorHAnsi"/>
        </w:rPr>
        <w:fldChar w:fldCharType="begin"/>
      </w:r>
      <w:r w:rsidR="007A6975">
        <w:rPr>
          <w:rFonts w:eastAsiaTheme="minorHAnsi"/>
        </w:rPr>
        <w:instrText xml:space="preserve"> REF _Ref492399971 \h </w:instrText>
      </w:r>
      <w:r w:rsidR="007A6975">
        <w:rPr>
          <w:rFonts w:eastAsiaTheme="minorHAnsi"/>
        </w:rPr>
      </w:r>
      <w:r w:rsidR="007A6975">
        <w:rPr>
          <w:rFonts w:eastAsiaTheme="minorHAnsi"/>
        </w:rPr>
        <w:fldChar w:fldCharType="separate"/>
      </w:r>
      <w:r w:rsidR="007A6975" w:rsidRPr="001605E7">
        <w:rPr>
          <w:rFonts w:eastAsiaTheme="minorHAnsi"/>
        </w:rPr>
        <w:t xml:space="preserve">Figure </w:t>
      </w:r>
      <w:r w:rsidR="007A6975">
        <w:rPr>
          <w:rFonts w:eastAsiaTheme="minorHAnsi"/>
          <w:noProof/>
        </w:rPr>
        <w:t>9</w:t>
      </w:r>
      <w:r w:rsidR="007A6975">
        <w:rPr>
          <w:rFonts w:eastAsiaTheme="minorHAnsi"/>
        </w:rPr>
        <w:fldChar w:fldCharType="end"/>
      </w:r>
      <w:r w:rsidR="007A6975">
        <w:rPr>
          <w:rFonts w:eastAsiaTheme="minorHAnsi" w:hint="eastAsia"/>
        </w:rPr>
        <w:t>은</w:t>
      </w:r>
      <w:r w:rsidR="007A6975">
        <w:rPr>
          <w:rFonts w:eastAsiaTheme="minorHAnsi" w:hint="eastAsia"/>
        </w:rPr>
        <w:t xml:space="preserve"> </w:t>
      </w:r>
      <w:r w:rsidR="007A6975">
        <w:rPr>
          <w:rFonts w:eastAsiaTheme="minorHAnsi"/>
        </w:rPr>
        <w:t>IPRAW Mode SOCKET</w:t>
      </w:r>
      <w:r w:rsidR="007A6975">
        <w:rPr>
          <w:rFonts w:eastAsiaTheme="minorHAnsi" w:hint="eastAsia"/>
        </w:rPr>
        <w:t>의</w:t>
      </w:r>
      <w:r w:rsidR="007A6975">
        <w:rPr>
          <w:rFonts w:eastAsiaTheme="minorHAnsi" w:hint="eastAsia"/>
        </w:rPr>
        <w:t xml:space="preserve"> </w:t>
      </w:r>
      <w:r w:rsidR="007A6975">
        <w:rPr>
          <w:rFonts w:eastAsiaTheme="minorHAnsi" w:hint="eastAsia"/>
        </w:rPr>
        <w:t>동작흐름을</w:t>
      </w:r>
      <w:r w:rsidR="007A6975">
        <w:rPr>
          <w:rFonts w:eastAsiaTheme="minorHAnsi" w:hint="eastAsia"/>
        </w:rPr>
        <w:t xml:space="preserve"> </w:t>
      </w:r>
      <w:r w:rsidR="007A6975">
        <w:rPr>
          <w:rFonts w:eastAsiaTheme="minorHAnsi" w:hint="eastAsia"/>
        </w:rPr>
        <w:t>나타낸다</w:t>
      </w:r>
      <w:r w:rsidR="007A6975">
        <w:rPr>
          <w:rFonts w:eastAsiaTheme="minorHAnsi" w:hint="eastAsia"/>
        </w:rPr>
        <w:t>.</w:t>
      </w:r>
    </w:p>
    <w:p w14:paraId="3999454D" w14:textId="77777777" w:rsidR="007A6975" w:rsidRPr="001605E7" w:rsidRDefault="007A6975" w:rsidP="00155A42">
      <w:pPr>
        <w:pStyle w:val="11"/>
        <w:rPr>
          <w:rFonts w:eastAsiaTheme="minorHAnsi"/>
        </w:rPr>
      </w:pPr>
    </w:p>
    <w:p w14:paraId="3C18C4C9" w14:textId="77777777" w:rsidR="00C80DE8" w:rsidRPr="001605E7" w:rsidRDefault="00C80DE8" w:rsidP="00155A42">
      <w:pPr>
        <w:pStyle w:val="11"/>
        <w:jc w:val="center"/>
        <w:rPr>
          <w:rFonts w:eastAsiaTheme="minorHAnsi"/>
        </w:rPr>
      </w:pPr>
      <w:r w:rsidRPr="001605E7">
        <w:rPr>
          <w:rFonts w:eastAsiaTheme="minorHAnsi"/>
          <w:noProof/>
        </w:rPr>
        <w:drawing>
          <wp:inline distT="0" distB="0" distL="0" distR="0" wp14:anchorId="123844C1" wp14:editId="690B6739">
            <wp:extent cx="4408805" cy="276225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praw_data_flow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648" cy="278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153D" w14:textId="22F52074" w:rsidR="00C80DE8" w:rsidRPr="001605E7" w:rsidRDefault="00C80DE8" w:rsidP="00C80DE8">
      <w:pPr>
        <w:pStyle w:val="a8"/>
        <w:rPr>
          <w:rFonts w:eastAsiaTheme="minorHAnsi"/>
        </w:rPr>
      </w:pPr>
      <w:bookmarkStart w:id="556" w:name="_Ref492399971"/>
      <w:bookmarkStart w:id="557" w:name="_Ref492019656"/>
      <w:r w:rsidRPr="001605E7">
        <w:rPr>
          <w:rFonts w:eastAsiaTheme="minorHAnsi"/>
        </w:rPr>
        <w:t xml:space="preserve">Figure </w:t>
      </w:r>
      <w:r w:rsidR="00756EBE" w:rsidRPr="001605E7">
        <w:rPr>
          <w:rFonts w:eastAsiaTheme="minorHAnsi"/>
        </w:rPr>
        <w:fldChar w:fldCharType="begin"/>
      </w:r>
      <w:r w:rsidR="00756EBE" w:rsidRPr="001605E7">
        <w:rPr>
          <w:rFonts w:eastAsiaTheme="minorHAnsi"/>
        </w:rPr>
        <w:instrText xml:space="preserve"> SEQ Figure \* ARABIC </w:instrText>
      </w:r>
      <w:r w:rsidR="00756EBE" w:rsidRPr="001605E7">
        <w:rPr>
          <w:rFonts w:eastAsiaTheme="minorHAnsi"/>
        </w:rPr>
        <w:fldChar w:fldCharType="separate"/>
      </w:r>
      <w:r w:rsidR="007A6975">
        <w:rPr>
          <w:rFonts w:eastAsiaTheme="minorHAnsi"/>
          <w:noProof/>
        </w:rPr>
        <w:t>9</w:t>
      </w:r>
      <w:r w:rsidR="00756EBE" w:rsidRPr="001605E7">
        <w:rPr>
          <w:rFonts w:eastAsiaTheme="minorHAnsi"/>
          <w:noProof/>
        </w:rPr>
        <w:fldChar w:fldCharType="end"/>
      </w:r>
      <w:bookmarkEnd w:id="556"/>
      <w:r w:rsidRPr="001605E7">
        <w:rPr>
          <w:rFonts w:eastAsiaTheme="minorHAnsi"/>
        </w:rPr>
        <w:t xml:space="preserve"> IPRAW Operation Flow</w:t>
      </w:r>
      <w:bookmarkEnd w:id="557"/>
    </w:p>
    <w:p w14:paraId="20230DD6" w14:textId="77777777" w:rsidR="00C80DE8" w:rsidRDefault="00C80DE8" w:rsidP="00155A42">
      <w:pPr>
        <w:pStyle w:val="11"/>
        <w:rPr>
          <w:rFonts w:eastAsiaTheme="minorHAnsi"/>
        </w:rPr>
      </w:pPr>
    </w:p>
    <w:p w14:paraId="1393C546" w14:textId="77777777" w:rsidR="004C3B6D" w:rsidRPr="001605E7" w:rsidRDefault="004C3B6D" w:rsidP="004C3B6D">
      <w:pPr>
        <w:pStyle w:val="11"/>
        <w:rPr>
          <w:rFonts w:eastAsiaTheme="minorHAnsi"/>
        </w:rPr>
      </w:pPr>
      <w:r w:rsidRPr="001605E7">
        <w:rPr>
          <w:rFonts w:eastAsiaTheme="minorHAnsi"/>
        </w:rPr>
        <w:t>W5100S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Initialization</w:t>
      </w:r>
      <w:r w:rsidRPr="001605E7">
        <w:rPr>
          <w:rFonts w:eastAsiaTheme="minorHAnsi" w:hint="eastAsia"/>
        </w:rPr>
        <w:t>이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완료되면</w:t>
      </w:r>
      <w:r w:rsidRPr="001605E7">
        <w:rPr>
          <w:rFonts w:eastAsiaTheme="minorHAnsi"/>
        </w:rPr>
        <w:t xml:space="preserve">, PING Request </w:t>
      </w:r>
      <w:r w:rsidRPr="001605E7">
        <w:rPr>
          <w:rFonts w:eastAsiaTheme="minorHAnsi" w:hint="eastAsia"/>
        </w:rPr>
        <w:t>수신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자동으로</w:t>
      </w:r>
      <w:r w:rsidRPr="001605E7">
        <w:rPr>
          <w:rFonts w:eastAsiaTheme="minorHAnsi"/>
        </w:rPr>
        <w:t xml:space="preserve"> PING Reply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전송한다</w:t>
      </w:r>
      <w:r w:rsidRPr="001605E7">
        <w:rPr>
          <w:rFonts w:eastAsiaTheme="minorHAnsi"/>
        </w:rPr>
        <w:t xml:space="preserve">. </w:t>
      </w:r>
      <w:r w:rsidRPr="001605E7">
        <w:rPr>
          <w:rFonts w:eastAsiaTheme="minorHAnsi" w:hint="eastAsia"/>
        </w:rPr>
        <w:t>그러나</w:t>
      </w:r>
      <w:r w:rsidRPr="001605E7">
        <w:rPr>
          <w:rFonts w:eastAsiaTheme="minorHAnsi"/>
        </w:rPr>
        <w:t xml:space="preserve"> IPRAW Mode SOCKET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Sn_PROTOR</w:t>
      </w:r>
      <w:r w:rsidRPr="001605E7">
        <w:rPr>
          <w:rFonts w:eastAsiaTheme="minorHAnsi" w:hint="eastAsia"/>
        </w:rPr>
        <w:t>이</w:t>
      </w:r>
      <w:r w:rsidRPr="001605E7">
        <w:rPr>
          <w:rFonts w:eastAsiaTheme="minorHAnsi"/>
        </w:rPr>
        <w:t xml:space="preserve"> ICMP Protocol(0x01)</w:t>
      </w:r>
      <w:r w:rsidRPr="001605E7">
        <w:rPr>
          <w:rFonts w:eastAsiaTheme="minorHAnsi" w:hint="eastAsia"/>
        </w:rPr>
        <w:t>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설정되어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있으면</w:t>
      </w:r>
      <w:r w:rsidRPr="001605E7">
        <w:rPr>
          <w:rFonts w:eastAsiaTheme="minorHAnsi"/>
        </w:rPr>
        <w:t>, W5100S</w:t>
      </w:r>
      <w:r w:rsidRPr="001605E7">
        <w:rPr>
          <w:rFonts w:eastAsiaTheme="minorHAnsi" w:hint="eastAsia"/>
        </w:rPr>
        <w:t>는</w:t>
      </w:r>
      <w:r w:rsidRPr="001605E7">
        <w:rPr>
          <w:rFonts w:eastAsiaTheme="minorHAnsi"/>
        </w:rPr>
        <w:t xml:space="preserve"> PING Request</w:t>
      </w:r>
      <w:r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수신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시</w:t>
      </w:r>
      <w:r w:rsidRPr="001605E7">
        <w:rPr>
          <w:rFonts w:eastAsiaTheme="minorHAnsi"/>
        </w:rPr>
        <w:t xml:space="preserve"> </w:t>
      </w:r>
      <w:r>
        <w:rPr>
          <w:rFonts w:eastAsiaTheme="minorHAnsi" w:hint="eastAsia"/>
        </w:rPr>
        <w:t>자동으로</w:t>
      </w:r>
      <w:r>
        <w:rPr>
          <w:rFonts w:eastAsiaTheme="minorHAnsi" w:hint="eastAsia"/>
        </w:rPr>
        <w:t xml:space="preserve"> </w:t>
      </w:r>
      <w:r w:rsidRPr="001605E7">
        <w:rPr>
          <w:rFonts w:eastAsiaTheme="minorHAnsi"/>
        </w:rPr>
        <w:t>PING Reply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전송하지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않고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해당</w:t>
      </w:r>
      <w:r w:rsidRPr="001605E7">
        <w:rPr>
          <w:rFonts w:eastAsiaTheme="minorHAnsi"/>
        </w:rPr>
        <w:t xml:space="preserve"> IPRAW Mode SOCKET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RX Buffer Block</w:t>
      </w:r>
      <w:r w:rsidRPr="001605E7">
        <w:rPr>
          <w:rFonts w:eastAsiaTheme="minorHAnsi" w:hint="eastAsia"/>
        </w:rPr>
        <w:t>에</w:t>
      </w:r>
      <w:r w:rsidRPr="001605E7">
        <w:rPr>
          <w:rFonts w:eastAsiaTheme="minorHAnsi"/>
        </w:rPr>
        <w:t xml:space="preserve"> Request Packet</w:t>
      </w:r>
      <w:r w:rsidRPr="001605E7">
        <w:rPr>
          <w:rFonts w:eastAsiaTheme="minorHAnsi" w:hint="eastAsia"/>
        </w:rPr>
        <w:t>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저장한다</w:t>
      </w:r>
      <w:r w:rsidRPr="001605E7">
        <w:rPr>
          <w:rFonts w:eastAsiaTheme="minorHAnsi"/>
        </w:rPr>
        <w:t xml:space="preserve">. </w:t>
      </w:r>
      <w:r w:rsidRPr="001605E7">
        <w:rPr>
          <w:rFonts w:eastAsiaTheme="minorHAnsi" w:hint="eastAsia"/>
        </w:rPr>
        <w:t>이러한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경우</w:t>
      </w:r>
      <w:r>
        <w:rPr>
          <w:rFonts w:eastAsiaTheme="minorHAnsi" w:hint="eastAsia"/>
        </w:rPr>
        <w:t>,</w:t>
      </w:r>
      <w:r w:rsidRPr="001605E7">
        <w:rPr>
          <w:rFonts w:eastAsiaTheme="minorHAnsi"/>
        </w:rPr>
        <w:t xml:space="preserve"> HOST</w:t>
      </w:r>
      <w:r w:rsidRPr="001605E7">
        <w:rPr>
          <w:rFonts w:eastAsiaTheme="minorHAnsi" w:hint="eastAsia"/>
        </w:rPr>
        <w:t>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직접</w:t>
      </w:r>
      <w:r w:rsidRPr="001605E7">
        <w:rPr>
          <w:rFonts w:eastAsiaTheme="minorHAnsi"/>
        </w:rPr>
        <w:t xml:space="preserve"> IPRAW Mode SOCKET</w:t>
      </w:r>
      <w:r w:rsidRPr="001605E7">
        <w:rPr>
          <w:rFonts w:eastAsiaTheme="minorHAnsi" w:hint="eastAsia"/>
        </w:rPr>
        <w:t>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이용해</w:t>
      </w:r>
      <w:r w:rsidRPr="001605E7">
        <w:rPr>
          <w:rFonts w:eastAsiaTheme="minorHAnsi"/>
        </w:rPr>
        <w:t xml:space="preserve"> PING Reply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전송해야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한다</w:t>
      </w:r>
      <w:r w:rsidRPr="001605E7">
        <w:rPr>
          <w:rFonts w:eastAsiaTheme="minorHAnsi"/>
        </w:rPr>
        <w:t>.</w:t>
      </w:r>
    </w:p>
    <w:p w14:paraId="625936AF" w14:textId="77777777" w:rsidR="004C3B6D" w:rsidRPr="004C3B6D" w:rsidRDefault="004C3B6D" w:rsidP="00155A42">
      <w:pPr>
        <w:pStyle w:val="11"/>
        <w:rPr>
          <w:rFonts w:eastAsiaTheme="minorHAnsi"/>
        </w:rPr>
      </w:pPr>
    </w:p>
    <w:p w14:paraId="11EAA1D2" w14:textId="359381E6" w:rsidR="00CD3A78" w:rsidRPr="00980990" w:rsidRDefault="00CD3A78" w:rsidP="00E54C87">
      <w:pPr>
        <w:pStyle w:val="31"/>
      </w:pPr>
      <w:bookmarkStart w:id="558" w:name="_Ref478577373"/>
      <w:bookmarkStart w:id="559" w:name="_Ref478577376"/>
      <w:bookmarkStart w:id="560" w:name="_Ref478577494"/>
      <w:bookmarkStart w:id="561" w:name="_Ref478577495"/>
      <w:r w:rsidRPr="008C14F1">
        <w:t>IPRAW</w:t>
      </w:r>
      <w:r w:rsidR="002A1FFC" w:rsidRPr="008C14F1">
        <w:t xml:space="preserve"> </w:t>
      </w:r>
      <w:r w:rsidR="00053E69" w:rsidRPr="008C14F1">
        <w:t>S</w:t>
      </w:r>
      <w:r w:rsidR="00FD51AB">
        <w:t>ocket Open</w:t>
      </w:r>
    </w:p>
    <w:p w14:paraId="13AE4B06" w14:textId="1025BB1C" w:rsidR="001C02BC" w:rsidRPr="001605E7" w:rsidRDefault="001C02BC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HOST</w:t>
      </w:r>
      <w:r w:rsidRPr="001605E7">
        <w:rPr>
          <w:rFonts w:eastAsiaTheme="minorHAnsi" w:hint="eastAsia"/>
        </w:rPr>
        <w:t>는</w:t>
      </w:r>
      <w:r w:rsidRPr="001605E7">
        <w:rPr>
          <w:rFonts w:eastAsiaTheme="minorHAnsi"/>
        </w:rPr>
        <w:t xml:space="preserve"> SOCKET</w:t>
      </w:r>
      <w:r w:rsidR="007A6975">
        <w:rPr>
          <w:rFonts w:eastAsiaTheme="minorHAnsi"/>
        </w:rPr>
        <w:t xml:space="preserve"> n</w:t>
      </w:r>
      <w:r w:rsidRPr="001605E7">
        <w:rPr>
          <w:rFonts w:eastAsiaTheme="minorHAnsi" w:hint="eastAsia"/>
        </w:rPr>
        <w:t>을</w:t>
      </w:r>
      <w:r w:rsidRPr="001605E7">
        <w:rPr>
          <w:rFonts w:eastAsiaTheme="minorHAnsi"/>
        </w:rPr>
        <w:t xml:space="preserve"> IPRAW Mode</w:t>
      </w:r>
      <w:r w:rsidRPr="001605E7">
        <w:rPr>
          <w:rFonts w:eastAsiaTheme="minorHAnsi" w:hint="eastAsia"/>
        </w:rPr>
        <w:t>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</w:t>
      </w:r>
      <w:r w:rsidR="007A6975">
        <w:rPr>
          <w:rFonts w:eastAsiaTheme="minorHAnsi" w:hint="eastAsia"/>
        </w:rPr>
        <w:t>한다</w:t>
      </w:r>
      <w:r w:rsidRPr="001605E7">
        <w:rPr>
          <w:rFonts w:eastAsiaTheme="minorHAnsi"/>
        </w:rPr>
        <w:t xml:space="preserve">. </w:t>
      </w:r>
    </w:p>
    <w:p w14:paraId="05105C99" w14:textId="0FAA4F3B" w:rsidR="001C02BC" w:rsidRPr="001605E7" w:rsidRDefault="001C02BC" w:rsidP="00155A42">
      <w:pPr>
        <w:pStyle w:val="11"/>
        <w:rPr>
          <w:rFonts w:eastAsiaTheme="minorHAns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/>
        <w:tblLook w:val="04A0" w:firstRow="1" w:lastRow="0" w:firstColumn="1" w:lastColumn="0" w:noHBand="0" w:noVBand="1"/>
      </w:tblPr>
      <w:tblGrid>
        <w:gridCol w:w="8495"/>
      </w:tblGrid>
      <w:tr w:rsidR="00CD3A78" w:rsidRPr="00546234" w14:paraId="69CF23CB" w14:textId="77777777" w:rsidTr="00A50D68">
        <w:tc>
          <w:tcPr>
            <w:tcW w:w="8495" w:type="dxa"/>
            <w:shd w:val="clear" w:color="auto" w:fill="F2F2F2"/>
          </w:tcPr>
          <w:p w14:paraId="78E89206" w14:textId="77777777" w:rsidR="00980990" w:rsidRPr="00DF101A" w:rsidRDefault="00980990" w:rsidP="00980990">
            <w:pPr>
              <w:pStyle w:val="11"/>
            </w:pPr>
            <w:r w:rsidRPr="00DF101A">
              <w:rPr>
                <w:rFonts w:hint="eastAsia"/>
              </w:rPr>
              <w:t>{</w:t>
            </w:r>
          </w:p>
          <w:p w14:paraId="0D36F4CE" w14:textId="77777777" w:rsidR="00980990" w:rsidRDefault="00980990" w:rsidP="00980990">
            <w:pPr>
              <w:pStyle w:val="11"/>
            </w:pPr>
            <w:r w:rsidRPr="00BF3613">
              <w:rPr>
                <w:rFonts w:hint="eastAsia"/>
              </w:rPr>
              <w:t>START</w:t>
            </w:r>
            <w:r w:rsidRPr="00DF101A">
              <w:rPr>
                <w:rFonts w:hint="eastAsia"/>
              </w:rPr>
              <w:t xml:space="preserve"> : </w:t>
            </w:r>
          </w:p>
          <w:p w14:paraId="105A49CC" w14:textId="77777777" w:rsidR="00980990" w:rsidRDefault="00980990" w:rsidP="00980990">
            <w:pPr>
              <w:pStyle w:val="11"/>
              <w:ind w:firstLineChars="400" w:firstLine="800"/>
            </w:pPr>
            <w:r w:rsidRPr="004F1FA1">
              <w:rPr>
                <w:color w:val="0000FF"/>
              </w:rPr>
              <w:t>/* set Protocol number */</w:t>
            </w:r>
          </w:p>
          <w:p w14:paraId="72CDCB1B" w14:textId="77777777" w:rsidR="00980990" w:rsidRDefault="00980990" w:rsidP="00980990">
            <w:pPr>
              <w:pStyle w:val="11"/>
            </w:pPr>
            <w:r>
              <w:rPr>
                <w:rFonts w:hint="eastAsia"/>
              </w:rPr>
              <w:t xml:space="preserve">        Sn_PROTO</w:t>
            </w:r>
            <w:r>
              <w:t>R</w:t>
            </w:r>
            <w:r>
              <w:rPr>
                <w:rFonts w:hint="eastAsia"/>
              </w:rPr>
              <w:t xml:space="preserve"> </w:t>
            </w:r>
            <w:r>
              <w:t>= protocol_num;</w:t>
            </w:r>
          </w:p>
          <w:p w14:paraId="5BF5CD42" w14:textId="77777777" w:rsidR="00980990" w:rsidRPr="00E043F7" w:rsidRDefault="00980990" w:rsidP="00980990">
            <w:pPr>
              <w:pStyle w:val="11"/>
            </w:pPr>
          </w:p>
          <w:p w14:paraId="7FD03FF4" w14:textId="77777777" w:rsidR="00980990" w:rsidRPr="005E0CC1" w:rsidRDefault="00980990" w:rsidP="00980990">
            <w:pPr>
              <w:pStyle w:val="11"/>
              <w:rPr>
                <w:color w:val="0000FF"/>
              </w:rPr>
            </w:pPr>
            <w:r>
              <w:t xml:space="preserve">        </w:t>
            </w:r>
            <w:r w:rsidRPr="005E0CC1">
              <w:rPr>
                <w:color w:val="0000FF"/>
              </w:rPr>
              <w:t xml:space="preserve">/* </w:t>
            </w:r>
            <w:r w:rsidRPr="005E0CC1">
              <w:rPr>
                <w:rFonts w:hint="eastAsia"/>
                <w:color w:val="0000FF"/>
              </w:rPr>
              <w:t>set IPRAW mode</w:t>
            </w:r>
            <w:r w:rsidRPr="005E0CC1">
              <w:rPr>
                <w:color w:val="0000FF"/>
              </w:rPr>
              <w:t xml:space="preserve"> */</w:t>
            </w:r>
          </w:p>
          <w:p w14:paraId="733271D1" w14:textId="4B07E27B" w:rsidR="00980990" w:rsidRDefault="00980990" w:rsidP="00980990">
            <w:pPr>
              <w:pStyle w:val="11"/>
            </w:pPr>
            <w:r w:rsidRPr="00DF101A">
              <w:tab/>
              <w:t xml:space="preserve">Sn_MR = </w:t>
            </w:r>
            <w:r w:rsidR="00E874EC">
              <w:t>4’b0011</w:t>
            </w:r>
            <w:r w:rsidRPr="00DF101A">
              <w:t>;</w:t>
            </w:r>
          </w:p>
          <w:p w14:paraId="71455AA1" w14:textId="77777777" w:rsidR="00980990" w:rsidRDefault="00980990" w:rsidP="00980990">
            <w:pPr>
              <w:pStyle w:val="11"/>
            </w:pPr>
            <w:r>
              <w:t xml:space="preserve"> </w:t>
            </w:r>
          </w:p>
          <w:p w14:paraId="0CB2CE80" w14:textId="77777777" w:rsidR="00980990" w:rsidRPr="005E0CC1" w:rsidRDefault="00980990" w:rsidP="00980990">
            <w:pPr>
              <w:pStyle w:val="11"/>
              <w:rPr>
                <w:color w:val="0000FF"/>
              </w:rPr>
            </w:pPr>
            <w:r>
              <w:t xml:space="preserve">        </w:t>
            </w:r>
            <w:r w:rsidRPr="005E0CC1">
              <w:rPr>
                <w:color w:val="0000FF"/>
              </w:rPr>
              <w:t>/* set OPEN command */</w:t>
            </w:r>
          </w:p>
          <w:p w14:paraId="42A8A94A" w14:textId="77777777" w:rsidR="00980990" w:rsidRDefault="00980990" w:rsidP="00980990">
            <w:pPr>
              <w:pStyle w:val="11"/>
            </w:pPr>
            <w:r w:rsidRPr="00DF101A">
              <w:tab/>
              <w:t>Sn_CR = OPEN;</w:t>
            </w:r>
          </w:p>
          <w:p w14:paraId="5B735CD7" w14:textId="77777777" w:rsidR="00980990" w:rsidRDefault="00980990" w:rsidP="00980990">
            <w:pPr>
              <w:pStyle w:val="11"/>
            </w:pPr>
          </w:p>
          <w:p w14:paraId="73BD7F97" w14:textId="77777777" w:rsidR="00980990" w:rsidRPr="005E0CC1" w:rsidRDefault="00980990" w:rsidP="00980990">
            <w:pPr>
              <w:pStyle w:val="11"/>
              <w:rPr>
                <w:color w:val="0000FF"/>
              </w:rPr>
            </w:pPr>
            <w:r>
              <w:t xml:space="preserve">        </w:t>
            </w:r>
            <w:r>
              <w:rPr>
                <w:color w:val="0000FF"/>
              </w:rPr>
              <w:t>/* check SOCKET for</w:t>
            </w:r>
            <w:r w:rsidRPr="005E0CC1">
              <w:rPr>
                <w:color w:val="0000FF"/>
              </w:rPr>
              <w:t xml:space="preserve"> IPRAW mode */</w:t>
            </w:r>
          </w:p>
          <w:p w14:paraId="47D4BBBE" w14:textId="77777777" w:rsidR="00980990" w:rsidRPr="00DF101A" w:rsidRDefault="00980990" w:rsidP="00980990">
            <w:pPr>
              <w:pStyle w:val="11"/>
            </w:pPr>
            <w:r w:rsidRPr="00DF101A">
              <w:tab/>
              <w:t xml:space="preserve">if(Sn_SR != SOCK_IPRAW) </w:t>
            </w:r>
            <w:r>
              <w:t>goto</w:t>
            </w:r>
            <w:r w:rsidRPr="00DF101A">
              <w:t xml:space="preserve"> </w:t>
            </w:r>
            <w:r>
              <w:t>START</w:t>
            </w:r>
            <w:r w:rsidRPr="00DF101A">
              <w:t>;</w:t>
            </w:r>
          </w:p>
          <w:p w14:paraId="226DCFF1" w14:textId="4733337A" w:rsidR="00CD3A78" w:rsidRPr="001605E7" w:rsidRDefault="00980990" w:rsidP="00980990">
            <w:pPr>
              <w:pStyle w:val="11"/>
              <w:rPr>
                <w:rFonts w:eastAsiaTheme="minorHAnsi"/>
              </w:rPr>
            </w:pPr>
            <w:r>
              <w:t>}</w:t>
            </w:r>
          </w:p>
        </w:tc>
      </w:tr>
    </w:tbl>
    <w:p w14:paraId="4A9D1B61" w14:textId="77777777" w:rsidR="00CD3A78" w:rsidRPr="001605E7" w:rsidRDefault="00CD3A78" w:rsidP="00CD3A78">
      <w:pPr>
        <w:rPr>
          <w:rFonts w:ascii="Trebuchet MS" w:eastAsiaTheme="minorHAnsi" w:hAnsi="Trebuchet MS"/>
        </w:rPr>
      </w:pPr>
    </w:p>
    <w:p w14:paraId="44704A06" w14:textId="77777777" w:rsidR="00886863" w:rsidRPr="001605E7" w:rsidRDefault="00886863" w:rsidP="00CD3A78">
      <w:pPr>
        <w:rPr>
          <w:rFonts w:ascii="Trebuchet MS" w:eastAsiaTheme="minorHAnsi" w:hAnsi="Trebuchet MS"/>
        </w:rPr>
      </w:pPr>
    </w:p>
    <w:p w14:paraId="08304304" w14:textId="4B0DC832" w:rsidR="00DF101A" w:rsidRPr="008C14F1" w:rsidRDefault="00DF101A" w:rsidP="00E54C87">
      <w:pPr>
        <w:pStyle w:val="31"/>
      </w:pPr>
      <w:r w:rsidRPr="008C14F1">
        <w:t xml:space="preserve">IPRAW </w:t>
      </w:r>
      <w:bookmarkEnd w:id="558"/>
      <w:bookmarkEnd w:id="559"/>
      <w:bookmarkEnd w:id="560"/>
      <w:bookmarkEnd w:id="561"/>
      <w:r w:rsidR="002A1FFC" w:rsidRPr="008C14F1">
        <w:t>Data Send</w:t>
      </w:r>
    </w:p>
    <w:p w14:paraId="7939E7F5" w14:textId="1827BD7E" w:rsidR="003D185D" w:rsidRDefault="003D185D" w:rsidP="00E874EC">
      <w:pPr>
        <w:pStyle w:val="11"/>
      </w:pPr>
      <w:r w:rsidRPr="003D185D">
        <w:rPr>
          <w:rFonts w:hint="eastAsia"/>
        </w:rPr>
        <w:t>IPRAW</w:t>
      </w:r>
      <w:r w:rsidRPr="003D185D">
        <w:rPr>
          <w:rFonts w:hint="eastAsia"/>
        </w:rPr>
        <w:t>로</w:t>
      </w:r>
      <w:r w:rsidRPr="003D185D">
        <w:rPr>
          <w:rFonts w:hint="eastAsia"/>
        </w:rPr>
        <w:t xml:space="preserve"> DATA </w:t>
      </w:r>
      <w:r w:rsidRPr="003D185D">
        <w:rPr>
          <w:rFonts w:hint="eastAsia"/>
        </w:rPr>
        <w:t>전송</w:t>
      </w:r>
      <w:r w:rsidRPr="003D185D">
        <w:rPr>
          <w:rFonts w:hint="eastAsia"/>
        </w:rPr>
        <w:t xml:space="preserve"> </w:t>
      </w:r>
      <w:r w:rsidRPr="003D185D">
        <w:rPr>
          <w:rFonts w:hint="eastAsia"/>
        </w:rPr>
        <w:t>시</w:t>
      </w:r>
      <w:r w:rsidRPr="003D185D">
        <w:rPr>
          <w:rFonts w:hint="eastAsia"/>
        </w:rPr>
        <w:t xml:space="preserve">, </w:t>
      </w:r>
      <w:r w:rsidRPr="003D185D">
        <w:rPr>
          <w:rFonts w:hint="eastAsia"/>
        </w:rPr>
        <w:t>전송할</w:t>
      </w:r>
      <w:r w:rsidRPr="003D185D">
        <w:rPr>
          <w:rFonts w:hint="eastAsia"/>
        </w:rPr>
        <w:t xml:space="preserve"> DATA</w:t>
      </w:r>
      <w:r w:rsidR="00273174">
        <w:rPr>
          <w:rFonts w:hint="eastAsia"/>
        </w:rPr>
        <w:t>가</w:t>
      </w:r>
      <w:r w:rsidRPr="003D185D">
        <w:rPr>
          <w:rFonts w:hint="eastAsia"/>
        </w:rPr>
        <w:t xml:space="preserve"> Sn_TXBUF_SIZE</w:t>
      </w:r>
      <w:r w:rsidRPr="003D185D">
        <w:rPr>
          <w:rFonts w:hint="eastAsia"/>
        </w:rPr>
        <w:t>나</w:t>
      </w:r>
      <w:r w:rsidRPr="003D185D">
        <w:rPr>
          <w:rFonts w:hint="eastAsia"/>
        </w:rPr>
        <w:t xml:space="preserve"> 1472 Byte</w:t>
      </w:r>
      <w:r w:rsidRPr="003D185D">
        <w:rPr>
          <w:rFonts w:hint="eastAsia"/>
        </w:rPr>
        <w:t>보다</w:t>
      </w:r>
      <w:r w:rsidRPr="003D185D">
        <w:rPr>
          <w:rFonts w:hint="eastAsia"/>
        </w:rPr>
        <w:t xml:space="preserve"> </w:t>
      </w:r>
      <w:r w:rsidRPr="003D185D">
        <w:rPr>
          <w:rFonts w:hint="eastAsia"/>
        </w:rPr>
        <w:t>클</w:t>
      </w:r>
      <w:r w:rsidRPr="003D185D">
        <w:rPr>
          <w:rFonts w:hint="eastAsia"/>
        </w:rPr>
        <w:t xml:space="preserve"> </w:t>
      </w:r>
      <w:r w:rsidR="00E874EC">
        <w:rPr>
          <w:rFonts w:hint="eastAsia"/>
        </w:rPr>
        <w:t>경우</w:t>
      </w:r>
      <w:r w:rsidR="00E874EC">
        <w:rPr>
          <w:rFonts w:hint="eastAsia"/>
        </w:rPr>
        <w:t>,</w:t>
      </w:r>
      <w:r w:rsidR="00E874EC">
        <w:t xml:space="preserve"> HOST</w:t>
      </w:r>
      <w:r w:rsidR="00E874EC">
        <w:rPr>
          <w:rFonts w:hint="eastAsia"/>
        </w:rPr>
        <w:t>는</w:t>
      </w:r>
      <w:r w:rsidR="00E874EC">
        <w:rPr>
          <w:rFonts w:hint="eastAsia"/>
        </w:rPr>
        <w:t xml:space="preserve"> </w:t>
      </w:r>
      <w:r w:rsidR="00E874EC">
        <w:rPr>
          <w:rFonts w:hint="eastAsia"/>
        </w:rPr>
        <w:t>해당</w:t>
      </w:r>
      <w:r w:rsidR="00E874EC">
        <w:rPr>
          <w:rFonts w:hint="eastAsia"/>
        </w:rPr>
        <w:t xml:space="preserve"> </w:t>
      </w:r>
      <w:r w:rsidR="00E874EC">
        <w:t>DATA</w:t>
      </w:r>
      <w:r w:rsidR="00E874EC">
        <w:rPr>
          <w:rFonts w:hint="eastAsia"/>
        </w:rPr>
        <w:t>를</w:t>
      </w:r>
      <w:r w:rsidR="00E874EC">
        <w:rPr>
          <w:rFonts w:hint="eastAsia"/>
        </w:rPr>
        <w:t xml:space="preserve"> </w:t>
      </w:r>
      <w:r w:rsidR="00E874EC">
        <w:rPr>
          <w:rFonts w:hint="eastAsia"/>
        </w:rPr>
        <w:t>나누어</w:t>
      </w:r>
      <w:r w:rsidR="00E874EC">
        <w:rPr>
          <w:rFonts w:hint="eastAsia"/>
        </w:rPr>
        <w:t xml:space="preserve"> </w:t>
      </w:r>
      <w:r w:rsidR="00E874EC">
        <w:rPr>
          <w:rFonts w:hint="eastAsia"/>
        </w:rPr>
        <w:t>전송해야</w:t>
      </w:r>
      <w:r w:rsidR="00E874EC">
        <w:rPr>
          <w:rFonts w:hint="eastAsia"/>
        </w:rPr>
        <w:t xml:space="preserve"> </w:t>
      </w:r>
      <w:r w:rsidR="00E874EC">
        <w:rPr>
          <w:rFonts w:hint="eastAsia"/>
        </w:rPr>
        <w:t>한다</w:t>
      </w:r>
      <w:r w:rsidR="00E874EC">
        <w:rPr>
          <w:rFonts w:hint="eastAsia"/>
        </w:rPr>
        <w:t>.</w:t>
      </w:r>
      <w:r w:rsidR="00EF177A">
        <w:t xml:space="preserve"> </w:t>
      </w:r>
      <w:r w:rsidR="00CE2133" w:rsidRPr="00C15D22">
        <w:rPr>
          <w:rFonts w:hint="eastAsia"/>
        </w:rPr>
        <w:t>또한</w:t>
      </w:r>
      <w:r w:rsidR="00CE2133" w:rsidRPr="00C15D22">
        <w:rPr>
          <w:rFonts w:hint="eastAsia"/>
        </w:rPr>
        <w:t xml:space="preserve"> Sn_CR[SEND_MAC]</w:t>
      </w:r>
      <w:r w:rsidR="00CE2133" w:rsidRPr="00C15D22">
        <w:rPr>
          <w:rFonts w:hint="eastAsia"/>
        </w:rPr>
        <w:t>을</w:t>
      </w:r>
      <w:r w:rsidR="00CE2133" w:rsidRPr="00C15D22">
        <w:rPr>
          <w:rFonts w:hint="eastAsia"/>
        </w:rPr>
        <w:t xml:space="preserve"> </w:t>
      </w:r>
      <w:r w:rsidR="00CE2133" w:rsidRPr="00C15D22">
        <w:rPr>
          <w:rFonts w:hint="eastAsia"/>
        </w:rPr>
        <w:t>통해</w:t>
      </w:r>
      <w:r w:rsidR="00CE2133" w:rsidRPr="00C15D22">
        <w:rPr>
          <w:rFonts w:hint="eastAsia"/>
        </w:rPr>
        <w:t xml:space="preserve"> ARP</w:t>
      </w:r>
      <w:r w:rsidR="00CE2133" w:rsidRPr="00C15D22">
        <w:rPr>
          <w:rFonts w:hint="eastAsia"/>
        </w:rPr>
        <w:t>과정없이</w:t>
      </w:r>
      <w:r w:rsidR="00CE2133" w:rsidRPr="00C15D22">
        <w:rPr>
          <w:rFonts w:hint="eastAsia"/>
        </w:rPr>
        <w:t xml:space="preserve"> DATA</w:t>
      </w:r>
      <w:r w:rsidR="00CE2133" w:rsidRPr="00C15D22">
        <w:rPr>
          <w:rFonts w:hint="eastAsia"/>
        </w:rPr>
        <w:t>를</w:t>
      </w:r>
      <w:r w:rsidR="00CE2133" w:rsidRPr="00C15D22">
        <w:rPr>
          <w:rFonts w:hint="eastAsia"/>
        </w:rPr>
        <w:t xml:space="preserve"> </w:t>
      </w:r>
      <w:r w:rsidR="00CE2133" w:rsidRPr="00C15D22">
        <w:rPr>
          <w:rFonts w:hint="eastAsia"/>
        </w:rPr>
        <w:t>전송할</w:t>
      </w:r>
      <w:r w:rsidR="00CE2133" w:rsidRPr="00C15D22">
        <w:rPr>
          <w:rFonts w:hint="eastAsia"/>
        </w:rPr>
        <w:t xml:space="preserve"> </w:t>
      </w:r>
      <w:r w:rsidR="00CE2133" w:rsidRPr="00C15D22">
        <w:rPr>
          <w:rFonts w:hint="eastAsia"/>
        </w:rPr>
        <w:t>수</w:t>
      </w:r>
      <w:r w:rsidR="00CE2133" w:rsidRPr="00C15D22">
        <w:rPr>
          <w:rFonts w:hint="eastAsia"/>
        </w:rPr>
        <w:t xml:space="preserve"> </w:t>
      </w:r>
      <w:r w:rsidR="00CE2133" w:rsidRPr="00C15D22">
        <w:rPr>
          <w:rFonts w:hint="eastAsia"/>
        </w:rPr>
        <w:t>있다</w:t>
      </w:r>
      <w:r w:rsidR="00CE2133" w:rsidRPr="00C15D22">
        <w:rPr>
          <w:rFonts w:hint="eastAsia"/>
        </w:rPr>
        <w:t xml:space="preserve">. </w:t>
      </w:r>
      <w:r w:rsidR="00CE2133" w:rsidRPr="00C15D22">
        <w:rPr>
          <w:rFonts w:hint="eastAsia"/>
        </w:rPr>
        <w:t>이때</w:t>
      </w:r>
      <w:r w:rsidR="00CE2133" w:rsidRPr="00C15D22">
        <w:rPr>
          <w:rFonts w:hint="eastAsia"/>
        </w:rPr>
        <w:t>, Sn_DHAR</w:t>
      </w:r>
      <w:r w:rsidR="00CE2133" w:rsidRPr="00C15D22">
        <w:rPr>
          <w:rFonts w:hint="eastAsia"/>
        </w:rPr>
        <w:t>에</w:t>
      </w:r>
      <w:r w:rsidR="00CE2133" w:rsidRPr="00C15D22">
        <w:rPr>
          <w:rFonts w:hint="eastAsia"/>
        </w:rPr>
        <w:t xml:space="preserve"> </w:t>
      </w:r>
      <w:r w:rsidR="00CE2133" w:rsidRPr="00C15D22">
        <w:rPr>
          <w:rFonts w:hint="eastAsia"/>
        </w:rPr>
        <w:t>상대방</w:t>
      </w:r>
      <w:r w:rsidR="00CE2133" w:rsidRPr="00C15D22">
        <w:rPr>
          <w:rFonts w:hint="eastAsia"/>
        </w:rPr>
        <w:t xml:space="preserve"> MAC Address</w:t>
      </w:r>
      <w:r w:rsidR="00CE2133" w:rsidRPr="00C15D22">
        <w:rPr>
          <w:rFonts w:hint="eastAsia"/>
        </w:rPr>
        <w:t>를</w:t>
      </w:r>
      <w:r w:rsidR="00CE2133" w:rsidRPr="00C15D22">
        <w:rPr>
          <w:rFonts w:hint="eastAsia"/>
        </w:rPr>
        <w:t xml:space="preserve"> </w:t>
      </w:r>
      <w:r w:rsidR="00CE2133" w:rsidRPr="00C15D22">
        <w:rPr>
          <w:rFonts w:hint="eastAsia"/>
        </w:rPr>
        <w:t>설정해야</w:t>
      </w:r>
      <w:r w:rsidR="00CE2133" w:rsidRPr="00C15D22">
        <w:rPr>
          <w:rFonts w:hint="eastAsia"/>
        </w:rPr>
        <w:t xml:space="preserve"> </w:t>
      </w:r>
      <w:r w:rsidR="00CE2133" w:rsidRPr="00C15D22">
        <w:rPr>
          <w:rFonts w:hint="eastAsia"/>
        </w:rPr>
        <w:t>한다</w:t>
      </w:r>
      <w:r w:rsidR="00CE2133" w:rsidRPr="00C15D22">
        <w:rPr>
          <w:rFonts w:hint="eastAsia"/>
        </w:rPr>
        <w:t>.</w:t>
      </w:r>
    </w:p>
    <w:p w14:paraId="7FF184A6" w14:textId="77777777" w:rsidR="00B528EA" w:rsidRPr="001605E7" w:rsidRDefault="00B528EA" w:rsidP="00155A42">
      <w:pPr>
        <w:pStyle w:val="11"/>
        <w:rPr>
          <w:rFonts w:eastAsiaTheme="minorHAnsi"/>
        </w:rPr>
      </w:pPr>
    </w:p>
    <w:p w14:paraId="06349C64" w14:textId="0C7ED706" w:rsidR="001E2352" w:rsidRPr="001605E7" w:rsidRDefault="003D185D" w:rsidP="00E874EC">
      <w:pPr>
        <w:pStyle w:val="11"/>
        <w:rPr>
          <w:rFonts w:eastAsiaTheme="minorHAnsi"/>
        </w:rPr>
      </w:pPr>
      <w:r>
        <w:rPr>
          <w:rFonts w:hint="eastAsia"/>
        </w:rPr>
        <w:sym w:font="Wingdings" w:char="F09F"/>
      </w:r>
      <w:r>
        <w:t xml:space="preserve"> </w:t>
      </w:r>
      <w:r w:rsidR="0055412F">
        <w:t xml:space="preserve">Sending DATA? / </w:t>
      </w:r>
      <w:r w:rsidR="001E2352" w:rsidRPr="001605E7">
        <w:rPr>
          <w:rFonts w:eastAsiaTheme="minorHAnsi"/>
        </w:rPr>
        <w:t>[SEND]</w:t>
      </w:r>
      <w:r w:rsidR="00615FA5" w:rsidRPr="001605E7">
        <w:rPr>
          <w:rFonts w:eastAsiaTheme="minorHAnsi"/>
        </w:rPr>
        <w:t xml:space="preserve"> Sending Process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/>
        <w:tblLook w:val="04A0" w:firstRow="1" w:lastRow="0" w:firstColumn="1" w:lastColumn="0" w:noHBand="0" w:noVBand="1"/>
      </w:tblPr>
      <w:tblGrid>
        <w:gridCol w:w="8495"/>
      </w:tblGrid>
      <w:tr w:rsidR="00B341EB" w:rsidRPr="00546234" w14:paraId="7617D05D" w14:textId="77777777" w:rsidTr="00B341EB">
        <w:tc>
          <w:tcPr>
            <w:tcW w:w="8495" w:type="dxa"/>
            <w:shd w:val="clear" w:color="auto" w:fill="F2F2F2"/>
          </w:tcPr>
          <w:p w14:paraId="5B2CABB0" w14:textId="77777777" w:rsidR="003D185D" w:rsidRDefault="003D185D" w:rsidP="003D185D">
            <w:pPr>
              <w:pStyle w:val="11"/>
            </w:pPr>
            <w:r w:rsidRPr="00DF101A">
              <w:t>{</w:t>
            </w:r>
          </w:p>
          <w:p w14:paraId="5BC371E0" w14:textId="77777777" w:rsidR="003D185D" w:rsidRDefault="003D185D" w:rsidP="003D185D">
            <w:pPr>
              <w:pStyle w:val="11"/>
            </w:pPr>
            <w:r w:rsidRPr="00DF101A">
              <w:rPr>
                <w:rFonts w:hint="eastAsia"/>
              </w:rPr>
              <w:t>START</w:t>
            </w:r>
            <w:r w:rsidRPr="00DF101A">
              <w:t xml:space="preserve"> </w:t>
            </w:r>
            <w:r w:rsidRPr="00DF101A">
              <w:rPr>
                <w:rFonts w:hint="eastAsia"/>
              </w:rPr>
              <w:t>:</w:t>
            </w:r>
          </w:p>
          <w:p w14:paraId="73F490A3" w14:textId="77777777" w:rsidR="003D185D" w:rsidRDefault="003D185D" w:rsidP="003D185D">
            <w:pPr>
              <w:pStyle w:val="11"/>
            </w:pPr>
            <w:r>
              <w:t xml:space="preserve">        </w:t>
            </w:r>
            <w:r w:rsidRPr="004F1FA1">
              <w:rPr>
                <w:color w:val="0000FF"/>
              </w:rPr>
              <w:t xml:space="preserve">/* set </w:t>
            </w:r>
            <w:r>
              <w:rPr>
                <w:color w:val="0000FF"/>
              </w:rPr>
              <w:t xml:space="preserve">destination IP address, 192.168.0.100 </w:t>
            </w:r>
            <w:r w:rsidRPr="004F1FA1">
              <w:rPr>
                <w:color w:val="0000FF"/>
              </w:rPr>
              <w:t>*/</w:t>
            </w:r>
          </w:p>
          <w:p w14:paraId="085DBD7F" w14:textId="2106882F" w:rsidR="003D185D" w:rsidRDefault="003D185D" w:rsidP="003D185D">
            <w:pPr>
              <w:pStyle w:val="11"/>
            </w:pPr>
            <w:r>
              <w:rPr>
                <w:rFonts w:hint="eastAsia"/>
              </w:rPr>
              <w:t xml:space="preserve">        Sn_DIPR</w:t>
            </w:r>
            <w:r>
              <w:t>0</w:t>
            </w:r>
            <w:r w:rsidR="00346024">
              <w:t>,1</w:t>
            </w:r>
            <w:r>
              <w:rPr>
                <w:rFonts w:hint="eastAsia"/>
              </w:rPr>
              <w:t xml:space="preserve"> =</w:t>
            </w:r>
            <w:r>
              <w:t xml:space="preserve"> 0xC0</w:t>
            </w:r>
            <w:r w:rsidR="00346024">
              <w:t>, 0</w:t>
            </w:r>
            <w:r w:rsidR="00346024">
              <w:rPr>
                <w:rFonts w:hint="eastAsia"/>
              </w:rPr>
              <w:t>xA8</w:t>
            </w:r>
            <w:r>
              <w:t>;</w:t>
            </w:r>
          </w:p>
          <w:p w14:paraId="7461AEC6" w14:textId="088EB9A1" w:rsidR="003D185D" w:rsidRDefault="003D185D" w:rsidP="00346024">
            <w:pPr>
              <w:pStyle w:val="11"/>
              <w:ind w:firstLineChars="400" w:firstLine="800"/>
            </w:pPr>
            <w:r>
              <w:t>Sn_DIPR2</w:t>
            </w:r>
            <w:r w:rsidR="00346024">
              <w:t>,3</w:t>
            </w:r>
            <w:r>
              <w:t xml:space="preserve"> = 0x00</w:t>
            </w:r>
            <w:r w:rsidR="00346024">
              <w:t>, 0x64</w:t>
            </w:r>
            <w:r>
              <w:t>;</w:t>
            </w:r>
          </w:p>
          <w:p w14:paraId="1D92D780" w14:textId="77777777" w:rsidR="003D185D" w:rsidRDefault="003D185D" w:rsidP="003D185D">
            <w:pPr>
              <w:pStyle w:val="11"/>
            </w:pPr>
          </w:p>
          <w:p w14:paraId="49EA032C" w14:textId="6CC45D41" w:rsidR="00EF177A" w:rsidRDefault="00EF177A" w:rsidP="00EF177A">
            <w:pPr>
              <w:pStyle w:val="11"/>
              <w:ind w:firstLineChars="400" w:firstLine="800"/>
              <w:rPr>
                <w:color w:val="0000FF"/>
              </w:rPr>
            </w:pPr>
            <w:r w:rsidRPr="007063EF">
              <w:rPr>
                <w:rFonts w:hint="eastAsia"/>
                <w:color w:val="0000FF"/>
              </w:rPr>
              <w:t>/</w:t>
            </w:r>
            <w:r w:rsidRPr="007063EF">
              <w:rPr>
                <w:color w:val="0000FF"/>
              </w:rPr>
              <w:t xml:space="preserve">* </w:t>
            </w:r>
            <w:r>
              <w:rPr>
                <w:rFonts w:hint="eastAsia"/>
                <w:color w:val="0000FF"/>
              </w:rPr>
              <w:t xml:space="preserve">for using </w:t>
            </w:r>
            <w:r>
              <w:rPr>
                <w:color w:val="0000FF"/>
              </w:rPr>
              <w:t>SEND_MAC</w:t>
            </w:r>
            <w:r>
              <w:rPr>
                <w:rFonts w:hint="eastAsia"/>
                <w:color w:val="0000FF"/>
              </w:rPr>
              <w:t xml:space="preserve"> command</w:t>
            </w:r>
            <w:r w:rsidRPr="007063EF">
              <w:rPr>
                <w:color w:val="0000FF"/>
              </w:rPr>
              <w:t xml:space="preserve"> *</w:t>
            </w:r>
            <w:r w:rsidRPr="007063EF">
              <w:rPr>
                <w:rFonts w:hint="eastAsia"/>
                <w:color w:val="0000FF"/>
              </w:rPr>
              <w:t>/</w:t>
            </w:r>
          </w:p>
          <w:p w14:paraId="7C6D9312" w14:textId="77777777" w:rsidR="00EF177A" w:rsidRDefault="00EF177A" w:rsidP="00EF177A">
            <w:pPr>
              <w:pStyle w:val="11"/>
              <w:ind w:firstLineChars="400" w:firstLine="800"/>
            </w:pPr>
            <w:r w:rsidRPr="007063EF">
              <w:rPr>
                <w:rFonts w:hint="eastAsia"/>
                <w:color w:val="0000FF"/>
              </w:rPr>
              <w:t>/</w:t>
            </w:r>
            <w:r w:rsidRPr="007063EF">
              <w:rPr>
                <w:color w:val="0000FF"/>
              </w:rPr>
              <w:t xml:space="preserve">* set destination MAC address, </w:t>
            </w:r>
            <w:r>
              <w:rPr>
                <w:color w:val="0000FF"/>
              </w:rPr>
              <w:t>74:D4:35:4F:BF:7C</w:t>
            </w:r>
            <w:r w:rsidRPr="007063EF">
              <w:rPr>
                <w:color w:val="0000FF"/>
              </w:rPr>
              <w:t xml:space="preserve"> *</w:t>
            </w:r>
            <w:r w:rsidRPr="007063EF">
              <w:rPr>
                <w:rFonts w:hint="eastAsia"/>
                <w:color w:val="0000FF"/>
              </w:rPr>
              <w:t>/</w:t>
            </w:r>
          </w:p>
          <w:p w14:paraId="318893EA" w14:textId="0C85DD89" w:rsidR="00EF177A" w:rsidRDefault="00EF177A" w:rsidP="00EF177A">
            <w:pPr>
              <w:pStyle w:val="11"/>
              <w:ind w:firstLineChars="400" w:firstLine="800"/>
            </w:pPr>
            <w:r>
              <w:t>Sn_DHAR0</w:t>
            </w:r>
            <w:r w:rsidR="00346024">
              <w:t>,1,2</w:t>
            </w:r>
            <w:r>
              <w:t xml:space="preserve"> = 0x74</w:t>
            </w:r>
            <w:r w:rsidR="00346024">
              <w:t>, 0xD4, 0x35</w:t>
            </w:r>
            <w:r>
              <w:t>;</w:t>
            </w:r>
          </w:p>
          <w:p w14:paraId="0AC41DBC" w14:textId="71BB1038" w:rsidR="00EF177A" w:rsidRDefault="00EF177A" w:rsidP="00EF177A">
            <w:pPr>
              <w:pStyle w:val="11"/>
              <w:ind w:firstLineChars="400" w:firstLine="800"/>
            </w:pPr>
            <w:r>
              <w:t>Sn_DHAR3</w:t>
            </w:r>
            <w:r w:rsidR="00346024">
              <w:t>,4,5</w:t>
            </w:r>
            <w:r>
              <w:t xml:space="preserve"> = 0x4F</w:t>
            </w:r>
            <w:r w:rsidR="00346024">
              <w:t>, 0xBF, 0x7C</w:t>
            </w:r>
            <w:r>
              <w:t>;</w:t>
            </w:r>
          </w:p>
          <w:p w14:paraId="7626CF42" w14:textId="77777777" w:rsidR="00EF177A" w:rsidRPr="000D20B3" w:rsidRDefault="00EF177A" w:rsidP="003D185D">
            <w:pPr>
              <w:pStyle w:val="11"/>
            </w:pPr>
          </w:p>
          <w:p w14:paraId="256207D8" w14:textId="77777777" w:rsidR="003D185D" w:rsidRPr="004F1FA1" w:rsidRDefault="003D185D" w:rsidP="003D185D">
            <w:pPr>
              <w:pStyle w:val="11"/>
              <w:rPr>
                <w:color w:val="C00000"/>
              </w:rPr>
            </w:pPr>
            <w:r>
              <w:t xml:space="preserve">        </w:t>
            </w:r>
            <w:r w:rsidRPr="004F1FA1">
              <w:rPr>
                <w:color w:val="0000FF"/>
              </w:rPr>
              <w:t>/* check sending Data Size */</w:t>
            </w:r>
          </w:p>
          <w:p w14:paraId="3CD3A1BE" w14:textId="77777777" w:rsidR="003D185D" w:rsidRDefault="003D185D" w:rsidP="003D185D">
            <w:pPr>
              <w:pStyle w:val="11"/>
            </w:pPr>
            <w:r>
              <w:t xml:space="preserve">        gSn_TX_MAX = Sn_TXBUF_SIZE;</w:t>
            </w:r>
          </w:p>
          <w:p w14:paraId="1DF0B950" w14:textId="77777777" w:rsidR="003D185D" w:rsidRDefault="003D185D" w:rsidP="003D185D">
            <w:pPr>
              <w:pStyle w:val="11"/>
            </w:pPr>
            <w:r>
              <w:t xml:space="preserve">        If( (send_size &gt; gSn_TX_MAC) or (send_size &gt; 1472) ) goto START;</w:t>
            </w:r>
          </w:p>
          <w:p w14:paraId="3701E9E3" w14:textId="77777777" w:rsidR="003D185D" w:rsidRDefault="003D185D" w:rsidP="003D185D">
            <w:pPr>
              <w:pStyle w:val="11"/>
            </w:pPr>
          </w:p>
          <w:p w14:paraId="5F76694D" w14:textId="77777777" w:rsidR="003D185D" w:rsidRDefault="003D185D" w:rsidP="003D185D">
            <w:pPr>
              <w:pStyle w:val="11"/>
            </w:pPr>
            <w:r>
              <w:t xml:space="preserve">        </w:t>
            </w:r>
            <w:r w:rsidRPr="004F1FA1">
              <w:rPr>
                <w:color w:val="0000FF"/>
              </w:rPr>
              <w:t>/* calculate offset address */</w:t>
            </w:r>
          </w:p>
          <w:p w14:paraId="5CB2A5E2" w14:textId="77777777" w:rsidR="003D185D" w:rsidRDefault="003D185D" w:rsidP="003D185D">
            <w:pPr>
              <w:pStyle w:val="11"/>
            </w:pPr>
            <w:r>
              <w:t xml:space="preserve">        get_offset = Sn_TX_WR &amp; gSn_TX_MASK;</w:t>
            </w:r>
          </w:p>
          <w:p w14:paraId="4C92B30E" w14:textId="77777777" w:rsidR="003D185D" w:rsidRDefault="003D185D" w:rsidP="003D185D">
            <w:pPr>
              <w:pStyle w:val="11"/>
            </w:pPr>
          </w:p>
          <w:p w14:paraId="32EC05C4" w14:textId="77777777" w:rsidR="003D185D" w:rsidRPr="004F1FA1" w:rsidRDefault="003D185D" w:rsidP="003D185D">
            <w:pPr>
              <w:pStyle w:val="11"/>
              <w:rPr>
                <w:color w:val="C00000"/>
              </w:rPr>
            </w:pPr>
            <w:r>
              <w:t xml:space="preserve">        </w:t>
            </w:r>
            <w:r w:rsidRPr="004F1FA1">
              <w:rPr>
                <w:color w:val="0000FF"/>
              </w:rPr>
              <w:t>/* calculate start address(SOCKET0 TX Buffer Block address) */</w:t>
            </w:r>
          </w:p>
          <w:p w14:paraId="23A5F657" w14:textId="77777777" w:rsidR="003D185D" w:rsidRDefault="003D185D" w:rsidP="003D185D">
            <w:pPr>
              <w:pStyle w:val="11"/>
            </w:pPr>
            <w:r>
              <w:t xml:space="preserve">        get_start_address = gSn_TX_BASE + get_offset;</w:t>
            </w:r>
          </w:p>
          <w:p w14:paraId="30E81BAF" w14:textId="77777777" w:rsidR="003D185D" w:rsidRDefault="003D185D" w:rsidP="003D185D">
            <w:pPr>
              <w:pStyle w:val="11"/>
            </w:pPr>
          </w:p>
          <w:p w14:paraId="537AC544" w14:textId="77777777" w:rsidR="003D185D" w:rsidRDefault="003D185D" w:rsidP="003D185D">
            <w:pPr>
              <w:pStyle w:val="11"/>
            </w:pPr>
            <w:r>
              <w:t xml:space="preserve">        </w:t>
            </w:r>
            <w:r w:rsidRPr="004F1FA1">
              <w:rPr>
                <w:color w:val="0000FF"/>
              </w:rPr>
              <w:t>/* if overflow SOCKET0 TX Buffer Block */</w:t>
            </w:r>
          </w:p>
          <w:p w14:paraId="27EEA07D" w14:textId="77777777" w:rsidR="003D185D" w:rsidRDefault="003D185D" w:rsidP="003D185D">
            <w:pPr>
              <w:pStyle w:val="11"/>
            </w:pPr>
            <w:r>
              <w:t xml:space="preserve">        If( (get_offset + send_size) &gt; gSn_TX_MAX )</w:t>
            </w:r>
          </w:p>
          <w:p w14:paraId="088FACA3" w14:textId="77777777" w:rsidR="003D185D" w:rsidRDefault="003D185D" w:rsidP="003D185D">
            <w:pPr>
              <w:pStyle w:val="11"/>
            </w:pPr>
            <w:r>
              <w:t xml:space="preserve">        {</w:t>
            </w:r>
          </w:p>
          <w:p w14:paraId="0ADE98CC" w14:textId="77777777" w:rsidR="003D185D" w:rsidRDefault="003D185D" w:rsidP="003D185D">
            <w:pPr>
              <w:pStyle w:val="11"/>
            </w:pPr>
            <w:r>
              <w:t xml:space="preserve">            </w:t>
            </w:r>
            <w:r w:rsidRPr="004F1FA1">
              <w:rPr>
                <w:color w:val="0000FF"/>
              </w:rPr>
              <w:t>/* copy upper size byte of source_address to get_start_address */</w:t>
            </w:r>
          </w:p>
          <w:p w14:paraId="18988AB3" w14:textId="77777777" w:rsidR="003D185D" w:rsidRDefault="003D185D" w:rsidP="003D185D">
            <w:pPr>
              <w:pStyle w:val="11"/>
              <w:ind w:firstLineChars="600" w:firstLine="1200"/>
            </w:pPr>
            <w:r>
              <w:t>upper_size = gSn_TX_MAX – get_offset;</w:t>
            </w:r>
          </w:p>
          <w:p w14:paraId="2F0DBE89" w14:textId="77777777" w:rsidR="003D185D" w:rsidRDefault="003D185D" w:rsidP="003D185D">
            <w:pPr>
              <w:pStyle w:val="11"/>
            </w:pPr>
            <w:r>
              <w:t xml:space="preserve">            memcpy(source_address, get_start_address, upper_size);</w:t>
            </w:r>
          </w:p>
          <w:p w14:paraId="3D534884" w14:textId="77777777" w:rsidR="003D185D" w:rsidRDefault="003D185D" w:rsidP="003D185D">
            <w:pPr>
              <w:pStyle w:val="11"/>
            </w:pPr>
          </w:p>
          <w:p w14:paraId="3F11B304" w14:textId="77777777" w:rsidR="003D185D" w:rsidRDefault="003D185D" w:rsidP="003D185D">
            <w:pPr>
              <w:pStyle w:val="11"/>
            </w:pPr>
            <w:r>
              <w:t xml:space="preserve">            </w:t>
            </w:r>
            <w:r w:rsidRPr="004F1FA1">
              <w:rPr>
                <w:color w:val="0000FF"/>
              </w:rPr>
              <w:t>/* copy left size byte of source_address to gSn_TX_BASE */</w:t>
            </w:r>
          </w:p>
          <w:p w14:paraId="250D69BC" w14:textId="77777777" w:rsidR="003D185D" w:rsidRDefault="003D185D" w:rsidP="003D185D">
            <w:pPr>
              <w:pStyle w:val="11"/>
            </w:pPr>
            <w:r>
              <w:t xml:space="preserve">            source_address += upper_size;</w:t>
            </w:r>
          </w:p>
          <w:p w14:paraId="0E9E1D81" w14:textId="77777777" w:rsidR="003D185D" w:rsidRDefault="003D185D" w:rsidP="003D185D">
            <w:pPr>
              <w:pStyle w:val="11"/>
            </w:pPr>
            <w:r>
              <w:t xml:space="preserve">            left_size = send_size – upper_size;</w:t>
            </w:r>
          </w:p>
          <w:p w14:paraId="62DE86EC" w14:textId="77777777" w:rsidR="003D185D" w:rsidRDefault="003D185D" w:rsidP="003D185D">
            <w:pPr>
              <w:pStyle w:val="11"/>
            </w:pPr>
            <w:r>
              <w:t xml:space="preserve">            memcpy(source_address, gSn_TX_BASE, left_size);</w:t>
            </w:r>
          </w:p>
          <w:p w14:paraId="0DEAFA42" w14:textId="77777777" w:rsidR="003D185D" w:rsidRDefault="003D185D" w:rsidP="003D185D">
            <w:pPr>
              <w:pStyle w:val="11"/>
            </w:pPr>
            <w:r>
              <w:t xml:space="preserve">        }</w:t>
            </w:r>
          </w:p>
          <w:p w14:paraId="0A8F6662" w14:textId="77777777" w:rsidR="003D185D" w:rsidRDefault="003D185D" w:rsidP="003D185D">
            <w:pPr>
              <w:pStyle w:val="11"/>
            </w:pPr>
            <w:r>
              <w:t xml:space="preserve">        else</w:t>
            </w:r>
          </w:p>
          <w:p w14:paraId="3A577E1E" w14:textId="77777777" w:rsidR="003D185D" w:rsidRDefault="003D185D" w:rsidP="003D185D">
            <w:pPr>
              <w:pStyle w:val="11"/>
            </w:pPr>
            <w:r>
              <w:t xml:space="preserve">        {</w:t>
            </w:r>
          </w:p>
          <w:p w14:paraId="498E076F" w14:textId="77777777" w:rsidR="003D185D" w:rsidRDefault="003D185D" w:rsidP="003D185D">
            <w:pPr>
              <w:pStyle w:val="11"/>
            </w:pPr>
            <w:r>
              <w:t xml:space="preserve">            </w:t>
            </w:r>
            <w:r w:rsidRPr="004F1FA1">
              <w:rPr>
                <w:color w:val="0000FF"/>
              </w:rPr>
              <w:t>/* copy send size byte of source_address to get_start_address */</w:t>
            </w:r>
          </w:p>
          <w:p w14:paraId="68C0128D" w14:textId="77777777" w:rsidR="003D185D" w:rsidRDefault="003D185D" w:rsidP="003D185D">
            <w:pPr>
              <w:pStyle w:val="11"/>
            </w:pPr>
            <w:r>
              <w:t xml:space="preserve">            memcpy(source_address, get_start_address, send_size);</w:t>
            </w:r>
          </w:p>
          <w:p w14:paraId="2B949446" w14:textId="77777777" w:rsidR="003D185D" w:rsidRDefault="003D185D" w:rsidP="003D185D">
            <w:pPr>
              <w:pStyle w:val="11"/>
            </w:pPr>
            <w:r>
              <w:t xml:space="preserve">        }</w:t>
            </w:r>
          </w:p>
          <w:p w14:paraId="7E090E3A" w14:textId="77777777" w:rsidR="003D185D" w:rsidRDefault="003D185D" w:rsidP="003D185D">
            <w:pPr>
              <w:pStyle w:val="11"/>
            </w:pPr>
          </w:p>
          <w:p w14:paraId="3C73CE3E" w14:textId="77777777" w:rsidR="003D185D" w:rsidRDefault="003D185D" w:rsidP="003D185D">
            <w:pPr>
              <w:pStyle w:val="11"/>
            </w:pPr>
            <w:r>
              <w:t xml:space="preserve">        </w:t>
            </w:r>
            <w:r w:rsidRPr="004F1FA1">
              <w:rPr>
                <w:color w:val="0000FF"/>
              </w:rPr>
              <w:t>/* increase Sn_TX_WR as length of send size */</w:t>
            </w:r>
          </w:p>
          <w:p w14:paraId="41BBEE13" w14:textId="77777777" w:rsidR="003D185D" w:rsidRDefault="003D185D" w:rsidP="003D185D">
            <w:pPr>
              <w:pStyle w:val="11"/>
            </w:pPr>
            <w:r>
              <w:t xml:space="preserve">        Sn_TX_WR += send_size;</w:t>
            </w:r>
          </w:p>
          <w:p w14:paraId="61A928AA" w14:textId="77777777" w:rsidR="003D185D" w:rsidRDefault="003D185D" w:rsidP="003D185D">
            <w:pPr>
              <w:pStyle w:val="11"/>
            </w:pPr>
          </w:p>
          <w:p w14:paraId="3189F2D3" w14:textId="40E6984F" w:rsidR="003D185D" w:rsidRDefault="003D185D" w:rsidP="003D185D">
            <w:pPr>
              <w:pStyle w:val="11"/>
            </w:pPr>
            <w:r>
              <w:t xml:space="preserve">        </w:t>
            </w:r>
            <w:r w:rsidR="00273174">
              <w:rPr>
                <w:color w:val="0000FF"/>
              </w:rPr>
              <w:t>/* set SEND</w:t>
            </w:r>
            <w:r w:rsidR="007B27F0">
              <w:rPr>
                <w:color w:val="0000FF"/>
              </w:rPr>
              <w:t xml:space="preserve"> </w:t>
            </w:r>
            <w:r w:rsidR="00273174">
              <w:rPr>
                <w:color w:val="0000FF"/>
              </w:rPr>
              <w:t>(</w:t>
            </w:r>
            <w:r w:rsidR="007B27F0">
              <w:rPr>
                <w:color w:val="0000FF"/>
              </w:rPr>
              <w:t xml:space="preserve">or </w:t>
            </w:r>
            <w:r w:rsidR="00273174">
              <w:rPr>
                <w:rFonts w:hint="eastAsia"/>
                <w:color w:val="0000FF"/>
              </w:rPr>
              <w:t>SEND_MAC</w:t>
            </w:r>
            <w:r w:rsidR="00273174">
              <w:rPr>
                <w:color w:val="0000FF"/>
              </w:rPr>
              <w:t xml:space="preserve">) command </w:t>
            </w:r>
            <w:r w:rsidRPr="004F1FA1">
              <w:rPr>
                <w:color w:val="0000FF"/>
              </w:rPr>
              <w:t>*/</w:t>
            </w:r>
          </w:p>
          <w:p w14:paraId="1435662A" w14:textId="3EBB143B" w:rsidR="003D185D" w:rsidRDefault="00ED74E8" w:rsidP="003D185D">
            <w:pPr>
              <w:pStyle w:val="11"/>
            </w:pPr>
            <w:r>
              <w:t xml:space="preserve">        Sn_CR = </w:t>
            </w:r>
            <w:r w:rsidR="003D185D">
              <w:t>SEND; goto Sending Complete?</w:t>
            </w:r>
          </w:p>
          <w:p w14:paraId="504B5C11" w14:textId="038AE07B" w:rsidR="00B341EB" w:rsidRPr="001605E7" w:rsidRDefault="003D185D" w:rsidP="00155A42">
            <w:pPr>
              <w:pStyle w:val="11"/>
              <w:rPr>
                <w:rFonts w:eastAsiaTheme="minorHAnsi"/>
              </w:rPr>
            </w:pPr>
            <w:r>
              <w:t>}</w:t>
            </w:r>
          </w:p>
        </w:tc>
      </w:tr>
    </w:tbl>
    <w:p w14:paraId="25C91E57" w14:textId="77777777" w:rsidR="00EF177A" w:rsidRDefault="00EF177A" w:rsidP="003D185D">
      <w:pPr>
        <w:pStyle w:val="11"/>
      </w:pPr>
    </w:p>
    <w:p w14:paraId="4A362F39" w14:textId="77777777" w:rsidR="003D185D" w:rsidRDefault="003D185D" w:rsidP="003D185D">
      <w:pPr>
        <w:pStyle w:val="11"/>
      </w:pPr>
      <w:r>
        <w:rPr>
          <w:rFonts w:hint="eastAsia"/>
        </w:rPr>
        <w:sym w:font="Wingdings" w:char="F09F"/>
      </w:r>
      <w:r>
        <w:t xml:space="preserve"> Sending Complete?</w:t>
      </w:r>
    </w:p>
    <w:p w14:paraId="013451B9" w14:textId="73D962EA" w:rsidR="00273174" w:rsidRPr="00F6231D" w:rsidRDefault="00273174" w:rsidP="003D185D">
      <w:pPr>
        <w:pStyle w:val="11"/>
      </w:pPr>
      <w:r>
        <w:rPr>
          <w:rFonts w:hint="eastAsia"/>
        </w:rPr>
        <w:t>SOCKET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 xml:space="preserve">DATA </w:t>
      </w:r>
      <w:r>
        <w:rPr>
          <w:rFonts w:hint="eastAsia"/>
        </w:rPr>
        <w:t>전송이</w:t>
      </w:r>
      <w:r>
        <w:rPr>
          <w:rFonts w:hint="eastAsia"/>
        </w:rPr>
        <w:t xml:space="preserve"> </w:t>
      </w:r>
      <w:r>
        <w:rPr>
          <w:rFonts w:hint="eastAsia"/>
        </w:rPr>
        <w:t>완료되면</w:t>
      </w:r>
      <w:r>
        <w:rPr>
          <w:rFonts w:hint="eastAsia"/>
        </w:rPr>
        <w:t xml:space="preserve"> </w:t>
      </w:r>
      <w:r w:rsidR="00346024">
        <w:t>Sn_IR[</w:t>
      </w:r>
      <w:r>
        <w:t>SENDOK</w:t>
      </w:r>
      <w:r w:rsidR="00346024">
        <w:t>]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발생한다</w:t>
      </w:r>
      <w:r>
        <w:rPr>
          <w:rFonts w:hint="eastAsia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495"/>
      </w:tblGrid>
      <w:tr w:rsidR="003D185D" w:rsidRPr="007F654F" w14:paraId="73867949" w14:textId="77777777" w:rsidTr="00EA79D4">
        <w:trPr>
          <w:trHeight w:val="268"/>
        </w:trPr>
        <w:tc>
          <w:tcPr>
            <w:tcW w:w="8495" w:type="dxa"/>
            <w:shd w:val="clear" w:color="auto" w:fill="F3F3F3"/>
          </w:tcPr>
          <w:p w14:paraId="1BBE8509" w14:textId="77777777" w:rsidR="003D185D" w:rsidRDefault="003D185D" w:rsidP="00084951">
            <w:pPr>
              <w:pStyle w:val="11"/>
            </w:pPr>
            <w:r w:rsidRPr="00DF101A">
              <w:t>{</w:t>
            </w:r>
          </w:p>
          <w:p w14:paraId="77027040" w14:textId="77777777" w:rsidR="003D185D" w:rsidRDefault="003D185D" w:rsidP="00084951">
            <w:pPr>
              <w:pStyle w:val="11"/>
            </w:pPr>
            <w:r>
              <w:t xml:space="preserve">        </w:t>
            </w:r>
            <w:r w:rsidRPr="00F40AF7">
              <w:rPr>
                <w:color w:val="0000FF"/>
              </w:rPr>
              <w:t xml:space="preserve">/* </w:t>
            </w:r>
            <w:r>
              <w:rPr>
                <w:color w:val="0000FF"/>
              </w:rPr>
              <w:t>check SENDOK interrupt</w:t>
            </w:r>
            <w:r w:rsidRPr="00F40AF7">
              <w:rPr>
                <w:color w:val="0000FF"/>
              </w:rPr>
              <w:t xml:space="preserve"> */</w:t>
            </w:r>
          </w:p>
          <w:p w14:paraId="33993A1E" w14:textId="77777777" w:rsidR="003D185D" w:rsidRDefault="003D185D" w:rsidP="00084951">
            <w:pPr>
              <w:pStyle w:val="11"/>
            </w:pPr>
            <w:r>
              <w:t xml:space="preserve">        if(Sn_IR[SENDOK] != ‘1’) goto Timeout;</w:t>
            </w:r>
          </w:p>
          <w:p w14:paraId="185755E9" w14:textId="77777777" w:rsidR="003D185D" w:rsidRDefault="003D185D" w:rsidP="00084951">
            <w:pPr>
              <w:pStyle w:val="11"/>
            </w:pPr>
            <w:r>
              <w:t xml:space="preserve">        else</w:t>
            </w:r>
          </w:p>
          <w:p w14:paraId="69878A48" w14:textId="77777777" w:rsidR="003D185D" w:rsidRDefault="003D185D" w:rsidP="00084951">
            <w:pPr>
              <w:pStyle w:val="11"/>
              <w:ind w:firstLineChars="400" w:firstLine="800"/>
            </w:pPr>
            <w:r>
              <w:t>{</w:t>
            </w:r>
          </w:p>
          <w:p w14:paraId="0FD0E6AB" w14:textId="77777777" w:rsidR="003D185D" w:rsidRDefault="003D185D" w:rsidP="00084951">
            <w:pPr>
              <w:pStyle w:val="11"/>
            </w:pPr>
            <w:r>
              <w:t xml:space="preserve">            </w:t>
            </w:r>
            <w:r w:rsidRPr="00F40AF7">
              <w:rPr>
                <w:color w:val="0000FF"/>
              </w:rPr>
              <w:t xml:space="preserve">/* </w:t>
            </w:r>
            <w:r>
              <w:rPr>
                <w:color w:val="0000FF"/>
              </w:rPr>
              <w:t>clear interrupt</w:t>
            </w:r>
            <w:r w:rsidRPr="00F40AF7">
              <w:rPr>
                <w:color w:val="0000FF"/>
              </w:rPr>
              <w:t xml:space="preserve"> */</w:t>
            </w:r>
          </w:p>
          <w:p w14:paraId="5C2DE0EC" w14:textId="77777777" w:rsidR="003D185D" w:rsidRDefault="003D185D" w:rsidP="00084951">
            <w:pPr>
              <w:pStyle w:val="11"/>
              <w:ind w:firstLineChars="600" w:firstLine="1200"/>
            </w:pPr>
            <w:r>
              <w:t>Sn_IR[SENDOK] = ‘1’; goto Finished?;</w:t>
            </w:r>
          </w:p>
          <w:p w14:paraId="671A9D6A" w14:textId="77777777" w:rsidR="003D185D" w:rsidRPr="00A84D9F" w:rsidRDefault="003D185D" w:rsidP="00084951">
            <w:pPr>
              <w:pStyle w:val="11"/>
              <w:ind w:firstLineChars="600" w:firstLine="1200"/>
              <w:rPr>
                <w:color w:val="0000FF"/>
              </w:rPr>
            </w:pPr>
            <w:r w:rsidRPr="00A84D9F">
              <w:rPr>
                <w:color w:val="0000FF"/>
              </w:rPr>
              <w:t xml:space="preserve">/* Sn_IMR, Sn_IR </w:t>
            </w:r>
            <w:r w:rsidRPr="00A84D9F">
              <w:rPr>
                <w:rFonts w:hint="eastAsia"/>
                <w:color w:val="0000FF"/>
              </w:rPr>
              <w:t>참조</w:t>
            </w:r>
            <w:r w:rsidRPr="00A84D9F">
              <w:rPr>
                <w:color w:val="0000FF"/>
              </w:rPr>
              <w:t xml:space="preserve"> */</w:t>
            </w:r>
          </w:p>
          <w:p w14:paraId="0315E9FE" w14:textId="77777777" w:rsidR="003D185D" w:rsidRDefault="003D185D" w:rsidP="00084951">
            <w:pPr>
              <w:pStyle w:val="11"/>
            </w:pPr>
            <w:r>
              <w:t xml:space="preserve">        }</w:t>
            </w:r>
          </w:p>
          <w:p w14:paraId="7ABE59C3" w14:textId="77777777" w:rsidR="003D185D" w:rsidRPr="007F654F" w:rsidRDefault="003D185D" w:rsidP="00084951">
            <w:pPr>
              <w:pStyle w:val="11"/>
              <w:rPr>
                <w:rFonts w:eastAsiaTheme="minorHAnsi" w:cs="Arial"/>
                <w:color w:val="000000"/>
              </w:rPr>
            </w:pPr>
            <w:r>
              <w:t>}</w:t>
            </w:r>
          </w:p>
        </w:tc>
      </w:tr>
    </w:tbl>
    <w:p w14:paraId="08E7E893" w14:textId="77777777" w:rsidR="003D185D" w:rsidRPr="00F6231D" w:rsidRDefault="003D185D" w:rsidP="003D185D">
      <w:pPr>
        <w:pStyle w:val="11"/>
      </w:pPr>
    </w:p>
    <w:p w14:paraId="43D1F70A" w14:textId="77777777" w:rsidR="003D185D" w:rsidRDefault="003D185D" w:rsidP="003D185D">
      <w:pPr>
        <w:pStyle w:val="11"/>
      </w:pPr>
      <w:r>
        <w:rPr>
          <w:rFonts w:hint="eastAsia"/>
        </w:rPr>
        <w:sym w:font="Wingdings" w:char="F09F"/>
      </w:r>
      <w:r>
        <w:t xml:space="preserve"> Timeout</w:t>
      </w:r>
    </w:p>
    <w:p w14:paraId="14ACD90F" w14:textId="7029C6E8" w:rsidR="00ED74E8" w:rsidRPr="00D137CF" w:rsidRDefault="00D137CF" w:rsidP="003D185D">
      <w:pPr>
        <w:pStyle w:val="11"/>
      </w:pPr>
      <w:r w:rsidRPr="00D137CF">
        <w:rPr>
          <w:rFonts w:hint="eastAsia"/>
        </w:rPr>
        <w:t>UDP Mode SOCKET</w:t>
      </w:r>
      <w:r w:rsidRPr="00D137CF">
        <w:rPr>
          <w:rFonts w:hint="eastAsia"/>
        </w:rPr>
        <w:t>은</w:t>
      </w:r>
      <w:r w:rsidRPr="00D137CF">
        <w:rPr>
          <w:rFonts w:hint="eastAsia"/>
        </w:rPr>
        <w:t xml:space="preserve"> DATA </w:t>
      </w:r>
      <w:r w:rsidRPr="00D137CF">
        <w:rPr>
          <w:rFonts w:hint="eastAsia"/>
        </w:rPr>
        <w:t>전송</w:t>
      </w:r>
      <w:r w:rsidRPr="00D137CF">
        <w:rPr>
          <w:rFonts w:hint="eastAsia"/>
        </w:rPr>
        <w:t xml:space="preserve"> </w:t>
      </w:r>
      <w:r w:rsidRPr="00D137CF">
        <w:rPr>
          <w:rFonts w:hint="eastAsia"/>
        </w:rPr>
        <w:t>전</w:t>
      </w:r>
      <w:r w:rsidRPr="00D137CF">
        <w:rPr>
          <w:rFonts w:hint="eastAsia"/>
        </w:rPr>
        <w:t xml:space="preserve"> ARP</w:t>
      </w:r>
      <w:r w:rsidRPr="00D137CF">
        <w:rPr>
          <w:rFonts w:hint="eastAsia"/>
        </w:rPr>
        <w:t>과정에서</w:t>
      </w:r>
      <w:r w:rsidRPr="00D137CF">
        <w:rPr>
          <w:rFonts w:hint="eastAsia"/>
        </w:rPr>
        <w:t xml:space="preserve"> </w:t>
      </w:r>
      <w:r w:rsidRPr="00D137CF">
        <w:rPr>
          <w:rFonts w:hint="eastAsia"/>
        </w:rPr>
        <w:t>상대방의</w:t>
      </w:r>
      <w:r w:rsidRPr="00D137CF">
        <w:rPr>
          <w:rFonts w:hint="eastAsia"/>
        </w:rPr>
        <w:t xml:space="preserve"> </w:t>
      </w:r>
      <w:r w:rsidRPr="00D137CF">
        <w:rPr>
          <w:rFonts w:hint="eastAsia"/>
        </w:rPr>
        <w:t>응답이</w:t>
      </w:r>
      <w:r w:rsidRPr="00D137CF">
        <w:rPr>
          <w:rFonts w:hint="eastAsia"/>
        </w:rPr>
        <w:t xml:space="preserve"> </w:t>
      </w:r>
      <w:r w:rsidRPr="00D137CF">
        <w:rPr>
          <w:rFonts w:hint="eastAsia"/>
        </w:rPr>
        <w:t>없는</w:t>
      </w:r>
      <w:r w:rsidRPr="00D137CF">
        <w:rPr>
          <w:rFonts w:hint="eastAsia"/>
        </w:rPr>
        <w:t xml:space="preserve"> </w:t>
      </w:r>
      <w:r w:rsidRPr="00D137CF">
        <w:rPr>
          <w:rFonts w:hint="eastAsia"/>
        </w:rPr>
        <w:t>경우</w:t>
      </w:r>
      <w:r w:rsidRPr="00D137CF">
        <w:rPr>
          <w:rFonts w:hint="eastAsia"/>
        </w:rPr>
        <w:t xml:space="preserve"> ARP Request</w:t>
      </w:r>
      <w:r w:rsidRPr="00D137CF">
        <w:rPr>
          <w:rFonts w:hint="eastAsia"/>
        </w:rPr>
        <w:t>를</w:t>
      </w:r>
      <w:r w:rsidRPr="00D137CF">
        <w:rPr>
          <w:rFonts w:hint="eastAsia"/>
        </w:rPr>
        <w:t xml:space="preserve"> </w:t>
      </w:r>
      <w:r w:rsidRPr="00D137CF">
        <w:rPr>
          <w:rFonts w:hint="eastAsia"/>
        </w:rPr>
        <w:t>재전송하며</w:t>
      </w:r>
      <w:r w:rsidRPr="00D137CF">
        <w:rPr>
          <w:rFonts w:hint="eastAsia"/>
        </w:rPr>
        <w:t>Sn_RTR, Sn_RCR</w:t>
      </w:r>
      <w:r w:rsidRPr="00D137CF">
        <w:rPr>
          <w:rFonts w:hint="eastAsia"/>
        </w:rPr>
        <w:t>에</w:t>
      </w:r>
      <w:r w:rsidRPr="00D137CF">
        <w:rPr>
          <w:rFonts w:hint="eastAsia"/>
        </w:rPr>
        <w:t xml:space="preserve"> </w:t>
      </w:r>
      <w:r w:rsidRPr="00D137CF">
        <w:rPr>
          <w:rFonts w:hint="eastAsia"/>
        </w:rPr>
        <w:t>따라</w:t>
      </w:r>
      <w:r w:rsidRPr="00D137CF">
        <w:rPr>
          <w:rFonts w:hint="eastAsia"/>
        </w:rPr>
        <w:t xml:space="preserve"> Sn_IR[TIMEOUT]</w:t>
      </w:r>
      <w:r>
        <w:t>=’1’</w:t>
      </w:r>
      <w:r w:rsidRPr="00D137CF">
        <w:rPr>
          <w:rFonts w:hint="eastAsia"/>
        </w:rPr>
        <w:t>이</w:t>
      </w:r>
      <w:r w:rsidRPr="00D137CF">
        <w:rPr>
          <w:rFonts w:hint="eastAsia"/>
        </w:rPr>
        <w:t xml:space="preserve"> </w:t>
      </w:r>
      <w:r>
        <w:rPr>
          <w:rFonts w:hint="eastAsia"/>
        </w:rPr>
        <w:t>된</w:t>
      </w:r>
      <w:r w:rsidRPr="00D137CF">
        <w:rPr>
          <w:rFonts w:hint="eastAsia"/>
        </w:rPr>
        <w:t>다</w:t>
      </w:r>
      <w:r w:rsidRPr="00D137CF">
        <w:rPr>
          <w:rFonts w:hint="eastAsia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495"/>
      </w:tblGrid>
      <w:tr w:rsidR="003D185D" w:rsidRPr="007F654F" w14:paraId="41C287D0" w14:textId="77777777" w:rsidTr="00084951">
        <w:tc>
          <w:tcPr>
            <w:tcW w:w="8495" w:type="dxa"/>
            <w:shd w:val="clear" w:color="auto" w:fill="F3F3F3"/>
          </w:tcPr>
          <w:p w14:paraId="68FF17D7" w14:textId="77777777" w:rsidR="003D185D" w:rsidRDefault="003D185D" w:rsidP="00084951">
            <w:pPr>
              <w:pStyle w:val="11"/>
            </w:pPr>
            <w:r w:rsidRPr="00DF101A">
              <w:t>{</w:t>
            </w:r>
          </w:p>
          <w:p w14:paraId="1D4291D0" w14:textId="77777777" w:rsidR="003D185D" w:rsidRDefault="003D185D" w:rsidP="00084951">
            <w:pPr>
              <w:pStyle w:val="11"/>
              <w:rPr>
                <w:color w:val="0000FF"/>
              </w:rPr>
            </w:pPr>
            <w:r>
              <w:t xml:space="preserve">        </w:t>
            </w:r>
            <w:r w:rsidRPr="00F40AF7">
              <w:rPr>
                <w:color w:val="0000FF"/>
              </w:rPr>
              <w:t xml:space="preserve">/* </w:t>
            </w:r>
            <w:r>
              <w:rPr>
                <w:color w:val="0000FF"/>
              </w:rPr>
              <w:t>check</w:t>
            </w:r>
            <w:r w:rsidRPr="00F40AF7">
              <w:rPr>
                <w:color w:val="0000FF"/>
              </w:rPr>
              <w:t xml:space="preserve"> </w:t>
            </w:r>
            <w:r>
              <w:rPr>
                <w:color w:val="0000FF"/>
              </w:rPr>
              <w:t xml:space="preserve">TIMEOUT interrupt </w:t>
            </w:r>
            <w:r w:rsidRPr="00F40AF7">
              <w:rPr>
                <w:color w:val="0000FF"/>
              </w:rPr>
              <w:t>*/</w:t>
            </w:r>
          </w:p>
          <w:p w14:paraId="1DE091F6" w14:textId="77777777" w:rsidR="003D185D" w:rsidRDefault="003D185D" w:rsidP="00084951">
            <w:pPr>
              <w:pStyle w:val="11"/>
              <w:rPr>
                <w:color w:val="000000" w:themeColor="text1"/>
              </w:rPr>
            </w:pPr>
            <w:r>
              <w:rPr>
                <w:color w:val="0000FF"/>
              </w:rPr>
              <w:t xml:space="preserve">        </w:t>
            </w:r>
            <w:r>
              <w:rPr>
                <w:color w:val="000000" w:themeColor="text1"/>
              </w:rPr>
              <w:t>if</w:t>
            </w:r>
            <w:r w:rsidRPr="00386012">
              <w:rPr>
                <w:color w:val="000000" w:themeColor="text1"/>
              </w:rPr>
              <w:t>(</w:t>
            </w:r>
            <w:r>
              <w:rPr>
                <w:color w:val="000000" w:themeColor="text1"/>
              </w:rPr>
              <w:t>S</w:t>
            </w:r>
            <w:r>
              <w:rPr>
                <w:rFonts w:hint="eastAsia"/>
                <w:color w:val="000000" w:themeColor="text1"/>
              </w:rPr>
              <w:t>n_IR</w:t>
            </w:r>
            <w:r>
              <w:rPr>
                <w:color w:val="000000" w:themeColor="text1"/>
              </w:rPr>
              <w:t>[</w:t>
            </w:r>
            <w:r>
              <w:rPr>
                <w:rFonts w:hint="eastAsia"/>
                <w:color w:val="000000" w:themeColor="text1"/>
              </w:rPr>
              <w:t>TIMEOUT</w:t>
            </w:r>
            <w:r>
              <w:rPr>
                <w:color w:val="000000" w:themeColor="text1"/>
              </w:rPr>
              <w:t>] != ‘1’</w:t>
            </w:r>
            <w:r>
              <w:rPr>
                <w:rFonts w:hint="eastAsia"/>
                <w:color w:val="000000" w:themeColor="text1"/>
              </w:rPr>
              <w:t>)</w:t>
            </w:r>
            <w:r>
              <w:rPr>
                <w:color w:val="000000" w:themeColor="text1"/>
              </w:rPr>
              <w:t xml:space="preserve"> goto Sending Complete?</w:t>
            </w:r>
          </w:p>
          <w:p w14:paraId="4B4C4316" w14:textId="77777777" w:rsidR="003D185D" w:rsidRDefault="003D185D" w:rsidP="00084951">
            <w:pPr>
              <w:pStyle w:val="11"/>
              <w:ind w:firstLineChars="400" w:firstLine="80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else</w:t>
            </w:r>
            <w:r>
              <w:rPr>
                <w:color w:val="000000" w:themeColor="text1"/>
              </w:rPr>
              <w:t xml:space="preserve"> goto CLOSE;</w:t>
            </w:r>
          </w:p>
          <w:p w14:paraId="47B69016" w14:textId="77777777" w:rsidR="003D185D" w:rsidRPr="007F654F" w:rsidRDefault="003D185D" w:rsidP="00084951">
            <w:pPr>
              <w:pStyle w:val="11"/>
              <w:rPr>
                <w:rFonts w:eastAsiaTheme="minorHAnsi" w:cs="Arial"/>
                <w:color w:val="000000"/>
              </w:rPr>
            </w:pPr>
            <w:r>
              <w:t>}</w:t>
            </w:r>
          </w:p>
        </w:tc>
      </w:tr>
    </w:tbl>
    <w:p w14:paraId="5EE11F03" w14:textId="77777777" w:rsidR="003D185D" w:rsidRPr="00F6231D" w:rsidRDefault="003D185D" w:rsidP="003D185D">
      <w:pPr>
        <w:pStyle w:val="11"/>
      </w:pPr>
    </w:p>
    <w:p w14:paraId="7D6F97DE" w14:textId="77777777" w:rsidR="003D185D" w:rsidRPr="00F6231D" w:rsidRDefault="003D185D" w:rsidP="003D185D">
      <w:pPr>
        <w:pStyle w:val="11"/>
      </w:pPr>
      <w:r>
        <w:rPr>
          <w:rFonts w:hint="eastAsia"/>
        </w:rPr>
        <w:sym w:font="Wingdings" w:char="F09F"/>
      </w:r>
      <w:r>
        <w:t xml:space="preserve"> Finished? / CLOSE</w:t>
      </w:r>
    </w:p>
    <w:p w14:paraId="3D22216D" w14:textId="70B9E7B6" w:rsidR="003D185D" w:rsidRDefault="003D185D" w:rsidP="003D185D">
      <w:pPr>
        <w:pStyle w:val="11"/>
      </w:pPr>
      <w:r>
        <w:t>IPRAW</w:t>
      </w:r>
      <w:r>
        <w:rPr>
          <w:rFonts w:hint="eastAsia"/>
        </w:rPr>
        <w:t xml:space="preserve"> Mode SOCKET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 w:rsidR="00273174">
        <w:t xml:space="preserve">Sn_IR[TIMEOUT] </w:t>
      </w:r>
      <w:r w:rsidR="00273174">
        <w:rPr>
          <w:rFonts w:hint="eastAsia"/>
        </w:rPr>
        <w:t>또는</w:t>
      </w:r>
      <w:r>
        <w:t xml:space="preserve"> Sn_CR[CLOSE]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t>CLOSE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61691D26" w14:textId="77777777" w:rsidR="003D185D" w:rsidRPr="000B65EE" w:rsidRDefault="003D185D" w:rsidP="003D185D">
      <w:pPr>
        <w:pStyle w:val="1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495"/>
      </w:tblGrid>
      <w:tr w:rsidR="003D185D" w:rsidRPr="007F654F" w14:paraId="4CB6415B" w14:textId="77777777" w:rsidTr="00084951">
        <w:tc>
          <w:tcPr>
            <w:tcW w:w="8495" w:type="dxa"/>
            <w:shd w:val="clear" w:color="auto" w:fill="F3F3F3"/>
          </w:tcPr>
          <w:p w14:paraId="189030BF" w14:textId="77777777" w:rsidR="003D185D" w:rsidRDefault="003D185D" w:rsidP="00084951">
            <w:pPr>
              <w:pStyle w:val="11"/>
            </w:pPr>
            <w:r>
              <w:t xml:space="preserve">First </w:t>
            </w:r>
            <w:r>
              <w:rPr>
                <w:rFonts w:hint="eastAsia"/>
              </w:rPr>
              <w:t>method :</w:t>
            </w:r>
            <w:r>
              <w:t xml:space="preserve"> </w:t>
            </w:r>
          </w:p>
          <w:p w14:paraId="6EAABF1D" w14:textId="77777777" w:rsidR="003D185D" w:rsidRDefault="003D185D" w:rsidP="00084951">
            <w:pPr>
              <w:pStyle w:val="11"/>
            </w:pPr>
            <w:r>
              <w:rPr>
                <w:rFonts w:hint="eastAsia"/>
              </w:rPr>
              <w:t>{</w:t>
            </w:r>
          </w:p>
          <w:p w14:paraId="2772B06D" w14:textId="77777777" w:rsidR="003D185D" w:rsidRDefault="003D185D" w:rsidP="00084951">
            <w:pPr>
              <w:pStyle w:val="11"/>
            </w:pPr>
            <w:r>
              <w:t xml:space="preserve">        </w:t>
            </w:r>
            <w:r w:rsidRPr="00CA3C23">
              <w:rPr>
                <w:color w:val="0000FF"/>
              </w:rPr>
              <w:t>/* check TIMEOUT interrupt */</w:t>
            </w:r>
          </w:p>
          <w:p w14:paraId="75E706DB" w14:textId="77777777" w:rsidR="003D185D" w:rsidRDefault="003D185D" w:rsidP="00084951">
            <w:pPr>
              <w:pStyle w:val="11"/>
            </w:pPr>
            <w:r>
              <w:t xml:space="preserve">        if(Sn_IR[TIMEOUT] == ‘1’)</w:t>
            </w:r>
          </w:p>
          <w:p w14:paraId="3AFF07C7" w14:textId="77777777" w:rsidR="003D185D" w:rsidRDefault="003D185D" w:rsidP="00084951">
            <w:pPr>
              <w:pStyle w:val="11"/>
            </w:pPr>
            <w:r>
              <w:t xml:space="preserve">        {</w:t>
            </w:r>
          </w:p>
          <w:p w14:paraId="64DA3FD2" w14:textId="77777777" w:rsidR="003D185D" w:rsidRPr="00A84D9F" w:rsidRDefault="003D185D" w:rsidP="00084951">
            <w:pPr>
              <w:pStyle w:val="11"/>
              <w:ind w:firstLineChars="600" w:firstLine="1200"/>
              <w:rPr>
                <w:color w:val="0000FF"/>
              </w:rPr>
            </w:pPr>
            <w:r w:rsidRPr="00A84D9F">
              <w:rPr>
                <w:rFonts w:hint="eastAsia"/>
                <w:color w:val="0000FF"/>
              </w:rPr>
              <w:t>/</w:t>
            </w:r>
            <w:r w:rsidRPr="00A84D9F">
              <w:rPr>
                <w:color w:val="0000FF"/>
              </w:rPr>
              <w:t>* clear interrupt *</w:t>
            </w:r>
            <w:r w:rsidRPr="00A84D9F">
              <w:rPr>
                <w:rFonts w:hint="eastAsia"/>
                <w:color w:val="0000FF"/>
              </w:rPr>
              <w:t>/</w:t>
            </w:r>
          </w:p>
          <w:p w14:paraId="23CF5606" w14:textId="77777777" w:rsidR="003D185D" w:rsidRDefault="003D185D" w:rsidP="00084951">
            <w:pPr>
              <w:pStyle w:val="11"/>
              <w:ind w:firstLineChars="600" w:firstLine="1200"/>
              <w:rPr>
                <w:color w:val="000000" w:themeColor="text1"/>
              </w:rPr>
            </w:pPr>
            <w:r>
              <w:rPr>
                <w:color w:val="000000" w:themeColor="text1"/>
              </w:rPr>
              <w:t>Sn_IR[TIMEOUT] = ‘1’; goto CLOSE;</w:t>
            </w:r>
          </w:p>
          <w:p w14:paraId="6423EBE2" w14:textId="77777777" w:rsidR="003D185D" w:rsidRDefault="003D185D" w:rsidP="00084951">
            <w:pPr>
              <w:pStyle w:val="11"/>
              <w:ind w:firstLineChars="600" w:firstLine="1200"/>
              <w:rPr>
                <w:color w:val="000000" w:themeColor="text1"/>
              </w:rPr>
            </w:pPr>
            <w:r w:rsidRPr="00A84D9F">
              <w:rPr>
                <w:color w:val="0000FF"/>
              </w:rPr>
              <w:t xml:space="preserve">/* Sn_IMR, Sn_IR </w:t>
            </w:r>
            <w:r w:rsidRPr="00A84D9F">
              <w:rPr>
                <w:rFonts w:hint="eastAsia"/>
                <w:color w:val="0000FF"/>
              </w:rPr>
              <w:t>참조</w:t>
            </w:r>
            <w:r w:rsidRPr="00A84D9F">
              <w:rPr>
                <w:color w:val="0000FF"/>
              </w:rPr>
              <w:t xml:space="preserve"> */</w:t>
            </w:r>
          </w:p>
          <w:p w14:paraId="511D36C9" w14:textId="77777777" w:rsidR="003D185D" w:rsidRDefault="003D185D" w:rsidP="00084951">
            <w:pPr>
              <w:pStyle w:val="11"/>
            </w:pPr>
          </w:p>
          <w:p w14:paraId="68CB9642" w14:textId="77777777" w:rsidR="003D185D" w:rsidRPr="00E2471F" w:rsidRDefault="003D185D" w:rsidP="00084951">
            <w:pPr>
              <w:pStyle w:val="11"/>
              <w:rPr>
                <w:color w:val="0000FF"/>
              </w:rPr>
            </w:pPr>
            <w:r>
              <w:t xml:space="preserve">            </w:t>
            </w:r>
            <w:r w:rsidRPr="00E2471F">
              <w:rPr>
                <w:color w:val="0000FF"/>
              </w:rPr>
              <w:t>/* check SOCKET status */</w:t>
            </w:r>
          </w:p>
          <w:p w14:paraId="655048A0" w14:textId="77777777" w:rsidR="003D185D" w:rsidRDefault="003D185D" w:rsidP="00084951">
            <w:pPr>
              <w:pStyle w:val="11"/>
            </w:pPr>
            <w:r>
              <w:t xml:space="preserve">            if(Sn_SR == SOCK_CLOSED) SOCKET CLOSED;</w:t>
            </w:r>
          </w:p>
          <w:p w14:paraId="53FF1C7B" w14:textId="77777777" w:rsidR="003D185D" w:rsidRDefault="003D185D" w:rsidP="00084951">
            <w:pPr>
              <w:pStyle w:val="11"/>
            </w:pPr>
            <w:r>
              <w:t xml:space="preserve">        }</w:t>
            </w:r>
          </w:p>
          <w:p w14:paraId="7CF48C46" w14:textId="77777777" w:rsidR="003D185D" w:rsidRPr="00DF101A" w:rsidRDefault="003D185D" w:rsidP="00084951">
            <w:pPr>
              <w:pStyle w:val="11"/>
            </w:pPr>
            <w:r>
              <w:t>}</w:t>
            </w:r>
          </w:p>
        </w:tc>
      </w:tr>
      <w:tr w:rsidR="003D185D" w:rsidRPr="007F654F" w14:paraId="4756747C" w14:textId="77777777" w:rsidTr="00084951">
        <w:tc>
          <w:tcPr>
            <w:tcW w:w="8495" w:type="dxa"/>
            <w:shd w:val="clear" w:color="auto" w:fill="F3F3F3"/>
          </w:tcPr>
          <w:p w14:paraId="06F61781" w14:textId="77777777" w:rsidR="003D185D" w:rsidRDefault="003D185D" w:rsidP="00084951">
            <w:pPr>
              <w:pStyle w:val="11"/>
            </w:pPr>
            <w:r>
              <w:t>Second</w:t>
            </w:r>
            <w:r>
              <w:rPr>
                <w:rFonts w:hint="eastAsia"/>
              </w:rPr>
              <w:t xml:space="preserve"> method :</w:t>
            </w:r>
          </w:p>
          <w:p w14:paraId="29F0625E" w14:textId="77777777" w:rsidR="003D185D" w:rsidRDefault="003D185D" w:rsidP="00084951">
            <w:pPr>
              <w:pStyle w:val="11"/>
            </w:pPr>
            <w:r>
              <w:t>{</w:t>
            </w:r>
          </w:p>
          <w:p w14:paraId="05FA73F6" w14:textId="77777777" w:rsidR="003D185D" w:rsidRDefault="003D185D" w:rsidP="00084951">
            <w:pPr>
              <w:pStyle w:val="11"/>
            </w:pPr>
            <w:r>
              <w:t xml:space="preserve">        </w:t>
            </w:r>
            <w:r w:rsidRPr="00CA3C23">
              <w:rPr>
                <w:color w:val="0000FF"/>
              </w:rPr>
              <w:t>/* set CLOSE command */</w:t>
            </w:r>
          </w:p>
          <w:p w14:paraId="743F669A" w14:textId="77777777" w:rsidR="003D185D" w:rsidRDefault="003D185D" w:rsidP="00084951">
            <w:pPr>
              <w:pStyle w:val="11"/>
            </w:pPr>
            <w:r>
              <w:t xml:space="preserve">        Sn_CR = CLOSE;</w:t>
            </w:r>
          </w:p>
          <w:p w14:paraId="3F5011AA" w14:textId="77777777" w:rsidR="003D185D" w:rsidRDefault="003D185D" w:rsidP="00084951">
            <w:pPr>
              <w:pStyle w:val="11"/>
            </w:pPr>
          </w:p>
          <w:p w14:paraId="7DC27A00" w14:textId="77777777" w:rsidR="003D185D" w:rsidRPr="00E2471F" w:rsidRDefault="003D185D" w:rsidP="00084951">
            <w:pPr>
              <w:pStyle w:val="11"/>
              <w:rPr>
                <w:color w:val="0000FF"/>
              </w:rPr>
            </w:pPr>
            <w:r>
              <w:rPr>
                <w:rFonts w:hint="eastAsia"/>
              </w:rPr>
              <w:t xml:space="preserve">        </w:t>
            </w:r>
            <w:r w:rsidRPr="00E2471F">
              <w:rPr>
                <w:rFonts w:hint="eastAsia"/>
                <w:color w:val="0000FF"/>
              </w:rPr>
              <w:t>/</w:t>
            </w:r>
            <w:r w:rsidRPr="00E2471F">
              <w:rPr>
                <w:color w:val="0000FF"/>
              </w:rPr>
              <w:t>* check SOCKET status *</w:t>
            </w:r>
            <w:r w:rsidRPr="00E2471F">
              <w:rPr>
                <w:rFonts w:hint="eastAsia"/>
                <w:color w:val="0000FF"/>
              </w:rPr>
              <w:t>/</w:t>
            </w:r>
          </w:p>
          <w:p w14:paraId="28CF4AA3" w14:textId="77777777" w:rsidR="003D185D" w:rsidRDefault="003D185D" w:rsidP="00084951">
            <w:pPr>
              <w:pStyle w:val="11"/>
              <w:ind w:firstLineChars="400" w:firstLine="800"/>
            </w:pPr>
            <w:r>
              <w:t>if(Sn_SR == SOCK_CLOSED) SOCKET CLOSED;</w:t>
            </w:r>
          </w:p>
          <w:p w14:paraId="336F13C6" w14:textId="77777777" w:rsidR="003D185D" w:rsidRPr="00DF101A" w:rsidRDefault="003D185D" w:rsidP="00084951">
            <w:pPr>
              <w:pStyle w:val="11"/>
            </w:pPr>
            <w:r>
              <w:t>}</w:t>
            </w:r>
          </w:p>
        </w:tc>
      </w:tr>
    </w:tbl>
    <w:p w14:paraId="4E895668" w14:textId="77777777" w:rsidR="00615FA5" w:rsidRDefault="00615FA5" w:rsidP="00155A42">
      <w:pPr>
        <w:pStyle w:val="11"/>
        <w:rPr>
          <w:rFonts w:eastAsiaTheme="minorHAnsi"/>
        </w:rPr>
      </w:pPr>
    </w:p>
    <w:p w14:paraId="2FB1864D" w14:textId="77777777" w:rsidR="00BC4D1E" w:rsidRPr="001605E7" w:rsidRDefault="00BC4D1E" w:rsidP="00155A42">
      <w:pPr>
        <w:pStyle w:val="11"/>
        <w:rPr>
          <w:rFonts w:eastAsiaTheme="minorHAnsi"/>
        </w:rPr>
      </w:pPr>
    </w:p>
    <w:p w14:paraId="6F844C6B" w14:textId="7CB88D08" w:rsidR="00DF101A" w:rsidRPr="008C14F1" w:rsidRDefault="00DF101A" w:rsidP="00E54C87">
      <w:pPr>
        <w:pStyle w:val="31"/>
      </w:pPr>
      <w:r w:rsidRPr="008C14F1">
        <w:t xml:space="preserve">IPRAW </w:t>
      </w:r>
      <w:r w:rsidR="002A1FFC" w:rsidRPr="008C14F1">
        <w:t xml:space="preserve">Data </w:t>
      </w:r>
      <w:r w:rsidRPr="008C14F1">
        <w:t>R</w:t>
      </w:r>
      <w:r w:rsidR="002A1FFC" w:rsidRPr="008C14F1">
        <w:t>eceive</w:t>
      </w:r>
    </w:p>
    <w:p w14:paraId="2C4FF066" w14:textId="449E83DC" w:rsidR="0055412F" w:rsidRDefault="009F5C61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IPRAW Mode</w:t>
      </w:r>
      <w:r w:rsidR="00553B36" w:rsidRPr="001605E7">
        <w:rPr>
          <w:rFonts w:eastAsiaTheme="minorHAnsi"/>
        </w:rPr>
        <w:t xml:space="preserve"> </w:t>
      </w:r>
      <w:r w:rsidRPr="001605E7">
        <w:rPr>
          <w:rFonts w:eastAsiaTheme="minorHAnsi"/>
        </w:rPr>
        <w:t>SOCKET</w:t>
      </w:r>
      <w:r w:rsidR="00553B36" w:rsidRPr="001605E7">
        <w:rPr>
          <w:rFonts w:eastAsiaTheme="minorHAnsi" w:hint="eastAsia"/>
        </w:rPr>
        <w:t>에</w:t>
      </w:r>
      <w:r w:rsidR="00553B36" w:rsidRPr="001605E7">
        <w:rPr>
          <w:rFonts w:eastAsiaTheme="minorHAnsi"/>
        </w:rPr>
        <w:t xml:space="preserve"> </w:t>
      </w:r>
      <w:r w:rsidR="00553B36" w:rsidRPr="001605E7">
        <w:rPr>
          <w:rFonts w:eastAsiaTheme="minorHAnsi" w:hint="eastAsia"/>
        </w:rPr>
        <w:t>수신된</w:t>
      </w:r>
      <w:r w:rsidRPr="001605E7">
        <w:rPr>
          <w:rFonts w:eastAsiaTheme="minorHAnsi"/>
        </w:rPr>
        <w:t xml:space="preserve"> Packet</w:t>
      </w:r>
      <w:r w:rsidR="00553B36" w:rsidRPr="001605E7">
        <w:rPr>
          <w:rFonts w:eastAsiaTheme="minorHAnsi" w:hint="eastAsia"/>
        </w:rPr>
        <w:t>은</w:t>
      </w:r>
      <w:r w:rsidR="0055412F">
        <w:rPr>
          <w:rFonts w:eastAsiaTheme="minorHAnsi" w:hint="eastAsia"/>
        </w:rPr>
        <w:t xml:space="preserve"> </w:t>
      </w:r>
      <w:r w:rsidR="0055412F">
        <w:rPr>
          <w:rFonts w:eastAsiaTheme="minorHAnsi" w:hint="eastAsia"/>
        </w:rPr>
        <w:t>아래의</w:t>
      </w:r>
      <w:r w:rsidR="0055412F">
        <w:rPr>
          <w:rFonts w:eastAsiaTheme="minorHAnsi" w:hint="eastAsia"/>
        </w:rPr>
        <w:t xml:space="preserve"> </w:t>
      </w:r>
      <w:r w:rsidR="0055412F">
        <w:rPr>
          <w:rFonts w:eastAsiaTheme="minorHAnsi"/>
        </w:rPr>
        <w:fldChar w:fldCharType="begin"/>
      </w:r>
      <w:r w:rsidR="0055412F">
        <w:rPr>
          <w:rFonts w:eastAsiaTheme="minorHAnsi"/>
        </w:rPr>
        <w:instrText xml:space="preserve"> </w:instrText>
      </w:r>
      <w:r w:rsidR="0055412F">
        <w:rPr>
          <w:rFonts w:eastAsiaTheme="minorHAnsi" w:hint="eastAsia"/>
        </w:rPr>
        <w:instrText>REF _Ref492543561 \h</w:instrText>
      </w:r>
      <w:r w:rsidR="0055412F">
        <w:rPr>
          <w:rFonts w:eastAsiaTheme="minorHAnsi"/>
        </w:rPr>
        <w:instrText xml:space="preserve"> </w:instrText>
      </w:r>
      <w:r w:rsidR="0055412F">
        <w:rPr>
          <w:rFonts w:eastAsiaTheme="minorHAnsi"/>
        </w:rPr>
      </w:r>
      <w:r w:rsidR="0055412F">
        <w:rPr>
          <w:rFonts w:eastAsiaTheme="minorHAnsi"/>
        </w:rPr>
        <w:fldChar w:fldCharType="separate"/>
      </w:r>
      <w:r w:rsidR="0055412F" w:rsidRPr="001605E7">
        <w:rPr>
          <w:rFonts w:eastAsiaTheme="minorHAnsi"/>
        </w:rPr>
        <w:t xml:space="preserve">Figure </w:t>
      </w:r>
      <w:r w:rsidR="0055412F">
        <w:rPr>
          <w:rFonts w:eastAsiaTheme="minorHAnsi"/>
          <w:noProof/>
        </w:rPr>
        <w:t>10</w:t>
      </w:r>
      <w:r w:rsidR="0055412F">
        <w:rPr>
          <w:rFonts w:eastAsiaTheme="minorHAnsi"/>
        </w:rPr>
        <w:fldChar w:fldCharType="end"/>
      </w:r>
      <w:r w:rsidR="0055412F">
        <w:rPr>
          <w:rFonts w:eastAsiaTheme="minorHAnsi" w:hint="eastAsia"/>
        </w:rPr>
        <w:t>과</w:t>
      </w:r>
      <w:r w:rsidR="0055412F">
        <w:rPr>
          <w:rFonts w:eastAsiaTheme="minorHAnsi" w:hint="eastAsia"/>
        </w:rPr>
        <w:t xml:space="preserve"> </w:t>
      </w:r>
      <w:r w:rsidR="0055412F">
        <w:rPr>
          <w:rFonts w:eastAsiaTheme="minorHAnsi" w:hint="eastAsia"/>
        </w:rPr>
        <w:t>같이</w:t>
      </w:r>
      <w:r w:rsidR="0055412F">
        <w:rPr>
          <w:rFonts w:eastAsiaTheme="minorHAnsi" w:hint="eastAsia"/>
        </w:rPr>
        <w:t xml:space="preserve"> </w:t>
      </w:r>
      <w:r w:rsidR="0055412F">
        <w:rPr>
          <w:rFonts w:hint="eastAsia"/>
        </w:rPr>
        <w:t>SOCKET RX Buffer Block</w:t>
      </w:r>
      <w:r w:rsidR="0055412F">
        <w:rPr>
          <w:rFonts w:hint="eastAsia"/>
        </w:rPr>
        <w:t>에</w:t>
      </w:r>
      <w:r w:rsidR="0055412F">
        <w:rPr>
          <w:rFonts w:hint="eastAsia"/>
        </w:rPr>
        <w:t xml:space="preserve"> </w:t>
      </w:r>
      <w:r w:rsidR="0055412F">
        <w:rPr>
          <w:rFonts w:hint="eastAsia"/>
        </w:rPr>
        <w:t>저장된다</w:t>
      </w:r>
      <w:r w:rsidR="0055412F">
        <w:rPr>
          <w:rFonts w:hint="eastAsia"/>
        </w:rPr>
        <w:t>.</w:t>
      </w:r>
      <w:r w:rsidR="0055412F">
        <w:t xml:space="preserve"> IPRAW DATA</w:t>
      </w:r>
      <w:r w:rsidR="0055412F">
        <w:rPr>
          <w:rFonts w:hint="eastAsia"/>
        </w:rPr>
        <w:t>는</w:t>
      </w:r>
      <w:r w:rsidR="0055412F">
        <w:rPr>
          <w:rFonts w:hint="eastAsia"/>
        </w:rPr>
        <w:t xml:space="preserve"> </w:t>
      </w:r>
      <w:r w:rsidR="0055412F">
        <w:t>Packet</w:t>
      </w:r>
      <w:r w:rsidR="0055412F">
        <w:rPr>
          <w:rFonts w:hint="eastAsia"/>
        </w:rPr>
        <w:t>에서</w:t>
      </w:r>
      <w:r w:rsidR="0055412F">
        <w:rPr>
          <w:rFonts w:hint="eastAsia"/>
        </w:rPr>
        <w:t xml:space="preserve"> </w:t>
      </w:r>
      <w:r w:rsidR="0055412F" w:rsidRPr="001605E7">
        <w:rPr>
          <w:rFonts w:eastAsiaTheme="minorHAnsi"/>
        </w:rPr>
        <w:t>Ethernet Header</w:t>
      </w:r>
      <w:r w:rsidR="0055412F">
        <w:rPr>
          <w:rFonts w:eastAsiaTheme="minorHAnsi" w:hint="eastAsia"/>
        </w:rPr>
        <w:t xml:space="preserve">, </w:t>
      </w:r>
      <w:r w:rsidR="0055412F" w:rsidRPr="001605E7">
        <w:rPr>
          <w:rFonts w:eastAsiaTheme="minorHAnsi"/>
        </w:rPr>
        <w:t>IP Header</w:t>
      </w:r>
      <w:r w:rsidR="0055412F">
        <w:rPr>
          <w:rFonts w:eastAsiaTheme="minorHAnsi" w:hint="eastAsia"/>
        </w:rPr>
        <w:t>와</w:t>
      </w:r>
      <w:r w:rsidR="0055412F">
        <w:rPr>
          <w:rFonts w:eastAsiaTheme="minorHAnsi"/>
        </w:rPr>
        <w:t xml:space="preserve"> CRC</w:t>
      </w:r>
      <w:r w:rsidR="0055412F" w:rsidRPr="001605E7">
        <w:rPr>
          <w:rFonts w:eastAsiaTheme="minorHAnsi" w:hint="eastAsia"/>
        </w:rPr>
        <w:t>를</w:t>
      </w:r>
      <w:r w:rsidR="0055412F" w:rsidRPr="001605E7">
        <w:rPr>
          <w:rFonts w:eastAsiaTheme="minorHAnsi"/>
        </w:rPr>
        <w:t xml:space="preserve"> </w:t>
      </w:r>
      <w:r w:rsidR="0055412F" w:rsidRPr="001605E7">
        <w:rPr>
          <w:rFonts w:eastAsiaTheme="minorHAnsi" w:hint="eastAsia"/>
        </w:rPr>
        <w:t>제외</w:t>
      </w:r>
      <w:r w:rsidR="0055412F">
        <w:rPr>
          <w:rFonts w:eastAsiaTheme="minorHAnsi" w:hint="eastAsia"/>
        </w:rPr>
        <w:t>한</w:t>
      </w:r>
      <w:r w:rsidR="0055412F">
        <w:rPr>
          <w:rFonts w:eastAsiaTheme="minorHAnsi" w:hint="eastAsia"/>
        </w:rPr>
        <w:t xml:space="preserve"> </w:t>
      </w:r>
      <w:r w:rsidR="0055412F">
        <w:rPr>
          <w:rFonts w:eastAsiaTheme="minorHAnsi" w:hint="eastAsia"/>
        </w:rPr>
        <w:t>나머지</w:t>
      </w:r>
      <w:r w:rsidR="0055412F">
        <w:rPr>
          <w:rFonts w:eastAsiaTheme="minorHAnsi" w:hint="eastAsia"/>
        </w:rPr>
        <w:t xml:space="preserve"> </w:t>
      </w:r>
      <w:r w:rsidR="0055412F">
        <w:rPr>
          <w:rFonts w:eastAsiaTheme="minorHAnsi"/>
        </w:rPr>
        <w:t>DATA</w:t>
      </w:r>
      <w:r w:rsidR="0055412F">
        <w:rPr>
          <w:rFonts w:eastAsiaTheme="minorHAnsi" w:hint="eastAsia"/>
        </w:rPr>
        <w:t>를</w:t>
      </w:r>
      <w:r w:rsidR="0055412F">
        <w:rPr>
          <w:rFonts w:eastAsiaTheme="minorHAnsi" w:hint="eastAsia"/>
        </w:rPr>
        <w:t xml:space="preserve"> </w:t>
      </w:r>
      <w:r w:rsidR="0055412F">
        <w:rPr>
          <w:rFonts w:eastAsiaTheme="minorHAnsi" w:hint="eastAsia"/>
        </w:rPr>
        <w:t>의미한다</w:t>
      </w:r>
      <w:r w:rsidR="0055412F">
        <w:rPr>
          <w:rFonts w:eastAsiaTheme="minorHAnsi" w:hint="eastAsia"/>
        </w:rPr>
        <w:t>.</w:t>
      </w:r>
    </w:p>
    <w:p w14:paraId="629BCABB" w14:textId="77777777" w:rsidR="004037D3" w:rsidRPr="001605E7" w:rsidRDefault="004037D3" w:rsidP="00155A42">
      <w:pPr>
        <w:pStyle w:val="11"/>
        <w:rPr>
          <w:rFonts w:eastAsiaTheme="minorHAnsi"/>
        </w:rPr>
      </w:pPr>
    </w:p>
    <w:p w14:paraId="114EFB69" w14:textId="77777777" w:rsidR="004037D3" w:rsidRPr="001605E7" w:rsidRDefault="004037D3" w:rsidP="00B65567">
      <w:pPr>
        <w:pStyle w:val="11"/>
        <w:jc w:val="center"/>
        <w:rPr>
          <w:rFonts w:eastAsiaTheme="minorHAnsi"/>
        </w:rPr>
      </w:pPr>
      <w:r w:rsidRPr="001605E7">
        <w:rPr>
          <w:rFonts w:eastAsiaTheme="minorHAnsi"/>
          <w:noProof/>
        </w:rPr>
        <w:drawing>
          <wp:inline distT="0" distB="0" distL="0" distR="0" wp14:anchorId="390428E4" wp14:editId="01A04D24">
            <wp:extent cx="4170045" cy="1352482"/>
            <wp:effectExtent l="0" t="0" r="1905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praw_recv_data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051" cy="137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6225" w14:textId="646423C2" w:rsidR="004037D3" w:rsidRPr="001605E7" w:rsidRDefault="004037D3" w:rsidP="004037D3">
      <w:pPr>
        <w:pStyle w:val="a8"/>
        <w:rPr>
          <w:rFonts w:eastAsiaTheme="minorHAnsi"/>
        </w:rPr>
      </w:pPr>
      <w:bookmarkStart w:id="562" w:name="_Ref492543561"/>
      <w:bookmarkStart w:id="563" w:name="_Ref492019674"/>
      <w:r w:rsidRPr="001605E7">
        <w:rPr>
          <w:rFonts w:eastAsiaTheme="minorHAnsi"/>
        </w:rPr>
        <w:t xml:space="preserve">Figure </w:t>
      </w:r>
      <w:r w:rsidR="00756EBE" w:rsidRPr="001605E7">
        <w:rPr>
          <w:rFonts w:eastAsiaTheme="minorHAnsi"/>
        </w:rPr>
        <w:fldChar w:fldCharType="begin"/>
      </w:r>
      <w:r w:rsidR="00756EBE" w:rsidRPr="001605E7">
        <w:rPr>
          <w:rFonts w:eastAsiaTheme="minorHAnsi"/>
        </w:rPr>
        <w:instrText xml:space="preserve"> SEQ Figure \* ARABIC </w:instrText>
      </w:r>
      <w:r w:rsidR="00756EBE" w:rsidRPr="001605E7">
        <w:rPr>
          <w:rFonts w:eastAsiaTheme="minorHAnsi"/>
        </w:rPr>
        <w:fldChar w:fldCharType="separate"/>
      </w:r>
      <w:r w:rsidR="0055412F">
        <w:rPr>
          <w:rFonts w:eastAsiaTheme="minorHAnsi"/>
          <w:noProof/>
        </w:rPr>
        <w:t>10</w:t>
      </w:r>
      <w:r w:rsidR="00756EBE" w:rsidRPr="001605E7">
        <w:rPr>
          <w:rFonts w:eastAsiaTheme="minorHAnsi"/>
          <w:noProof/>
        </w:rPr>
        <w:fldChar w:fldCharType="end"/>
      </w:r>
      <w:bookmarkEnd w:id="562"/>
      <w:r w:rsidRPr="001605E7">
        <w:rPr>
          <w:rFonts w:eastAsiaTheme="minorHAnsi"/>
        </w:rPr>
        <w:t xml:space="preserve"> Rec</w:t>
      </w:r>
      <w:r w:rsidR="009F5C61" w:rsidRPr="001605E7">
        <w:rPr>
          <w:rFonts w:eastAsiaTheme="minorHAnsi"/>
        </w:rPr>
        <w:t>eived Data</w:t>
      </w:r>
      <w:r w:rsidRPr="001605E7">
        <w:rPr>
          <w:rFonts w:eastAsiaTheme="minorHAnsi"/>
        </w:rPr>
        <w:t xml:space="preserve"> in IPRAW</w:t>
      </w:r>
      <w:r w:rsidR="009F5C61" w:rsidRPr="001605E7">
        <w:rPr>
          <w:rFonts w:eastAsiaTheme="minorHAnsi"/>
        </w:rPr>
        <w:t xml:space="preserve"> Mode SOCKET RX Buffer Block</w:t>
      </w:r>
      <w:bookmarkEnd w:id="563"/>
    </w:p>
    <w:p w14:paraId="667932F5" w14:textId="77777777" w:rsidR="00C80DE8" w:rsidRPr="001605E7" w:rsidRDefault="00C80DE8" w:rsidP="00155A42">
      <w:pPr>
        <w:pStyle w:val="11"/>
        <w:rPr>
          <w:rFonts w:eastAsiaTheme="minorHAnsi"/>
        </w:rPr>
      </w:pPr>
    </w:p>
    <w:p w14:paraId="775A774A" w14:textId="3489A3EC" w:rsidR="00C80DE8" w:rsidRPr="001605E7" w:rsidRDefault="008B75BF" w:rsidP="00273174">
      <w:pPr>
        <w:pStyle w:val="11"/>
        <w:rPr>
          <w:rFonts w:eastAsiaTheme="minorHAnsi"/>
        </w:rPr>
      </w:pPr>
      <w:r>
        <w:rPr>
          <w:rFonts w:hint="eastAsia"/>
        </w:rPr>
        <w:sym w:font="Wingdings" w:char="F09F"/>
      </w:r>
      <w:r>
        <w:t xml:space="preserve"> </w:t>
      </w:r>
      <w:r w:rsidR="00E54C87">
        <w:rPr>
          <w:rFonts w:eastAsiaTheme="minorHAnsi"/>
        </w:rPr>
        <w:t>Received DATA</w:t>
      </w:r>
      <w:r w:rsidR="00C80DE8" w:rsidRPr="001605E7">
        <w:rPr>
          <w:rFonts w:eastAsiaTheme="minorHAnsi"/>
        </w:rPr>
        <w:t>?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/>
        <w:tblLook w:val="04A0" w:firstRow="1" w:lastRow="0" w:firstColumn="1" w:lastColumn="0" w:noHBand="0" w:noVBand="1"/>
      </w:tblPr>
      <w:tblGrid>
        <w:gridCol w:w="8495"/>
      </w:tblGrid>
      <w:tr w:rsidR="007303F2" w:rsidRPr="00546234" w14:paraId="10BCEDF3" w14:textId="77777777" w:rsidTr="00C80DE8">
        <w:tc>
          <w:tcPr>
            <w:tcW w:w="8495" w:type="dxa"/>
            <w:shd w:val="clear" w:color="auto" w:fill="F2F2F2"/>
          </w:tcPr>
          <w:p w14:paraId="34E140DA" w14:textId="77777777" w:rsidR="007303F2" w:rsidRPr="001605E7" w:rsidRDefault="007303F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{</w:t>
            </w:r>
          </w:p>
          <w:p w14:paraId="4081B839" w14:textId="77777777" w:rsidR="007303F2" w:rsidRPr="001605E7" w:rsidRDefault="007303F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First method :</w:t>
            </w:r>
          </w:p>
          <w:p w14:paraId="4B85320E" w14:textId="77777777" w:rsidR="007303F2" w:rsidRPr="001605E7" w:rsidRDefault="007303F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 </w:t>
            </w:r>
            <w:r w:rsidRPr="001605E7">
              <w:rPr>
                <w:rFonts w:eastAsiaTheme="minorHAnsi"/>
                <w:color w:val="0000FF"/>
              </w:rPr>
              <w:t>/* check SOCKET0 RX Buffer */</w:t>
            </w:r>
          </w:p>
          <w:p w14:paraId="4FDE2AA3" w14:textId="77777777" w:rsidR="007303F2" w:rsidRPr="001605E7" w:rsidRDefault="007303F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 If( S0_RX_RSR != 0x0000 ) goto Receiving Process;</w:t>
            </w:r>
          </w:p>
          <w:p w14:paraId="19168A1B" w14:textId="77777777" w:rsidR="007303F2" w:rsidRPr="001605E7" w:rsidRDefault="007303F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}</w:t>
            </w:r>
          </w:p>
        </w:tc>
      </w:tr>
      <w:tr w:rsidR="007303F2" w:rsidRPr="00546234" w14:paraId="693FCFB1" w14:textId="77777777" w:rsidTr="00C80DE8">
        <w:tc>
          <w:tcPr>
            <w:tcW w:w="8495" w:type="dxa"/>
            <w:shd w:val="clear" w:color="auto" w:fill="F2F2F2"/>
          </w:tcPr>
          <w:p w14:paraId="3B014956" w14:textId="77777777" w:rsidR="007303F2" w:rsidRPr="001605E7" w:rsidRDefault="007303F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{</w:t>
            </w:r>
          </w:p>
          <w:p w14:paraId="3B673BB7" w14:textId="77777777" w:rsidR="007303F2" w:rsidRPr="001605E7" w:rsidRDefault="007303F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Second method :</w:t>
            </w:r>
          </w:p>
          <w:p w14:paraId="026A9C4C" w14:textId="77777777" w:rsidR="007303F2" w:rsidRPr="001605E7" w:rsidRDefault="007303F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 </w:t>
            </w:r>
            <w:r w:rsidRPr="001605E7">
              <w:rPr>
                <w:rFonts w:eastAsiaTheme="minorHAnsi"/>
                <w:color w:val="0000FF"/>
              </w:rPr>
              <w:t>/* check SOCKET0 RECV Interrupt */</w:t>
            </w:r>
          </w:p>
          <w:p w14:paraId="4EFAC7A8" w14:textId="77777777" w:rsidR="007303F2" w:rsidRPr="001605E7" w:rsidRDefault="007303F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 If( S0_IR[RECV] == ‘1’ ) goto Receiving Process;</w:t>
            </w:r>
          </w:p>
          <w:p w14:paraId="05CA4CC8" w14:textId="77777777" w:rsidR="007303F2" w:rsidRPr="001605E7" w:rsidRDefault="007303F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 </w:t>
            </w:r>
            <w:r w:rsidRPr="001605E7">
              <w:rPr>
                <w:rFonts w:eastAsiaTheme="minorHAnsi"/>
                <w:color w:val="0000FF"/>
              </w:rPr>
              <w:t>/* IR, Sn_IR, Sn_IMR</w:t>
            </w:r>
            <w:r w:rsidRPr="001605E7">
              <w:rPr>
                <w:rFonts w:eastAsiaTheme="minorHAnsi" w:hint="eastAsia"/>
                <w:color w:val="0000FF"/>
              </w:rPr>
              <w:t>을</w:t>
            </w:r>
            <w:r w:rsidRPr="001605E7">
              <w:rPr>
                <w:rFonts w:eastAsiaTheme="minorHAnsi"/>
                <w:color w:val="0000FF"/>
              </w:rPr>
              <w:t xml:space="preserve"> </w:t>
            </w:r>
            <w:r w:rsidRPr="001605E7">
              <w:rPr>
                <w:rFonts w:eastAsiaTheme="minorHAnsi" w:hint="eastAsia"/>
                <w:color w:val="0000FF"/>
              </w:rPr>
              <w:t>참조</w:t>
            </w:r>
            <w:r w:rsidRPr="001605E7">
              <w:rPr>
                <w:rFonts w:eastAsiaTheme="minorHAnsi"/>
                <w:color w:val="0000FF"/>
              </w:rPr>
              <w:t xml:space="preserve"> */</w:t>
            </w:r>
          </w:p>
          <w:p w14:paraId="3CF0497B" w14:textId="77777777" w:rsidR="007303F2" w:rsidRPr="001605E7" w:rsidRDefault="007303F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}</w:t>
            </w:r>
          </w:p>
        </w:tc>
      </w:tr>
    </w:tbl>
    <w:p w14:paraId="2A77F1D9" w14:textId="77777777" w:rsidR="007303F2" w:rsidRPr="001605E7" w:rsidRDefault="007303F2" w:rsidP="00155A42">
      <w:pPr>
        <w:pStyle w:val="11"/>
        <w:rPr>
          <w:rFonts w:eastAsiaTheme="minorHAnsi"/>
        </w:rPr>
      </w:pPr>
    </w:p>
    <w:p w14:paraId="5685E17B" w14:textId="4BCECBD2" w:rsidR="007303F2" w:rsidRDefault="008B75BF" w:rsidP="00E54C87">
      <w:pPr>
        <w:pStyle w:val="11"/>
        <w:rPr>
          <w:rFonts w:eastAsiaTheme="minorHAnsi"/>
        </w:rPr>
      </w:pPr>
      <w:r>
        <w:rPr>
          <w:rFonts w:hint="eastAsia"/>
        </w:rPr>
        <w:sym w:font="Wingdings" w:char="F09F"/>
      </w:r>
      <w:r>
        <w:t xml:space="preserve"> </w:t>
      </w:r>
      <w:r w:rsidR="00C80DE8" w:rsidRPr="001605E7">
        <w:rPr>
          <w:rFonts w:eastAsiaTheme="minorHAnsi"/>
        </w:rPr>
        <w:t>Receiving Process</w:t>
      </w:r>
    </w:p>
    <w:p w14:paraId="227AE5D1" w14:textId="77777777" w:rsidR="00FB4E6F" w:rsidRDefault="00FB4E6F" w:rsidP="00FB4E6F">
      <w:pPr>
        <w:pStyle w:val="11"/>
      </w:pPr>
      <w:r>
        <w:rPr>
          <w:rFonts w:hint="eastAsia"/>
        </w:rPr>
        <w:t>SOCKET RX Buffer Block</w:t>
      </w:r>
      <w:r>
        <w:rPr>
          <w:rFonts w:hint="eastAsia"/>
        </w:rPr>
        <w:t>으로부터</w:t>
      </w:r>
      <w:r>
        <w:rPr>
          <w:rFonts w:hint="eastAsia"/>
        </w:rPr>
        <w:t xml:space="preserve"> </w:t>
      </w:r>
      <w:r>
        <w:rPr>
          <w:rFonts w:hint="eastAsia"/>
        </w:rPr>
        <w:t>저장된</w:t>
      </w:r>
      <w:r>
        <w:rPr>
          <w:rFonts w:hint="eastAsia"/>
        </w:rPr>
        <w:t xml:space="preserve"> DATA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읽은</w:t>
      </w:r>
      <w:r>
        <w:rPr>
          <w:rFonts w:hint="eastAsia"/>
        </w:rPr>
        <w:t xml:space="preserve"> </w:t>
      </w:r>
      <w:r>
        <w:rPr>
          <w:rFonts w:hint="eastAsia"/>
        </w:rPr>
        <w:t>후에</w:t>
      </w:r>
      <w:r>
        <w:rPr>
          <w:rFonts w:hint="eastAsia"/>
        </w:rPr>
        <w:t xml:space="preserve"> </w:t>
      </w:r>
      <w:r>
        <w:rPr>
          <w:rFonts w:hint="eastAsia"/>
        </w:rPr>
        <w:t>반드시</w:t>
      </w:r>
      <w:r>
        <w:rPr>
          <w:rFonts w:hint="eastAsia"/>
        </w:rPr>
        <w:t xml:space="preserve"> Sn_CR[RECV]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Sn_RX_RD</w:t>
      </w:r>
      <w:r>
        <w:rPr>
          <w:rFonts w:hint="eastAsia"/>
        </w:rPr>
        <w:t>를</w:t>
      </w:r>
      <w:r>
        <w:rPr>
          <w:rFonts w:hint="eastAsia"/>
        </w:rPr>
        <w:t xml:space="preserve"> RX Buffer Block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읽은</w:t>
      </w:r>
      <w:r>
        <w:rPr>
          <w:rFonts w:hint="eastAsia"/>
        </w:rPr>
        <w:t xml:space="preserve"> DATA </w:t>
      </w:r>
      <w:r>
        <w:rPr>
          <w:rFonts w:hint="eastAsia"/>
        </w:rPr>
        <w:t>크기만큼</w:t>
      </w:r>
      <w:r>
        <w:rPr>
          <w:rFonts w:hint="eastAsia"/>
        </w:rPr>
        <w:t xml:space="preserve"> </w:t>
      </w:r>
      <w:r>
        <w:rPr>
          <w:rFonts w:hint="eastAsia"/>
        </w:rPr>
        <w:t>증가시킨다</w:t>
      </w:r>
      <w:r>
        <w:rPr>
          <w:rFonts w:hint="eastAsia"/>
        </w:rPr>
        <w:t xml:space="preserve"> (</w:t>
      </w:r>
      <w:r>
        <w:rPr>
          <w:rFonts w:hint="eastAsia"/>
        </w:rPr>
        <w:t>참조</w:t>
      </w:r>
      <w:r>
        <w:rPr>
          <w:rFonts w:hint="eastAsia"/>
        </w:rPr>
        <w:t xml:space="preserve"> Sn_RX_RD). </w:t>
      </w:r>
      <w:r>
        <w:rPr>
          <w:rFonts w:hint="eastAsia"/>
        </w:rPr>
        <w:t>만약</w:t>
      </w:r>
      <w:r>
        <w:rPr>
          <w:rFonts w:hint="eastAsia"/>
        </w:rPr>
        <w:t xml:space="preserve"> Sn_CR[RECV]</w:t>
      </w:r>
      <w:r>
        <w:rPr>
          <w:rFonts w:hint="eastAsia"/>
        </w:rPr>
        <w:t>시</w:t>
      </w:r>
      <w:r>
        <w:rPr>
          <w:rFonts w:hint="eastAsia"/>
        </w:rPr>
        <w:t>, SOCKET RX Buffer Block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읽지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DATA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Sn_IR[RECV]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발생한다</w:t>
      </w:r>
      <w:r>
        <w:rPr>
          <w:rFonts w:hint="eastAsia"/>
        </w:rPr>
        <w:t>.</w:t>
      </w:r>
    </w:p>
    <w:p w14:paraId="1F6271A6" w14:textId="77777777" w:rsidR="00E54C87" w:rsidRPr="001605E7" w:rsidRDefault="00E54C87" w:rsidP="001060C3">
      <w:pPr>
        <w:pStyle w:val="11"/>
        <w:rPr>
          <w:rFonts w:eastAsiaTheme="minorHAns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/>
        <w:tblLook w:val="04A0" w:firstRow="1" w:lastRow="0" w:firstColumn="1" w:lastColumn="0" w:noHBand="0" w:noVBand="1"/>
      </w:tblPr>
      <w:tblGrid>
        <w:gridCol w:w="8495"/>
      </w:tblGrid>
      <w:tr w:rsidR="00A51118" w:rsidRPr="00546234" w14:paraId="0D4C2989" w14:textId="77777777" w:rsidTr="00B8503D">
        <w:tc>
          <w:tcPr>
            <w:tcW w:w="8495" w:type="dxa"/>
            <w:shd w:val="clear" w:color="auto" w:fill="F2F2F2"/>
          </w:tcPr>
          <w:p w14:paraId="2B54A9A7" w14:textId="77777777" w:rsidR="007303F2" w:rsidRPr="001605E7" w:rsidRDefault="007303F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{</w:t>
            </w:r>
          </w:p>
          <w:p w14:paraId="69FD401C" w14:textId="77777777" w:rsidR="007303F2" w:rsidRPr="001605E7" w:rsidRDefault="007303F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START :</w:t>
            </w:r>
            <w:r w:rsidRPr="001605E7">
              <w:rPr>
                <w:rFonts w:eastAsiaTheme="minorHAnsi"/>
              </w:rPr>
              <w:tab/>
            </w:r>
          </w:p>
          <w:p w14:paraId="33916736" w14:textId="77777777" w:rsidR="007303F2" w:rsidRPr="001605E7" w:rsidRDefault="007303F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ab/>
            </w:r>
            <w:r w:rsidRPr="001605E7">
              <w:rPr>
                <w:rFonts w:eastAsiaTheme="minorHAnsi"/>
                <w:color w:val="0000FF"/>
              </w:rPr>
              <w:t>/* first, get received size */</w:t>
            </w:r>
          </w:p>
          <w:p w14:paraId="6C3151D0" w14:textId="77777777" w:rsidR="007303F2" w:rsidRPr="001605E7" w:rsidRDefault="007303F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 get_size = S0_RX_RSR;</w:t>
            </w:r>
          </w:p>
          <w:p w14:paraId="041C0DFE" w14:textId="77777777" w:rsidR="00325DB9" w:rsidRPr="001605E7" w:rsidRDefault="00325DB9" w:rsidP="00155A42">
            <w:pPr>
              <w:pStyle w:val="11"/>
              <w:rPr>
                <w:rFonts w:eastAsiaTheme="minorHAnsi"/>
              </w:rPr>
            </w:pPr>
          </w:p>
          <w:p w14:paraId="3B1C988A" w14:textId="77777777" w:rsidR="007303F2" w:rsidRPr="001605E7" w:rsidRDefault="007303F2" w:rsidP="00155A42">
            <w:pPr>
              <w:pStyle w:val="11"/>
              <w:rPr>
                <w:rFonts w:eastAsiaTheme="minorHAnsi"/>
                <w:color w:val="0000FF"/>
              </w:rPr>
            </w:pPr>
            <w:r w:rsidRPr="001605E7">
              <w:rPr>
                <w:rFonts w:eastAsiaTheme="minorHAnsi"/>
              </w:rPr>
              <w:t xml:space="preserve">        </w:t>
            </w:r>
            <w:r w:rsidRPr="001605E7">
              <w:rPr>
                <w:rFonts w:eastAsiaTheme="minorHAnsi"/>
                <w:color w:val="0000FF"/>
              </w:rPr>
              <w:t>/* calculate offset address */</w:t>
            </w:r>
          </w:p>
          <w:p w14:paraId="5314C943" w14:textId="77777777" w:rsidR="007303F2" w:rsidRPr="001605E7" w:rsidRDefault="007303F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 get_offset = S0_RX_RD &amp; gS0_RX_MASK;</w:t>
            </w:r>
          </w:p>
          <w:p w14:paraId="4351842B" w14:textId="77777777" w:rsidR="00325DB9" w:rsidRPr="001605E7" w:rsidRDefault="00325DB9" w:rsidP="00155A42">
            <w:pPr>
              <w:pStyle w:val="11"/>
              <w:rPr>
                <w:rFonts w:eastAsiaTheme="minorHAnsi"/>
              </w:rPr>
            </w:pPr>
          </w:p>
          <w:p w14:paraId="5F79F517" w14:textId="77777777" w:rsidR="007303F2" w:rsidRPr="001605E7" w:rsidRDefault="007303F2" w:rsidP="00155A42">
            <w:pPr>
              <w:pStyle w:val="11"/>
              <w:rPr>
                <w:rFonts w:eastAsiaTheme="minorHAnsi"/>
                <w:color w:val="0000FF"/>
              </w:rPr>
            </w:pPr>
            <w:r w:rsidRPr="001605E7">
              <w:rPr>
                <w:rFonts w:eastAsiaTheme="minorHAnsi"/>
              </w:rPr>
              <w:t xml:space="preserve">        </w:t>
            </w:r>
            <w:r w:rsidRPr="001605E7">
              <w:rPr>
                <w:rFonts w:eastAsiaTheme="minorHAnsi"/>
                <w:color w:val="0000FF"/>
              </w:rPr>
              <w:t>/* calculate start address(SOCKET0 RX Buffer Block Address) */</w:t>
            </w:r>
          </w:p>
          <w:p w14:paraId="64BC66D1" w14:textId="77777777" w:rsidR="007303F2" w:rsidRPr="001605E7" w:rsidRDefault="007303F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 get_start_address = gS0_RX_BASE + get_offset;</w:t>
            </w:r>
          </w:p>
          <w:p w14:paraId="2AC15C9C" w14:textId="77777777" w:rsidR="007303F2" w:rsidRPr="001605E7" w:rsidRDefault="007303F2" w:rsidP="00155A42">
            <w:pPr>
              <w:pStyle w:val="11"/>
              <w:rPr>
                <w:rFonts w:eastAsiaTheme="minorHAnsi"/>
              </w:rPr>
            </w:pPr>
          </w:p>
          <w:p w14:paraId="570A89BD" w14:textId="77777777" w:rsidR="007303F2" w:rsidRPr="001605E7" w:rsidRDefault="007303F2" w:rsidP="00155A42">
            <w:pPr>
              <w:pStyle w:val="11"/>
              <w:rPr>
                <w:rFonts w:eastAsiaTheme="minorHAnsi"/>
                <w:color w:val="0000FF"/>
              </w:rPr>
            </w:pPr>
            <w:r w:rsidRPr="001605E7">
              <w:rPr>
                <w:rFonts w:eastAsiaTheme="minorHAnsi"/>
              </w:rPr>
              <w:t xml:space="preserve">        </w:t>
            </w:r>
            <w:r w:rsidRPr="001605E7">
              <w:rPr>
                <w:rFonts w:eastAsiaTheme="minorHAnsi"/>
                <w:color w:val="0000FF"/>
              </w:rPr>
              <w:t>/* if overflow SOCKET0 RX Buffer Block */</w:t>
            </w:r>
          </w:p>
          <w:p w14:paraId="4A52F2EC" w14:textId="77777777" w:rsidR="007303F2" w:rsidRPr="001605E7" w:rsidRDefault="007303F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 If( (get_offset + get_size) &gt; gS0_RX_MAX )</w:t>
            </w:r>
          </w:p>
          <w:p w14:paraId="6B3E2AB6" w14:textId="77777777" w:rsidR="007303F2" w:rsidRPr="001605E7" w:rsidRDefault="007303F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 {</w:t>
            </w:r>
          </w:p>
          <w:p w14:paraId="4AF9864C" w14:textId="77777777" w:rsidR="007303F2" w:rsidRPr="001605E7" w:rsidRDefault="007303F2" w:rsidP="00155A42">
            <w:pPr>
              <w:pStyle w:val="11"/>
              <w:rPr>
                <w:rFonts w:eastAsiaTheme="minorHAnsi"/>
                <w:color w:val="0000FF"/>
              </w:rPr>
            </w:pPr>
            <w:r w:rsidRPr="001605E7">
              <w:rPr>
                <w:rFonts w:eastAsiaTheme="minorHAnsi"/>
              </w:rPr>
              <w:t xml:space="preserve">            </w:t>
            </w:r>
            <w:r w:rsidRPr="001605E7">
              <w:rPr>
                <w:rFonts w:eastAsiaTheme="minorHAnsi"/>
                <w:color w:val="0000FF"/>
              </w:rPr>
              <w:t>/* copy upper size bytes of get_start_address to destination_address */</w:t>
            </w:r>
          </w:p>
          <w:p w14:paraId="61A1E6F3" w14:textId="77777777" w:rsidR="007303F2" w:rsidRPr="001605E7" w:rsidRDefault="007303F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     upper_size = gS0_RX_MAX – get_offset;</w:t>
            </w:r>
          </w:p>
          <w:p w14:paraId="1B25F436" w14:textId="77777777" w:rsidR="007303F2" w:rsidRPr="001605E7" w:rsidRDefault="007303F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     memcpy(get_start_address, destination_ptr, upper_size);</w:t>
            </w:r>
          </w:p>
          <w:p w14:paraId="1A167FBB" w14:textId="77777777" w:rsidR="007303F2" w:rsidRPr="001605E7" w:rsidRDefault="007303F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   </w:t>
            </w:r>
          </w:p>
          <w:p w14:paraId="6C2EE0AE" w14:textId="77777777" w:rsidR="007303F2" w:rsidRPr="001605E7" w:rsidRDefault="007303F2" w:rsidP="00155A42">
            <w:pPr>
              <w:pStyle w:val="11"/>
              <w:rPr>
                <w:rFonts w:eastAsiaTheme="minorHAnsi"/>
                <w:color w:val="0000FF"/>
              </w:rPr>
            </w:pPr>
            <w:r w:rsidRPr="001605E7">
              <w:rPr>
                <w:rFonts w:eastAsiaTheme="minorHAnsi"/>
              </w:rPr>
              <w:t xml:space="preserve">            </w:t>
            </w:r>
            <w:r w:rsidRPr="001605E7">
              <w:rPr>
                <w:rFonts w:eastAsiaTheme="minorHAnsi"/>
                <w:color w:val="0000FF"/>
              </w:rPr>
              <w:t>/* copy left size bytes of gS0_rx_BASE to destination_address */</w:t>
            </w:r>
          </w:p>
          <w:p w14:paraId="5D6E5271" w14:textId="77777777" w:rsidR="007303F2" w:rsidRPr="001605E7" w:rsidRDefault="007303F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     left_size = get_size – upper_size;</w:t>
            </w:r>
          </w:p>
          <w:p w14:paraId="6C5DB428" w14:textId="77777777" w:rsidR="007303F2" w:rsidRPr="001605E7" w:rsidRDefault="007303F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     memcpy(gS0_RX_BASE, destination_address, left_size);</w:t>
            </w:r>
          </w:p>
          <w:p w14:paraId="61D54D14" w14:textId="77777777" w:rsidR="007303F2" w:rsidRPr="001605E7" w:rsidRDefault="007303F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 }</w:t>
            </w:r>
          </w:p>
          <w:p w14:paraId="4EFADD7E" w14:textId="77777777" w:rsidR="007303F2" w:rsidRPr="001605E7" w:rsidRDefault="007303F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 else</w:t>
            </w:r>
          </w:p>
          <w:p w14:paraId="091013D4" w14:textId="77777777" w:rsidR="007303F2" w:rsidRPr="001605E7" w:rsidRDefault="007303F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 {</w:t>
            </w:r>
          </w:p>
          <w:p w14:paraId="48D55274" w14:textId="77777777" w:rsidR="007303F2" w:rsidRPr="001605E7" w:rsidRDefault="007303F2" w:rsidP="00155A42">
            <w:pPr>
              <w:pStyle w:val="11"/>
              <w:rPr>
                <w:rFonts w:eastAsiaTheme="minorHAnsi"/>
                <w:color w:val="0000FF"/>
              </w:rPr>
            </w:pPr>
            <w:r w:rsidRPr="001605E7">
              <w:rPr>
                <w:rFonts w:eastAsiaTheme="minorHAnsi"/>
              </w:rPr>
              <w:t xml:space="preserve">            </w:t>
            </w:r>
            <w:r w:rsidRPr="001605E7">
              <w:rPr>
                <w:rFonts w:eastAsiaTheme="minorHAnsi"/>
                <w:color w:val="0000FF"/>
              </w:rPr>
              <w:t>/* copy get_size of get_start_address to destination address */</w:t>
            </w:r>
          </w:p>
          <w:p w14:paraId="3AC90CF3" w14:textId="77777777" w:rsidR="007303F2" w:rsidRPr="001605E7" w:rsidRDefault="007303F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     memcpy(get_start_address, destination_address, get_size);</w:t>
            </w:r>
          </w:p>
          <w:p w14:paraId="4E0293D4" w14:textId="77777777" w:rsidR="007303F2" w:rsidRPr="001605E7" w:rsidRDefault="007303F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 }</w:t>
            </w:r>
          </w:p>
          <w:p w14:paraId="650B7889" w14:textId="77777777" w:rsidR="00325DB9" w:rsidRPr="001605E7" w:rsidRDefault="00325DB9" w:rsidP="00155A42">
            <w:pPr>
              <w:pStyle w:val="11"/>
              <w:rPr>
                <w:rFonts w:eastAsiaTheme="minorHAnsi"/>
              </w:rPr>
            </w:pPr>
          </w:p>
          <w:p w14:paraId="53EE05C7" w14:textId="77777777" w:rsidR="007303F2" w:rsidRPr="001605E7" w:rsidRDefault="007303F2" w:rsidP="00155A42">
            <w:pPr>
              <w:pStyle w:val="11"/>
              <w:rPr>
                <w:rFonts w:eastAsiaTheme="minorHAnsi"/>
                <w:color w:val="0000FF"/>
              </w:rPr>
            </w:pPr>
            <w:r w:rsidRPr="001605E7">
              <w:rPr>
                <w:rFonts w:eastAsiaTheme="minorHAnsi"/>
              </w:rPr>
              <w:t xml:space="preserve">        </w:t>
            </w:r>
            <w:r w:rsidRPr="001605E7">
              <w:rPr>
                <w:rFonts w:eastAsiaTheme="minorHAnsi"/>
                <w:color w:val="0000FF"/>
              </w:rPr>
              <w:t>/* increase S0_RX_RD as length of get_size */</w:t>
            </w:r>
          </w:p>
          <w:p w14:paraId="6D60945B" w14:textId="77777777" w:rsidR="007303F2" w:rsidRPr="001605E7" w:rsidRDefault="007303F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 S0_RX_RD += get_size;</w:t>
            </w:r>
          </w:p>
          <w:p w14:paraId="258B1E05" w14:textId="77777777" w:rsidR="00325DB9" w:rsidRPr="001605E7" w:rsidRDefault="00325DB9" w:rsidP="00155A42">
            <w:pPr>
              <w:pStyle w:val="11"/>
              <w:rPr>
                <w:rFonts w:eastAsiaTheme="minorHAnsi"/>
              </w:rPr>
            </w:pPr>
          </w:p>
          <w:p w14:paraId="2D286AEF" w14:textId="77777777" w:rsidR="007303F2" w:rsidRPr="001605E7" w:rsidRDefault="007303F2" w:rsidP="00155A42">
            <w:pPr>
              <w:pStyle w:val="11"/>
              <w:rPr>
                <w:rFonts w:eastAsiaTheme="minorHAnsi"/>
                <w:color w:val="0000FF"/>
              </w:rPr>
            </w:pPr>
            <w:r w:rsidRPr="001605E7">
              <w:rPr>
                <w:rFonts w:eastAsiaTheme="minorHAnsi"/>
              </w:rPr>
              <w:t xml:space="preserve">        </w:t>
            </w:r>
            <w:r w:rsidRPr="001605E7">
              <w:rPr>
                <w:rFonts w:eastAsiaTheme="minorHAnsi"/>
                <w:color w:val="0000FF"/>
              </w:rPr>
              <w:t>/* set RECV command */</w:t>
            </w:r>
          </w:p>
          <w:p w14:paraId="029B20AE" w14:textId="77777777" w:rsidR="007303F2" w:rsidRPr="001605E7" w:rsidRDefault="007303F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 S0_CR = RECV;</w:t>
            </w:r>
          </w:p>
          <w:p w14:paraId="12E8F002" w14:textId="14415C20" w:rsidR="00A51118" w:rsidRPr="001605E7" w:rsidRDefault="007303F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}</w:t>
            </w:r>
          </w:p>
        </w:tc>
      </w:tr>
    </w:tbl>
    <w:p w14:paraId="3DE23813" w14:textId="77777777" w:rsidR="00F6231D" w:rsidRPr="001605E7" w:rsidRDefault="00F6231D" w:rsidP="00155A42">
      <w:pPr>
        <w:pStyle w:val="11"/>
        <w:rPr>
          <w:rFonts w:eastAsiaTheme="minorHAnsi"/>
        </w:rPr>
      </w:pPr>
    </w:p>
    <w:p w14:paraId="59BD3EBA" w14:textId="2FB878E7" w:rsidR="00C80DE8" w:rsidRPr="001605E7" w:rsidRDefault="00C80DE8" w:rsidP="00184F4A">
      <w:pPr>
        <w:rPr>
          <w:rFonts w:ascii="Trebuchet MS" w:eastAsiaTheme="minorHAnsi" w:hAnsi="Trebuchet MS" w:cs="굴림"/>
        </w:rPr>
      </w:pPr>
      <w:r w:rsidRPr="001605E7">
        <w:rPr>
          <w:rFonts w:ascii="Trebuchet MS" w:eastAsiaTheme="minorHAnsi" w:hAnsi="Trebuchet MS" w:cs="굴림"/>
        </w:rPr>
        <w:br w:type="page"/>
      </w:r>
    </w:p>
    <w:p w14:paraId="2A8DF96F" w14:textId="7DA92807" w:rsidR="00F6231D" w:rsidRPr="00546234" w:rsidRDefault="00F6231D" w:rsidP="00BF5B95">
      <w:pPr>
        <w:pStyle w:val="21"/>
      </w:pPr>
      <w:bookmarkStart w:id="564" w:name="_Toc483830096"/>
      <w:r w:rsidRPr="00546234">
        <w:t>MACRAW</w:t>
      </w:r>
      <w:bookmarkEnd w:id="564"/>
    </w:p>
    <w:p w14:paraId="6DF0AEA3" w14:textId="68BA2766" w:rsidR="002F14B1" w:rsidRPr="001605E7" w:rsidRDefault="00945272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MACRAW</w:t>
      </w:r>
      <w:r w:rsidRPr="001605E7">
        <w:rPr>
          <w:rFonts w:eastAsiaTheme="minorHAnsi" w:hint="eastAsia"/>
        </w:rPr>
        <w:t>는</w:t>
      </w:r>
      <w:r w:rsidRPr="001605E7">
        <w:rPr>
          <w:rFonts w:eastAsiaTheme="minorHAnsi"/>
        </w:rPr>
        <w:t xml:space="preserve"> Ethernet MAC</w:t>
      </w:r>
      <w:r w:rsidR="006409ED" w:rsidRPr="001605E7">
        <w:rPr>
          <w:rFonts w:eastAsiaTheme="minorHAnsi" w:hint="eastAsia"/>
        </w:rPr>
        <w:t>을</w:t>
      </w:r>
      <w:r w:rsidRPr="001605E7">
        <w:rPr>
          <w:rFonts w:eastAsiaTheme="minorHAnsi"/>
        </w:rPr>
        <w:t xml:space="preserve"> </w:t>
      </w:r>
      <w:r w:rsidR="003108D8" w:rsidRPr="001605E7">
        <w:rPr>
          <w:rFonts w:eastAsiaTheme="minorHAnsi" w:hint="eastAsia"/>
        </w:rPr>
        <w:t>이용한</w:t>
      </w:r>
      <w:r w:rsidR="003108D8" w:rsidRPr="001605E7">
        <w:rPr>
          <w:rFonts w:eastAsiaTheme="minorHAnsi"/>
        </w:rPr>
        <w:t xml:space="preserve"> D</w:t>
      </w:r>
      <w:r w:rsidR="00F73B2F">
        <w:rPr>
          <w:rFonts w:eastAsiaTheme="minorHAnsi"/>
        </w:rPr>
        <w:t>ATA</w:t>
      </w:r>
      <w:r w:rsidR="003108D8"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통신</w:t>
      </w:r>
      <w:r w:rsidR="003108D8" w:rsidRPr="001605E7">
        <w:rPr>
          <w:rFonts w:eastAsiaTheme="minorHAnsi" w:hint="eastAsia"/>
        </w:rPr>
        <w:t>을</w:t>
      </w:r>
      <w:r w:rsidR="003108D8" w:rsidRPr="001605E7">
        <w:rPr>
          <w:rFonts w:eastAsiaTheme="minorHAnsi"/>
        </w:rPr>
        <w:t xml:space="preserve"> </w:t>
      </w:r>
      <w:r w:rsidR="003108D8" w:rsidRPr="001605E7">
        <w:rPr>
          <w:rFonts w:eastAsiaTheme="minorHAnsi" w:hint="eastAsia"/>
        </w:rPr>
        <w:t>제공하며</w:t>
      </w:r>
      <w:r w:rsidR="003276A8" w:rsidRPr="001605E7">
        <w:rPr>
          <w:rFonts w:eastAsiaTheme="minorHAnsi"/>
        </w:rPr>
        <w:t xml:space="preserve"> </w:t>
      </w:r>
      <w:r w:rsidR="003276A8" w:rsidRPr="001605E7">
        <w:rPr>
          <w:rFonts w:eastAsiaTheme="minorHAnsi" w:hint="eastAsia"/>
        </w:rPr>
        <w:t>오직</w:t>
      </w:r>
      <w:r w:rsidRPr="001605E7">
        <w:rPr>
          <w:rFonts w:eastAsiaTheme="minorHAnsi"/>
        </w:rPr>
        <w:t xml:space="preserve"> SOCKET 0</w:t>
      </w:r>
      <w:r w:rsidRPr="001605E7">
        <w:rPr>
          <w:rFonts w:eastAsiaTheme="minorHAnsi" w:hint="eastAsia"/>
        </w:rPr>
        <w:t>에서만</w:t>
      </w:r>
      <w:r w:rsidRPr="001605E7">
        <w:rPr>
          <w:rFonts w:eastAsiaTheme="minorHAnsi"/>
        </w:rPr>
        <w:t xml:space="preserve"> </w:t>
      </w:r>
      <w:r w:rsidR="003276A8" w:rsidRPr="001605E7">
        <w:rPr>
          <w:rFonts w:eastAsiaTheme="minorHAnsi" w:hint="eastAsia"/>
        </w:rPr>
        <w:t>사용</w:t>
      </w:r>
      <w:r w:rsidR="003276A8" w:rsidRPr="001605E7">
        <w:rPr>
          <w:rFonts w:eastAsiaTheme="minorHAnsi"/>
        </w:rPr>
        <w:t xml:space="preserve"> </w:t>
      </w:r>
      <w:r w:rsidR="003276A8" w:rsidRPr="001605E7">
        <w:rPr>
          <w:rFonts w:eastAsiaTheme="minorHAnsi" w:hint="eastAsia"/>
        </w:rPr>
        <w:t>가능하다</w:t>
      </w:r>
      <w:r w:rsidR="003276A8" w:rsidRPr="001605E7">
        <w:rPr>
          <w:rFonts w:eastAsiaTheme="minorHAnsi"/>
        </w:rPr>
        <w:t>.</w:t>
      </w:r>
      <w:r w:rsidRPr="001605E7">
        <w:rPr>
          <w:rFonts w:eastAsiaTheme="minorHAnsi"/>
        </w:rPr>
        <w:t xml:space="preserve"> </w:t>
      </w:r>
      <w:r w:rsidR="00E074A2" w:rsidRPr="001605E7">
        <w:rPr>
          <w:rFonts w:eastAsiaTheme="minorHAnsi"/>
        </w:rPr>
        <w:t>Ethernet MAC</w:t>
      </w:r>
      <w:r w:rsidR="006409ED" w:rsidRPr="001605E7">
        <w:rPr>
          <w:rFonts w:eastAsiaTheme="minorHAnsi" w:hint="eastAsia"/>
        </w:rPr>
        <w:t>은</w:t>
      </w:r>
      <w:r w:rsidR="00E074A2" w:rsidRPr="001605E7">
        <w:rPr>
          <w:rFonts w:eastAsiaTheme="minorHAnsi"/>
        </w:rPr>
        <w:t xml:space="preserve"> </w:t>
      </w:r>
      <w:r w:rsidR="00E54C87">
        <w:rPr>
          <w:rFonts w:eastAsiaTheme="minorHAnsi" w:hint="eastAsia"/>
        </w:rPr>
        <w:t>아래</w:t>
      </w:r>
      <w:r w:rsidR="00E54C87">
        <w:rPr>
          <w:rFonts w:eastAsiaTheme="minorHAnsi" w:hint="eastAsia"/>
        </w:rPr>
        <w:t xml:space="preserve"> </w:t>
      </w:r>
      <w:r w:rsidR="00E54C87">
        <w:rPr>
          <w:rFonts w:eastAsiaTheme="minorHAnsi"/>
        </w:rPr>
        <w:fldChar w:fldCharType="begin"/>
      </w:r>
      <w:r w:rsidR="00E54C87">
        <w:rPr>
          <w:rFonts w:eastAsiaTheme="minorHAnsi"/>
        </w:rPr>
        <w:instrText xml:space="preserve"> </w:instrText>
      </w:r>
      <w:r w:rsidR="00E54C87">
        <w:rPr>
          <w:rFonts w:eastAsiaTheme="minorHAnsi" w:hint="eastAsia"/>
        </w:rPr>
        <w:instrText>REF _Ref492544190 \h</w:instrText>
      </w:r>
      <w:r w:rsidR="00E54C87">
        <w:rPr>
          <w:rFonts w:eastAsiaTheme="minorHAnsi"/>
        </w:rPr>
        <w:instrText xml:space="preserve"> </w:instrText>
      </w:r>
      <w:r w:rsidR="00E54C87">
        <w:rPr>
          <w:rFonts w:eastAsiaTheme="minorHAnsi"/>
        </w:rPr>
      </w:r>
      <w:r w:rsidR="00E54C87">
        <w:rPr>
          <w:rFonts w:eastAsiaTheme="minorHAnsi"/>
        </w:rPr>
        <w:fldChar w:fldCharType="separate"/>
      </w:r>
      <w:r w:rsidR="00E54C87" w:rsidRPr="001605E7">
        <w:rPr>
          <w:rFonts w:eastAsiaTheme="minorHAnsi"/>
        </w:rPr>
        <w:t xml:space="preserve">Figure </w:t>
      </w:r>
      <w:r w:rsidR="00E54C87">
        <w:rPr>
          <w:rFonts w:eastAsiaTheme="minorHAnsi"/>
          <w:noProof/>
        </w:rPr>
        <w:t>11</w:t>
      </w:r>
      <w:r w:rsidR="00E54C87">
        <w:rPr>
          <w:rFonts w:eastAsiaTheme="minorHAnsi"/>
        </w:rPr>
        <w:fldChar w:fldCharType="end"/>
      </w:r>
      <w:r w:rsidR="00E54C87">
        <w:rPr>
          <w:rFonts w:eastAsiaTheme="minorHAnsi" w:hint="eastAsia"/>
          <w:noProof/>
        </w:rPr>
        <w:t>에서</w:t>
      </w:r>
      <w:r w:rsidR="00E54C87">
        <w:rPr>
          <w:rFonts w:eastAsiaTheme="minorHAnsi" w:hint="eastAsia"/>
          <w:noProof/>
        </w:rPr>
        <w:t xml:space="preserve"> </w:t>
      </w:r>
      <w:r w:rsidR="00E54C87">
        <w:rPr>
          <w:rFonts w:eastAsiaTheme="minorHAnsi" w:hint="eastAsia"/>
          <w:noProof/>
        </w:rPr>
        <w:t>보이는</w:t>
      </w:r>
      <w:r w:rsidR="00E54C87">
        <w:rPr>
          <w:rFonts w:eastAsiaTheme="minorHAnsi" w:hint="eastAsia"/>
          <w:noProof/>
        </w:rPr>
        <w:t xml:space="preserve"> </w:t>
      </w:r>
      <w:r w:rsidR="00E54C87">
        <w:rPr>
          <w:rFonts w:eastAsiaTheme="minorHAnsi" w:hint="eastAsia"/>
          <w:noProof/>
        </w:rPr>
        <w:t>것</w:t>
      </w:r>
      <w:r w:rsidR="00E54C87">
        <w:rPr>
          <w:rFonts w:eastAsiaTheme="minorHAnsi" w:hint="eastAsia"/>
          <w:noProof/>
        </w:rPr>
        <w:t xml:space="preserve"> </w:t>
      </w:r>
      <w:r w:rsidR="00E54C87">
        <w:rPr>
          <w:rFonts w:eastAsiaTheme="minorHAnsi" w:hint="eastAsia"/>
          <w:noProof/>
        </w:rPr>
        <w:t>처럼</w:t>
      </w:r>
      <w:r w:rsidR="00E54C87">
        <w:rPr>
          <w:rFonts w:eastAsiaTheme="minorHAnsi" w:hint="eastAsia"/>
          <w:noProof/>
        </w:rPr>
        <w:t xml:space="preserve"> </w:t>
      </w:r>
      <w:r w:rsidR="004579EF" w:rsidRPr="001605E7">
        <w:rPr>
          <w:rFonts w:eastAsiaTheme="minorHAnsi"/>
        </w:rPr>
        <w:t xml:space="preserve">Data </w:t>
      </w:r>
      <w:r w:rsidR="00E074A2" w:rsidRPr="001605E7">
        <w:rPr>
          <w:rFonts w:eastAsiaTheme="minorHAnsi"/>
        </w:rPr>
        <w:t>Link Layer</w:t>
      </w:r>
      <w:r w:rsidR="00D74432" w:rsidRPr="001605E7">
        <w:rPr>
          <w:rFonts w:eastAsiaTheme="minorHAnsi" w:hint="eastAsia"/>
        </w:rPr>
        <w:t>와</w:t>
      </w:r>
      <w:r w:rsidR="004579EF" w:rsidRPr="001605E7">
        <w:rPr>
          <w:rFonts w:eastAsiaTheme="minorHAnsi"/>
        </w:rPr>
        <w:t xml:space="preserve"> </w:t>
      </w:r>
      <w:r w:rsidR="004579EF" w:rsidRPr="001605E7">
        <w:rPr>
          <w:rFonts w:eastAsiaTheme="minorHAnsi" w:hint="eastAsia"/>
        </w:rPr>
        <w:t>대응되</w:t>
      </w:r>
      <w:r w:rsidR="005F65F0" w:rsidRPr="001605E7">
        <w:rPr>
          <w:rFonts w:eastAsiaTheme="minorHAnsi" w:hint="eastAsia"/>
        </w:rPr>
        <w:t>며</w:t>
      </w:r>
      <w:r w:rsidR="00314EB9" w:rsidRPr="001605E7">
        <w:rPr>
          <w:rFonts w:eastAsiaTheme="minorHAnsi"/>
        </w:rPr>
        <w:t xml:space="preserve"> </w:t>
      </w:r>
      <w:r w:rsidR="00314EB9" w:rsidRPr="001605E7">
        <w:rPr>
          <w:rFonts w:eastAsiaTheme="minorHAnsi" w:hint="eastAsia"/>
        </w:rPr>
        <w:t>하위</w:t>
      </w:r>
      <w:r w:rsidR="004579EF" w:rsidRPr="001605E7">
        <w:rPr>
          <w:rFonts w:eastAsiaTheme="minorHAnsi"/>
        </w:rPr>
        <w:t xml:space="preserve"> Physical </w:t>
      </w:r>
      <w:r w:rsidR="00CC43FA" w:rsidRPr="001605E7">
        <w:rPr>
          <w:rFonts w:eastAsiaTheme="minorHAnsi"/>
        </w:rPr>
        <w:t>l</w:t>
      </w:r>
      <w:r w:rsidR="004579EF" w:rsidRPr="001605E7">
        <w:rPr>
          <w:rFonts w:eastAsiaTheme="minorHAnsi"/>
        </w:rPr>
        <w:t>ayer</w:t>
      </w:r>
      <w:r w:rsidR="004579EF" w:rsidRPr="001605E7">
        <w:rPr>
          <w:rFonts w:eastAsiaTheme="minorHAnsi" w:hint="eastAsia"/>
        </w:rPr>
        <w:t>를</w:t>
      </w:r>
      <w:r w:rsidR="004579EF" w:rsidRPr="001605E7">
        <w:rPr>
          <w:rFonts w:eastAsiaTheme="minorHAnsi"/>
        </w:rPr>
        <w:t xml:space="preserve"> </w:t>
      </w:r>
      <w:r w:rsidR="004579EF" w:rsidRPr="001605E7">
        <w:rPr>
          <w:rFonts w:eastAsiaTheme="minorHAnsi" w:hint="eastAsia"/>
        </w:rPr>
        <w:t>통해서</w:t>
      </w:r>
      <w:r w:rsidR="004579EF" w:rsidRPr="001605E7">
        <w:rPr>
          <w:rFonts w:eastAsiaTheme="minorHAnsi"/>
        </w:rPr>
        <w:t xml:space="preserve"> </w:t>
      </w:r>
      <w:r w:rsidR="005F16CC" w:rsidRPr="001605E7">
        <w:rPr>
          <w:rFonts w:eastAsiaTheme="minorHAnsi" w:hint="eastAsia"/>
        </w:rPr>
        <w:t>네트워크</w:t>
      </w:r>
      <w:r w:rsidR="005F16CC" w:rsidRPr="001605E7">
        <w:rPr>
          <w:rFonts w:eastAsiaTheme="minorHAnsi"/>
        </w:rPr>
        <w:t xml:space="preserve"> </w:t>
      </w:r>
      <w:r w:rsidR="005F16CC" w:rsidRPr="001605E7">
        <w:rPr>
          <w:rFonts w:eastAsiaTheme="minorHAnsi" w:hint="eastAsia"/>
        </w:rPr>
        <w:t>상의</w:t>
      </w:r>
      <w:r w:rsidR="005F16CC" w:rsidRPr="001605E7">
        <w:rPr>
          <w:rFonts w:eastAsiaTheme="minorHAnsi"/>
        </w:rPr>
        <w:t xml:space="preserve"> </w:t>
      </w:r>
      <w:r w:rsidR="005F16CC" w:rsidRPr="001605E7">
        <w:rPr>
          <w:rFonts w:eastAsiaTheme="minorHAnsi" w:hint="eastAsia"/>
        </w:rPr>
        <w:t>주변</w:t>
      </w:r>
      <w:r w:rsidR="005F16CC" w:rsidRPr="001605E7">
        <w:rPr>
          <w:rFonts w:eastAsiaTheme="minorHAnsi"/>
        </w:rPr>
        <w:t xml:space="preserve"> </w:t>
      </w:r>
      <w:r w:rsidR="005F16CC" w:rsidRPr="001605E7">
        <w:rPr>
          <w:rFonts w:eastAsiaTheme="minorHAnsi" w:hint="eastAsia"/>
        </w:rPr>
        <w:t>장치들</w:t>
      </w:r>
      <w:r w:rsidR="005F16CC" w:rsidRPr="001605E7">
        <w:rPr>
          <w:rFonts w:eastAsiaTheme="minorHAnsi"/>
        </w:rPr>
        <w:t xml:space="preserve"> </w:t>
      </w:r>
      <w:r w:rsidR="005F16CC" w:rsidRPr="001605E7">
        <w:rPr>
          <w:rFonts w:eastAsiaTheme="minorHAnsi" w:hint="eastAsia"/>
        </w:rPr>
        <w:t>간</w:t>
      </w:r>
      <w:r w:rsidR="005F16CC" w:rsidRPr="001605E7">
        <w:rPr>
          <w:rFonts w:eastAsiaTheme="minorHAnsi"/>
        </w:rPr>
        <w:t xml:space="preserve"> </w:t>
      </w:r>
      <w:r w:rsidR="004579EF" w:rsidRPr="001605E7">
        <w:rPr>
          <w:rFonts w:eastAsiaTheme="minorHAnsi" w:hint="eastAsia"/>
        </w:rPr>
        <w:t>데이터</w:t>
      </w:r>
      <w:r w:rsidR="005F16CC" w:rsidRPr="001605E7">
        <w:rPr>
          <w:rFonts w:eastAsiaTheme="minorHAnsi" w:hint="eastAsia"/>
        </w:rPr>
        <w:t>를</w:t>
      </w:r>
      <w:r w:rsidR="005F16CC" w:rsidRPr="001605E7">
        <w:rPr>
          <w:rFonts w:eastAsiaTheme="minorHAnsi"/>
        </w:rPr>
        <w:t xml:space="preserve"> </w:t>
      </w:r>
      <w:r w:rsidR="005F16CC" w:rsidRPr="001605E7">
        <w:rPr>
          <w:rFonts w:eastAsiaTheme="minorHAnsi" w:hint="eastAsia"/>
        </w:rPr>
        <w:t>전송</w:t>
      </w:r>
      <w:r w:rsidR="003108D8" w:rsidRPr="001605E7">
        <w:rPr>
          <w:rFonts w:eastAsiaTheme="minorHAnsi" w:hint="eastAsia"/>
        </w:rPr>
        <w:t>한다</w:t>
      </w:r>
      <w:r w:rsidR="003108D8" w:rsidRPr="001605E7">
        <w:rPr>
          <w:rFonts w:eastAsiaTheme="minorHAnsi"/>
        </w:rPr>
        <w:t>.</w:t>
      </w:r>
      <w:r w:rsidR="00CC43FA" w:rsidRPr="001605E7">
        <w:rPr>
          <w:rFonts w:eastAsiaTheme="minorHAnsi"/>
        </w:rPr>
        <w:t xml:space="preserve"> </w:t>
      </w:r>
      <w:r w:rsidR="00B153D1" w:rsidRPr="001605E7">
        <w:rPr>
          <w:rFonts w:eastAsiaTheme="minorHAnsi"/>
        </w:rPr>
        <w:t>MACRAW</w:t>
      </w:r>
      <w:r w:rsidR="00B153D1" w:rsidRPr="001605E7">
        <w:rPr>
          <w:rFonts w:eastAsiaTheme="minorHAnsi" w:hint="eastAsia"/>
        </w:rPr>
        <w:t>는</w:t>
      </w:r>
      <w:r w:rsidR="00B153D1" w:rsidRPr="001605E7">
        <w:rPr>
          <w:rFonts w:eastAsiaTheme="minorHAnsi"/>
        </w:rPr>
        <w:t xml:space="preserve"> Ethernet MAC</w:t>
      </w:r>
      <w:r w:rsidR="006409ED" w:rsidRPr="001605E7">
        <w:rPr>
          <w:rFonts w:eastAsiaTheme="minorHAnsi" w:hint="eastAsia"/>
        </w:rPr>
        <w:t>을</w:t>
      </w:r>
      <w:r w:rsidR="00B153D1" w:rsidRPr="001605E7">
        <w:rPr>
          <w:rFonts w:eastAsiaTheme="minorHAnsi"/>
        </w:rPr>
        <w:t xml:space="preserve"> </w:t>
      </w:r>
      <w:r w:rsidR="00CC43FA" w:rsidRPr="001605E7">
        <w:rPr>
          <w:rFonts w:eastAsiaTheme="minorHAnsi" w:hint="eastAsia"/>
        </w:rPr>
        <w:t>사용해</w:t>
      </w:r>
      <w:r w:rsidR="00CC43FA" w:rsidRPr="001605E7">
        <w:rPr>
          <w:rFonts w:eastAsiaTheme="minorHAnsi"/>
        </w:rPr>
        <w:t xml:space="preserve"> </w:t>
      </w:r>
      <w:r w:rsidR="00CC43FA" w:rsidRPr="001605E7">
        <w:rPr>
          <w:rFonts w:eastAsiaTheme="minorHAnsi" w:hint="eastAsia"/>
        </w:rPr>
        <w:t>데이터</w:t>
      </w:r>
      <w:r w:rsidR="00CC43FA" w:rsidRPr="001605E7">
        <w:rPr>
          <w:rFonts w:eastAsiaTheme="minorHAnsi"/>
        </w:rPr>
        <w:t xml:space="preserve"> </w:t>
      </w:r>
      <w:r w:rsidR="00CC43FA" w:rsidRPr="001605E7">
        <w:rPr>
          <w:rFonts w:eastAsiaTheme="minorHAnsi" w:hint="eastAsia"/>
        </w:rPr>
        <w:t>전송을</w:t>
      </w:r>
      <w:r w:rsidR="00CC43FA" w:rsidRPr="001605E7">
        <w:rPr>
          <w:rFonts w:eastAsiaTheme="minorHAnsi"/>
        </w:rPr>
        <w:t xml:space="preserve"> </w:t>
      </w:r>
      <w:r w:rsidR="00CC43FA" w:rsidRPr="001605E7">
        <w:rPr>
          <w:rFonts w:eastAsiaTheme="minorHAnsi" w:hint="eastAsia"/>
        </w:rPr>
        <w:t>하므로</w:t>
      </w:r>
      <w:r w:rsidR="00E54C87">
        <w:rPr>
          <w:rFonts w:eastAsiaTheme="minorHAnsi" w:hint="eastAsia"/>
        </w:rPr>
        <w:t xml:space="preserve"> </w:t>
      </w:r>
      <w:r w:rsidR="00E54C87">
        <w:rPr>
          <w:rFonts w:eastAsiaTheme="minorHAnsi" w:hint="eastAsia"/>
        </w:rPr>
        <w:t>아래</w:t>
      </w:r>
      <w:r w:rsidR="00E54C87">
        <w:rPr>
          <w:rFonts w:eastAsiaTheme="minorHAnsi" w:hint="eastAsia"/>
        </w:rPr>
        <w:t xml:space="preserve"> </w:t>
      </w:r>
      <w:r w:rsidR="00E54C87">
        <w:rPr>
          <w:rFonts w:eastAsiaTheme="minorHAnsi"/>
        </w:rPr>
        <w:fldChar w:fldCharType="begin"/>
      </w:r>
      <w:r w:rsidR="00E54C87">
        <w:rPr>
          <w:rFonts w:eastAsiaTheme="minorHAnsi"/>
        </w:rPr>
        <w:instrText xml:space="preserve"> </w:instrText>
      </w:r>
      <w:r w:rsidR="00E54C87">
        <w:rPr>
          <w:rFonts w:eastAsiaTheme="minorHAnsi" w:hint="eastAsia"/>
        </w:rPr>
        <w:instrText>REF _Ref492544268 \h</w:instrText>
      </w:r>
      <w:r w:rsidR="00E54C87">
        <w:rPr>
          <w:rFonts w:eastAsiaTheme="minorHAnsi"/>
        </w:rPr>
        <w:instrText xml:space="preserve"> </w:instrText>
      </w:r>
      <w:r w:rsidR="00E54C87">
        <w:rPr>
          <w:rFonts w:eastAsiaTheme="minorHAnsi"/>
        </w:rPr>
      </w:r>
      <w:r w:rsidR="00E54C87">
        <w:rPr>
          <w:rFonts w:eastAsiaTheme="minorHAnsi"/>
        </w:rPr>
        <w:fldChar w:fldCharType="separate"/>
      </w:r>
      <w:r w:rsidR="00E54C87" w:rsidRPr="001605E7">
        <w:rPr>
          <w:rFonts w:eastAsiaTheme="minorHAnsi"/>
        </w:rPr>
        <w:t xml:space="preserve">Figure </w:t>
      </w:r>
      <w:r w:rsidR="00E54C87">
        <w:rPr>
          <w:rFonts w:eastAsiaTheme="minorHAnsi"/>
          <w:noProof/>
        </w:rPr>
        <w:t>12</w:t>
      </w:r>
      <w:r w:rsidR="00E54C87">
        <w:rPr>
          <w:rFonts w:eastAsiaTheme="minorHAnsi"/>
        </w:rPr>
        <w:fldChar w:fldCharType="end"/>
      </w:r>
      <w:r w:rsidR="00E54C87">
        <w:rPr>
          <w:rFonts w:eastAsiaTheme="minorHAnsi" w:hint="eastAsia"/>
        </w:rPr>
        <w:t>와</w:t>
      </w:r>
      <w:r w:rsidR="00E54C87">
        <w:rPr>
          <w:rFonts w:eastAsiaTheme="minorHAnsi" w:hint="eastAsia"/>
        </w:rPr>
        <w:t xml:space="preserve"> </w:t>
      </w:r>
      <w:r w:rsidR="00E54C87">
        <w:rPr>
          <w:rFonts w:eastAsiaTheme="minorHAnsi" w:hint="eastAsia"/>
        </w:rPr>
        <w:t>같이</w:t>
      </w:r>
      <w:r w:rsidR="00E54C87">
        <w:rPr>
          <w:rFonts w:eastAsiaTheme="minorHAnsi" w:hint="eastAsia"/>
        </w:rPr>
        <w:t xml:space="preserve"> </w:t>
      </w:r>
      <w:r w:rsidR="00B153D1" w:rsidRPr="001605E7">
        <w:rPr>
          <w:rFonts w:eastAsiaTheme="minorHAnsi"/>
        </w:rPr>
        <w:t>Ethernet MAC header</w:t>
      </w:r>
      <w:r w:rsidR="00B153D1" w:rsidRPr="001605E7">
        <w:rPr>
          <w:rFonts w:eastAsiaTheme="minorHAnsi" w:hint="eastAsia"/>
        </w:rPr>
        <w:t>인</w:t>
      </w:r>
      <w:r w:rsidR="00B153D1" w:rsidRPr="001605E7">
        <w:rPr>
          <w:rFonts w:eastAsiaTheme="minorHAnsi"/>
        </w:rPr>
        <w:t xml:space="preserve"> 6</w:t>
      </w:r>
      <w:r w:rsidR="00F73B2F">
        <w:rPr>
          <w:rFonts w:eastAsiaTheme="minorHAnsi"/>
        </w:rPr>
        <w:t xml:space="preserve"> B</w:t>
      </w:r>
      <w:r w:rsidR="00B153D1" w:rsidRPr="001605E7">
        <w:rPr>
          <w:rFonts w:eastAsiaTheme="minorHAnsi"/>
        </w:rPr>
        <w:t>yte</w:t>
      </w:r>
      <w:r w:rsidR="00B153D1" w:rsidRPr="001605E7">
        <w:rPr>
          <w:rFonts w:eastAsiaTheme="minorHAnsi" w:hint="eastAsia"/>
        </w:rPr>
        <w:t>의</w:t>
      </w:r>
      <w:r w:rsidR="00B153D1" w:rsidRPr="001605E7">
        <w:rPr>
          <w:rFonts w:eastAsiaTheme="minorHAnsi"/>
        </w:rPr>
        <w:t xml:space="preserve"> ‘Source hardware address’</w:t>
      </w:r>
      <w:r w:rsidR="00B153D1" w:rsidRPr="001605E7">
        <w:rPr>
          <w:rFonts w:eastAsiaTheme="minorHAnsi" w:hint="eastAsia"/>
        </w:rPr>
        <w:t>와</w:t>
      </w:r>
      <w:r w:rsidR="00B153D1" w:rsidRPr="001605E7">
        <w:rPr>
          <w:rFonts w:eastAsiaTheme="minorHAnsi"/>
        </w:rPr>
        <w:t xml:space="preserve"> ‘Destination hardware address’ </w:t>
      </w:r>
      <w:r w:rsidR="00B153D1" w:rsidRPr="001605E7">
        <w:rPr>
          <w:rFonts w:eastAsiaTheme="minorHAnsi" w:hint="eastAsia"/>
        </w:rPr>
        <w:t>그리고</w:t>
      </w:r>
      <w:r w:rsidR="00B153D1" w:rsidRPr="001605E7">
        <w:rPr>
          <w:rFonts w:eastAsiaTheme="minorHAnsi"/>
        </w:rPr>
        <w:t xml:space="preserve"> 2</w:t>
      </w:r>
      <w:r w:rsidR="00F73B2F">
        <w:rPr>
          <w:rFonts w:eastAsiaTheme="minorHAnsi"/>
        </w:rPr>
        <w:t xml:space="preserve"> B</w:t>
      </w:r>
      <w:r w:rsidR="00B153D1" w:rsidRPr="001605E7">
        <w:rPr>
          <w:rFonts w:eastAsiaTheme="minorHAnsi"/>
        </w:rPr>
        <w:t>yte</w:t>
      </w:r>
      <w:r w:rsidR="00B153D1" w:rsidRPr="001605E7">
        <w:rPr>
          <w:rFonts w:eastAsiaTheme="minorHAnsi" w:hint="eastAsia"/>
        </w:rPr>
        <w:t>의</w:t>
      </w:r>
      <w:r w:rsidR="00B153D1" w:rsidRPr="001605E7">
        <w:rPr>
          <w:rFonts w:eastAsiaTheme="minorHAnsi"/>
        </w:rPr>
        <w:t xml:space="preserve"> ‘Ethernet type’</w:t>
      </w:r>
      <w:r w:rsidR="00B153D1" w:rsidRPr="001605E7">
        <w:rPr>
          <w:rFonts w:eastAsiaTheme="minorHAnsi" w:hint="eastAsia"/>
        </w:rPr>
        <w:t>를</w:t>
      </w:r>
      <w:r w:rsidR="00B153D1" w:rsidRPr="001605E7">
        <w:rPr>
          <w:rFonts w:eastAsiaTheme="minorHAnsi"/>
        </w:rPr>
        <w:t xml:space="preserve"> </w:t>
      </w:r>
      <w:r w:rsidR="00B153D1" w:rsidRPr="001605E7">
        <w:rPr>
          <w:rFonts w:eastAsiaTheme="minorHAnsi" w:hint="eastAsia"/>
        </w:rPr>
        <w:t>반드시</w:t>
      </w:r>
      <w:r w:rsidR="00B153D1" w:rsidRPr="001605E7">
        <w:rPr>
          <w:rFonts w:eastAsiaTheme="minorHAnsi"/>
        </w:rPr>
        <w:t xml:space="preserve"> </w:t>
      </w:r>
      <w:r w:rsidR="00B153D1" w:rsidRPr="001605E7">
        <w:rPr>
          <w:rFonts w:eastAsiaTheme="minorHAnsi" w:hint="eastAsia"/>
        </w:rPr>
        <w:t>포함</w:t>
      </w:r>
      <w:r w:rsidR="00D74432" w:rsidRPr="001605E7">
        <w:rPr>
          <w:rFonts w:eastAsiaTheme="minorHAnsi" w:hint="eastAsia"/>
        </w:rPr>
        <w:t>한</w:t>
      </w:r>
      <w:r w:rsidR="00D74432" w:rsidRPr="001605E7">
        <w:rPr>
          <w:rFonts w:eastAsiaTheme="minorHAnsi"/>
        </w:rPr>
        <w:t xml:space="preserve"> Ethernet Frame</w:t>
      </w:r>
      <w:r w:rsidR="00D74432" w:rsidRPr="001605E7">
        <w:rPr>
          <w:rFonts w:eastAsiaTheme="minorHAnsi" w:hint="eastAsia"/>
        </w:rPr>
        <w:t>을</w:t>
      </w:r>
      <w:r w:rsidR="00B153D1" w:rsidRPr="001605E7">
        <w:rPr>
          <w:rFonts w:eastAsiaTheme="minorHAnsi"/>
        </w:rPr>
        <w:t xml:space="preserve"> </w:t>
      </w:r>
      <w:r w:rsidR="00B153D1" w:rsidRPr="001605E7">
        <w:rPr>
          <w:rFonts w:eastAsiaTheme="minorHAnsi" w:hint="eastAsia"/>
        </w:rPr>
        <w:t>구현해야</w:t>
      </w:r>
      <w:r w:rsidR="00B153D1" w:rsidRPr="001605E7">
        <w:rPr>
          <w:rFonts w:eastAsiaTheme="minorHAnsi"/>
        </w:rPr>
        <w:t xml:space="preserve"> </w:t>
      </w:r>
      <w:r w:rsidR="00B153D1" w:rsidRPr="001605E7">
        <w:rPr>
          <w:rFonts w:eastAsiaTheme="minorHAnsi" w:hint="eastAsia"/>
        </w:rPr>
        <w:t>한다</w:t>
      </w:r>
      <w:r w:rsidR="00E54C87">
        <w:rPr>
          <w:rFonts w:eastAsiaTheme="minorHAnsi" w:hint="eastAsia"/>
        </w:rPr>
        <w:t>.</w:t>
      </w:r>
    </w:p>
    <w:p w14:paraId="3CA3B2FA" w14:textId="77777777" w:rsidR="00184F4A" w:rsidRPr="001605E7" w:rsidRDefault="00184F4A" w:rsidP="00155A42">
      <w:pPr>
        <w:pStyle w:val="11"/>
        <w:rPr>
          <w:rFonts w:eastAsiaTheme="minorHAnsi"/>
        </w:rPr>
      </w:pPr>
    </w:p>
    <w:p w14:paraId="0AB6D30C" w14:textId="77777777" w:rsidR="006409ED" w:rsidRPr="001605E7" w:rsidRDefault="006409ED" w:rsidP="00141962">
      <w:pPr>
        <w:pStyle w:val="11"/>
        <w:jc w:val="center"/>
        <w:rPr>
          <w:rFonts w:eastAsiaTheme="minorHAnsi"/>
        </w:rPr>
      </w:pPr>
      <w:r w:rsidRPr="001605E7">
        <w:rPr>
          <w:rFonts w:eastAsiaTheme="minorHAnsi"/>
          <w:noProof/>
        </w:rPr>
        <w:drawing>
          <wp:inline distT="0" distB="0" distL="0" distR="0" wp14:anchorId="59CD68F2" wp14:editId="085543F6">
            <wp:extent cx="3254237" cy="2543542"/>
            <wp:effectExtent l="0" t="0" r="381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thernet TCPIP stack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237" cy="254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382B" w14:textId="638E6BB3" w:rsidR="006409ED" w:rsidRPr="001605E7" w:rsidRDefault="006409ED" w:rsidP="006409ED">
      <w:pPr>
        <w:pStyle w:val="a8"/>
        <w:rPr>
          <w:rFonts w:eastAsiaTheme="minorHAnsi"/>
        </w:rPr>
      </w:pPr>
      <w:bookmarkStart w:id="565" w:name="_Ref492544190"/>
      <w:bookmarkStart w:id="566" w:name="_Ref488931465"/>
      <w:bookmarkStart w:id="567" w:name="_Ref488937928"/>
      <w:r w:rsidRPr="001605E7">
        <w:rPr>
          <w:rFonts w:eastAsiaTheme="minorHAnsi"/>
        </w:rPr>
        <w:t xml:space="preserve">Figure </w:t>
      </w:r>
      <w:r w:rsidR="00756EBE" w:rsidRPr="001605E7">
        <w:rPr>
          <w:rFonts w:eastAsiaTheme="minorHAnsi"/>
        </w:rPr>
        <w:fldChar w:fldCharType="begin"/>
      </w:r>
      <w:r w:rsidR="00756EBE" w:rsidRPr="001605E7">
        <w:rPr>
          <w:rFonts w:eastAsiaTheme="minorHAnsi"/>
        </w:rPr>
        <w:instrText xml:space="preserve"> SEQ Figure \* ARABIC </w:instrText>
      </w:r>
      <w:r w:rsidR="00756EBE" w:rsidRPr="001605E7">
        <w:rPr>
          <w:rFonts w:eastAsiaTheme="minorHAnsi"/>
        </w:rPr>
        <w:fldChar w:fldCharType="separate"/>
      </w:r>
      <w:r w:rsidR="00E54C87">
        <w:rPr>
          <w:rFonts w:eastAsiaTheme="minorHAnsi"/>
          <w:noProof/>
        </w:rPr>
        <w:t>11</w:t>
      </w:r>
      <w:r w:rsidR="00756EBE" w:rsidRPr="001605E7">
        <w:rPr>
          <w:rFonts w:eastAsiaTheme="minorHAnsi"/>
          <w:noProof/>
        </w:rPr>
        <w:fldChar w:fldCharType="end"/>
      </w:r>
      <w:bookmarkEnd w:id="565"/>
      <w:r w:rsidRPr="001605E7">
        <w:rPr>
          <w:rFonts w:eastAsiaTheme="minorHAnsi"/>
        </w:rPr>
        <w:t xml:space="preserve"> Ethernet TCP/IP stack</w:t>
      </w:r>
      <w:bookmarkEnd w:id="566"/>
      <w:r w:rsidR="00184F4A" w:rsidRPr="001605E7">
        <w:rPr>
          <w:rFonts w:eastAsiaTheme="minorHAnsi"/>
        </w:rPr>
        <w:t xml:space="preserve"> with </w:t>
      </w:r>
      <w:r w:rsidR="008B68D7" w:rsidRPr="001605E7">
        <w:rPr>
          <w:rFonts w:eastAsiaTheme="minorHAnsi"/>
        </w:rPr>
        <w:t>OSI 7</w:t>
      </w:r>
      <w:r w:rsidR="00184F4A" w:rsidRPr="001605E7">
        <w:rPr>
          <w:rFonts w:eastAsiaTheme="minorHAnsi"/>
        </w:rPr>
        <w:t xml:space="preserve"> Layers</w:t>
      </w:r>
      <w:bookmarkEnd w:id="567"/>
    </w:p>
    <w:p w14:paraId="6A0F9260" w14:textId="77777777" w:rsidR="006409ED" w:rsidRPr="001605E7" w:rsidRDefault="006409ED" w:rsidP="00155A42">
      <w:pPr>
        <w:pStyle w:val="11"/>
        <w:rPr>
          <w:rFonts w:eastAsiaTheme="minorHAnsi"/>
        </w:rPr>
      </w:pPr>
    </w:p>
    <w:p w14:paraId="519C7B72" w14:textId="77777777" w:rsidR="006409ED" w:rsidRPr="001605E7" w:rsidRDefault="006409ED" w:rsidP="00E54C87">
      <w:pPr>
        <w:pStyle w:val="11"/>
        <w:jc w:val="center"/>
        <w:rPr>
          <w:rFonts w:eastAsiaTheme="minorHAnsi"/>
        </w:rPr>
      </w:pPr>
      <w:r w:rsidRPr="001605E7">
        <w:rPr>
          <w:rFonts w:eastAsiaTheme="minorHAnsi"/>
          <w:noProof/>
        </w:rPr>
        <w:drawing>
          <wp:inline distT="0" distB="0" distL="0" distR="0" wp14:anchorId="5E1E9D3A" wp14:editId="507E057C">
            <wp:extent cx="5503946" cy="904875"/>
            <wp:effectExtent l="0" t="0" r="1905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thernet Frame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856" cy="91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644E" w14:textId="6B36C63F" w:rsidR="007173CF" w:rsidRPr="001605E7" w:rsidRDefault="006409ED" w:rsidP="00184F4A">
      <w:pPr>
        <w:pStyle w:val="a8"/>
        <w:rPr>
          <w:rFonts w:eastAsiaTheme="minorHAnsi"/>
        </w:rPr>
      </w:pPr>
      <w:bookmarkStart w:id="568" w:name="_Ref492544268"/>
      <w:bookmarkStart w:id="569" w:name="_Ref488931452"/>
      <w:r w:rsidRPr="001605E7">
        <w:rPr>
          <w:rFonts w:eastAsiaTheme="minorHAnsi"/>
        </w:rPr>
        <w:t xml:space="preserve">Figure </w:t>
      </w:r>
      <w:r w:rsidR="00756EBE" w:rsidRPr="001605E7">
        <w:rPr>
          <w:rFonts w:eastAsiaTheme="minorHAnsi"/>
        </w:rPr>
        <w:fldChar w:fldCharType="begin"/>
      </w:r>
      <w:r w:rsidR="00756EBE" w:rsidRPr="001605E7">
        <w:rPr>
          <w:rFonts w:eastAsiaTheme="minorHAnsi"/>
        </w:rPr>
        <w:instrText xml:space="preserve"> SEQ Figure \* ARABIC </w:instrText>
      </w:r>
      <w:r w:rsidR="00756EBE" w:rsidRPr="001605E7">
        <w:rPr>
          <w:rFonts w:eastAsiaTheme="minorHAnsi"/>
        </w:rPr>
        <w:fldChar w:fldCharType="separate"/>
      </w:r>
      <w:r w:rsidR="00E54C87">
        <w:rPr>
          <w:rFonts w:eastAsiaTheme="minorHAnsi"/>
          <w:noProof/>
        </w:rPr>
        <w:t>12</w:t>
      </w:r>
      <w:r w:rsidR="00756EBE" w:rsidRPr="001605E7">
        <w:rPr>
          <w:rFonts w:eastAsiaTheme="minorHAnsi"/>
          <w:noProof/>
        </w:rPr>
        <w:fldChar w:fldCharType="end"/>
      </w:r>
      <w:bookmarkEnd w:id="568"/>
      <w:r w:rsidRPr="001605E7">
        <w:rPr>
          <w:rFonts w:eastAsiaTheme="minorHAnsi"/>
        </w:rPr>
        <w:t xml:space="preserve"> Ethernet Frame</w:t>
      </w:r>
      <w:bookmarkEnd w:id="569"/>
    </w:p>
    <w:p w14:paraId="3F794A57" w14:textId="77777777" w:rsidR="00184F4A" w:rsidRPr="001605E7" w:rsidRDefault="00184F4A" w:rsidP="00155A42">
      <w:pPr>
        <w:pStyle w:val="11"/>
        <w:rPr>
          <w:rFonts w:eastAsiaTheme="minorHAnsi"/>
        </w:rPr>
      </w:pPr>
    </w:p>
    <w:p w14:paraId="4CAA7A9E" w14:textId="4D909D8E" w:rsidR="00DF101A" w:rsidRPr="008C14F1" w:rsidRDefault="00C669BF" w:rsidP="00E54C87">
      <w:pPr>
        <w:pStyle w:val="31"/>
      </w:pPr>
      <w:r w:rsidRPr="008C14F1">
        <w:t>MACRAW S</w:t>
      </w:r>
      <w:r w:rsidR="00FD51AB">
        <w:t>ocket Open</w:t>
      </w:r>
    </w:p>
    <w:p w14:paraId="1951577F" w14:textId="435208C8" w:rsidR="00E21DFF" w:rsidRDefault="00F73B2F" w:rsidP="00155A42">
      <w:pPr>
        <w:pStyle w:val="11"/>
        <w:rPr>
          <w:ins w:id="570" w:author="joon" w:date="2017-09-07T11:14:00Z"/>
        </w:rPr>
      </w:pPr>
      <w:r>
        <w:t>MACRAW Mode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SOCKET 0</w:t>
      </w:r>
      <w:r>
        <w:rPr>
          <w:rFonts w:hint="eastAsia"/>
        </w:rPr>
        <w:t>에서만</w:t>
      </w:r>
      <w:r>
        <w:rPr>
          <w:rFonts w:hint="eastAsia"/>
        </w:rPr>
        <w:t xml:space="preserve"> </w:t>
      </w:r>
      <w:r>
        <w:rPr>
          <w:rFonts w:hint="eastAsia"/>
        </w:rPr>
        <w:t>사용가능</w:t>
      </w:r>
      <w:r>
        <w:rPr>
          <w:rFonts w:hint="eastAsia"/>
        </w:rPr>
        <w:t xml:space="preserve"> </w:t>
      </w:r>
      <w:r>
        <w:rPr>
          <w:rFonts w:hint="eastAsia"/>
        </w:rPr>
        <w:t>하다</w:t>
      </w:r>
      <w:r>
        <w:rPr>
          <w:rFonts w:hint="eastAsia"/>
        </w:rPr>
        <w:t>.</w:t>
      </w:r>
      <w:r>
        <w:t xml:space="preserve"> MACRAW Mode SOCKET OPEN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t>S0_MR[MF]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설정하면</w:t>
      </w:r>
      <w:r>
        <w:rPr>
          <w:rFonts w:hint="eastAsia"/>
        </w:rPr>
        <w:t xml:space="preserve"> </w:t>
      </w:r>
      <w:r>
        <w:t>SHAR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설정된</w:t>
      </w:r>
      <w:r>
        <w:rPr>
          <w:rFonts w:hint="eastAsia"/>
        </w:rPr>
        <w:t xml:space="preserve"> </w:t>
      </w:r>
      <w:r>
        <w:t xml:space="preserve">Hardware </w:t>
      </w:r>
      <w:r>
        <w:rPr>
          <w:rFonts w:hint="eastAsia"/>
        </w:rPr>
        <w:t>A</w:t>
      </w:r>
      <w:r>
        <w:t>ddress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t>Destination MAC Address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갖는</w:t>
      </w:r>
      <w:r>
        <w:rPr>
          <w:rFonts w:hint="eastAsia"/>
        </w:rPr>
        <w:t xml:space="preserve"> </w:t>
      </w:r>
      <w:r>
        <w:t>Packet</w:t>
      </w:r>
      <w:r w:rsidR="00FD51AB">
        <w:rPr>
          <w:rFonts w:hint="eastAsia"/>
        </w:rPr>
        <w:t>과</w:t>
      </w:r>
      <w:r w:rsidR="00FD51AB">
        <w:rPr>
          <w:rFonts w:hint="eastAsia"/>
        </w:rPr>
        <w:t xml:space="preserve"> </w:t>
      </w:r>
      <w:r w:rsidR="00FD51AB">
        <w:t>Broadcast Packet, Multicast Packet</w:t>
      </w:r>
      <w:r w:rsidR="00FD51AB">
        <w:rPr>
          <w:rFonts w:hint="eastAsia"/>
        </w:rPr>
        <w:t>만</w:t>
      </w:r>
      <w:r w:rsidR="00FD51AB">
        <w:rPr>
          <w:rFonts w:hint="eastAsia"/>
        </w:rPr>
        <w:t xml:space="preserve"> </w:t>
      </w:r>
      <w:r w:rsidR="00FD51AB">
        <w:rPr>
          <w:rFonts w:hint="eastAsia"/>
        </w:rPr>
        <w:t>수신한다</w:t>
      </w:r>
      <w:r w:rsidR="00FD51AB">
        <w:rPr>
          <w:rFonts w:hint="eastAsia"/>
        </w:rPr>
        <w:t>.</w:t>
      </w:r>
      <w:r w:rsidR="00FD7281">
        <w:t xml:space="preserve"> </w:t>
      </w:r>
      <w:r w:rsidR="00FD7281">
        <w:rPr>
          <w:rFonts w:hint="eastAsia"/>
        </w:rPr>
        <w:t>또한</w:t>
      </w:r>
      <w:r w:rsidR="00FD7281">
        <w:rPr>
          <w:rFonts w:hint="eastAsia"/>
        </w:rPr>
        <w:t xml:space="preserve"> </w:t>
      </w:r>
      <w:r w:rsidR="00FD7281">
        <w:t>BLOCK</w:t>
      </w:r>
      <w:r w:rsidR="00346024">
        <w:t xml:space="preserve"> </w:t>
      </w:r>
      <w:r w:rsidR="00FD7281">
        <w:rPr>
          <w:rFonts w:hint="eastAsia"/>
        </w:rPr>
        <w:t>기능을</w:t>
      </w:r>
      <w:r w:rsidR="00FD7281">
        <w:rPr>
          <w:rFonts w:hint="eastAsia"/>
        </w:rPr>
        <w:t xml:space="preserve"> </w:t>
      </w:r>
      <w:r w:rsidR="00FD7281">
        <w:rPr>
          <w:rFonts w:hint="eastAsia"/>
        </w:rPr>
        <w:t>이용해</w:t>
      </w:r>
      <w:r w:rsidR="00FD7281">
        <w:rPr>
          <w:rFonts w:hint="eastAsia"/>
        </w:rPr>
        <w:t xml:space="preserve"> </w:t>
      </w:r>
      <w:r w:rsidR="00FD7281">
        <w:t xml:space="preserve">Broadcast, Multicast </w:t>
      </w:r>
      <w:r w:rsidR="00FD7281">
        <w:rPr>
          <w:rFonts w:hint="eastAsia"/>
        </w:rPr>
        <w:t>또는</w:t>
      </w:r>
      <w:r w:rsidR="00FD7281">
        <w:rPr>
          <w:rFonts w:hint="eastAsia"/>
        </w:rPr>
        <w:t xml:space="preserve"> </w:t>
      </w:r>
      <w:r w:rsidR="00FD7281">
        <w:t>IPv6 Packet</w:t>
      </w:r>
      <w:r w:rsidR="00FD7281">
        <w:rPr>
          <w:rFonts w:hint="eastAsia"/>
        </w:rPr>
        <w:t>을</w:t>
      </w:r>
      <w:r w:rsidR="00FD7281">
        <w:rPr>
          <w:rFonts w:hint="eastAsia"/>
        </w:rPr>
        <w:t xml:space="preserve"> </w:t>
      </w:r>
      <w:r w:rsidR="00FD7281">
        <w:rPr>
          <w:rFonts w:hint="eastAsia"/>
        </w:rPr>
        <w:t>수신하지</w:t>
      </w:r>
      <w:r w:rsidR="00FD7281">
        <w:rPr>
          <w:rFonts w:hint="eastAsia"/>
        </w:rPr>
        <w:t xml:space="preserve"> </w:t>
      </w:r>
      <w:r w:rsidR="00FD7281">
        <w:rPr>
          <w:rFonts w:hint="eastAsia"/>
        </w:rPr>
        <w:t>않도록</w:t>
      </w:r>
      <w:r w:rsidR="00FD7281">
        <w:rPr>
          <w:rFonts w:hint="eastAsia"/>
        </w:rPr>
        <w:t xml:space="preserve"> </w:t>
      </w:r>
      <w:r w:rsidR="00FD7281">
        <w:rPr>
          <w:rFonts w:hint="eastAsia"/>
        </w:rPr>
        <w:t>선택적으로</w:t>
      </w:r>
      <w:r w:rsidR="00FD7281">
        <w:rPr>
          <w:rFonts w:hint="eastAsia"/>
        </w:rPr>
        <w:t xml:space="preserve"> </w:t>
      </w:r>
      <w:r w:rsidR="00FD7281">
        <w:rPr>
          <w:rFonts w:hint="eastAsia"/>
        </w:rPr>
        <w:t>설정할</w:t>
      </w:r>
      <w:r w:rsidR="00FD7281">
        <w:rPr>
          <w:rFonts w:hint="eastAsia"/>
        </w:rPr>
        <w:t xml:space="preserve"> </w:t>
      </w:r>
      <w:r w:rsidR="00FD7281">
        <w:rPr>
          <w:rFonts w:hint="eastAsia"/>
        </w:rPr>
        <w:t>수</w:t>
      </w:r>
      <w:r w:rsidR="00FD7281">
        <w:rPr>
          <w:rFonts w:hint="eastAsia"/>
        </w:rPr>
        <w:t xml:space="preserve"> </w:t>
      </w:r>
      <w:r w:rsidR="00FD7281">
        <w:rPr>
          <w:rFonts w:hint="eastAsia"/>
        </w:rPr>
        <w:t>있다</w:t>
      </w:r>
      <w:r w:rsidR="00FD7281">
        <w:rPr>
          <w:rFonts w:hint="eastAsia"/>
        </w:rPr>
        <w:t>.</w:t>
      </w:r>
    </w:p>
    <w:p w14:paraId="70961618" w14:textId="77777777" w:rsidR="00FD51AB" w:rsidRPr="001605E7" w:rsidRDefault="00FD51AB" w:rsidP="00155A42">
      <w:pPr>
        <w:pStyle w:val="11"/>
        <w:rPr>
          <w:rFonts w:eastAsiaTheme="minorHAnsi"/>
        </w:rPr>
      </w:pPr>
    </w:p>
    <w:p w14:paraId="436E452F" w14:textId="2A270577" w:rsidR="00E21DFF" w:rsidRPr="001605E7" w:rsidRDefault="008B75BF" w:rsidP="00E54C87">
      <w:pPr>
        <w:pStyle w:val="11"/>
        <w:rPr>
          <w:rFonts w:eastAsiaTheme="minorHAnsi"/>
        </w:rPr>
      </w:pPr>
      <w:r>
        <w:rPr>
          <w:rFonts w:hint="eastAsia"/>
        </w:rPr>
        <w:sym w:font="Wingdings" w:char="F09F"/>
      </w:r>
      <w:r>
        <w:t xml:space="preserve"> </w:t>
      </w:r>
      <w:r w:rsidR="00E21DFF" w:rsidRPr="001605E7">
        <w:rPr>
          <w:rFonts w:eastAsiaTheme="minorHAnsi"/>
        </w:rPr>
        <w:t xml:space="preserve">MACRAW SOCKET </w:t>
      </w:r>
      <w:r w:rsidR="00D35A93">
        <w:rPr>
          <w:rFonts w:eastAsiaTheme="minorHAnsi"/>
        </w:rPr>
        <w:t>OPEN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/>
        <w:tblLook w:val="04A0" w:firstRow="1" w:lastRow="0" w:firstColumn="1" w:lastColumn="0" w:noHBand="0" w:noVBand="1"/>
      </w:tblPr>
      <w:tblGrid>
        <w:gridCol w:w="8495"/>
      </w:tblGrid>
      <w:tr w:rsidR="007173CF" w:rsidRPr="00546234" w14:paraId="5839A122" w14:textId="77777777" w:rsidTr="007173CF">
        <w:tc>
          <w:tcPr>
            <w:tcW w:w="8495" w:type="dxa"/>
            <w:shd w:val="clear" w:color="auto" w:fill="F2F2F2"/>
          </w:tcPr>
          <w:p w14:paraId="0A976612" w14:textId="576200E7" w:rsidR="007173CF" w:rsidRPr="001605E7" w:rsidRDefault="007173C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{</w:t>
            </w:r>
          </w:p>
          <w:p w14:paraId="6D337B35" w14:textId="77777777" w:rsidR="007173CF" w:rsidRPr="001605E7" w:rsidRDefault="007173C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START :</w:t>
            </w:r>
          </w:p>
          <w:p w14:paraId="6B0A82B5" w14:textId="412B9402" w:rsidR="007173CF" w:rsidRPr="001605E7" w:rsidRDefault="007173CF" w:rsidP="00844F45">
            <w:pPr>
              <w:pStyle w:val="11"/>
              <w:ind w:firstLineChars="400" w:firstLine="800"/>
              <w:rPr>
                <w:rFonts w:eastAsiaTheme="minorHAnsi"/>
                <w:color w:val="0000FF"/>
              </w:rPr>
            </w:pPr>
            <w:r w:rsidRPr="001605E7">
              <w:rPr>
                <w:rFonts w:eastAsiaTheme="minorHAnsi"/>
                <w:color w:val="0000FF"/>
              </w:rPr>
              <w:t>/* set</w:t>
            </w:r>
            <w:r w:rsidR="00FB7CF4" w:rsidRPr="001605E7">
              <w:rPr>
                <w:rFonts w:eastAsiaTheme="minorHAnsi"/>
                <w:color w:val="0000FF"/>
              </w:rPr>
              <w:t xml:space="preserve"> MACRAW</w:t>
            </w:r>
            <w:r w:rsidRPr="001605E7">
              <w:rPr>
                <w:rFonts w:eastAsiaTheme="minorHAnsi"/>
                <w:color w:val="0000FF"/>
              </w:rPr>
              <w:t xml:space="preserve"> mode */</w:t>
            </w:r>
          </w:p>
          <w:p w14:paraId="0D454DAC" w14:textId="6311069B" w:rsidR="007173CF" w:rsidRDefault="007173CF" w:rsidP="00844F45">
            <w:pPr>
              <w:pStyle w:val="11"/>
              <w:ind w:firstLineChars="400" w:firstLine="800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S0_MR = MACRAW;</w:t>
            </w:r>
          </w:p>
          <w:p w14:paraId="48DA7C52" w14:textId="77777777" w:rsidR="00FD51AB" w:rsidRDefault="00FD51AB" w:rsidP="00844F45">
            <w:pPr>
              <w:pStyle w:val="11"/>
              <w:ind w:firstLineChars="400" w:firstLine="800"/>
              <w:rPr>
                <w:rFonts w:eastAsiaTheme="minorHAnsi"/>
              </w:rPr>
            </w:pPr>
          </w:p>
          <w:p w14:paraId="00E03B52" w14:textId="0E5F7067" w:rsidR="00FD51AB" w:rsidRPr="00FD51AB" w:rsidRDefault="00FD51AB" w:rsidP="00844F45">
            <w:pPr>
              <w:pStyle w:val="11"/>
              <w:ind w:firstLineChars="400" w:firstLine="800"/>
              <w:rPr>
                <w:rFonts w:eastAsiaTheme="minorHAnsi"/>
                <w:color w:val="0000FF"/>
              </w:rPr>
            </w:pPr>
            <w:r w:rsidRPr="00FD51AB">
              <w:rPr>
                <w:rFonts w:eastAsiaTheme="minorHAnsi"/>
                <w:color w:val="0000FF"/>
              </w:rPr>
              <w:t xml:space="preserve">/* </w:t>
            </w:r>
            <w:r w:rsidRPr="00FD51AB">
              <w:rPr>
                <w:rFonts w:eastAsiaTheme="minorHAnsi" w:hint="eastAsia"/>
                <w:color w:val="0000FF"/>
              </w:rPr>
              <w:t>enable MAC Filter</w:t>
            </w:r>
            <w:r w:rsidRPr="00FD51AB">
              <w:rPr>
                <w:rFonts w:eastAsiaTheme="minorHAnsi"/>
                <w:color w:val="0000FF"/>
              </w:rPr>
              <w:t xml:space="preserve"> */</w:t>
            </w:r>
          </w:p>
          <w:p w14:paraId="7E67CC39" w14:textId="0E93E25C" w:rsidR="00FD51AB" w:rsidRDefault="00FD51AB" w:rsidP="00844F45">
            <w:pPr>
              <w:pStyle w:val="11"/>
              <w:ind w:firstLineChars="400" w:firstLine="80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S0_MR[</w:t>
            </w:r>
            <w:r>
              <w:rPr>
                <w:rFonts w:eastAsiaTheme="minorHAnsi"/>
              </w:rPr>
              <w:t>MR</w:t>
            </w:r>
            <w:r>
              <w:rPr>
                <w:rFonts w:eastAsiaTheme="minorHAnsi" w:hint="eastAsia"/>
              </w:rPr>
              <w:t>]</w:t>
            </w:r>
            <w:r>
              <w:rPr>
                <w:rFonts w:eastAsiaTheme="minorHAnsi"/>
              </w:rPr>
              <w:t xml:space="preserve"> = ‘1’;</w:t>
            </w:r>
          </w:p>
          <w:p w14:paraId="262A5ECA" w14:textId="77777777" w:rsidR="00FD51AB" w:rsidRDefault="00FD51AB" w:rsidP="00844F45">
            <w:pPr>
              <w:pStyle w:val="11"/>
              <w:ind w:firstLineChars="400" w:firstLine="800"/>
              <w:rPr>
                <w:rFonts w:eastAsiaTheme="minorHAnsi"/>
              </w:rPr>
            </w:pPr>
          </w:p>
          <w:p w14:paraId="428328AD" w14:textId="4475E958" w:rsidR="00FD51AB" w:rsidRPr="00FD7281" w:rsidRDefault="00FD51AB" w:rsidP="00844F45">
            <w:pPr>
              <w:pStyle w:val="11"/>
              <w:ind w:firstLineChars="400" w:firstLine="800"/>
              <w:rPr>
                <w:rFonts w:eastAsiaTheme="minorHAnsi"/>
                <w:color w:val="0000FF"/>
              </w:rPr>
            </w:pPr>
            <w:r w:rsidRPr="00FD7281">
              <w:rPr>
                <w:rFonts w:eastAsiaTheme="minorHAnsi"/>
                <w:color w:val="0000FF"/>
              </w:rPr>
              <w:t xml:space="preserve">/* enable </w:t>
            </w:r>
            <w:r w:rsidR="00FD7281">
              <w:rPr>
                <w:rFonts w:eastAsiaTheme="minorHAnsi"/>
                <w:color w:val="0000FF"/>
              </w:rPr>
              <w:t xml:space="preserve">MACRAW </w:t>
            </w:r>
            <w:r w:rsidRPr="00FD7281">
              <w:rPr>
                <w:rFonts w:eastAsiaTheme="minorHAnsi"/>
                <w:color w:val="0000FF"/>
              </w:rPr>
              <w:t>Block */</w:t>
            </w:r>
          </w:p>
          <w:p w14:paraId="1D45536D" w14:textId="3FFB4A8E" w:rsidR="00FD51AB" w:rsidRDefault="00FD51AB" w:rsidP="00844F45">
            <w:pPr>
              <w:pStyle w:val="11"/>
              <w:ind w:firstLineChars="400" w:firstLine="80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S0_MR2[MBBLK] = ‘1’;   </w:t>
            </w:r>
            <w:r w:rsidRPr="00FD7281">
              <w:rPr>
                <w:rFonts w:eastAsiaTheme="minorHAnsi"/>
                <w:color w:val="0000FF"/>
              </w:rPr>
              <w:t>//</w:t>
            </w:r>
            <w:r w:rsidR="00FD7281" w:rsidRPr="00FD7281">
              <w:rPr>
                <w:rFonts w:eastAsiaTheme="minorHAnsi"/>
                <w:color w:val="0000FF"/>
              </w:rPr>
              <w:t xml:space="preserve"> </w:t>
            </w:r>
            <w:r w:rsidRPr="00FD7281">
              <w:rPr>
                <w:rFonts w:eastAsiaTheme="minorHAnsi"/>
                <w:color w:val="0000FF"/>
              </w:rPr>
              <w:t xml:space="preserve">Broadcast </w:t>
            </w:r>
            <w:r w:rsidR="00FD7281">
              <w:rPr>
                <w:rFonts w:eastAsiaTheme="minorHAnsi"/>
                <w:color w:val="0000FF"/>
              </w:rPr>
              <w:t xml:space="preserve">Packet </w:t>
            </w:r>
            <w:r w:rsidRPr="00FD7281">
              <w:rPr>
                <w:rFonts w:eastAsiaTheme="minorHAnsi"/>
                <w:color w:val="0000FF"/>
              </w:rPr>
              <w:t>Block</w:t>
            </w:r>
          </w:p>
          <w:p w14:paraId="76149DC5" w14:textId="2667F99C" w:rsidR="00FD51AB" w:rsidRDefault="00FD51AB" w:rsidP="00844F45">
            <w:pPr>
              <w:pStyle w:val="11"/>
              <w:ind w:firstLineChars="400" w:firstLine="80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S0_MR2[MMBLK] = ‘1’;   </w:t>
            </w:r>
            <w:r w:rsidRPr="00FD7281">
              <w:rPr>
                <w:rFonts w:eastAsiaTheme="minorHAnsi"/>
                <w:color w:val="0000FF"/>
              </w:rPr>
              <w:t>//</w:t>
            </w:r>
            <w:r w:rsidR="00FD7281" w:rsidRPr="00FD7281">
              <w:rPr>
                <w:rFonts w:eastAsiaTheme="minorHAnsi"/>
                <w:color w:val="0000FF"/>
              </w:rPr>
              <w:t xml:space="preserve"> </w:t>
            </w:r>
            <w:r w:rsidRPr="00FD7281">
              <w:rPr>
                <w:rFonts w:eastAsiaTheme="minorHAnsi"/>
                <w:color w:val="0000FF"/>
              </w:rPr>
              <w:t xml:space="preserve">Multicast </w:t>
            </w:r>
            <w:r w:rsidR="00FD7281">
              <w:rPr>
                <w:rFonts w:eastAsiaTheme="minorHAnsi"/>
                <w:color w:val="0000FF"/>
              </w:rPr>
              <w:t xml:space="preserve">Packet </w:t>
            </w:r>
            <w:r w:rsidRPr="00FD7281">
              <w:rPr>
                <w:rFonts w:eastAsiaTheme="minorHAnsi"/>
                <w:color w:val="0000FF"/>
              </w:rPr>
              <w:t>Block</w:t>
            </w:r>
          </w:p>
          <w:p w14:paraId="0036F502" w14:textId="7DDFAF35" w:rsidR="00FD51AB" w:rsidRPr="001605E7" w:rsidRDefault="00FD51AB" w:rsidP="00844F45">
            <w:pPr>
              <w:pStyle w:val="11"/>
              <w:ind w:firstLineChars="400" w:firstLine="80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S0_MR2[IPV6BLK] = ‘1’;  </w:t>
            </w:r>
            <w:r w:rsidRPr="00FD7281">
              <w:rPr>
                <w:rFonts w:eastAsiaTheme="minorHAnsi"/>
                <w:color w:val="0000FF"/>
              </w:rPr>
              <w:t>//</w:t>
            </w:r>
            <w:r w:rsidR="00FD7281" w:rsidRPr="00FD7281">
              <w:rPr>
                <w:rFonts w:eastAsiaTheme="minorHAnsi"/>
                <w:color w:val="0000FF"/>
              </w:rPr>
              <w:t xml:space="preserve"> </w:t>
            </w:r>
            <w:r w:rsidRPr="00FD7281">
              <w:rPr>
                <w:rFonts w:eastAsiaTheme="minorHAnsi"/>
                <w:color w:val="0000FF"/>
              </w:rPr>
              <w:t xml:space="preserve">IPv6 </w:t>
            </w:r>
            <w:r w:rsidR="00FD7281">
              <w:rPr>
                <w:rFonts w:eastAsiaTheme="minorHAnsi"/>
                <w:color w:val="0000FF"/>
              </w:rPr>
              <w:t xml:space="preserve">Packet </w:t>
            </w:r>
            <w:r w:rsidRPr="00FD7281">
              <w:rPr>
                <w:rFonts w:eastAsiaTheme="minorHAnsi"/>
                <w:color w:val="0000FF"/>
              </w:rPr>
              <w:t>Block</w:t>
            </w:r>
          </w:p>
          <w:p w14:paraId="36C172F6" w14:textId="77777777" w:rsidR="007173CF" w:rsidRPr="001605E7" w:rsidRDefault="007173CF" w:rsidP="00155A42">
            <w:pPr>
              <w:pStyle w:val="11"/>
              <w:rPr>
                <w:rFonts w:eastAsiaTheme="minorHAnsi"/>
              </w:rPr>
            </w:pPr>
          </w:p>
          <w:p w14:paraId="39216E06" w14:textId="6F37DDDD" w:rsidR="007173CF" w:rsidRPr="001605E7" w:rsidRDefault="007173CF" w:rsidP="00155A42">
            <w:pPr>
              <w:pStyle w:val="11"/>
              <w:rPr>
                <w:rFonts w:eastAsiaTheme="minorHAnsi"/>
                <w:color w:val="0000FF"/>
              </w:rPr>
            </w:pPr>
            <w:r w:rsidRPr="001605E7">
              <w:rPr>
                <w:rFonts w:eastAsiaTheme="minorHAnsi"/>
              </w:rPr>
              <w:t xml:space="preserve">   </w:t>
            </w:r>
            <w:r w:rsidR="00E21DFF" w:rsidRPr="001605E7">
              <w:rPr>
                <w:rFonts w:eastAsiaTheme="minorHAnsi"/>
              </w:rPr>
              <w:t xml:space="preserve">     </w:t>
            </w:r>
            <w:r w:rsidR="00FB7CF4" w:rsidRPr="001605E7">
              <w:rPr>
                <w:rFonts w:eastAsiaTheme="minorHAnsi"/>
                <w:color w:val="0000FF"/>
              </w:rPr>
              <w:t>/* set</w:t>
            </w:r>
            <w:r w:rsidRPr="001605E7">
              <w:rPr>
                <w:rFonts w:eastAsiaTheme="minorHAnsi"/>
                <w:color w:val="0000FF"/>
              </w:rPr>
              <w:t xml:space="preserve"> OPEN command */</w:t>
            </w:r>
          </w:p>
          <w:p w14:paraId="5286AA67" w14:textId="1F3746F2" w:rsidR="007173CF" w:rsidRPr="001605E7" w:rsidRDefault="007173CF" w:rsidP="00844F45">
            <w:pPr>
              <w:pStyle w:val="11"/>
              <w:ind w:firstLineChars="400" w:firstLine="800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S0_CR = OPEN;</w:t>
            </w:r>
          </w:p>
          <w:p w14:paraId="13442389" w14:textId="77777777" w:rsidR="007173CF" w:rsidRPr="001605E7" w:rsidRDefault="007173CF" w:rsidP="00155A42">
            <w:pPr>
              <w:pStyle w:val="11"/>
              <w:rPr>
                <w:rFonts w:eastAsiaTheme="minorHAnsi"/>
              </w:rPr>
            </w:pPr>
          </w:p>
          <w:p w14:paraId="38140ABF" w14:textId="424005F4" w:rsidR="007173CF" w:rsidRPr="001605E7" w:rsidRDefault="007173CF" w:rsidP="00155A42">
            <w:pPr>
              <w:pStyle w:val="11"/>
              <w:rPr>
                <w:rFonts w:eastAsiaTheme="minorHAnsi"/>
                <w:color w:val="0000FF"/>
              </w:rPr>
            </w:pPr>
            <w:r w:rsidRPr="001605E7">
              <w:rPr>
                <w:rFonts w:eastAsiaTheme="minorHAnsi"/>
              </w:rPr>
              <w:t xml:space="preserve">   </w:t>
            </w:r>
            <w:r w:rsidR="00E21DFF" w:rsidRPr="001605E7">
              <w:rPr>
                <w:rFonts w:eastAsiaTheme="minorHAnsi"/>
              </w:rPr>
              <w:t xml:space="preserve">     </w:t>
            </w:r>
            <w:r w:rsidR="00FB7CF4" w:rsidRPr="001605E7">
              <w:rPr>
                <w:rFonts w:eastAsiaTheme="minorHAnsi"/>
                <w:color w:val="0000FF"/>
              </w:rPr>
              <w:t xml:space="preserve">/* </w:t>
            </w:r>
            <w:r w:rsidR="00B03FBA" w:rsidRPr="001605E7">
              <w:rPr>
                <w:rFonts w:eastAsiaTheme="minorHAnsi"/>
                <w:color w:val="0000FF"/>
              </w:rPr>
              <w:t>check</w:t>
            </w:r>
            <w:r w:rsidR="00FB7CF4" w:rsidRPr="001605E7">
              <w:rPr>
                <w:rFonts w:eastAsiaTheme="minorHAnsi"/>
                <w:color w:val="0000FF"/>
              </w:rPr>
              <w:t xml:space="preserve"> </w:t>
            </w:r>
            <w:r w:rsidR="000D5A9C" w:rsidRPr="001605E7">
              <w:rPr>
                <w:rFonts w:eastAsiaTheme="minorHAnsi"/>
                <w:color w:val="0000FF"/>
              </w:rPr>
              <w:t>SOCKET0 is MACRAW mode *</w:t>
            </w:r>
            <w:r w:rsidRPr="001605E7">
              <w:rPr>
                <w:rFonts w:eastAsiaTheme="minorHAnsi"/>
                <w:color w:val="0000FF"/>
              </w:rPr>
              <w:t>/</w:t>
            </w:r>
          </w:p>
          <w:p w14:paraId="73ED2244" w14:textId="26A97534" w:rsidR="007173CF" w:rsidRPr="001605E7" w:rsidRDefault="007173CF" w:rsidP="00844F45">
            <w:pPr>
              <w:pStyle w:val="11"/>
              <w:ind w:firstLineChars="400" w:firstLine="800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if(S0_SR != SOCK_MACRAW) S0_CR = CLOSE; goto START;</w:t>
            </w:r>
          </w:p>
          <w:p w14:paraId="6B488595" w14:textId="77777777" w:rsidR="007173CF" w:rsidRPr="001605E7" w:rsidRDefault="007173C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}</w:t>
            </w:r>
          </w:p>
        </w:tc>
      </w:tr>
    </w:tbl>
    <w:p w14:paraId="7069F780" w14:textId="5AE002CB" w:rsidR="00E21DFF" w:rsidRDefault="00E21DFF" w:rsidP="00FD51AB">
      <w:pPr>
        <w:pStyle w:val="11"/>
      </w:pPr>
    </w:p>
    <w:p w14:paraId="5ED8146A" w14:textId="77777777" w:rsidR="00FD51AB" w:rsidRPr="001605E7" w:rsidRDefault="00FD51AB" w:rsidP="00FD51AB">
      <w:pPr>
        <w:pStyle w:val="11"/>
        <w:rPr>
          <w:rFonts w:eastAsiaTheme="minorHAnsi"/>
        </w:rPr>
      </w:pPr>
    </w:p>
    <w:p w14:paraId="0AEE1491" w14:textId="77777777" w:rsidR="007173CF" w:rsidRPr="008C14F1" w:rsidRDefault="007173CF" w:rsidP="00E54C87">
      <w:pPr>
        <w:pStyle w:val="31"/>
      </w:pPr>
      <w:r w:rsidRPr="008C14F1">
        <w:t>MACRAW Data Receive</w:t>
      </w:r>
    </w:p>
    <w:p w14:paraId="394E544E" w14:textId="05BFF46B" w:rsidR="00D35A93" w:rsidRDefault="00D35A93" w:rsidP="00D35A93">
      <w:pPr>
        <w:pStyle w:val="11"/>
      </w:pPr>
      <w:r>
        <w:t xml:space="preserve">MACRAW 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t>SOCKET0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t>OPEN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t>W5100S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 w:rsidR="00FD7281">
        <w:t>Physical L</w:t>
      </w:r>
      <w:r>
        <w:t>ayer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들어오는</w:t>
      </w:r>
      <w:r>
        <w:rPr>
          <w:rFonts w:hint="eastAsia"/>
        </w:rPr>
        <w:t xml:space="preserve"> </w:t>
      </w:r>
      <w:r>
        <w:t>Packet</w:t>
      </w:r>
      <w:r>
        <w:rPr>
          <w:rFonts w:hint="eastAsia"/>
        </w:rPr>
        <w:t>중</w:t>
      </w:r>
      <w:r>
        <w:rPr>
          <w:rFonts w:hint="eastAsia"/>
        </w:rPr>
        <w:t xml:space="preserve"> 1516 </w:t>
      </w:r>
      <w:r>
        <w:t>Byte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작은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t>Packet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수신하며</w:t>
      </w:r>
      <w:r>
        <w:rPr>
          <w:rFonts w:hint="eastAsia"/>
        </w:rPr>
        <w:t xml:space="preserve"> </w:t>
      </w:r>
      <w:r>
        <w:t>S0_RX_RSR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t>S0_IR[RECV]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수신여부를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수신된</w:t>
      </w:r>
      <w:r>
        <w:rPr>
          <w:rFonts w:hint="eastAsia"/>
        </w:rPr>
        <w:t xml:space="preserve"> </w:t>
      </w:r>
      <w:r>
        <w:t>Packet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CRC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맞으면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t>SOCKET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RX Buffer Block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>CRC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제외한</w:t>
      </w:r>
      <w:r>
        <w:rPr>
          <w:rFonts w:hint="eastAsia"/>
        </w:rPr>
        <w:t xml:space="preserve"> </w:t>
      </w:r>
      <w:r>
        <w:t>Packet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Data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저장하는데</w:t>
      </w:r>
      <w:r>
        <w:rPr>
          <w:rFonts w:hint="eastAsia"/>
        </w:rPr>
        <w:t xml:space="preserve"> </w:t>
      </w:r>
      <w:r>
        <w:t>MACRAW Mode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,</w:t>
      </w:r>
      <w:r>
        <w:t xml:space="preserve"> </w:t>
      </w:r>
      <w:r>
        <w:fldChar w:fldCharType="begin"/>
      </w:r>
      <w:r>
        <w:instrText xml:space="preserve"> REF _Ref491067158 \h </w:instrText>
      </w:r>
      <w:r>
        <w:fldChar w:fldCharType="separate"/>
      </w:r>
      <w:r>
        <w:t xml:space="preserve">Figure </w:t>
      </w:r>
      <w:r>
        <w:rPr>
          <w:noProof/>
        </w:rPr>
        <w:t>13</w:t>
      </w:r>
      <w:r>
        <w:fldChar w:fldCharType="end"/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t>CRC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제외한</w:t>
      </w:r>
      <w:r>
        <w:rPr>
          <w:rFonts w:hint="eastAsia"/>
        </w:rPr>
        <w:t xml:space="preserve"> </w:t>
      </w:r>
      <w:r>
        <w:t>Packet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길이를</w:t>
      </w:r>
      <w:r>
        <w:rPr>
          <w:rFonts w:hint="eastAsia"/>
        </w:rPr>
        <w:t xml:space="preserve"> </w:t>
      </w:r>
      <w:r>
        <w:rPr>
          <w:rFonts w:hint="eastAsia"/>
        </w:rPr>
        <w:t>나타내는</w:t>
      </w:r>
      <w:r>
        <w:rPr>
          <w:rFonts w:hint="eastAsia"/>
        </w:rPr>
        <w:t xml:space="preserve"> </w:t>
      </w:r>
      <w:r>
        <w:t>2 Byte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Pa</w:t>
      </w:r>
      <w:r>
        <w:rPr>
          <w:rFonts w:hint="eastAsia"/>
        </w:rPr>
        <w:t>ck</w:t>
      </w:r>
      <w:r>
        <w:t>et Info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Data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</w:t>
      </w:r>
      <w:r>
        <w:t>RX Buffer Block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저장한다</w:t>
      </w:r>
      <w:r>
        <w:rPr>
          <w:rFonts w:hint="eastAsia"/>
        </w:rPr>
        <w:t>.</w:t>
      </w:r>
    </w:p>
    <w:p w14:paraId="28EA1800" w14:textId="77777777" w:rsidR="00A20526" w:rsidRPr="001605E7" w:rsidRDefault="00A20526" w:rsidP="00155A42">
      <w:pPr>
        <w:pStyle w:val="11"/>
        <w:rPr>
          <w:rFonts w:eastAsiaTheme="minorHAnsi"/>
        </w:rPr>
      </w:pPr>
    </w:p>
    <w:p w14:paraId="27806EEC" w14:textId="77777777" w:rsidR="00F4420C" w:rsidRPr="001605E7" w:rsidRDefault="00F4420C" w:rsidP="00155A42">
      <w:pPr>
        <w:pStyle w:val="11"/>
        <w:rPr>
          <w:rFonts w:eastAsiaTheme="minorHAnsi"/>
        </w:rPr>
      </w:pPr>
      <w:r w:rsidRPr="001605E7">
        <w:rPr>
          <w:rFonts w:eastAsiaTheme="minorHAnsi"/>
          <w:noProof/>
        </w:rPr>
        <w:drawing>
          <wp:inline distT="0" distB="0" distL="0" distR="0" wp14:anchorId="05FE6236" wp14:editId="5643ABF4">
            <wp:extent cx="5223589" cy="97279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Received DATA Format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89" cy="9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BC81" w14:textId="62E869B3" w:rsidR="007173CF" w:rsidRPr="001605E7" w:rsidRDefault="00F4420C" w:rsidP="00F4420C">
      <w:pPr>
        <w:pStyle w:val="a8"/>
        <w:rPr>
          <w:rFonts w:eastAsiaTheme="minorHAnsi"/>
        </w:rPr>
      </w:pPr>
      <w:bookmarkStart w:id="571" w:name="_Ref491067158"/>
      <w:bookmarkStart w:id="572" w:name="_Ref492019693"/>
      <w:r w:rsidRPr="001605E7">
        <w:rPr>
          <w:rFonts w:eastAsiaTheme="minorHAnsi"/>
        </w:rPr>
        <w:t xml:space="preserve">Figure </w:t>
      </w:r>
      <w:r w:rsidR="00756EBE" w:rsidRPr="001605E7">
        <w:rPr>
          <w:rFonts w:eastAsiaTheme="minorHAnsi"/>
        </w:rPr>
        <w:fldChar w:fldCharType="begin"/>
      </w:r>
      <w:r w:rsidR="00756EBE" w:rsidRPr="001605E7">
        <w:rPr>
          <w:rFonts w:eastAsiaTheme="minorHAnsi"/>
        </w:rPr>
        <w:instrText xml:space="preserve"> SEQ Figure \* ARABIC </w:instrText>
      </w:r>
      <w:r w:rsidR="00756EBE" w:rsidRPr="001605E7">
        <w:rPr>
          <w:rFonts w:eastAsiaTheme="minorHAnsi"/>
        </w:rPr>
        <w:fldChar w:fldCharType="separate"/>
      </w:r>
      <w:r w:rsidR="00FD51AB">
        <w:rPr>
          <w:rFonts w:eastAsiaTheme="minorHAnsi"/>
          <w:noProof/>
        </w:rPr>
        <w:t>13</w:t>
      </w:r>
      <w:r w:rsidR="00756EBE" w:rsidRPr="001605E7">
        <w:rPr>
          <w:rFonts w:eastAsiaTheme="minorHAnsi"/>
          <w:noProof/>
        </w:rPr>
        <w:fldChar w:fldCharType="end"/>
      </w:r>
      <w:bookmarkEnd w:id="571"/>
      <w:r w:rsidRPr="001605E7">
        <w:rPr>
          <w:rFonts w:eastAsiaTheme="minorHAnsi"/>
        </w:rPr>
        <w:t xml:space="preserve"> Received DATA Format</w:t>
      </w:r>
      <w:r w:rsidR="004037D3" w:rsidRPr="001605E7">
        <w:rPr>
          <w:rFonts w:eastAsiaTheme="minorHAnsi"/>
        </w:rPr>
        <w:t xml:space="preserve"> in MACRAW</w:t>
      </w:r>
      <w:bookmarkEnd w:id="572"/>
    </w:p>
    <w:p w14:paraId="2A7ABF81" w14:textId="71E4E4DB" w:rsidR="003D5B6E" w:rsidRPr="001605E7" w:rsidRDefault="003D5B6E" w:rsidP="00155A42">
      <w:pPr>
        <w:pStyle w:val="11"/>
        <w:rPr>
          <w:rFonts w:eastAsiaTheme="minorHAnsi"/>
        </w:rPr>
      </w:pPr>
    </w:p>
    <w:p w14:paraId="65B42806" w14:textId="77777777" w:rsidR="007B77DF" w:rsidRDefault="007B77DF" w:rsidP="007B77DF">
      <w:pPr>
        <w:pStyle w:val="11"/>
      </w:pPr>
      <w:r>
        <w:rPr>
          <w:rFonts w:hint="eastAsia"/>
        </w:rPr>
        <w:t>SOCKET RX Buffer Block</w:t>
      </w:r>
      <w:r>
        <w:rPr>
          <w:rFonts w:hint="eastAsia"/>
        </w:rPr>
        <w:t>으로부터</w:t>
      </w:r>
      <w:r>
        <w:rPr>
          <w:rFonts w:hint="eastAsia"/>
        </w:rPr>
        <w:t xml:space="preserve"> </w:t>
      </w:r>
      <w:r>
        <w:rPr>
          <w:rFonts w:hint="eastAsia"/>
        </w:rPr>
        <w:t>저장된</w:t>
      </w:r>
      <w:r>
        <w:rPr>
          <w:rFonts w:hint="eastAsia"/>
        </w:rPr>
        <w:t xml:space="preserve"> DATA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읽은</w:t>
      </w:r>
      <w:r>
        <w:rPr>
          <w:rFonts w:hint="eastAsia"/>
        </w:rPr>
        <w:t xml:space="preserve"> </w:t>
      </w:r>
      <w:r>
        <w:rPr>
          <w:rFonts w:hint="eastAsia"/>
        </w:rPr>
        <w:t>후에</w:t>
      </w:r>
      <w:r>
        <w:rPr>
          <w:rFonts w:hint="eastAsia"/>
        </w:rPr>
        <w:t xml:space="preserve"> </w:t>
      </w:r>
      <w:r>
        <w:rPr>
          <w:rFonts w:hint="eastAsia"/>
        </w:rPr>
        <w:t>반드시</w:t>
      </w:r>
      <w:r>
        <w:rPr>
          <w:rFonts w:hint="eastAsia"/>
        </w:rPr>
        <w:t xml:space="preserve"> Sn_CR[RECV]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Sn_RX_RD</w:t>
      </w:r>
      <w:r>
        <w:rPr>
          <w:rFonts w:hint="eastAsia"/>
        </w:rPr>
        <w:t>를</w:t>
      </w:r>
      <w:r>
        <w:rPr>
          <w:rFonts w:hint="eastAsia"/>
        </w:rPr>
        <w:t xml:space="preserve"> RX Buffer Block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읽은</w:t>
      </w:r>
      <w:r>
        <w:rPr>
          <w:rFonts w:hint="eastAsia"/>
        </w:rPr>
        <w:t xml:space="preserve"> DATA </w:t>
      </w:r>
      <w:r>
        <w:rPr>
          <w:rFonts w:hint="eastAsia"/>
        </w:rPr>
        <w:t>크기만큼</w:t>
      </w:r>
      <w:r>
        <w:rPr>
          <w:rFonts w:hint="eastAsia"/>
        </w:rPr>
        <w:t xml:space="preserve"> </w:t>
      </w:r>
      <w:r>
        <w:rPr>
          <w:rFonts w:hint="eastAsia"/>
        </w:rPr>
        <w:t>증가시킨다</w:t>
      </w:r>
      <w:r>
        <w:rPr>
          <w:rFonts w:hint="eastAsia"/>
        </w:rPr>
        <w:t xml:space="preserve"> (</w:t>
      </w:r>
      <w:r>
        <w:rPr>
          <w:rFonts w:hint="eastAsia"/>
        </w:rPr>
        <w:t>참조</w:t>
      </w:r>
      <w:r>
        <w:rPr>
          <w:rFonts w:hint="eastAsia"/>
        </w:rPr>
        <w:t xml:space="preserve"> Sn_RX_RD). </w:t>
      </w:r>
      <w:r>
        <w:rPr>
          <w:rFonts w:hint="eastAsia"/>
        </w:rPr>
        <w:t>만약</w:t>
      </w:r>
      <w:r>
        <w:rPr>
          <w:rFonts w:hint="eastAsia"/>
        </w:rPr>
        <w:t xml:space="preserve"> Sn_CR[RECV]</w:t>
      </w:r>
      <w:r>
        <w:rPr>
          <w:rFonts w:hint="eastAsia"/>
        </w:rPr>
        <w:t>시</w:t>
      </w:r>
      <w:r>
        <w:rPr>
          <w:rFonts w:hint="eastAsia"/>
        </w:rPr>
        <w:t>, SOCKET RX Buffer Block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읽지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DATA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Sn_IR[RECV]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발생한다</w:t>
      </w:r>
      <w:r>
        <w:rPr>
          <w:rFonts w:hint="eastAsia"/>
        </w:rPr>
        <w:t>.</w:t>
      </w:r>
    </w:p>
    <w:p w14:paraId="6875F711" w14:textId="77777777" w:rsidR="00E21DFF" w:rsidRPr="007B77DF" w:rsidRDefault="00E21DFF" w:rsidP="00155A42">
      <w:pPr>
        <w:pStyle w:val="11"/>
        <w:rPr>
          <w:rFonts w:eastAsiaTheme="minorHAnsi"/>
        </w:rPr>
      </w:pPr>
    </w:p>
    <w:p w14:paraId="63B82545" w14:textId="22B7D498" w:rsidR="003D5B6E" w:rsidRPr="001605E7" w:rsidRDefault="008B75BF" w:rsidP="00E54C87">
      <w:pPr>
        <w:pStyle w:val="11"/>
        <w:rPr>
          <w:rFonts w:eastAsiaTheme="minorHAnsi"/>
        </w:rPr>
      </w:pPr>
      <w:r>
        <w:rPr>
          <w:rFonts w:hint="eastAsia"/>
        </w:rPr>
        <w:sym w:font="Wingdings" w:char="F09F"/>
      </w:r>
      <w:r>
        <w:t xml:space="preserve"> </w:t>
      </w:r>
      <w:r w:rsidR="003D5B6E" w:rsidRPr="001605E7">
        <w:rPr>
          <w:rFonts w:eastAsiaTheme="minorHAnsi"/>
        </w:rPr>
        <w:t>Received DATA?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/>
        <w:tblLook w:val="04A0" w:firstRow="1" w:lastRow="0" w:firstColumn="1" w:lastColumn="0" w:noHBand="0" w:noVBand="1"/>
      </w:tblPr>
      <w:tblGrid>
        <w:gridCol w:w="8495"/>
      </w:tblGrid>
      <w:tr w:rsidR="00E21DFF" w:rsidRPr="00546234" w14:paraId="6E2959FE" w14:textId="77777777" w:rsidTr="00E21DFF">
        <w:tc>
          <w:tcPr>
            <w:tcW w:w="8495" w:type="dxa"/>
            <w:shd w:val="clear" w:color="auto" w:fill="F2F2F2"/>
          </w:tcPr>
          <w:p w14:paraId="4A756533" w14:textId="27422530" w:rsidR="00E21DFF" w:rsidRPr="001605E7" w:rsidRDefault="00E21DF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{</w:t>
            </w:r>
          </w:p>
          <w:p w14:paraId="14B82DCC" w14:textId="73F2FB41" w:rsidR="00E21DFF" w:rsidRPr="001605E7" w:rsidRDefault="003D5B6E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First method</w:t>
            </w:r>
            <w:r w:rsidR="00E21DFF" w:rsidRPr="001605E7">
              <w:rPr>
                <w:rFonts w:eastAsiaTheme="minorHAnsi"/>
              </w:rPr>
              <w:t xml:space="preserve"> :</w:t>
            </w:r>
          </w:p>
          <w:p w14:paraId="4B9DED44" w14:textId="33C80D34" w:rsidR="003D5B6E" w:rsidRPr="001605E7" w:rsidRDefault="003D5B6E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 </w:t>
            </w:r>
            <w:r w:rsidRPr="001605E7">
              <w:rPr>
                <w:rFonts w:eastAsiaTheme="minorHAnsi"/>
                <w:color w:val="0000FF"/>
              </w:rPr>
              <w:t>/*</w:t>
            </w:r>
            <w:r w:rsidR="00276FA2" w:rsidRPr="001605E7">
              <w:rPr>
                <w:rFonts w:eastAsiaTheme="minorHAnsi"/>
                <w:color w:val="0000FF"/>
              </w:rPr>
              <w:t xml:space="preserve"> check SOCKET0 RX Buffer </w:t>
            </w:r>
            <w:r w:rsidRPr="001605E7">
              <w:rPr>
                <w:rFonts w:eastAsiaTheme="minorHAnsi"/>
                <w:color w:val="0000FF"/>
              </w:rPr>
              <w:t>*/</w:t>
            </w:r>
          </w:p>
          <w:p w14:paraId="04A41EE7" w14:textId="6880258D" w:rsidR="003D5B6E" w:rsidRPr="001605E7" w:rsidRDefault="003D5B6E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 If( S0_</w:t>
            </w:r>
            <w:r w:rsidR="00276FA2" w:rsidRPr="001605E7">
              <w:rPr>
                <w:rFonts w:eastAsiaTheme="minorHAnsi"/>
              </w:rPr>
              <w:t>RX_RSR !</w:t>
            </w:r>
            <w:r w:rsidRPr="001605E7">
              <w:rPr>
                <w:rFonts w:eastAsiaTheme="minorHAnsi"/>
              </w:rPr>
              <w:t xml:space="preserve">= </w:t>
            </w:r>
            <w:r w:rsidR="00276FA2" w:rsidRPr="001605E7">
              <w:rPr>
                <w:rFonts w:eastAsiaTheme="minorHAnsi"/>
              </w:rPr>
              <w:t>0x0000</w:t>
            </w:r>
            <w:r w:rsidRPr="001605E7">
              <w:rPr>
                <w:rFonts w:eastAsiaTheme="minorHAnsi"/>
              </w:rPr>
              <w:t xml:space="preserve"> ) goto </w:t>
            </w:r>
            <w:r w:rsidR="00276FA2" w:rsidRPr="001605E7">
              <w:rPr>
                <w:rFonts w:eastAsiaTheme="minorHAnsi"/>
              </w:rPr>
              <w:t>Receiving Process;</w:t>
            </w:r>
          </w:p>
          <w:p w14:paraId="055021B2" w14:textId="77777777" w:rsidR="00E21DFF" w:rsidRPr="001605E7" w:rsidRDefault="00E21DF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}</w:t>
            </w:r>
          </w:p>
        </w:tc>
      </w:tr>
      <w:tr w:rsidR="003D5B6E" w:rsidRPr="00546234" w14:paraId="6FE0233B" w14:textId="77777777" w:rsidTr="00E21DFF">
        <w:tc>
          <w:tcPr>
            <w:tcW w:w="8495" w:type="dxa"/>
            <w:shd w:val="clear" w:color="auto" w:fill="F2F2F2"/>
          </w:tcPr>
          <w:p w14:paraId="678FC11F" w14:textId="47A5504F" w:rsidR="003D5B6E" w:rsidRPr="001605E7" w:rsidRDefault="00276FA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{</w:t>
            </w:r>
          </w:p>
          <w:p w14:paraId="783FBCA2" w14:textId="4034935B" w:rsidR="00276FA2" w:rsidRPr="001605E7" w:rsidRDefault="00276FA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Second method :</w:t>
            </w:r>
          </w:p>
          <w:p w14:paraId="172D8072" w14:textId="0AAC4EA6" w:rsidR="00276FA2" w:rsidRPr="001605E7" w:rsidRDefault="00276FA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 </w:t>
            </w:r>
            <w:r w:rsidRPr="001605E7">
              <w:rPr>
                <w:rFonts w:eastAsiaTheme="minorHAnsi"/>
                <w:color w:val="0000FF"/>
              </w:rPr>
              <w:t>/* check SOCKET0 RECV Interrupt */</w:t>
            </w:r>
          </w:p>
          <w:p w14:paraId="0F51F2A0" w14:textId="55D5A011" w:rsidR="00276FA2" w:rsidRPr="001605E7" w:rsidRDefault="00276FA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 If( S0_IR[RECV] == ‘1’ ) goto Receiving Process;</w:t>
            </w:r>
          </w:p>
          <w:p w14:paraId="7F6A9200" w14:textId="61A58F10" w:rsidR="00276FA2" w:rsidRPr="001605E7" w:rsidRDefault="00276FA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 </w:t>
            </w:r>
            <w:r w:rsidRPr="001605E7">
              <w:rPr>
                <w:rFonts w:eastAsiaTheme="minorHAnsi"/>
                <w:color w:val="0000FF"/>
              </w:rPr>
              <w:t>/* IR, Sn_IR, Sn_IMR</w:t>
            </w:r>
            <w:r w:rsidRPr="001605E7">
              <w:rPr>
                <w:rFonts w:eastAsiaTheme="minorHAnsi" w:hint="eastAsia"/>
                <w:color w:val="0000FF"/>
              </w:rPr>
              <w:t>을</w:t>
            </w:r>
            <w:r w:rsidRPr="001605E7">
              <w:rPr>
                <w:rFonts w:eastAsiaTheme="minorHAnsi"/>
                <w:color w:val="0000FF"/>
              </w:rPr>
              <w:t xml:space="preserve"> </w:t>
            </w:r>
            <w:r w:rsidRPr="001605E7">
              <w:rPr>
                <w:rFonts w:eastAsiaTheme="minorHAnsi" w:hint="eastAsia"/>
                <w:color w:val="0000FF"/>
              </w:rPr>
              <w:t>참조</w:t>
            </w:r>
            <w:r w:rsidRPr="001605E7">
              <w:rPr>
                <w:rFonts w:eastAsiaTheme="minorHAnsi"/>
                <w:color w:val="0000FF"/>
              </w:rPr>
              <w:t xml:space="preserve"> */</w:t>
            </w:r>
          </w:p>
          <w:p w14:paraId="0DBEE83D" w14:textId="7B2291C9" w:rsidR="00276FA2" w:rsidRPr="001605E7" w:rsidRDefault="00276FA2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}</w:t>
            </w:r>
          </w:p>
        </w:tc>
      </w:tr>
    </w:tbl>
    <w:p w14:paraId="551D4A91" w14:textId="77777777" w:rsidR="00E21DFF" w:rsidRPr="001605E7" w:rsidRDefault="00E21DFF" w:rsidP="00155A42">
      <w:pPr>
        <w:pStyle w:val="11"/>
        <w:rPr>
          <w:rFonts w:eastAsiaTheme="minorHAnsi"/>
        </w:rPr>
      </w:pPr>
    </w:p>
    <w:p w14:paraId="0595592B" w14:textId="01637F26" w:rsidR="00E21DFF" w:rsidRPr="001605E7" w:rsidRDefault="008B75BF" w:rsidP="00FD51AB">
      <w:pPr>
        <w:pStyle w:val="11"/>
        <w:rPr>
          <w:rFonts w:eastAsiaTheme="minorHAnsi"/>
        </w:rPr>
      </w:pPr>
      <w:r>
        <w:rPr>
          <w:rFonts w:hint="eastAsia"/>
        </w:rPr>
        <w:sym w:font="Wingdings" w:char="F09F"/>
      </w:r>
      <w:r>
        <w:t xml:space="preserve"> </w:t>
      </w:r>
      <w:r w:rsidR="00276FA2" w:rsidRPr="001605E7">
        <w:rPr>
          <w:rFonts w:eastAsiaTheme="minorHAnsi"/>
        </w:rPr>
        <w:t>Receiving Process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/>
        <w:tblLook w:val="04A0" w:firstRow="1" w:lastRow="0" w:firstColumn="1" w:lastColumn="0" w:noHBand="0" w:noVBand="1"/>
      </w:tblPr>
      <w:tblGrid>
        <w:gridCol w:w="8495"/>
      </w:tblGrid>
      <w:tr w:rsidR="008C17E0" w:rsidRPr="00546234" w14:paraId="6707831F" w14:textId="77777777" w:rsidTr="00945272">
        <w:tc>
          <w:tcPr>
            <w:tcW w:w="8495" w:type="dxa"/>
            <w:shd w:val="clear" w:color="auto" w:fill="F2F2F2"/>
          </w:tcPr>
          <w:p w14:paraId="6155ECD4" w14:textId="5B210FA4" w:rsidR="008C17E0" w:rsidRPr="001605E7" w:rsidRDefault="008C17E0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{</w:t>
            </w:r>
          </w:p>
          <w:p w14:paraId="386B7E12" w14:textId="77777777" w:rsidR="008C17E0" w:rsidRPr="001605E7" w:rsidRDefault="008C17E0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START :</w:t>
            </w:r>
            <w:r w:rsidRPr="001605E7">
              <w:rPr>
                <w:rFonts w:eastAsiaTheme="minorHAnsi"/>
              </w:rPr>
              <w:tab/>
            </w:r>
          </w:p>
          <w:p w14:paraId="58B7DEC6" w14:textId="35A98E10" w:rsidR="00502DCD" w:rsidRPr="001605E7" w:rsidRDefault="008C17E0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ab/>
            </w:r>
            <w:r w:rsidR="00502DCD" w:rsidRPr="001605E7">
              <w:rPr>
                <w:rFonts w:eastAsiaTheme="minorHAnsi"/>
                <w:color w:val="0000FF"/>
              </w:rPr>
              <w:t>/* first, get received size */</w:t>
            </w:r>
          </w:p>
          <w:p w14:paraId="44BBCADD" w14:textId="276E5053" w:rsidR="00502DCD" w:rsidRPr="001605E7" w:rsidRDefault="00502DCD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</w:t>
            </w:r>
            <w:r w:rsidR="00276FA2" w:rsidRPr="001605E7">
              <w:rPr>
                <w:rFonts w:eastAsiaTheme="minorHAnsi"/>
              </w:rPr>
              <w:t xml:space="preserve">  </w:t>
            </w:r>
            <w:r w:rsidRPr="001605E7">
              <w:rPr>
                <w:rFonts w:eastAsiaTheme="minorHAnsi"/>
              </w:rPr>
              <w:t>get_size = S0_RX_RSR;</w:t>
            </w:r>
          </w:p>
          <w:p w14:paraId="11B2EF3C" w14:textId="77777777" w:rsidR="00502480" w:rsidRPr="001605E7" w:rsidRDefault="00502480" w:rsidP="00155A42">
            <w:pPr>
              <w:pStyle w:val="11"/>
              <w:rPr>
                <w:rFonts w:eastAsiaTheme="minorHAnsi"/>
              </w:rPr>
            </w:pPr>
          </w:p>
          <w:p w14:paraId="414BC6D9" w14:textId="4E0C4F20" w:rsidR="00502DCD" w:rsidRPr="001605E7" w:rsidRDefault="00502DCD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</w:t>
            </w:r>
            <w:r w:rsidR="00276FA2" w:rsidRPr="001605E7">
              <w:rPr>
                <w:rFonts w:eastAsiaTheme="minorHAnsi"/>
              </w:rPr>
              <w:t xml:space="preserve">  </w:t>
            </w:r>
            <w:r w:rsidRPr="001605E7">
              <w:rPr>
                <w:rFonts w:eastAsiaTheme="minorHAnsi"/>
                <w:color w:val="0000FF"/>
              </w:rPr>
              <w:t>/* calculate offset address */</w:t>
            </w:r>
          </w:p>
          <w:p w14:paraId="3868768E" w14:textId="494469B3" w:rsidR="00502DCD" w:rsidRPr="001605E7" w:rsidRDefault="00502DCD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</w:t>
            </w:r>
            <w:r w:rsidR="00276FA2" w:rsidRPr="001605E7">
              <w:rPr>
                <w:rFonts w:eastAsiaTheme="minorHAnsi"/>
              </w:rPr>
              <w:t xml:space="preserve">  </w:t>
            </w:r>
            <w:r w:rsidRPr="001605E7">
              <w:rPr>
                <w:rFonts w:eastAsiaTheme="minorHAnsi"/>
              </w:rPr>
              <w:t>get_offset = S0_RX_RD &amp; gS0_RX_MASK;</w:t>
            </w:r>
          </w:p>
          <w:p w14:paraId="18909549" w14:textId="77777777" w:rsidR="00502480" w:rsidRPr="001605E7" w:rsidRDefault="00502480" w:rsidP="00155A42">
            <w:pPr>
              <w:pStyle w:val="11"/>
              <w:rPr>
                <w:rFonts w:eastAsiaTheme="minorHAnsi"/>
              </w:rPr>
            </w:pPr>
          </w:p>
          <w:p w14:paraId="5B2E2B8A" w14:textId="4ABA9ED7" w:rsidR="00502DCD" w:rsidRPr="001605E7" w:rsidRDefault="00502DCD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</w:t>
            </w:r>
            <w:r w:rsidR="00276FA2" w:rsidRPr="001605E7">
              <w:rPr>
                <w:rFonts w:eastAsiaTheme="minorHAnsi"/>
              </w:rPr>
              <w:t xml:space="preserve">  </w:t>
            </w:r>
            <w:r w:rsidRPr="001605E7">
              <w:rPr>
                <w:rFonts w:eastAsiaTheme="minorHAnsi"/>
                <w:color w:val="0000FF"/>
              </w:rPr>
              <w:t>/* calculate start address(</w:t>
            </w:r>
            <w:r w:rsidR="0095405D" w:rsidRPr="001605E7">
              <w:rPr>
                <w:rFonts w:eastAsiaTheme="minorHAnsi"/>
                <w:color w:val="0000FF"/>
              </w:rPr>
              <w:t>SOCKET0 RX Buffer Block Address</w:t>
            </w:r>
            <w:r w:rsidRPr="001605E7">
              <w:rPr>
                <w:rFonts w:eastAsiaTheme="minorHAnsi"/>
                <w:color w:val="0000FF"/>
              </w:rPr>
              <w:t>) */</w:t>
            </w:r>
          </w:p>
          <w:p w14:paraId="229C594D" w14:textId="38DA0029" w:rsidR="00502DCD" w:rsidRPr="001605E7" w:rsidRDefault="00502DCD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</w:t>
            </w:r>
            <w:r w:rsidR="00276FA2" w:rsidRPr="001605E7">
              <w:rPr>
                <w:rFonts w:eastAsiaTheme="minorHAnsi"/>
              </w:rPr>
              <w:t xml:space="preserve">  </w:t>
            </w:r>
            <w:r w:rsidRPr="001605E7">
              <w:rPr>
                <w:rFonts w:eastAsiaTheme="minorHAnsi"/>
              </w:rPr>
              <w:t>get_start_address = gS0_RX_BASE + get_offset;</w:t>
            </w:r>
          </w:p>
          <w:p w14:paraId="5230BB27" w14:textId="77777777" w:rsidR="00502DCD" w:rsidRPr="001605E7" w:rsidRDefault="00502DCD" w:rsidP="00155A42">
            <w:pPr>
              <w:pStyle w:val="11"/>
              <w:rPr>
                <w:rFonts w:eastAsiaTheme="minorHAnsi"/>
              </w:rPr>
            </w:pPr>
          </w:p>
          <w:p w14:paraId="630F08D3" w14:textId="29CCB1B8" w:rsidR="00B7382C" w:rsidRPr="001605E7" w:rsidRDefault="00B7382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 </w:t>
            </w:r>
            <w:r w:rsidRPr="001605E7">
              <w:rPr>
                <w:rFonts w:eastAsiaTheme="minorHAnsi"/>
                <w:color w:val="0000FF"/>
              </w:rPr>
              <w:t xml:space="preserve">/* if overflow </w:t>
            </w:r>
            <w:r w:rsidR="0095405D" w:rsidRPr="001605E7">
              <w:rPr>
                <w:rFonts w:eastAsiaTheme="minorHAnsi"/>
                <w:color w:val="0000FF"/>
              </w:rPr>
              <w:t>SOCKET0</w:t>
            </w:r>
            <w:r w:rsidRPr="001605E7">
              <w:rPr>
                <w:rFonts w:eastAsiaTheme="minorHAnsi"/>
                <w:color w:val="0000FF"/>
              </w:rPr>
              <w:t xml:space="preserve"> RX </w:t>
            </w:r>
            <w:r w:rsidR="0095405D" w:rsidRPr="001605E7">
              <w:rPr>
                <w:rFonts w:eastAsiaTheme="minorHAnsi"/>
                <w:color w:val="0000FF"/>
              </w:rPr>
              <w:t>Buffer Block</w:t>
            </w:r>
            <w:r w:rsidRPr="001605E7">
              <w:rPr>
                <w:rFonts w:eastAsiaTheme="minorHAnsi"/>
                <w:color w:val="0000FF"/>
              </w:rPr>
              <w:t xml:space="preserve"> */</w:t>
            </w:r>
          </w:p>
          <w:p w14:paraId="7AE331C8" w14:textId="3CB3CCF4" w:rsidR="00B7382C" w:rsidRPr="001605E7" w:rsidRDefault="00B7382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 If( (get_offset + get_size) &gt; gS0_RX_MAX )</w:t>
            </w:r>
          </w:p>
          <w:p w14:paraId="58CA7864" w14:textId="77777777" w:rsidR="00B7382C" w:rsidRPr="001605E7" w:rsidRDefault="00B7382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 {</w:t>
            </w:r>
          </w:p>
          <w:p w14:paraId="30A5E3D8" w14:textId="5E79DDB9" w:rsidR="00B7382C" w:rsidRPr="001605E7" w:rsidRDefault="00B7382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     </w:t>
            </w:r>
            <w:r w:rsidRPr="001605E7">
              <w:rPr>
                <w:rFonts w:eastAsiaTheme="minorHAnsi"/>
                <w:color w:val="0000FF"/>
              </w:rPr>
              <w:t xml:space="preserve">/* </w:t>
            </w:r>
            <w:r w:rsidR="00D14613" w:rsidRPr="001605E7">
              <w:rPr>
                <w:rFonts w:eastAsiaTheme="minorHAnsi"/>
                <w:color w:val="0000FF"/>
              </w:rPr>
              <w:t>copy upper size bytes of get_start_address to destination_address</w:t>
            </w:r>
            <w:r w:rsidRPr="001605E7">
              <w:rPr>
                <w:rFonts w:eastAsiaTheme="minorHAnsi"/>
                <w:color w:val="0000FF"/>
              </w:rPr>
              <w:t xml:space="preserve"> */</w:t>
            </w:r>
          </w:p>
          <w:p w14:paraId="09F91199" w14:textId="5EB7A3B7" w:rsidR="00D14613" w:rsidRPr="001605E7" w:rsidRDefault="00D14613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     upper_size = gS0_RX_MAX – get_offset;</w:t>
            </w:r>
          </w:p>
          <w:p w14:paraId="3B30EA85" w14:textId="16DAE7F6" w:rsidR="00D14613" w:rsidRPr="001605E7" w:rsidRDefault="00D14613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     memcpy(get_start_address,</w:t>
            </w:r>
            <w:r w:rsidR="004720F3" w:rsidRPr="001605E7">
              <w:rPr>
                <w:rFonts w:eastAsiaTheme="minorHAnsi"/>
              </w:rPr>
              <w:t xml:space="preserve"> </w:t>
            </w:r>
            <w:r w:rsidRPr="001605E7">
              <w:rPr>
                <w:rFonts w:eastAsiaTheme="minorHAnsi"/>
              </w:rPr>
              <w:t>d</w:t>
            </w:r>
            <w:r w:rsidR="004720F3" w:rsidRPr="001605E7">
              <w:rPr>
                <w:rFonts w:eastAsiaTheme="minorHAnsi"/>
              </w:rPr>
              <w:t>estination</w:t>
            </w:r>
            <w:r w:rsidRPr="001605E7">
              <w:rPr>
                <w:rFonts w:eastAsiaTheme="minorHAnsi"/>
              </w:rPr>
              <w:t>_ptr, upper_size);</w:t>
            </w:r>
          </w:p>
          <w:p w14:paraId="3CBFA535" w14:textId="77777777" w:rsidR="00D14613" w:rsidRPr="001605E7" w:rsidRDefault="00D14613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   </w:t>
            </w:r>
          </w:p>
          <w:p w14:paraId="1F31C0F7" w14:textId="404DD754" w:rsidR="00D14613" w:rsidRPr="001605E7" w:rsidRDefault="00D14613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     </w:t>
            </w:r>
            <w:r w:rsidRPr="001605E7">
              <w:rPr>
                <w:rFonts w:eastAsiaTheme="minorHAnsi"/>
                <w:color w:val="0000FF"/>
              </w:rPr>
              <w:t>/* copy left size bytes of gS0_rx_BASE to destination_address */</w:t>
            </w:r>
          </w:p>
          <w:p w14:paraId="054A8E81" w14:textId="3556C652" w:rsidR="00D14613" w:rsidRPr="001605E7" w:rsidRDefault="00D14613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     left_size = get_size – upper_size;</w:t>
            </w:r>
          </w:p>
          <w:p w14:paraId="60BC6DC8" w14:textId="42F5513B" w:rsidR="00D14613" w:rsidRPr="001605E7" w:rsidRDefault="00D14613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     </w:t>
            </w:r>
            <w:r w:rsidR="004720F3" w:rsidRPr="001605E7">
              <w:rPr>
                <w:rFonts w:eastAsiaTheme="minorHAnsi"/>
              </w:rPr>
              <w:t>memcpy(gS0_RX_BASE, destination</w:t>
            </w:r>
            <w:r w:rsidRPr="001605E7">
              <w:rPr>
                <w:rFonts w:eastAsiaTheme="minorHAnsi"/>
              </w:rPr>
              <w:t>_address, left_size);</w:t>
            </w:r>
          </w:p>
          <w:p w14:paraId="6A7986AB" w14:textId="77777777" w:rsidR="00B7382C" w:rsidRPr="001605E7" w:rsidRDefault="00B7382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 }</w:t>
            </w:r>
          </w:p>
          <w:p w14:paraId="7A880DE1" w14:textId="19B0D9F2" w:rsidR="00B7382C" w:rsidRPr="001605E7" w:rsidRDefault="00B7382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 else</w:t>
            </w:r>
          </w:p>
          <w:p w14:paraId="431DA68A" w14:textId="77777777" w:rsidR="00B7382C" w:rsidRPr="001605E7" w:rsidRDefault="00B7382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 {</w:t>
            </w:r>
          </w:p>
          <w:p w14:paraId="65D1A380" w14:textId="2FAB8378" w:rsidR="00D14613" w:rsidRPr="001605E7" w:rsidRDefault="00D14613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     </w:t>
            </w:r>
            <w:r w:rsidRPr="001605E7">
              <w:rPr>
                <w:rFonts w:eastAsiaTheme="minorHAnsi"/>
                <w:color w:val="0000FF"/>
              </w:rPr>
              <w:t xml:space="preserve">/* </w:t>
            </w:r>
            <w:r w:rsidR="00B353D7" w:rsidRPr="001605E7">
              <w:rPr>
                <w:rFonts w:eastAsiaTheme="minorHAnsi"/>
                <w:color w:val="0000FF"/>
              </w:rPr>
              <w:t>copy get_size of get_start_address to destination address</w:t>
            </w:r>
            <w:r w:rsidRPr="001605E7">
              <w:rPr>
                <w:rFonts w:eastAsiaTheme="minorHAnsi"/>
                <w:color w:val="0000FF"/>
              </w:rPr>
              <w:t xml:space="preserve"> */</w:t>
            </w:r>
          </w:p>
          <w:p w14:paraId="61DF5115" w14:textId="2968FA09" w:rsidR="00B353D7" w:rsidRPr="001605E7" w:rsidRDefault="00B353D7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     memcpy(get_start_address, d</w:t>
            </w:r>
            <w:r w:rsidR="004720F3" w:rsidRPr="001605E7">
              <w:rPr>
                <w:rFonts w:eastAsiaTheme="minorHAnsi"/>
              </w:rPr>
              <w:t>estination</w:t>
            </w:r>
            <w:r w:rsidRPr="001605E7">
              <w:rPr>
                <w:rFonts w:eastAsiaTheme="minorHAnsi"/>
              </w:rPr>
              <w:t>_address, get_size);</w:t>
            </w:r>
          </w:p>
          <w:p w14:paraId="009AB4BB" w14:textId="003A9C83" w:rsidR="00B7382C" w:rsidRPr="001605E7" w:rsidRDefault="00B7382C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 }</w:t>
            </w:r>
          </w:p>
          <w:p w14:paraId="7DBBC5BE" w14:textId="77777777" w:rsidR="00502480" w:rsidRPr="001605E7" w:rsidRDefault="00502480" w:rsidP="00155A42">
            <w:pPr>
              <w:pStyle w:val="11"/>
              <w:rPr>
                <w:rFonts w:eastAsiaTheme="minorHAnsi"/>
              </w:rPr>
            </w:pPr>
          </w:p>
          <w:p w14:paraId="502D16C8" w14:textId="62FFFEFA" w:rsidR="00B353D7" w:rsidRPr="001605E7" w:rsidRDefault="00B353D7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 </w:t>
            </w:r>
            <w:r w:rsidRPr="001605E7">
              <w:rPr>
                <w:rFonts w:eastAsiaTheme="minorHAnsi"/>
                <w:color w:val="0000FF"/>
              </w:rPr>
              <w:t>/* increase S0_RX_RD as length of get_size */</w:t>
            </w:r>
          </w:p>
          <w:p w14:paraId="11E5961A" w14:textId="16C8A670" w:rsidR="00B353D7" w:rsidRPr="001605E7" w:rsidRDefault="00B353D7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 S0_RX_RD += get_size;</w:t>
            </w:r>
          </w:p>
          <w:p w14:paraId="279DFB04" w14:textId="77777777" w:rsidR="00502480" w:rsidRPr="001605E7" w:rsidRDefault="00502480" w:rsidP="00155A42">
            <w:pPr>
              <w:pStyle w:val="11"/>
              <w:rPr>
                <w:rFonts w:eastAsiaTheme="minorHAnsi"/>
              </w:rPr>
            </w:pPr>
          </w:p>
          <w:p w14:paraId="2AA5D64E" w14:textId="220D8AC4" w:rsidR="00B353D7" w:rsidRPr="001605E7" w:rsidRDefault="00B353D7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 </w:t>
            </w:r>
            <w:r w:rsidRPr="001605E7">
              <w:rPr>
                <w:rFonts w:eastAsiaTheme="minorHAnsi"/>
                <w:color w:val="0000FF"/>
              </w:rPr>
              <w:t>/* set RECV command */</w:t>
            </w:r>
          </w:p>
          <w:p w14:paraId="076DC4BC" w14:textId="39C9A9F6" w:rsidR="00B7382C" w:rsidRPr="001605E7" w:rsidRDefault="00B353D7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 S0_CR = RECV;</w:t>
            </w:r>
          </w:p>
          <w:p w14:paraId="59F354C2" w14:textId="20EA28EC" w:rsidR="008C17E0" w:rsidRPr="001605E7" w:rsidRDefault="008C17E0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}</w:t>
            </w:r>
          </w:p>
        </w:tc>
      </w:tr>
    </w:tbl>
    <w:p w14:paraId="18F4EE8F" w14:textId="77777777" w:rsidR="008C17E0" w:rsidRPr="001605E7" w:rsidRDefault="008C17E0" w:rsidP="00155A42">
      <w:pPr>
        <w:pStyle w:val="11"/>
        <w:rPr>
          <w:rFonts w:eastAsiaTheme="minorHAnsi"/>
        </w:rPr>
      </w:pPr>
    </w:p>
    <w:p w14:paraId="60916DBA" w14:textId="77777777" w:rsidR="007173CF" w:rsidRPr="001605E7" w:rsidRDefault="007173CF" w:rsidP="00155A42">
      <w:pPr>
        <w:pStyle w:val="11"/>
        <w:rPr>
          <w:rFonts w:eastAsiaTheme="minorHAnsi"/>
        </w:rPr>
      </w:pPr>
    </w:p>
    <w:p w14:paraId="59DBD5D1" w14:textId="77777777" w:rsidR="00EA333D" w:rsidRPr="008C14F1" w:rsidRDefault="00EA333D" w:rsidP="00E54C87">
      <w:pPr>
        <w:pStyle w:val="31"/>
      </w:pPr>
      <w:r w:rsidRPr="008C14F1">
        <w:t>MACRAW Data Send</w:t>
      </w:r>
    </w:p>
    <w:p w14:paraId="7E7359F3" w14:textId="27CD1D9C" w:rsidR="007B77DF" w:rsidRDefault="007B77DF" w:rsidP="007B77DF">
      <w:pPr>
        <w:pStyle w:val="11"/>
        <w:rPr>
          <w:rFonts w:eastAsiaTheme="minorHAnsi"/>
        </w:rPr>
      </w:pPr>
      <w:r w:rsidRPr="001605E7">
        <w:rPr>
          <w:rFonts w:eastAsiaTheme="minorHAnsi"/>
        </w:rPr>
        <w:t>MACRAW Mode SOCKET0</w:t>
      </w:r>
      <w:r w:rsidRPr="001605E7">
        <w:rPr>
          <w:rFonts w:eastAsiaTheme="minorHAnsi" w:hint="eastAsia"/>
        </w:rPr>
        <w:t>로</w:t>
      </w:r>
      <w:r w:rsidRPr="001605E7">
        <w:rPr>
          <w:rFonts w:eastAsiaTheme="minorHAnsi"/>
        </w:rPr>
        <w:t xml:space="preserve"> DATA </w:t>
      </w:r>
      <w:r w:rsidRPr="001605E7">
        <w:rPr>
          <w:rFonts w:eastAsiaTheme="minorHAnsi" w:hint="eastAsia"/>
        </w:rPr>
        <w:t>전송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시</w:t>
      </w:r>
      <w:r w:rsidRPr="001605E7">
        <w:rPr>
          <w:rFonts w:eastAsiaTheme="minorHAnsi"/>
        </w:rPr>
        <w:t xml:space="preserve">, </w:t>
      </w:r>
      <w:r w:rsidRPr="00371269">
        <w:rPr>
          <w:rFonts w:eastAsiaTheme="minorHAnsi" w:hint="eastAsia"/>
        </w:rPr>
        <w:t>전송할</w:t>
      </w:r>
      <w:r w:rsidRPr="00371269">
        <w:rPr>
          <w:rFonts w:eastAsiaTheme="minorHAnsi" w:hint="eastAsia"/>
        </w:rPr>
        <w:t xml:space="preserve"> DATA</w:t>
      </w:r>
      <w:r w:rsidRPr="00371269">
        <w:rPr>
          <w:rFonts w:eastAsiaTheme="minorHAnsi" w:hint="eastAsia"/>
        </w:rPr>
        <w:t>가</w:t>
      </w:r>
      <w:r w:rsidRPr="00371269">
        <w:rPr>
          <w:rFonts w:eastAsiaTheme="minorHAnsi" w:hint="eastAsia"/>
        </w:rPr>
        <w:t xml:space="preserve"> </w:t>
      </w:r>
      <w:r w:rsidRPr="001605E7">
        <w:rPr>
          <w:rFonts w:eastAsiaTheme="minorHAnsi"/>
        </w:rPr>
        <w:t>S0_TXBUF_</w:t>
      </w:r>
      <w:r w:rsidRPr="004C5D4C">
        <w:rPr>
          <w:rFonts w:eastAsiaTheme="minorHAnsi"/>
          <w:color w:val="000000" w:themeColor="text1"/>
        </w:rPr>
        <w:t>SIZE</w:t>
      </w:r>
      <w:r w:rsidRPr="004C5D4C">
        <w:rPr>
          <w:rFonts w:eastAsiaTheme="minorHAnsi" w:hint="eastAsia"/>
          <w:color w:val="000000" w:themeColor="text1"/>
        </w:rPr>
        <w:t>나</w:t>
      </w:r>
      <w:r w:rsidRPr="004C5D4C">
        <w:rPr>
          <w:rFonts w:eastAsiaTheme="minorHAnsi"/>
          <w:color w:val="000000" w:themeColor="text1"/>
        </w:rPr>
        <w:t xml:space="preserve"> 151</w:t>
      </w:r>
      <w:r w:rsidRPr="004C5D4C">
        <w:rPr>
          <w:rFonts w:eastAsiaTheme="minorHAnsi" w:hint="eastAsia"/>
          <w:color w:val="000000" w:themeColor="text1"/>
        </w:rPr>
        <w:t>4</w:t>
      </w:r>
      <w:r w:rsidRPr="004C5D4C">
        <w:rPr>
          <w:rFonts w:eastAsiaTheme="minorHAnsi"/>
          <w:color w:val="000000" w:themeColor="text1"/>
        </w:rPr>
        <w:t xml:space="preserve"> Byte</w:t>
      </w:r>
      <w:r w:rsidRPr="001605E7">
        <w:rPr>
          <w:rFonts w:eastAsiaTheme="minorHAnsi" w:hint="eastAsia"/>
        </w:rPr>
        <w:t>보다</w:t>
      </w:r>
      <w:r w:rsidRPr="001605E7">
        <w:rPr>
          <w:rFonts w:eastAsiaTheme="minorHAnsi"/>
        </w:rPr>
        <w:t xml:space="preserve"> </w:t>
      </w:r>
      <w:r>
        <w:rPr>
          <w:rFonts w:eastAsiaTheme="minorHAnsi" w:hint="eastAsia"/>
        </w:rPr>
        <w:t>큰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경우에</w:t>
      </w:r>
      <w:r w:rsidRPr="001605E7">
        <w:rPr>
          <w:rFonts w:eastAsiaTheme="minorHAnsi"/>
        </w:rPr>
        <w:t xml:space="preserve"> HOST</w:t>
      </w:r>
      <w:r w:rsidRPr="001605E7">
        <w:rPr>
          <w:rFonts w:eastAsiaTheme="minorHAnsi" w:hint="eastAsia"/>
        </w:rPr>
        <w:t>는</w:t>
      </w:r>
      <w:r w:rsidRPr="001605E7">
        <w:rPr>
          <w:rFonts w:eastAsiaTheme="minorHAnsi"/>
        </w:rPr>
        <w:t xml:space="preserve"> DATA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>
        <w:rPr>
          <w:rFonts w:eastAsiaTheme="minorHAnsi" w:hint="eastAsia"/>
        </w:rPr>
        <w:t>나누어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전송해야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한다</w:t>
      </w:r>
      <w:r w:rsidRPr="001605E7">
        <w:rPr>
          <w:rFonts w:eastAsiaTheme="minorHAnsi"/>
        </w:rPr>
        <w:t xml:space="preserve">. </w:t>
      </w:r>
      <w:r w:rsidRPr="001605E7">
        <w:rPr>
          <w:rFonts w:eastAsiaTheme="minorHAnsi" w:hint="eastAsia"/>
        </w:rPr>
        <w:t>그리고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전송</w:t>
      </w:r>
      <w:r w:rsidRPr="001605E7">
        <w:rPr>
          <w:rFonts w:eastAsiaTheme="minorHAnsi"/>
        </w:rPr>
        <w:t xml:space="preserve"> DATA</w:t>
      </w:r>
      <w:r w:rsidRPr="001605E7">
        <w:rPr>
          <w:rFonts w:eastAsiaTheme="minorHAnsi" w:hint="eastAsia"/>
        </w:rPr>
        <w:t>가</w:t>
      </w:r>
      <w:r w:rsidRPr="001605E7">
        <w:rPr>
          <w:rFonts w:eastAsiaTheme="minorHAnsi"/>
        </w:rPr>
        <w:t xml:space="preserve"> 60 byte</w:t>
      </w:r>
      <w:r w:rsidRPr="001605E7">
        <w:rPr>
          <w:rFonts w:eastAsiaTheme="minorHAnsi" w:hint="eastAsia"/>
        </w:rPr>
        <w:t>보다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작은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경우</w:t>
      </w:r>
      <w:r w:rsidRPr="001605E7">
        <w:rPr>
          <w:rFonts w:eastAsiaTheme="minorHAnsi"/>
        </w:rPr>
        <w:t xml:space="preserve"> Zero Padding</w:t>
      </w:r>
      <w:r w:rsidRPr="001605E7">
        <w:rPr>
          <w:rFonts w:eastAsiaTheme="minorHAnsi" w:hint="eastAsia"/>
        </w:rPr>
        <w:t>이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이루어진다</w:t>
      </w:r>
      <w:r w:rsidRPr="001605E7">
        <w:rPr>
          <w:rFonts w:eastAsiaTheme="minorHAnsi"/>
        </w:rPr>
        <w:t xml:space="preserve">. </w:t>
      </w:r>
      <w:r w:rsidRPr="001605E7">
        <w:rPr>
          <w:rFonts w:eastAsiaTheme="minorHAnsi" w:hint="eastAsia"/>
        </w:rPr>
        <w:t>전송이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완료되면</w:t>
      </w:r>
      <w:r w:rsidRPr="001605E7">
        <w:rPr>
          <w:rFonts w:eastAsiaTheme="minorHAnsi"/>
        </w:rPr>
        <w:t xml:space="preserve"> S0_IR[SENDOK]</w:t>
      </w:r>
      <w:r w:rsidRPr="001605E7">
        <w:rPr>
          <w:rFonts w:eastAsiaTheme="minorHAnsi" w:hint="eastAsia"/>
        </w:rPr>
        <w:t>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발생한다</w:t>
      </w:r>
      <w:r w:rsidRPr="001605E7">
        <w:rPr>
          <w:rFonts w:eastAsiaTheme="minorHAnsi"/>
        </w:rPr>
        <w:t>.</w:t>
      </w:r>
    </w:p>
    <w:p w14:paraId="6D69200E" w14:textId="236B01C7" w:rsidR="00CD2401" w:rsidRPr="007B77DF" w:rsidRDefault="00CD2401" w:rsidP="00155A42">
      <w:pPr>
        <w:pStyle w:val="11"/>
        <w:rPr>
          <w:rFonts w:eastAsiaTheme="minorHAnsi"/>
        </w:rPr>
      </w:pPr>
    </w:p>
    <w:p w14:paraId="74FF99D1" w14:textId="77777777" w:rsidR="00CD2401" w:rsidRPr="007B77DF" w:rsidRDefault="00CD2401" w:rsidP="00155A42">
      <w:pPr>
        <w:pStyle w:val="11"/>
        <w:rPr>
          <w:rFonts w:eastAsiaTheme="minorHAnsi"/>
        </w:rPr>
      </w:pPr>
    </w:p>
    <w:p w14:paraId="4D47EED0" w14:textId="6111838F" w:rsidR="00EA333D" w:rsidRPr="001605E7" w:rsidRDefault="008B75BF" w:rsidP="00FD51AB">
      <w:pPr>
        <w:pStyle w:val="11"/>
        <w:rPr>
          <w:rFonts w:eastAsiaTheme="minorHAnsi"/>
        </w:rPr>
      </w:pPr>
      <w:r>
        <w:rPr>
          <w:rFonts w:hint="eastAsia"/>
        </w:rPr>
        <w:sym w:font="Wingdings" w:char="F09F"/>
      </w:r>
      <w:r>
        <w:t xml:space="preserve"> </w:t>
      </w:r>
      <w:r w:rsidR="00C730A7" w:rsidRPr="001605E7">
        <w:rPr>
          <w:rFonts w:eastAsiaTheme="minorHAnsi"/>
        </w:rPr>
        <w:t>Sending Process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/>
        <w:tblLook w:val="04A0" w:firstRow="1" w:lastRow="0" w:firstColumn="1" w:lastColumn="0" w:noHBand="0" w:noVBand="1"/>
      </w:tblPr>
      <w:tblGrid>
        <w:gridCol w:w="8495"/>
      </w:tblGrid>
      <w:tr w:rsidR="00EA333D" w:rsidRPr="00546234" w14:paraId="221F13A4" w14:textId="77777777" w:rsidTr="00F4420C">
        <w:tc>
          <w:tcPr>
            <w:tcW w:w="8495" w:type="dxa"/>
            <w:shd w:val="clear" w:color="auto" w:fill="F2F2F2"/>
          </w:tcPr>
          <w:p w14:paraId="718B0CDF" w14:textId="77777777" w:rsidR="008B75BF" w:rsidRDefault="008B75BF" w:rsidP="008B75BF">
            <w:pPr>
              <w:pStyle w:val="11"/>
            </w:pPr>
            <w:r w:rsidRPr="00DF101A">
              <w:t>{</w:t>
            </w:r>
          </w:p>
          <w:p w14:paraId="7E79CA82" w14:textId="77777777" w:rsidR="008B75BF" w:rsidRDefault="008B75BF" w:rsidP="008B75BF">
            <w:pPr>
              <w:pStyle w:val="11"/>
            </w:pPr>
            <w:r w:rsidRPr="00DF101A">
              <w:rPr>
                <w:rFonts w:hint="eastAsia"/>
              </w:rPr>
              <w:t>START</w:t>
            </w:r>
            <w:r w:rsidRPr="00DF101A">
              <w:t xml:space="preserve"> </w:t>
            </w:r>
            <w:r w:rsidRPr="00DF101A">
              <w:rPr>
                <w:rFonts w:hint="eastAsia"/>
              </w:rPr>
              <w:t>:</w:t>
            </w:r>
          </w:p>
          <w:p w14:paraId="215AEBF8" w14:textId="77777777" w:rsidR="008B75BF" w:rsidRDefault="008B75BF" w:rsidP="008B75BF">
            <w:pPr>
              <w:pStyle w:val="11"/>
            </w:pPr>
            <w:r>
              <w:t xml:space="preserve">        </w:t>
            </w:r>
            <w:r w:rsidRPr="00F40AF7">
              <w:rPr>
                <w:color w:val="0000FF"/>
              </w:rPr>
              <w:t xml:space="preserve">/* check </w:t>
            </w:r>
            <w:r>
              <w:rPr>
                <w:color w:val="0000FF"/>
              </w:rPr>
              <w:t xml:space="preserve">Sending DATA Size </w:t>
            </w:r>
            <w:r w:rsidRPr="00F40AF7">
              <w:rPr>
                <w:color w:val="0000FF"/>
              </w:rPr>
              <w:t>*/</w:t>
            </w:r>
          </w:p>
          <w:p w14:paraId="381B3D9F" w14:textId="77777777" w:rsidR="008B75BF" w:rsidRDefault="008B75BF" w:rsidP="008B75BF">
            <w:pPr>
              <w:pStyle w:val="11"/>
            </w:pPr>
            <w:r>
              <w:t xml:space="preserve">        get_tx_size = </w:t>
            </w:r>
            <w:r>
              <w:rPr>
                <w:rFonts w:hint="eastAsia"/>
              </w:rPr>
              <w:t>g</w:t>
            </w:r>
            <w:r>
              <w:t>S0_TX_</w:t>
            </w:r>
            <w:r>
              <w:rPr>
                <w:rFonts w:hint="eastAsia"/>
              </w:rPr>
              <w:t>MAX</w:t>
            </w:r>
            <w:r>
              <w:t>;</w:t>
            </w:r>
          </w:p>
          <w:p w14:paraId="0817BCE7" w14:textId="77777777" w:rsidR="008B75BF" w:rsidRDefault="008B75BF" w:rsidP="008B75BF">
            <w:pPr>
              <w:pStyle w:val="11"/>
            </w:pPr>
            <w:r>
              <w:t xml:space="preserve">        if(</w:t>
            </w:r>
            <w:r>
              <w:rPr>
                <w:rFonts w:hint="eastAsia"/>
              </w:rPr>
              <w:t>send_size</w:t>
            </w:r>
            <w:r>
              <w:t xml:space="preserve"> &gt; get_tx_size) || (send_size &gt; 1516) goto START;</w:t>
            </w:r>
          </w:p>
          <w:p w14:paraId="11B6AFFB" w14:textId="77777777" w:rsidR="008B75BF" w:rsidRDefault="008B75BF" w:rsidP="008B75BF">
            <w:pPr>
              <w:pStyle w:val="11"/>
            </w:pPr>
          </w:p>
          <w:p w14:paraId="2889DD4B" w14:textId="77777777" w:rsidR="008B75BF" w:rsidRDefault="008B75BF" w:rsidP="008B75BF">
            <w:pPr>
              <w:pStyle w:val="11"/>
            </w:pPr>
            <w:r>
              <w:t xml:space="preserve">        </w:t>
            </w:r>
            <w:r w:rsidRPr="00F40AF7">
              <w:rPr>
                <w:color w:val="0000FF"/>
              </w:rPr>
              <w:t>/* calculate offset address */</w:t>
            </w:r>
          </w:p>
          <w:p w14:paraId="4BFB470F" w14:textId="77777777" w:rsidR="008B75BF" w:rsidRDefault="008B75BF" w:rsidP="008B75BF">
            <w:pPr>
              <w:pStyle w:val="11"/>
            </w:pPr>
            <w:r>
              <w:t xml:space="preserve">        get_offset = S0_TX_WR &amp; gS0_TX_MASK;</w:t>
            </w:r>
          </w:p>
          <w:p w14:paraId="01E1E8DD" w14:textId="77777777" w:rsidR="008B75BF" w:rsidRDefault="008B75BF" w:rsidP="008B75BF">
            <w:pPr>
              <w:pStyle w:val="11"/>
            </w:pPr>
          </w:p>
          <w:p w14:paraId="52AF14AA" w14:textId="77777777" w:rsidR="008B75BF" w:rsidRDefault="008B75BF" w:rsidP="008B75BF">
            <w:pPr>
              <w:pStyle w:val="11"/>
            </w:pPr>
            <w:r>
              <w:t xml:space="preserve">        </w:t>
            </w:r>
            <w:r w:rsidRPr="00F40AF7">
              <w:rPr>
                <w:color w:val="0000FF"/>
              </w:rPr>
              <w:t>/* calculate start address(SOCKET0 TX Buffer Block address) */</w:t>
            </w:r>
          </w:p>
          <w:p w14:paraId="21B8A84F" w14:textId="77777777" w:rsidR="008B75BF" w:rsidRDefault="008B75BF" w:rsidP="008B75BF">
            <w:pPr>
              <w:pStyle w:val="11"/>
            </w:pPr>
            <w:r>
              <w:t xml:space="preserve">        get_start_address = gS0_TX_BASE + get_offset;</w:t>
            </w:r>
          </w:p>
          <w:p w14:paraId="441DB46B" w14:textId="77777777" w:rsidR="008B75BF" w:rsidRDefault="008B75BF" w:rsidP="008B75BF">
            <w:pPr>
              <w:pStyle w:val="11"/>
            </w:pPr>
          </w:p>
          <w:p w14:paraId="429F3EEB" w14:textId="77777777" w:rsidR="008B75BF" w:rsidRDefault="008B75BF" w:rsidP="008B75BF">
            <w:pPr>
              <w:pStyle w:val="11"/>
            </w:pPr>
            <w:r>
              <w:t xml:space="preserve">        </w:t>
            </w:r>
            <w:r w:rsidRPr="00F40AF7">
              <w:rPr>
                <w:color w:val="0000FF"/>
              </w:rPr>
              <w:t>/* if overflow SOCKET0 TX Buffer Block */</w:t>
            </w:r>
          </w:p>
          <w:p w14:paraId="723D933C" w14:textId="77777777" w:rsidR="008B75BF" w:rsidRDefault="008B75BF" w:rsidP="008B75BF">
            <w:pPr>
              <w:pStyle w:val="11"/>
            </w:pPr>
            <w:r>
              <w:t xml:space="preserve">        If( (get_offset + send_size) &gt; gS0_TX_MAX )</w:t>
            </w:r>
          </w:p>
          <w:p w14:paraId="3F466B25" w14:textId="77777777" w:rsidR="008B75BF" w:rsidRDefault="008B75BF" w:rsidP="008B75BF">
            <w:pPr>
              <w:pStyle w:val="11"/>
            </w:pPr>
            <w:r>
              <w:t xml:space="preserve">        {</w:t>
            </w:r>
          </w:p>
          <w:p w14:paraId="0B893825" w14:textId="77777777" w:rsidR="008B75BF" w:rsidRDefault="008B75BF" w:rsidP="008B75BF">
            <w:pPr>
              <w:pStyle w:val="11"/>
            </w:pPr>
            <w:r>
              <w:t xml:space="preserve">            </w:t>
            </w:r>
            <w:r w:rsidRPr="00F40AF7">
              <w:rPr>
                <w:color w:val="0000FF"/>
              </w:rPr>
              <w:t>/* copy upper size byte of source_address to get_start_address */</w:t>
            </w:r>
          </w:p>
          <w:p w14:paraId="2A3BA4C8" w14:textId="77777777" w:rsidR="008B75BF" w:rsidRDefault="008B75BF" w:rsidP="008B75BF">
            <w:pPr>
              <w:pStyle w:val="11"/>
              <w:ind w:firstLineChars="600" w:firstLine="1200"/>
            </w:pPr>
            <w:r>
              <w:t>upper_size = gS0_TX_MAX – get_offset;</w:t>
            </w:r>
          </w:p>
          <w:p w14:paraId="4D2D4F1E" w14:textId="77777777" w:rsidR="008B75BF" w:rsidRDefault="008B75BF" w:rsidP="008B75BF">
            <w:pPr>
              <w:pStyle w:val="11"/>
            </w:pPr>
            <w:r>
              <w:t xml:space="preserve">            memcpy(source_address, get_start_address, upper_size);</w:t>
            </w:r>
          </w:p>
          <w:p w14:paraId="5E411028" w14:textId="77777777" w:rsidR="008B75BF" w:rsidRDefault="008B75BF" w:rsidP="008B75BF">
            <w:pPr>
              <w:pStyle w:val="11"/>
            </w:pPr>
          </w:p>
          <w:p w14:paraId="0115BBB5" w14:textId="77777777" w:rsidR="008B75BF" w:rsidRDefault="008B75BF" w:rsidP="008B75BF">
            <w:pPr>
              <w:pStyle w:val="11"/>
            </w:pPr>
            <w:r>
              <w:t xml:space="preserve">            </w:t>
            </w:r>
            <w:r w:rsidRPr="00F40AF7">
              <w:rPr>
                <w:color w:val="0000FF"/>
              </w:rPr>
              <w:t>/* copy left size byte of source_address to gS0_TX_BASE */</w:t>
            </w:r>
          </w:p>
          <w:p w14:paraId="39CEB4D1" w14:textId="77777777" w:rsidR="008B75BF" w:rsidRDefault="008B75BF" w:rsidP="008B75BF">
            <w:pPr>
              <w:pStyle w:val="11"/>
            </w:pPr>
            <w:r>
              <w:t xml:space="preserve">            source_address += upper_size;</w:t>
            </w:r>
          </w:p>
          <w:p w14:paraId="49FB9A41" w14:textId="77777777" w:rsidR="008B75BF" w:rsidRDefault="008B75BF" w:rsidP="008B75BF">
            <w:pPr>
              <w:pStyle w:val="11"/>
            </w:pPr>
            <w:r>
              <w:t xml:space="preserve">            left_size = send_size – upper_size;</w:t>
            </w:r>
          </w:p>
          <w:p w14:paraId="54599D3C" w14:textId="77777777" w:rsidR="008B75BF" w:rsidRDefault="008B75BF" w:rsidP="008B75BF">
            <w:pPr>
              <w:pStyle w:val="11"/>
            </w:pPr>
            <w:r>
              <w:t xml:space="preserve">            memcpy(source_address, gS0_TX_BASE, left_size);</w:t>
            </w:r>
          </w:p>
          <w:p w14:paraId="0CF1D6AD" w14:textId="77777777" w:rsidR="008B75BF" w:rsidRDefault="008B75BF" w:rsidP="008B75BF">
            <w:pPr>
              <w:pStyle w:val="11"/>
            </w:pPr>
            <w:r>
              <w:t xml:space="preserve">        }</w:t>
            </w:r>
          </w:p>
          <w:p w14:paraId="34C55017" w14:textId="77777777" w:rsidR="008B75BF" w:rsidRDefault="008B75BF" w:rsidP="008B75BF">
            <w:pPr>
              <w:pStyle w:val="11"/>
            </w:pPr>
            <w:r>
              <w:t xml:space="preserve">        else</w:t>
            </w:r>
          </w:p>
          <w:p w14:paraId="109E4066" w14:textId="77777777" w:rsidR="008B75BF" w:rsidRDefault="008B75BF" w:rsidP="008B75BF">
            <w:pPr>
              <w:pStyle w:val="11"/>
            </w:pPr>
            <w:r>
              <w:t xml:space="preserve">        {</w:t>
            </w:r>
          </w:p>
          <w:p w14:paraId="22194BD1" w14:textId="77777777" w:rsidR="008B75BF" w:rsidRDefault="008B75BF" w:rsidP="008B75BF">
            <w:pPr>
              <w:pStyle w:val="11"/>
            </w:pPr>
            <w:r>
              <w:t xml:space="preserve">            </w:t>
            </w:r>
            <w:r w:rsidRPr="00F40AF7">
              <w:rPr>
                <w:color w:val="0000FF"/>
              </w:rPr>
              <w:t>/* copy send size byte of source_address to get_start_address */</w:t>
            </w:r>
          </w:p>
          <w:p w14:paraId="3F7E64B2" w14:textId="77777777" w:rsidR="008B75BF" w:rsidRDefault="008B75BF" w:rsidP="008B75BF">
            <w:pPr>
              <w:pStyle w:val="11"/>
            </w:pPr>
            <w:r>
              <w:t xml:space="preserve">            memcpy(source_address, get_start_address, send_size);</w:t>
            </w:r>
          </w:p>
          <w:p w14:paraId="6EE9DD59" w14:textId="77777777" w:rsidR="008B75BF" w:rsidRDefault="008B75BF" w:rsidP="008B75BF">
            <w:pPr>
              <w:pStyle w:val="11"/>
            </w:pPr>
            <w:r>
              <w:t xml:space="preserve">        }</w:t>
            </w:r>
          </w:p>
          <w:p w14:paraId="1CDD93A0" w14:textId="77777777" w:rsidR="008B75BF" w:rsidRDefault="008B75BF" w:rsidP="008B75BF">
            <w:pPr>
              <w:pStyle w:val="11"/>
            </w:pPr>
          </w:p>
          <w:p w14:paraId="7B751100" w14:textId="77777777" w:rsidR="008B75BF" w:rsidRDefault="008B75BF" w:rsidP="008B75BF">
            <w:pPr>
              <w:pStyle w:val="11"/>
            </w:pPr>
            <w:r>
              <w:t xml:space="preserve">        </w:t>
            </w:r>
            <w:r w:rsidRPr="00F40AF7">
              <w:rPr>
                <w:color w:val="0000FF"/>
              </w:rPr>
              <w:t>/* increase Sn_TX_WR as length of send size */</w:t>
            </w:r>
          </w:p>
          <w:p w14:paraId="551A2FD3" w14:textId="77777777" w:rsidR="008B75BF" w:rsidRDefault="008B75BF" w:rsidP="008B75BF">
            <w:pPr>
              <w:pStyle w:val="11"/>
            </w:pPr>
            <w:r>
              <w:t xml:space="preserve">        S0_TX_WR += send_size;</w:t>
            </w:r>
          </w:p>
          <w:p w14:paraId="68A9912F" w14:textId="77777777" w:rsidR="008B75BF" w:rsidRDefault="008B75BF" w:rsidP="008B75BF">
            <w:pPr>
              <w:pStyle w:val="11"/>
            </w:pPr>
          </w:p>
          <w:p w14:paraId="4C33A89E" w14:textId="77777777" w:rsidR="008B75BF" w:rsidRDefault="008B75BF" w:rsidP="008B75BF">
            <w:pPr>
              <w:pStyle w:val="11"/>
            </w:pPr>
            <w:r>
              <w:t xml:space="preserve">        </w:t>
            </w:r>
            <w:r w:rsidRPr="00F40AF7">
              <w:rPr>
                <w:color w:val="0000FF"/>
              </w:rPr>
              <w:t>/* set SEND command */</w:t>
            </w:r>
          </w:p>
          <w:p w14:paraId="74D8887E" w14:textId="77777777" w:rsidR="008B75BF" w:rsidRDefault="008B75BF" w:rsidP="008B75BF">
            <w:pPr>
              <w:pStyle w:val="11"/>
            </w:pPr>
            <w:r>
              <w:t xml:space="preserve">        S0_CR = SEND;</w:t>
            </w:r>
          </w:p>
          <w:p w14:paraId="31F93479" w14:textId="77777777" w:rsidR="008B75BF" w:rsidRDefault="008B75BF" w:rsidP="008B75BF">
            <w:pPr>
              <w:pStyle w:val="11"/>
            </w:pPr>
          </w:p>
          <w:p w14:paraId="405ED29C" w14:textId="77777777" w:rsidR="008B75BF" w:rsidRDefault="008B75BF" w:rsidP="008B75BF">
            <w:pPr>
              <w:pStyle w:val="11"/>
              <w:ind w:firstLineChars="400" w:firstLine="800"/>
            </w:pPr>
            <w:r w:rsidRPr="00F40AF7">
              <w:rPr>
                <w:color w:val="0000FF"/>
              </w:rPr>
              <w:t xml:space="preserve">/* check </w:t>
            </w:r>
            <w:r>
              <w:rPr>
                <w:color w:val="0000FF"/>
              </w:rPr>
              <w:t>SENDOK interrupt</w:t>
            </w:r>
            <w:r w:rsidRPr="00F40AF7">
              <w:rPr>
                <w:color w:val="0000FF"/>
              </w:rPr>
              <w:t xml:space="preserve"> */</w:t>
            </w:r>
          </w:p>
          <w:p w14:paraId="10C27D8C" w14:textId="77777777" w:rsidR="008B75BF" w:rsidRDefault="008B75BF" w:rsidP="008B75BF">
            <w:pPr>
              <w:pStyle w:val="11"/>
              <w:ind w:firstLineChars="400" w:firstLine="800"/>
            </w:pPr>
            <w:r>
              <w:t>while(S0</w:t>
            </w:r>
            <w:r w:rsidRPr="00F6231D">
              <w:t>_</w:t>
            </w:r>
            <w:r>
              <w:t>I</w:t>
            </w:r>
            <w:r w:rsidRPr="00F6231D">
              <w:t>R</w:t>
            </w:r>
            <w:r>
              <w:t>[SENDOK] =</w:t>
            </w:r>
            <w:r w:rsidRPr="00F6231D">
              <w:t xml:space="preserve">= </w:t>
            </w:r>
            <w:r>
              <w:t>‘1’);</w:t>
            </w:r>
          </w:p>
          <w:p w14:paraId="1057134B" w14:textId="77777777" w:rsidR="008B75BF" w:rsidRDefault="008B75BF" w:rsidP="008B75BF">
            <w:pPr>
              <w:pStyle w:val="11"/>
              <w:ind w:firstLineChars="400" w:firstLine="800"/>
            </w:pPr>
          </w:p>
          <w:p w14:paraId="778BD6E5" w14:textId="77777777" w:rsidR="008B75BF" w:rsidRDefault="008B75BF" w:rsidP="008B75BF">
            <w:pPr>
              <w:pStyle w:val="11"/>
              <w:ind w:firstLineChars="400" w:firstLine="800"/>
            </w:pPr>
            <w:r w:rsidRPr="00F40AF7">
              <w:rPr>
                <w:color w:val="0000FF"/>
              </w:rPr>
              <w:t xml:space="preserve">/* </w:t>
            </w:r>
            <w:r>
              <w:rPr>
                <w:color w:val="0000FF"/>
              </w:rPr>
              <w:t>clear interrupt</w:t>
            </w:r>
            <w:r w:rsidRPr="00F40AF7">
              <w:rPr>
                <w:color w:val="0000FF"/>
              </w:rPr>
              <w:t xml:space="preserve"> */</w:t>
            </w:r>
          </w:p>
          <w:p w14:paraId="4AC0074D" w14:textId="77777777" w:rsidR="008B75BF" w:rsidRDefault="008B75BF" w:rsidP="008B75BF">
            <w:pPr>
              <w:pStyle w:val="11"/>
            </w:pPr>
            <w:r>
              <w:t xml:space="preserve">        S0_IR[SENDOK] = ‘1’;</w:t>
            </w:r>
          </w:p>
          <w:p w14:paraId="43E4F568" w14:textId="77777777" w:rsidR="008B75BF" w:rsidRPr="009C52BB" w:rsidRDefault="008B75BF" w:rsidP="008B75BF">
            <w:pPr>
              <w:pStyle w:val="11"/>
              <w:ind w:firstLineChars="400" w:firstLine="800"/>
              <w:rPr>
                <w:color w:val="0000FF"/>
              </w:rPr>
            </w:pPr>
            <w:r w:rsidRPr="00F40AF7">
              <w:rPr>
                <w:color w:val="0000FF"/>
              </w:rPr>
              <w:t xml:space="preserve">/* </w:t>
            </w:r>
            <w:r>
              <w:rPr>
                <w:color w:val="0000FF"/>
              </w:rPr>
              <w:t xml:space="preserve">Sn_IMR, Sn_IR </w:t>
            </w:r>
            <w:r>
              <w:rPr>
                <w:rFonts w:hint="eastAsia"/>
                <w:color w:val="0000FF"/>
              </w:rPr>
              <w:t>참조</w:t>
            </w:r>
            <w:r w:rsidRPr="00F40AF7">
              <w:rPr>
                <w:color w:val="0000FF"/>
              </w:rPr>
              <w:t xml:space="preserve"> */</w:t>
            </w:r>
          </w:p>
          <w:p w14:paraId="2312C512" w14:textId="7FA12B5A" w:rsidR="00EA333D" w:rsidRPr="001605E7" w:rsidRDefault="008B75BF" w:rsidP="00155A42">
            <w:pPr>
              <w:pStyle w:val="11"/>
              <w:rPr>
                <w:rFonts w:eastAsiaTheme="minorHAnsi"/>
              </w:rPr>
            </w:pPr>
            <w:r>
              <w:t>}</w:t>
            </w:r>
          </w:p>
        </w:tc>
      </w:tr>
    </w:tbl>
    <w:p w14:paraId="6990753F" w14:textId="77777777" w:rsidR="00EA333D" w:rsidRPr="001605E7" w:rsidRDefault="00EA333D" w:rsidP="00155A42">
      <w:pPr>
        <w:pStyle w:val="11"/>
        <w:rPr>
          <w:rFonts w:eastAsiaTheme="minorHAnsi"/>
        </w:rPr>
      </w:pPr>
    </w:p>
    <w:p w14:paraId="31E070EC" w14:textId="77777777" w:rsidR="0006110D" w:rsidRPr="001605E7" w:rsidRDefault="0006110D" w:rsidP="0006110D">
      <w:pPr>
        <w:pStyle w:val="11"/>
        <w:rPr>
          <w:rFonts w:eastAsiaTheme="minorHAnsi"/>
        </w:rPr>
      </w:pPr>
    </w:p>
    <w:p w14:paraId="0A58D9F1" w14:textId="77777777" w:rsidR="0006110D" w:rsidRPr="008C14F1" w:rsidRDefault="0006110D" w:rsidP="0006110D">
      <w:pPr>
        <w:pStyle w:val="31"/>
        <w:numPr>
          <w:ilvl w:val="2"/>
          <w:numId w:val="38"/>
        </w:numPr>
      </w:pPr>
      <w:r>
        <w:rPr>
          <w:rFonts w:hint="eastAsia"/>
        </w:rPr>
        <w:t>MACRAW Optional Functions</w:t>
      </w:r>
    </w:p>
    <w:p w14:paraId="0DAD9B9D" w14:textId="77777777" w:rsidR="0006110D" w:rsidRDefault="0006110D" w:rsidP="0006110D">
      <w:pPr>
        <w:pStyle w:val="11"/>
        <w:rPr>
          <w:rFonts w:eastAsiaTheme="minorHAnsi"/>
        </w:rPr>
      </w:pPr>
      <w:r w:rsidRPr="001605E7">
        <w:rPr>
          <w:rFonts w:eastAsiaTheme="minorHAnsi"/>
        </w:rPr>
        <w:t>MACRAW Mode</w:t>
      </w:r>
      <w:r w:rsidRPr="001605E7">
        <w:rPr>
          <w:rFonts w:eastAsiaTheme="minorHAnsi" w:hint="eastAsia"/>
        </w:rPr>
        <w:t>는</w:t>
      </w:r>
      <w:r w:rsidRPr="001605E7">
        <w:rPr>
          <w:rFonts w:eastAsiaTheme="minorHAnsi"/>
        </w:rPr>
        <w:t xml:space="preserve"> </w:t>
      </w:r>
      <w:r w:rsidRPr="001E64CB">
        <w:rPr>
          <w:rFonts w:eastAsiaTheme="minorHAnsi"/>
          <w:color w:val="FFC000"/>
        </w:rPr>
        <w:t>MAC Filter</w:t>
      </w:r>
      <w:r w:rsidRPr="001E64CB">
        <w:rPr>
          <w:rFonts w:eastAsiaTheme="minorHAnsi" w:hint="eastAsia"/>
          <w:color w:val="FFC000"/>
        </w:rPr>
        <w:t>외에도</w:t>
      </w:r>
      <w:r w:rsidRPr="001E64CB">
        <w:rPr>
          <w:rFonts w:eastAsiaTheme="minorHAnsi"/>
          <w:color w:val="FFC000"/>
        </w:rPr>
        <w:t xml:space="preserve"> </w:t>
      </w:r>
      <w:r w:rsidRPr="001605E7">
        <w:rPr>
          <w:rFonts w:eastAsiaTheme="minorHAnsi" w:hint="eastAsia"/>
        </w:rPr>
        <w:t>특정</w:t>
      </w:r>
      <w:r w:rsidRPr="001605E7">
        <w:rPr>
          <w:rFonts w:eastAsiaTheme="minorHAnsi"/>
        </w:rPr>
        <w:t xml:space="preserve"> Packet(Broadcast, Multicast, IPv6)</w:t>
      </w:r>
      <w:r w:rsidRPr="001605E7">
        <w:rPr>
          <w:rFonts w:eastAsiaTheme="minorHAnsi" w:hint="eastAsia"/>
        </w:rPr>
        <w:t>을</w:t>
      </w:r>
      <w:r w:rsidRPr="001605E7">
        <w:rPr>
          <w:rFonts w:eastAsiaTheme="minorHAnsi"/>
        </w:rPr>
        <w:t xml:space="preserve"> Block</w:t>
      </w:r>
      <w:r w:rsidRPr="001605E7">
        <w:rPr>
          <w:rFonts w:eastAsiaTheme="minorHAnsi" w:hint="eastAsia"/>
        </w:rPr>
        <w:t>하는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기능을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지원한다</w:t>
      </w:r>
      <w:r w:rsidRPr="001605E7">
        <w:rPr>
          <w:rFonts w:eastAsiaTheme="minorHAnsi"/>
        </w:rPr>
        <w:t>. SOCKET0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MACRAW Mode</w:t>
      </w:r>
      <w:r w:rsidRPr="001605E7">
        <w:rPr>
          <w:rFonts w:eastAsiaTheme="minorHAnsi" w:hint="eastAsia"/>
        </w:rPr>
        <w:t>로</w:t>
      </w:r>
      <w:r w:rsidRPr="001605E7">
        <w:rPr>
          <w:rFonts w:eastAsiaTheme="minorHAnsi"/>
        </w:rPr>
        <w:t xml:space="preserve"> OPEN</w:t>
      </w:r>
      <w:r w:rsidRPr="001605E7">
        <w:rPr>
          <w:rFonts w:eastAsiaTheme="minorHAnsi" w:hint="eastAsia"/>
        </w:rPr>
        <w:t>하기전에</w:t>
      </w:r>
      <w:r w:rsidRPr="001605E7">
        <w:rPr>
          <w:rFonts w:eastAsiaTheme="minorHAnsi"/>
        </w:rPr>
        <w:t xml:space="preserve"> S0_MR2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통해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해당</w:t>
      </w:r>
      <w:r w:rsidRPr="001605E7">
        <w:rPr>
          <w:rFonts w:eastAsiaTheme="minorHAnsi"/>
        </w:rPr>
        <w:t xml:space="preserve"> Block</w:t>
      </w:r>
      <w:r w:rsidRPr="001605E7">
        <w:rPr>
          <w:rFonts w:eastAsiaTheme="minorHAnsi" w:hint="eastAsia"/>
        </w:rPr>
        <w:t>을</w:t>
      </w:r>
      <w:r w:rsidRPr="001605E7">
        <w:rPr>
          <w:rFonts w:eastAsiaTheme="minorHAnsi"/>
        </w:rPr>
        <w:t xml:space="preserve"> Enable</w:t>
      </w:r>
      <w:r w:rsidRPr="001605E7">
        <w:rPr>
          <w:rFonts w:eastAsiaTheme="minorHAnsi" w:hint="eastAsia"/>
        </w:rPr>
        <w:t>할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있다</w:t>
      </w:r>
      <w:r w:rsidRPr="001605E7">
        <w:rPr>
          <w:rFonts w:eastAsiaTheme="minorHAnsi"/>
        </w:rPr>
        <w:t>.</w:t>
      </w:r>
      <w:r>
        <w:rPr>
          <w:rFonts w:eastAsiaTheme="minorHAnsi" w:hint="eastAsia"/>
        </w:rPr>
        <w:t xml:space="preserve"> </w:t>
      </w:r>
    </w:p>
    <w:p w14:paraId="58379E31" w14:textId="77777777" w:rsidR="0006110D" w:rsidRPr="001605E7" w:rsidRDefault="0006110D" w:rsidP="0006110D">
      <w:pPr>
        <w:pStyle w:val="11"/>
        <w:rPr>
          <w:rFonts w:eastAsiaTheme="minorHAnsi"/>
        </w:rPr>
      </w:pPr>
      <w:r w:rsidRPr="00444028">
        <w:rPr>
          <w:rFonts w:eastAsiaTheme="minorHAnsi" w:hint="eastAsia"/>
          <w:color w:val="FFC000"/>
        </w:rPr>
        <w:t>(</w:t>
      </w:r>
      <w:r>
        <w:rPr>
          <w:rFonts w:eastAsiaTheme="minorHAnsi" w:hint="eastAsia"/>
          <w:color w:val="FFC000"/>
        </w:rPr>
        <w:t>option function</w:t>
      </w:r>
      <w:r w:rsidRPr="00444028">
        <w:rPr>
          <w:rFonts w:eastAsiaTheme="minorHAnsi" w:hint="eastAsia"/>
          <w:color w:val="FFC000"/>
        </w:rPr>
        <w:t>코드빼자</w:t>
      </w:r>
      <w:r w:rsidRPr="00444028">
        <w:rPr>
          <w:rFonts w:eastAsiaTheme="minorHAnsi" w:hint="eastAsia"/>
          <w:color w:val="FFC000"/>
        </w:rPr>
        <w:t>)</w:t>
      </w:r>
    </w:p>
    <w:p w14:paraId="68BC9491" w14:textId="77777777" w:rsidR="0006110D" w:rsidRPr="00D96E20" w:rsidRDefault="0006110D" w:rsidP="0006110D">
      <w:pPr>
        <w:pStyle w:val="11"/>
        <w:rPr>
          <w:rFonts w:eastAsiaTheme="minorHAnsi"/>
        </w:rPr>
      </w:pPr>
    </w:p>
    <w:p w14:paraId="259C658E" w14:textId="77777777" w:rsidR="0006110D" w:rsidRPr="00E42757" w:rsidRDefault="0006110D" w:rsidP="0006110D">
      <w:pPr>
        <w:pStyle w:val="11"/>
        <w:rPr>
          <w:rFonts w:eastAsiaTheme="minorHAnsi"/>
          <w:color w:val="FF0000"/>
        </w:rPr>
      </w:pPr>
      <w:r w:rsidRPr="00E42757">
        <w:rPr>
          <w:rFonts w:eastAsiaTheme="minorHAnsi"/>
          <w:color w:val="FF0000"/>
        </w:rPr>
        <w:t>MACRAW Mode has Packet Block functions for specific Packet, Broadcast, Multicast and IPv6.</w:t>
      </w:r>
    </w:p>
    <w:p w14:paraId="7BF0BB1E" w14:textId="77777777" w:rsidR="0006110D" w:rsidRPr="00E42757" w:rsidRDefault="0006110D" w:rsidP="0006110D">
      <w:pPr>
        <w:pStyle w:val="11"/>
        <w:rPr>
          <w:rFonts w:eastAsiaTheme="minorHAnsi"/>
          <w:color w:val="FF0000"/>
        </w:rPr>
      </w:pPr>
      <w:r w:rsidRPr="00E42757">
        <w:rPr>
          <w:rFonts w:eastAsiaTheme="minorHAnsi"/>
          <w:color w:val="FF0000"/>
        </w:rPr>
        <w:t>This functions must be set by S0_MR2 before MACRAW Mode SOCKET0 OPEN.</w:t>
      </w:r>
    </w:p>
    <w:p w14:paraId="5D47797D" w14:textId="77777777" w:rsidR="0006110D" w:rsidRPr="001605E7" w:rsidRDefault="0006110D" w:rsidP="0006110D">
      <w:pPr>
        <w:pStyle w:val="11"/>
        <w:rPr>
          <w:rFonts w:eastAsiaTheme="minorHAnsi"/>
        </w:rPr>
      </w:pPr>
    </w:p>
    <w:p w14:paraId="1A0C998A" w14:textId="77777777" w:rsidR="0006110D" w:rsidRPr="001605E7" w:rsidRDefault="0006110D" w:rsidP="0006110D">
      <w:pPr>
        <w:pStyle w:val="11"/>
        <w:rPr>
          <w:rFonts w:eastAsiaTheme="minorHAnsi"/>
        </w:rPr>
      </w:pPr>
      <w:r>
        <w:rPr>
          <w:rFonts w:hint="eastAsia"/>
        </w:rPr>
        <w:sym w:font="Wingdings" w:char="F09F"/>
      </w:r>
      <w:r>
        <w:t xml:space="preserve"> </w:t>
      </w:r>
      <w:r w:rsidRPr="001605E7">
        <w:rPr>
          <w:rFonts w:eastAsiaTheme="minorHAnsi"/>
        </w:rPr>
        <w:t>Enable Broadcast Block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/>
        <w:tblLook w:val="04A0" w:firstRow="1" w:lastRow="0" w:firstColumn="1" w:lastColumn="0" w:noHBand="0" w:noVBand="1"/>
      </w:tblPr>
      <w:tblGrid>
        <w:gridCol w:w="8495"/>
      </w:tblGrid>
      <w:tr w:rsidR="0006110D" w:rsidRPr="00546234" w14:paraId="2513AC5E" w14:textId="77777777" w:rsidTr="004C5D4C">
        <w:tc>
          <w:tcPr>
            <w:tcW w:w="8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06AF089" w14:textId="77777777" w:rsidR="0006110D" w:rsidRPr="00F6231D" w:rsidRDefault="0006110D" w:rsidP="004C5D4C">
            <w:pPr>
              <w:pStyle w:val="11"/>
            </w:pPr>
            <w:r w:rsidRPr="00F6231D">
              <w:rPr>
                <w:rFonts w:hint="eastAsia"/>
              </w:rPr>
              <w:t>{</w:t>
            </w:r>
          </w:p>
          <w:p w14:paraId="519ABAD2" w14:textId="77777777" w:rsidR="0006110D" w:rsidRDefault="0006110D" w:rsidP="004C5D4C">
            <w:pPr>
              <w:pStyle w:val="11"/>
            </w:pPr>
            <w:r>
              <w:t>BROADCAST BLOCK</w:t>
            </w:r>
            <w:r w:rsidRPr="00F6231D">
              <w:t xml:space="preserve"> :</w:t>
            </w:r>
          </w:p>
          <w:p w14:paraId="37FDD84A" w14:textId="77777777" w:rsidR="0006110D" w:rsidRDefault="0006110D" w:rsidP="004C5D4C">
            <w:pPr>
              <w:pStyle w:val="11"/>
              <w:ind w:firstLineChars="400" w:firstLine="800"/>
            </w:pPr>
            <w:r w:rsidRPr="00F831CF">
              <w:rPr>
                <w:color w:val="0000FF"/>
              </w:rPr>
              <w:t>/* set MACRAW mode */</w:t>
            </w:r>
          </w:p>
          <w:p w14:paraId="205F6C19" w14:textId="77777777" w:rsidR="0006110D" w:rsidRDefault="0006110D" w:rsidP="004C5D4C">
            <w:pPr>
              <w:pStyle w:val="11"/>
              <w:ind w:firstLineChars="400" w:firstLine="800"/>
            </w:pPr>
            <w:r>
              <w:rPr>
                <w:rFonts w:hint="eastAsia"/>
              </w:rPr>
              <w:t>S0_MR</w:t>
            </w:r>
            <w:r>
              <w:t>[3:0] = 4’b0100</w:t>
            </w:r>
            <w:r>
              <w:rPr>
                <w:rFonts w:hint="eastAsia"/>
              </w:rPr>
              <w:t>;</w:t>
            </w:r>
          </w:p>
          <w:p w14:paraId="07C2AD10" w14:textId="77777777" w:rsidR="0006110D" w:rsidRDefault="0006110D" w:rsidP="004C5D4C">
            <w:pPr>
              <w:pStyle w:val="11"/>
            </w:pPr>
          </w:p>
          <w:p w14:paraId="5275F835" w14:textId="77777777" w:rsidR="0006110D" w:rsidRDefault="0006110D" w:rsidP="004C5D4C">
            <w:pPr>
              <w:pStyle w:val="11"/>
            </w:pPr>
            <w:r>
              <w:rPr>
                <w:rFonts w:hint="eastAsia"/>
              </w:rPr>
              <w:t xml:space="preserve">        </w:t>
            </w:r>
            <w:r w:rsidRPr="00F831CF">
              <w:rPr>
                <w:rFonts w:hint="eastAsia"/>
                <w:color w:val="0000FF"/>
              </w:rPr>
              <w:t>/</w:t>
            </w:r>
            <w:r w:rsidRPr="00F831CF">
              <w:rPr>
                <w:color w:val="0000FF"/>
              </w:rPr>
              <w:t>* Enable Broadcast Block *</w:t>
            </w:r>
            <w:r w:rsidRPr="00F831CF">
              <w:rPr>
                <w:rFonts w:hint="eastAsia"/>
                <w:color w:val="0000FF"/>
              </w:rPr>
              <w:t>/</w:t>
            </w:r>
          </w:p>
          <w:p w14:paraId="12BFE857" w14:textId="77777777" w:rsidR="0006110D" w:rsidRDefault="0006110D" w:rsidP="004C5D4C">
            <w:pPr>
              <w:pStyle w:val="11"/>
            </w:pPr>
            <w:r>
              <w:t xml:space="preserve">        S0_MR2[BCSRBLK] = ‘1’;</w:t>
            </w:r>
          </w:p>
          <w:p w14:paraId="67411856" w14:textId="77777777" w:rsidR="0006110D" w:rsidRPr="003D5B6E" w:rsidRDefault="0006110D" w:rsidP="004C5D4C">
            <w:pPr>
              <w:pStyle w:val="11"/>
            </w:pPr>
          </w:p>
          <w:p w14:paraId="474F8710" w14:textId="77777777" w:rsidR="0006110D" w:rsidRDefault="0006110D" w:rsidP="004C5D4C">
            <w:pPr>
              <w:pStyle w:val="11"/>
              <w:ind w:firstLineChars="400" w:firstLine="800"/>
            </w:pPr>
            <w:r w:rsidRPr="00F831CF">
              <w:rPr>
                <w:color w:val="0000FF"/>
              </w:rPr>
              <w:t>/* set OPEN command */</w:t>
            </w:r>
          </w:p>
          <w:p w14:paraId="50FD5943" w14:textId="77777777" w:rsidR="0006110D" w:rsidRDefault="0006110D" w:rsidP="004C5D4C">
            <w:pPr>
              <w:pStyle w:val="11"/>
              <w:ind w:firstLineChars="400" w:firstLine="800"/>
            </w:pPr>
            <w:r>
              <w:t>S0_CR = OPEN;</w:t>
            </w:r>
          </w:p>
          <w:p w14:paraId="22564120" w14:textId="77777777" w:rsidR="0006110D" w:rsidRPr="00DF3A5C" w:rsidRDefault="0006110D" w:rsidP="004C5D4C">
            <w:pPr>
              <w:pStyle w:val="11"/>
            </w:pPr>
          </w:p>
          <w:p w14:paraId="620D1DAC" w14:textId="77777777" w:rsidR="0006110D" w:rsidRDefault="0006110D" w:rsidP="004C5D4C">
            <w:pPr>
              <w:pStyle w:val="11"/>
              <w:ind w:firstLineChars="400" w:firstLine="800"/>
            </w:pPr>
            <w:r w:rsidRPr="00F831CF">
              <w:rPr>
                <w:color w:val="0000FF"/>
              </w:rPr>
              <w:t>/* check SOCKET0 is MACRAW mode */</w:t>
            </w:r>
          </w:p>
          <w:p w14:paraId="2C384067" w14:textId="77777777" w:rsidR="0006110D" w:rsidRPr="00F6231D" w:rsidRDefault="0006110D" w:rsidP="004C5D4C">
            <w:pPr>
              <w:pStyle w:val="11"/>
              <w:ind w:firstLineChars="400" w:firstLine="800"/>
            </w:pPr>
            <w:r>
              <w:t>if(S0</w:t>
            </w:r>
            <w:r w:rsidRPr="00F6231D">
              <w:t xml:space="preserve">_SR != </w:t>
            </w:r>
            <w:r w:rsidRPr="00DF101A">
              <w:t>MACRAW</w:t>
            </w:r>
            <w:r>
              <w:t>) S0</w:t>
            </w:r>
            <w:r w:rsidRPr="00F6231D">
              <w:t xml:space="preserve">_CR = CLOSE; goto </w:t>
            </w:r>
            <w:r>
              <w:t>BROADCAST BLOCK;</w:t>
            </w:r>
          </w:p>
          <w:p w14:paraId="050B7EFF" w14:textId="77777777" w:rsidR="0006110D" w:rsidRPr="001605E7" w:rsidRDefault="0006110D" w:rsidP="004C5D4C">
            <w:pPr>
              <w:pStyle w:val="11"/>
              <w:rPr>
                <w:rFonts w:eastAsiaTheme="minorHAnsi"/>
              </w:rPr>
            </w:pPr>
            <w:r>
              <w:t>}</w:t>
            </w:r>
          </w:p>
        </w:tc>
      </w:tr>
    </w:tbl>
    <w:p w14:paraId="7EC860AB" w14:textId="77777777" w:rsidR="0006110D" w:rsidRPr="001605E7" w:rsidRDefault="0006110D" w:rsidP="0006110D">
      <w:pPr>
        <w:pStyle w:val="11"/>
        <w:rPr>
          <w:rFonts w:eastAsiaTheme="minorHAnsi"/>
        </w:rPr>
      </w:pPr>
    </w:p>
    <w:p w14:paraId="68318E1C" w14:textId="77777777" w:rsidR="0006110D" w:rsidRPr="001605E7" w:rsidRDefault="0006110D" w:rsidP="0006110D">
      <w:pPr>
        <w:pStyle w:val="11"/>
        <w:rPr>
          <w:rFonts w:eastAsiaTheme="minorHAnsi"/>
        </w:rPr>
      </w:pPr>
      <w:r>
        <w:rPr>
          <w:rFonts w:hint="eastAsia"/>
        </w:rPr>
        <w:sym w:font="Wingdings" w:char="F09F"/>
      </w:r>
      <w:r>
        <w:t xml:space="preserve"> </w:t>
      </w:r>
      <w:r w:rsidRPr="001605E7">
        <w:rPr>
          <w:rFonts w:eastAsiaTheme="minorHAnsi"/>
        </w:rPr>
        <w:t>Enable Multicast Block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/>
        <w:tblLook w:val="04A0" w:firstRow="1" w:lastRow="0" w:firstColumn="1" w:lastColumn="0" w:noHBand="0" w:noVBand="1"/>
      </w:tblPr>
      <w:tblGrid>
        <w:gridCol w:w="8495"/>
      </w:tblGrid>
      <w:tr w:rsidR="0006110D" w:rsidRPr="00546234" w14:paraId="16E6EFEC" w14:textId="77777777" w:rsidTr="004C5D4C">
        <w:tc>
          <w:tcPr>
            <w:tcW w:w="8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025AA1A" w14:textId="77777777" w:rsidR="0006110D" w:rsidRPr="00EA4E8E" w:rsidRDefault="0006110D" w:rsidP="004C5D4C">
            <w:pPr>
              <w:pStyle w:val="11"/>
            </w:pPr>
            <w:r w:rsidRPr="00EA4E8E">
              <w:rPr>
                <w:rFonts w:hint="eastAsia"/>
              </w:rPr>
              <w:t>{</w:t>
            </w:r>
          </w:p>
          <w:p w14:paraId="4FFB90CB" w14:textId="77777777" w:rsidR="0006110D" w:rsidRPr="00EA4E8E" w:rsidRDefault="0006110D" w:rsidP="004C5D4C">
            <w:pPr>
              <w:pStyle w:val="11"/>
            </w:pPr>
            <w:r w:rsidRPr="00EA4E8E">
              <w:t>MULTICAST BLOCK :</w:t>
            </w:r>
          </w:p>
          <w:p w14:paraId="00EEA46D" w14:textId="77777777" w:rsidR="0006110D" w:rsidRDefault="0006110D" w:rsidP="004C5D4C">
            <w:pPr>
              <w:pStyle w:val="11"/>
              <w:ind w:firstLineChars="400" w:firstLine="800"/>
            </w:pPr>
            <w:r w:rsidRPr="00F831CF">
              <w:rPr>
                <w:color w:val="0000FF"/>
              </w:rPr>
              <w:t>/* set MACRAW mode */</w:t>
            </w:r>
          </w:p>
          <w:p w14:paraId="5E26938E" w14:textId="77777777" w:rsidR="0006110D" w:rsidRDefault="0006110D" w:rsidP="004C5D4C">
            <w:pPr>
              <w:pStyle w:val="11"/>
              <w:ind w:firstLineChars="400" w:firstLine="800"/>
            </w:pPr>
            <w:r>
              <w:rPr>
                <w:rFonts w:hint="eastAsia"/>
              </w:rPr>
              <w:t>S0_MR</w:t>
            </w:r>
            <w:r>
              <w:t>[3:0] = 4’b0100</w:t>
            </w:r>
            <w:r>
              <w:rPr>
                <w:rFonts w:hint="eastAsia"/>
              </w:rPr>
              <w:t>;</w:t>
            </w:r>
          </w:p>
          <w:p w14:paraId="08F7A401" w14:textId="77777777" w:rsidR="0006110D" w:rsidRDefault="0006110D" w:rsidP="004C5D4C">
            <w:pPr>
              <w:pStyle w:val="11"/>
            </w:pPr>
          </w:p>
          <w:p w14:paraId="1F5B6B25" w14:textId="77777777" w:rsidR="0006110D" w:rsidRDefault="0006110D" w:rsidP="004C5D4C">
            <w:pPr>
              <w:pStyle w:val="11"/>
            </w:pPr>
            <w:r>
              <w:rPr>
                <w:rFonts w:hint="eastAsia"/>
              </w:rPr>
              <w:t xml:space="preserve">        </w:t>
            </w:r>
            <w:r w:rsidRPr="00F831CF">
              <w:rPr>
                <w:rFonts w:hint="eastAsia"/>
                <w:color w:val="0000FF"/>
              </w:rPr>
              <w:t>/</w:t>
            </w:r>
            <w:r w:rsidRPr="00F831CF">
              <w:rPr>
                <w:color w:val="0000FF"/>
              </w:rPr>
              <w:t>* Enable Multicast Block *</w:t>
            </w:r>
            <w:r w:rsidRPr="00F831CF">
              <w:rPr>
                <w:rFonts w:hint="eastAsia"/>
                <w:color w:val="0000FF"/>
              </w:rPr>
              <w:t>/</w:t>
            </w:r>
          </w:p>
          <w:p w14:paraId="112A2770" w14:textId="77777777" w:rsidR="0006110D" w:rsidRDefault="0006110D" w:rsidP="004C5D4C">
            <w:pPr>
              <w:pStyle w:val="11"/>
            </w:pPr>
            <w:r>
              <w:t xml:space="preserve">        S0_MR2[MCSTBLK] = ‘1’;</w:t>
            </w:r>
          </w:p>
          <w:p w14:paraId="1937A19F" w14:textId="77777777" w:rsidR="0006110D" w:rsidRPr="003D5B6E" w:rsidRDefault="0006110D" w:rsidP="004C5D4C">
            <w:pPr>
              <w:pStyle w:val="11"/>
            </w:pPr>
          </w:p>
          <w:p w14:paraId="06401181" w14:textId="77777777" w:rsidR="0006110D" w:rsidRDefault="0006110D" w:rsidP="004C5D4C">
            <w:pPr>
              <w:pStyle w:val="11"/>
              <w:ind w:firstLineChars="400" w:firstLine="800"/>
            </w:pPr>
            <w:r w:rsidRPr="00F831CF">
              <w:rPr>
                <w:color w:val="0000FF"/>
              </w:rPr>
              <w:t>/* set OPEN command */</w:t>
            </w:r>
          </w:p>
          <w:p w14:paraId="62EC32F1" w14:textId="77777777" w:rsidR="0006110D" w:rsidRDefault="0006110D" w:rsidP="004C5D4C">
            <w:pPr>
              <w:pStyle w:val="11"/>
              <w:ind w:firstLineChars="400" w:firstLine="800"/>
            </w:pPr>
            <w:r>
              <w:t>S0_CR = OPEN;</w:t>
            </w:r>
          </w:p>
          <w:p w14:paraId="1A6B206B" w14:textId="77777777" w:rsidR="0006110D" w:rsidRPr="00DF3A5C" w:rsidRDefault="0006110D" w:rsidP="004C5D4C">
            <w:pPr>
              <w:pStyle w:val="11"/>
            </w:pPr>
          </w:p>
          <w:p w14:paraId="1AC76CAF" w14:textId="77777777" w:rsidR="0006110D" w:rsidRDefault="0006110D" w:rsidP="004C5D4C">
            <w:pPr>
              <w:pStyle w:val="11"/>
              <w:ind w:firstLineChars="400" w:firstLine="800"/>
            </w:pPr>
            <w:r w:rsidRPr="00F831CF">
              <w:rPr>
                <w:color w:val="0000FF"/>
              </w:rPr>
              <w:t>/* check SOCKET0 is MACRAW mode */</w:t>
            </w:r>
          </w:p>
          <w:p w14:paraId="6FA137CF" w14:textId="77777777" w:rsidR="0006110D" w:rsidRPr="001605E7" w:rsidRDefault="0006110D" w:rsidP="004C5D4C">
            <w:pPr>
              <w:pStyle w:val="11"/>
              <w:rPr>
                <w:rFonts w:eastAsiaTheme="minorHAnsi"/>
              </w:rPr>
            </w:pPr>
            <w:r>
              <w:t>if(S0</w:t>
            </w:r>
            <w:r w:rsidRPr="00F6231D">
              <w:t xml:space="preserve">_SR != </w:t>
            </w:r>
            <w:r w:rsidRPr="00DF101A">
              <w:t>MACRAW</w:t>
            </w:r>
          </w:p>
        </w:tc>
      </w:tr>
    </w:tbl>
    <w:p w14:paraId="348EDD9E" w14:textId="77777777" w:rsidR="0006110D" w:rsidRPr="001605E7" w:rsidRDefault="0006110D" w:rsidP="0006110D">
      <w:pPr>
        <w:pStyle w:val="11"/>
        <w:rPr>
          <w:rFonts w:eastAsiaTheme="minorHAnsi"/>
        </w:rPr>
      </w:pPr>
    </w:p>
    <w:p w14:paraId="67D8C8AB" w14:textId="77777777" w:rsidR="0006110D" w:rsidRPr="001605E7" w:rsidRDefault="0006110D" w:rsidP="0006110D">
      <w:pPr>
        <w:pStyle w:val="11"/>
        <w:rPr>
          <w:rFonts w:eastAsiaTheme="minorHAnsi"/>
        </w:rPr>
      </w:pPr>
      <w:r>
        <w:rPr>
          <w:rFonts w:hint="eastAsia"/>
        </w:rPr>
        <w:sym w:font="Wingdings" w:char="F09F"/>
      </w:r>
      <w:r>
        <w:t xml:space="preserve"> </w:t>
      </w:r>
      <w:r w:rsidRPr="001605E7">
        <w:rPr>
          <w:rFonts w:eastAsiaTheme="minorHAnsi"/>
        </w:rPr>
        <w:t>Enable IPv6 Block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/>
        <w:tblLook w:val="04A0" w:firstRow="1" w:lastRow="0" w:firstColumn="1" w:lastColumn="0" w:noHBand="0" w:noVBand="1"/>
      </w:tblPr>
      <w:tblGrid>
        <w:gridCol w:w="8495"/>
      </w:tblGrid>
      <w:tr w:rsidR="0006110D" w:rsidRPr="00546234" w14:paraId="09A021AE" w14:textId="77777777" w:rsidTr="004C5D4C">
        <w:tc>
          <w:tcPr>
            <w:tcW w:w="8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29732E6" w14:textId="77777777" w:rsidR="0006110D" w:rsidRPr="001605E7" w:rsidRDefault="0006110D" w:rsidP="004C5D4C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{</w:t>
            </w:r>
          </w:p>
          <w:p w14:paraId="7D884ECF" w14:textId="77777777" w:rsidR="0006110D" w:rsidRPr="001605E7" w:rsidRDefault="0006110D" w:rsidP="004C5D4C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IPV6 BLOCK :</w:t>
            </w:r>
          </w:p>
          <w:p w14:paraId="71445050" w14:textId="77777777" w:rsidR="0006110D" w:rsidRPr="001605E7" w:rsidRDefault="0006110D" w:rsidP="004C5D4C">
            <w:pPr>
              <w:pStyle w:val="11"/>
              <w:ind w:firstLineChars="400" w:firstLine="800"/>
              <w:rPr>
                <w:rFonts w:eastAsiaTheme="minorHAnsi"/>
              </w:rPr>
            </w:pPr>
            <w:r w:rsidRPr="001605E7">
              <w:rPr>
                <w:rFonts w:eastAsiaTheme="minorHAnsi"/>
                <w:color w:val="0000FF"/>
              </w:rPr>
              <w:t>/* set MACRAW mode */</w:t>
            </w:r>
          </w:p>
          <w:p w14:paraId="64C9FA3B" w14:textId="77777777" w:rsidR="0006110D" w:rsidRPr="001605E7" w:rsidRDefault="0006110D" w:rsidP="004C5D4C">
            <w:pPr>
              <w:pStyle w:val="11"/>
              <w:ind w:firstLineChars="400" w:firstLine="800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S0_MR = MACRAW;</w:t>
            </w:r>
          </w:p>
          <w:p w14:paraId="33919C4D" w14:textId="77777777" w:rsidR="0006110D" w:rsidRPr="001605E7" w:rsidRDefault="0006110D" w:rsidP="004C5D4C">
            <w:pPr>
              <w:pStyle w:val="11"/>
              <w:rPr>
                <w:rFonts w:eastAsiaTheme="minorHAnsi"/>
              </w:rPr>
            </w:pPr>
          </w:p>
          <w:p w14:paraId="7425FAE7" w14:textId="77777777" w:rsidR="0006110D" w:rsidRPr="001605E7" w:rsidRDefault="0006110D" w:rsidP="004C5D4C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 </w:t>
            </w:r>
            <w:r w:rsidRPr="001605E7">
              <w:rPr>
                <w:rFonts w:eastAsiaTheme="minorHAnsi"/>
                <w:color w:val="0000FF"/>
              </w:rPr>
              <w:t>/* Enable IPv6 Block */</w:t>
            </w:r>
          </w:p>
          <w:p w14:paraId="70177450" w14:textId="77777777" w:rsidR="0006110D" w:rsidRPr="001605E7" w:rsidRDefault="0006110D" w:rsidP="004C5D4C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 S0_MR2 = IPV6BLK;</w:t>
            </w:r>
          </w:p>
          <w:p w14:paraId="4ED61FC4" w14:textId="77777777" w:rsidR="0006110D" w:rsidRPr="001605E7" w:rsidRDefault="0006110D" w:rsidP="004C5D4C">
            <w:pPr>
              <w:pStyle w:val="11"/>
              <w:rPr>
                <w:rFonts w:eastAsiaTheme="minorHAnsi"/>
              </w:rPr>
            </w:pPr>
          </w:p>
          <w:p w14:paraId="078D820A" w14:textId="77777777" w:rsidR="0006110D" w:rsidRPr="001605E7" w:rsidRDefault="0006110D" w:rsidP="004C5D4C">
            <w:pPr>
              <w:pStyle w:val="11"/>
              <w:ind w:firstLineChars="400" w:firstLine="800"/>
              <w:rPr>
                <w:rFonts w:eastAsiaTheme="minorHAnsi"/>
              </w:rPr>
            </w:pPr>
            <w:r w:rsidRPr="001605E7">
              <w:rPr>
                <w:rFonts w:eastAsiaTheme="minorHAnsi"/>
                <w:color w:val="0000FF"/>
              </w:rPr>
              <w:t>/* set OPEN command */</w:t>
            </w:r>
          </w:p>
          <w:p w14:paraId="5AC27952" w14:textId="77777777" w:rsidR="0006110D" w:rsidRPr="001605E7" w:rsidRDefault="0006110D" w:rsidP="004C5D4C">
            <w:pPr>
              <w:pStyle w:val="11"/>
              <w:ind w:firstLineChars="400" w:firstLine="800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S0_CR = OPEN;</w:t>
            </w:r>
          </w:p>
          <w:p w14:paraId="71B527C3" w14:textId="77777777" w:rsidR="0006110D" w:rsidRPr="001605E7" w:rsidRDefault="0006110D" w:rsidP="004C5D4C">
            <w:pPr>
              <w:pStyle w:val="11"/>
              <w:rPr>
                <w:rFonts w:eastAsiaTheme="minorHAnsi"/>
              </w:rPr>
            </w:pPr>
          </w:p>
          <w:p w14:paraId="4DC35009" w14:textId="77777777" w:rsidR="0006110D" w:rsidRPr="001605E7" w:rsidRDefault="0006110D" w:rsidP="004C5D4C">
            <w:pPr>
              <w:pStyle w:val="11"/>
              <w:ind w:firstLineChars="400" w:firstLine="800"/>
              <w:rPr>
                <w:rFonts w:eastAsiaTheme="minorHAnsi"/>
              </w:rPr>
            </w:pPr>
            <w:r w:rsidRPr="001605E7">
              <w:rPr>
                <w:rFonts w:eastAsiaTheme="minorHAnsi"/>
                <w:color w:val="0000FF"/>
              </w:rPr>
              <w:t>/* check SOCKET0 is MACRAW mode */</w:t>
            </w:r>
          </w:p>
          <w:p w14:paraId="58E24E32" w14:textId="77777777" w:rsidR="0006110D" w:rsidRPr="001605E7" w:rsidRDefault="0006110D" w:rsidP="004C5D4C">
            <w:pPr>
              <w:pStyle w:val="11"/>
              <w:ind w:firstLineChars="400" w:firstLine="800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if(S0_SR != MACRAW) S0_CR = CLOSE; goto MULTICAST BLOCK;</w:t>
            </w:r>
          </w:p>
          <w:p w14:paraId="7CDEC7B3" w14:textId="77777777" w:rsidR="0006110D" w:rsidRPr="001605E7" w:rsidRDefault="0006110D" w:rsidP="004C5D4C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}</w:t>
            </w:r>
          </w:p>
        </w:tc>
      </w:tr>
    </w:tbl>
    <w:p w14:paraId="5F38C93B" w14:textId="77777777" w:rsidR="0006110D" w:rsidRPr="001605E7" w:rsidRDefault="0006110D" w:rsidP="0006110D">
      <w:pPr>
        <w:pStyle w:val="11"/>
        <w:rPr>
          <w:rFonts w:eastAsiaTheme="minorHAnsi"/>
        </w:rPr>
      </w:pPr>
    </w:p>
    <w:p w14:paraId="208CBF0B" w14:textId="77777777" w:rsidR="0006110D" w:rsidRPr="001605E7" w:rsidRDefault="0006110D" w:rsidP="0006110D">
      <w:pPr>
        <w:pStyle w:val="11"/>
        <w:rPr>
          <w:rFonts w:eastAsiaTheme="minorHAnsi"/>
        </w:rPr>
      </w:pPr>
      <w:r w:rsidRPr="001605E7">
        <w:rPr>
          <w:rFonts w:eastAsiaTheme="minorHAnsi"/>
        </w:rPr>
        <w:br w:type="page"/>
      </w:r>
    </w:p>
    <w:p w14:paraId="46DEAB67" w14:textId="77777777" w:rsidR="00BB51C5" w:rsidRPr="001605E7" w:rsidRDefault="00BB51C5" w:rsidP="00155A42">
      <w:pPr>
        <w:pStyle w:val="11"/>
        <w:rPr>
          <w:rFonts w:eastAsiaTheme="minorHAnsi"/>
        </w:rPr>
      </w:pPr>
    </w:p>
    <w:p w14:paraId="39F52403" w14:textId="77777777" w:rsidR="00C52C75" w:rsidRDefault="00C52C75">
      <w:pPr>
        <w:rPr>
          <w:rFonts w:ascii="Trebuchet MS" w:eastAsia="맑은 고딕" w:hAnsi="Trebuchet MS"/>
          <w:sz w:val="30"/>
          <w:szCs w:val="32"/>
        </w:rPr>
      </w:pPr>
      <w:bookmarkStart w:id="573" w:name="_Toc483830097"/>
      <w:r>
        <w:br w:type="page"/>
      </w:r>
    </w:p>
    <w:p w14:paraId="512D78EE" w14:textId="7C21DBAB" w:rsidR="00DF101A" w:rsidRPr="00546234" w:rsidRDefault="00053E69" w:rsidP="00BF5B95">
      <w:pPr>
        <w:pStyle w:val="21"/>
      </w:pPr>
      <w:r w:rsidRPr="00546234">
        <w:t>SOCKET</w:t>
      </w:r>
      <w:r w:rsidR="008F781E" w:rsidRPr="00546234">
        <w:t xml:space="preserve">-less </w:t>
      </w:r>
      <w:r w:rsidR="00DF101A" w:rsidRPr="00546234">
        <w:t>C</w:t>
      </w:r>
      <w:r w:rsidR="00FF03A6" w:rsidRPr="00546234">
        <w:t>ommand</w:t>
      </w:r>
      <w:bookmarkEnd w:id="573"/>
    </w:p>
    <w:p w14:paraId="3AA018C0" w14:textId="15160B24" w:rsidR="008B75BF" w:rsidRDefault="004C3B6D" w:rsidP="00C52C75">
      <w:pPr>
        <w:pStyle w:val="11"/>
      </w:pPr>
      <w:r>
        <w:t>W5100S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SOCKET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r w:rsidR="008B75BF">
        <w:t>ARP Request</w:t>
      </w:r>
      <w:r w:rsidR="008B75BF">
        <w:rPr>
          <w:rFonts w:hint="eastAsia"/>
        </w:rPr>
        <w:t xml:space="preserve"> </w:t>
      </w:r>
      <w:r w:rsidR="008B75BF">
        <w:t xml:space="preserve">Packet </w:t>
      </w:r>
      <w:r w:rsidR="008B75BF">
        <w:rPr>
          <w:rFonts w:hint="eastAsia"/>
        </w:rPr>
        <w:t>또는</w:t>
      </w:r>
      <w:r w:rsidR="008B75BF">
        <w:rPr>
          <w:rFonts w:hint="eastAsia"/>
        </w:rPr>
        <w:t xml:space="preserve"> </w:t>
      </w:r>
      <w:r w:rsidR="008B75BF">
        <w:t xml:space="preserve">PING Request </w:t>
      </w:r>
      <w:r w:rsidR="008B75BF">
        <w:rPr>
          <w:rFonts w:hint="eastAsia"/>
        </w:rPr>
        <w:t>Packet</w:t>
      </w:r>
      <w:r w:rsidR="008B75BF">
        <w:rPr>
          <w:rFonts w:hint="eastAsia"/>
        </w:rPr>
        <w:t>을</w:t>
      </w:r>
      <w:r w:rsidR="008B75BF">
        <w:rPr>
          <w:rFonts w:hint="eastAsia"/>
        </w:rPr>
        <w:t xml:space="preserve"> </w:t>
      </w:r>
      <w:r w:rsidR="008B75BF">
        <w:rPr>
          <w:rFonts w:hint="eastAsia"/>
        </w:rPr>
        <w:t>전송하는</w:t>
      </w:r>
      <w:r w:rsidR="008B75BF">
        <w:rPr>
          <w:rFonts w:hint="eastAsia"/>
        </w:rPr>
        <w:t xml:space="preserve"> </w:t>
      </w:r>
      <w:r>
        <w:rPr>
          <w:rFonts w:hint="eastAsia"/>
        </w:rPr>
        <w:t>SOCKET-less</w:t>
      </w:r>
      <w:r>
        <w:t xml:space="preserve"> </w:t>
      </w:r>
      <w:r w:rsidR="008B75BF">
        <w:t>Commands</w:t>
      </w:r>
      <w:r w:rsidR="008B75BF">
        <w:rPr>
          <w:rFonts w:hint="eastAsia"/>
        </w:rPr>
        <w:t>를</w:t>
      </w:r>
      <w:r w:rsidR="008B75BF">
        <w:rPr>
          <w:rFonts w:hint="eastAsia"/>
        </w:rPr>
        <w:t xml:space="preserve"> </w:t>
      </w:r>
      <w:r w:rsidR="008B75BF">
        <w:rPr>
          <w:rFonts w:hint="eastAsia"/>
        </w:rPr>
        <w:t>지원</w:t>
      </w:r>
      <w:r>
        <w:rPr>
          <w:rFonts w:hint="eastAsia"/>
        </w:rPr>
        <w:t>한</w:t>
      </w:r>
      <w:r w:rsidR="008B75BF">
        <w:rPr>
          <w:rFonts w:hint="eastAsia"/>
        </w:rPr>
        <w:t>다</w:t>
      </w:r>
      <w:r w:rsidR="008B75BF">
        <w:rPr>
          <w:rFonts w:hint="eastAsia"/>
        </w:rPr>
        <w:t>.</w:t>
      </w:r>
      <w:r w:rsidR="008B75BF">
        <w:t xml:space="preserve"> </w:t>
      </w:r>
      <w:r w:rsidR="008B75BF">
        <w:rPr>
          <w:rFonts w:hint="eastAsia"/>
        </w:rPr>
        <w:t>전송한</w:t>
      </w:r>
      <w:r w:rsidR="008B75BF">
        <w:rPr>
          <w:rFonts w:hint="eastAsia"/>
        </w:rPr>
        <w:t xml:space="preserve"> </w:t>
      </w:r>
      <w:r w:rsidR="008B75BF">
        <w:t>Packet</w:t>
      </w:r>
      <w:r w:rsidR="008B75BF">
        <w:rPr>
          <w:rFonts w:hint="eastAsia"/>
        </w:rPr>
        <w:t>에</w:t>
      </w:r>
      <w:r w:rsidR="008B75BF">
        <w:rPr>
          <w:rFonts w:hint="eastAsia"/>
        </w:rPr>
        <w:t xml:space="preserve"> </w:t>
      </w:r>
      <w:r w:rsidR="008B75BF">
        <w:rPr>
          <w:rFonts w:hint="eastAsia"/>
        </w:rPr>
        <w:t>대한</w:t>
      </w:r>
      <w:r w:rsidR="008B75BF">
        <w:rPr>
          <w:rFonts w:hint="eastAsia"/>
        </w:rPr>
        <w:t xml:space="preserve"> </w:t>
      </w:r>
      <w:r w:rsidR="008B75BF">
        <w:rPr>
          <w:rFonts w:hint="eastAsia"/>
        </w:rPr>
        <w:t>응답이</w:t>
      </w:r>
      <w:r w:rsidR="008B75BF">
        <w:rPr>
          <w:rFonts w:hint="eastAsia"/>
        </w:rPr>
        <w:t xml:space="preserve"> </w:t>
      </w:r>
      <w:r w:rsidR="008B75BF">
        <w:rPr>
          <w:rFonts w:hint="eastAsia"/>
        </w:rPr>
        <w:t>없는</w:t>
      </w:r>
      <w:r w:rsidR="008B75BF">
        <w:rPr>
          <w:rFonts w:hint="eastAsia"/>
        </w:rPr>
        <w:t xml:space="preserve"> </w:t>
      </w:r>
      <w:r w:rsidR="008B75BF">
        <w:rPr>
          <w:rFonts w:hint="eastAsia"/>
        </w:rPr>
        <w:t>경우</w:t>
      </w:r>
      <w:r w:rsidR="008B75BF">
        <w:rPr>
          <w:rFonts w:hint="eastAsia"/>
        </w:rPr>
        <w:t xml:space="preserve"> </w:t>
      </w:r>
      <w:r w:rsidR="008B75BF">
        <w:t>SLRTR, SLRCR</w:t>
      </w:r>
      <w:r w:rsidR="008B75BF">
        <w:rPr>
          <w:rFonts w:hint="eastAsia"/>
        </w:rPr>
        <w:t>에</w:t>
      </w:r>
      <w:r w:rsidR="008B75BF">
        <w:rPr>
          <w:rFonts w:hint="eastAsia"/>
        </w:rPr>
        <w:t xml:space="preserve"> </w:t>
      </w:r>
      <w:r w:rsidR="008B75BF">
        <w:rPr>
          <w:rFonts w:hint="eastAsia"/>
        </w:rPr>
        <w:t>의한</w:t>
      </w:r>
      <w:r w:rsidR="008B75BF">
        <w:rPr>
          <w:rFonts w:hint="eastAsia"/>
        </w:rPr>
        <w:t xml:space="preserve"> </w:t>
      </w:r>
      <w:r w:rsidR="008B75BF">
        <w:t>TIMEOUT</w:t>
      </w:r>
      <w:r w:rsidR="008B75BF">
        <w:rPr>
          <w:rFonts w:hint="eastAsia"/>
        </w:rPr>
        <w:t>이</w:t>
      </w:r>
      <w:r w:rsidR="008B75BF">
        <w:rPr>
          <w:rFonts w:hint="eastAsia"/>
        </w:rPr>
        <w:t xml:space="preserve"> </w:t>
      </w:r>
      <w:r w:rsidR="008B75BF">
        <w:rPr>
          <w:rFonts w:hint="eastAsia"/>
        </w:rPr>
        <w:t>발생한다</w:t>
      </w:r>
      <w:r w:rsidR="008B75BF">
        <w:rPr>
          <w:rFonts w:hint="eastAsia"/>
        </w:rPr>
        <w:t>.</w:t>
      </w:r>
      <w:r>
        <w:t xml:space="preserve"> </w:t>
      </w:r>
      <w:r>
        <w:rPr>
          <w:rFonts w:hint="eastAsia"/>
        </w:rPr>
        <w:t>아래의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_Ref492556485 \h</w:instrText>
      </w:r>
      <w:r>
        <w:instrText xml:space="preserve"> </w:instrText>
      </w:r>
      <w:r>
        <w:fldChar w:fldCharType="separate"/>
      </w:r>
      <w:r>
        <w:t xml:space="preserve">Figure </w:t>
      </w:r>
      <w:r>
        <w:rPr>
          <w:noProof/>
        </w:rPr>
        <w:t>14</w:t>
      </w:r>
      <w:r>
        <w:fldChar w:fldCharType="end"/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SOCKET-less Commands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동작흐름을</w:t>
      </w:r>
      <w:r>
        <w:rPr>
          <w:rFonts w:hint="eastAsia"/>
        </w:rPr>
        <w:t xml:space="preserve"> </w:t>
      </w:r>
      <w:commentRangeStart w:id="574"/>
      <w:r>
        <w:rPr>
          <w:rFonts w:hint="eastAsia"/>
        </w:rPr>
        <w:t>나타낸다</w:t>
      </w:r>
      <w:commentRangeEnd w:id="574"/>
      <w:r w:rsidR="00DD0611">
        <w:rPr>
          <w:rStyle w:val="aff7"/>
          <w:rFonts w:ascii="바탕" w:eastAsia="바탕" w:hAnsi="Times New Roman" w:cs="Times New Roman"/>
        </w:rPr>
        <w:commentReference w:id="574"/>
      </w:r>
      <w:r>
        <w:rPr>
          <w:rFonts w:hint="eastAsia"/>
        </w:rPr>
        <w:t>.</w:t>
      </w:r>
    </w:p>
    <w:p w14:paraId="0C73485B" w14:textId="77777777" w:rsidR="00C52C75" w:rsidRDefault="00C52C75" w:rsidP="00C52C75">
      <w:pPr>
        <w:pStyle w:val="11"/>
      </w:pPr>
    </w:p>
    <w:p w14:paraId="34723499" w14:textId="77777777" w:rsidR="008B75BF" w:rsidRDefault="008B75BF" w:rsidP="00C52C75">
      <w:pPr>
        <w:pStyle w:val="11"/>
        <w:jc w:val="center"/>
      </w:pPr>
      <w:r w:rsidRPr="00C52C75">
        <w:rPr>
          <w:noProof/>
        </w:rPr>
        <w:drawing>
          <wp:inline distT="0" distB="0" distL="0" distR="0" wp14:anchorId="601B6F62" wp14:editId="3D52934B">
            <wp:extent cx="3193415" cy="3524250"/>
            <wp:effectExtent l="0" t="0" r="698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ocket less floq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96" cy="352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D5B8" w14:textId="376E40AB" w:rsidR="008B75BF" w:rsidRDefault="008B75BF" w:rsidP="00C52C75">
      <w:pPr>
        <w:pStyle w:val="a8"/>
      </w:pPr>
      <w:bookmarkStart w:id="575" w:name="_Ref492556485"/>
      <w:bookmarkStart w:id="576" w:name="_Ref492019700"/>
      <w:r>
        <w:t xml:space="preserve">Figure </w:t>
      </w:r>
      <w:fldSimple w:instr=" SEQ Figure \* ARABIC ">
        <w:r w:rsidR="004C3B6D">
          <w:rPr>
            <w:noProof/>
          </w:rPr>
          <w:t>14</w:t>
        </w:r>
      </w:fldSimple>
      <w:bookmarkEnd w:id="575"/>
      <w:r>
        <w:t>. SOCKET-less Command Operation Flow</w:t>
      </w:r>
      <w:bookmarkEnd w:id="576"/>
    </w:p>
    <w:p w14:paraId="0456B643" w14:textId="77777777" w:rsidR="00DF101A" w:rsidRDefault="00DF101A" w:rsidP="00155A42">
      <w:pPr>
        <w:pStyle w:val="11"/>
        <w:rPr>
          <w:rFonts w:eastAsiaTheme="minorHAnsi"/>
        </w:rPr>
      </w:pPr>
    </w:p>
    <w:p w14:paraId="584B9CA8" w14:textId="77777777" w:rsidR="004C3B6D" w:rsidRPr="001605E7" w:rsidRDefault="004C3B6D" w:rsidP="00155A42">
      <w:pPr>
        <w:pStyle w:val="11"/>
        <w:rPr>
          <w:rFonts w:eastAsiaTheme="minorHAnsi"/>
        </w:rPr>
      </w:pPr>
    </w:p>
    <w:p w14:paraId="0D9AE0B0" w14:textId="43798960" w:rsidR="00DF101A" w:rsidRPr="008C14F1" w:rsidRDefault="00DF101A" w:rsidP="00E54C87">
      <w:pPr>
        <w:pStyle w:val="31"/>
      </w:pPr>
      <w:bookmarkStart w:id="577" w:name="_Toc483830098"/>
      <w:r w:rsidRPr="008C14F1">
        <w:t xml:space="preserve">ARP </w:t>
      </w:r>
      <w:bookmarkEnd w:id="577"/>
      <w:r w:rsidR="00583A18" w:rsidRPr="008C14F1">
        <w:t>Command</w:t>
      </w:r>
    </w:p>
    <w:p w14:paraId="20DC57D8" w14:textId="329ACFCE" w:rsidR="008B75BF" w:rsidRDefault="008B75BF" w:rsidP="00C52C75">
      <w:pPr>
        <w:pStyle w:val="11"/>
      </w:pPr>
      <w:r>
        <w:rPr>
          <w:rFonts w:hint="eastAsia"/>
        </w:rPr>
        <w:t>ARP</w:t>
      </w:r>
      <w:r>
        <w:t xml:space="preserve"> Command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 w:rsidR="005D44BC">
        <w:t>SLPIP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t>ARP Request Packet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전송한다</w:t>
      </w:r>
      <w:r>
        <w:rPr>
          <w:rFonts w:hint="eastAsia"/>
        </w:rPr>
        <w:t xml:space="preserve">. </w:t>
      </w:r>
      <w:r>
        <w:rPr>
          <w:rFonts w:hint="eastAsia"/>
        </w:rPr>
        <w:t>전송한</w:t>
      </w:r>
      <w:r>
        <w:rPr>
          <w:rFonts w:hint="eastAsia"/>
        </w:rPr>
        <w:t xml:space="preserve"> </w:t>
      </w:r>
      <w:r>
        <w:t>ARP Request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t>ARP Reply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수신하면</w:t>
      </w:r>
      <w:r>
        <w:rPr>
          <w:rFonts w:hint="eastAsia"/>
        </w:rPr>
        <w:t xml:space="preserve"> </w:t>
      </w:r>
      <w:r>
        <w:rPr>
          <w:rFonts w:hint="eastAsia"/>
        </w:rPr>
        <w:t>상대방의</w:t>
      </w:r>
      <w:r>
        <w:rPr>
          <w:rFonts w:hint="eastAsia"/>
        </w:rPr>
        <w:t xml:space="preserve"> </w:t>
      </w:r>
      <w:r>
        <w:t>MAC address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SL</w:t>
      </w:r>
      <w:r>
        <w:rPr>
          <w:rFonts w:hint="eastAsia"/>
        </w:rPr>
        <w:t>PHAR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저장된다</w:t>
      </w:r>
      <w:r>
        <w:rPr>
          <w:rFonts w:hint="eastAsia"/>
        </w:rPr>
        <w:t>.</w:t>
      </w:r>
    </w:p>
    <w:p w14:paraId="2F4AB443" w14:textId="77777777" w:rsidR="008B75BF" w:rsidRDefault="008B75BF" w:rsidP="008B75BF">
      <w:pPr>
        <w:pStyle w:val="11"/>
      </w:pPr>
    </w:p>
    <w:p w14:paraId="5FF22DBA" w14:textId="77777777" w:rsidR="008B75BF" w:rsidRPr="00F6231D" w:rsidRDefault="008B75BF" w:rsidP="008B75BF">
      <w:pPr>
        <w:pStyle w:val="11"/>
      </w:pPr>
      <w:r>
        <w:rPr>
          <w:rFonts w:hint="eastAsia"/>
        </w:rPr>
        <w:sym w:font="Wingdings" w:char="F09F"/>
      </w:r>
      <w:r>
        <w:t xml:space="preserve"> Configuration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/>
        <w:tblLook w:val="04A0" w:firstRow="1" w:lastRow="0" w:firstColumn="1" w:lastColumn="0" w:noHBand="0" w:noVBand="1"/>
      </w:tblPr>
      <w:tblGrid>
        <w:gridCol w:w="8495"/>
      </w:tblGrid>
      <w:tr w:rsidR="008B75BF" w:rsidRPr="007F654F" w14:paraId="2FF8C19D" w14:textId="77777777" w:rsidTr="00084951">
        <w:tc>
          <w:tcPr>
            <w:tcW w:w="8495" w:type="dxa"/>
            <w:shd w:val="clear" w:color="auto" w:fill="F2F2F2"/>
          </w:tcPr>
          <w:p w14:paraId="68D12C08" w14:textId="77777777" w:rsidR="008B75BF" w:rsidRPr="00DF101A" w:rsidRDefault="008B75BF" w:rsidP="00084951">
            <w:pPr>
              <w:pStyle w:val="11"/>
            </w:pPr>
            <w:r w:rsidRPr="00DF101A">
              <w:t>{</w:t>
            </w:r>
          </w:p>
          <w:p w14:paraId="3B932B96" w14:textId="77777777" w:rsidR="008B75BF" w:rsidRDefault="008B75BF" w:rsidP="00084951">
            <w:pPr>
              <w:pStyle w:val="11"/>
            </w:pPr>
            <w:r w:rsidRPr="00DF101A">
              <w:t>START :</w:t>
            </w:r>
          </w:p>
          <w:p w14:paraId="17FBFCED" w14:textId="77777777" w:rsidR="008B75BF" w:rsidRPr="00DF101A" w:rsidRDefault="008B75BF" w:rsidP="00084951">
            <w:pPr>
              <w:pStyle w:val="11"/>
            </w:pPr>
            <w:r>
              <w:t xml:space="preserve">        </w:t>
            </w:r>
            <w:r w:rsidRPr="00586E28">
              <w:rPr>
                <w:color w:val="0000FF"/>
              </w:rPr>
              <w:t>/* set SOCKET-less retransmission timer, 10(0</w:t>
            </w:r>
            <w:r w:rsidRPr="00586E28">
              <w:rPr>
                <w:rFonts w:hint="eastAsia"/>
                <w:color w:val="0000FF"/>
              </w:rPr>
              <w:t>x</w:t>
            </w:r>
            <w:r w:rsidRPr="00586E28">
              <w:rPr>
                <w:color w:val="0000FF"/>
              </w:rPr>
              <w:t>00</w:t>
            </w:r>
            <w:r w:rsidRPr="00586E28">
              <w:rPr>
                <w:rFonts w:hint="eastAsia"/>
                <w:color w:val="0000FF"/>
              </w:rPr>
              <w:t>0A</w:t>
            </w:r>
            <w:r w:rsidRPr="00586E28">
              <w:rPr>
                <w:color w:val="0000FF"/>
              </w:rPr>
              <w:t>)(</w:t>
            </w:r>
            <w:r w:rsidRPr="00586E28">
              <w:rPr>
                <w:rFonts w:hint="eastAsia"/>
                <w:color w:val="0000FF"/>
              </w:rPr>
              <w:t>단위</w:t>
            </w:r>
            <w:r w:rsidRPr="00586E28">
              <w:rPr>
                <w:rFonts w:hint="eastAsia"/>
                <w:color w:val="0000FF"/>
              </w:rPr>
              <w:t xml:space="preserve">, </w:t>
            </w:r>
            <w:r w:rsidRPr="00586E28">
              <w:rPr>
                <w:color w:val="0000FF"/>
              </w:rPr>
              <w:t>100us) */</w:t>
            </w:r>
          </w:p>
          <w:p w14:paraId="3922C4FF" w14:textId="5179CDF0" w:rsidR="008B75BF" w:rsidRDefault="008B75BF" w:rsidP="00084951">
            <w:pPr>
              <w:pStyle w:val="11"/>
            </w:pPr>
            <w:r>
              <w:tab/>
              <w:t>SL</w:t>
            </w:r>
            <w:r w:rsidRPr="00DF101A">
              <w:t>RTR</w:t>
            </w:r>
            <w:r>
              <w:t>0</w:t>
            </w:r>
            <w:r w:rsidR="00346024">
              <w:t>,1</w:t>
            </w:r>
            <w:r>
              <w:t xml:space="preserve"> = 0x00</w:t>
            </w:r>
            <w:r w:rsidR="00346024">
              <w:t>, 0xAA</w:t>
            </w:r>
            <w:r w:rsidRPr="00DF101A">
              <w:t>;</w:t>
            </w:r>
          </w:p>
          <w:p w14:paraId="556A7E37" w14:textId="77777777" w:rsidR="008B75BF" w:rsidRDefault="008B75BF" w:rsidP="00084951">
            <w:pPr>
              <w:pStyle w:val="11"/>
            </w:pPr>
          </w:p>
          <w:p w14:paraId="7178D952" w14:textId="77777777" w:rsidR="008B75BF" w:rsidRPr="00DF101A" w:rsidRDefault="008B75BF" w:rsidP="00084951">
            <w:pPr>
              <w:pStyle w:val="11"/>
            </w:pPr>
            <w:r>
              <w:t xml:space="preserve">        </w:t>
            </w:r>
            <w:r w:rsidRPr="00586E28">
              <w:rPr>
                <w:color w:val="0000FF"/>
              </w:rPr>
              <w:t>/* set SOCKET-less retransmission counter, 5 */</w:t>
            </w:r>
          </w:p>
          <w:p w14:paraId="44361AB8" w14:textId="77777777" w:rsidR="008B75BF" w:rsidRDefault="008B75BF" w:rsidP="00084951">
            <w:pPr>
              <w:pStyle w:val="11"/>
            </w:pPr>
            <w:r>
              <w:tab/>
              <w:t>SLRCR = 0x05</w:t>
            </w:r>
            <w:r w:rsidRPr="00DF101A">
              <w:t>;</w:t>
            </w:r>
          </w:p>
          <w:p w14:paraId="6AABEF77" w14:textId="77777777" w:rsidR="008B75BF" w:rsidRDefault="008B75BF" w:rsidP="00084951">
            <w:pPr>
              <w:pStyle w:val="11"/>
            </w:pPr>
          </w:p>
          <w:p w14:paraId="610E9446" w14:textId="77777777" w:rsidR="008B75BF" w:rsidRPr="00DF101A" w:rsidRDefault="008B75BF" w:rsidP="00084951">
            <w:pPr>
              <w:pStyle w:val="11"/>
            </w:pPr>
            <w:r>
              <w:rPr>
                <w:rFonts w:hint="eastAsia"/>
              </w:rPr>
              <w:t xml:space="preserve">        </w:t>
            </w:r>
            <w:r w:rsidRPr="00586E28">
              <w:rPr>
                <w:rFonts w:hint="eastAsia"/>
                <w:color w:val="0000FF"/>
              </w:rPr>
              <w:t>/</w:t>
            </w:r>
            <w:r w:rsidRPr="00586E28">
              <w:rPr>
                <w:color w:val="0000FF"/>
              </w:rPr>
              <w:t>* set destination IP address, 192.168.0.100 *</w:t>
            </w:r>
            <w:r w:rsidRPr="00586E28">
              <w:rPr>
                <w:rFonts w:hint="eastAsia"/>
                <w:color w:val="0000FF"/>
              </w:rPr>
              <w:t>/</w:t>
            </w:r>
          </w:p>
          <w:p w14:paraId="075B3ECA" w14:textId="12748419" w:rsidR="008B75BF" w:rsidRDefault="008B75BF" w:rsidP="00084951">
            <w:pPr>
              <w:pStyle w:val="11"/>
            </w:pPr>
            <w:r w:rsidRPr="00DF101A">
              <w:tab/>
            </w:r>
            <w:r>
              <w:t>SL</w:t>
            </w:r>
            <w:r w:rsidRPr="00DF101A">
              <w:t>PIP</w:t>
            </w:r>
            <w:r>
              <w:t>R0</w:t>
            </w:r>
            <w:r w:rsidR="00346024">
              <w:t>,1</w:t>
            </w:r>
            <w:r>
              <w:t xml:space="preserve"> = 0xC0</w:t>
            </w:r>
            <w:r w:rsidR="00346024">
              <w:t>, 0xA8</w:t>
            </w:r>
            <w:r>
              <w:t>;</w:t>
            </w:r>
          </w:p>
          <w:p w14:paraId="52847A70" w14:textId="02E26E4D" w:rsidR="008B75BF" w:rsidRDefault="00346024" w:rsidP="00084951">
            <w:pPr>
              <w:pStyle w:val="11"/>
            </w:pPr>
            <w:r>
              <w:t xml:space="preserve">        SLPIPR2,3</w:t>
            </w:r>
            <w:r w:rsidR="008B75BF">
              <w:t xml:space="preserve"> = 0x</w:t>
            </w:r>
            <w:r>
              <w:t>00, 0x64</w:t>
            </w:r>
            <w:r w:rsidR="008B75BF">
              <w:t>;</w:t>
            </w:r>
          </w:p>
          <w:p w14:paraId="129D19F0" w14:textId="77777777" w:rsidR="008B75BF" w:rsidRPr="00C82A92" w:rsidRDefault="008B75BF" w:rsidP="00084951">
            <w:pPr>
              <w:pStyle w:val="11"/>
            </w:pPr>
            <w:r w:rsidRPr="00DF101A">
              <w:t>}</w:t>
            </w:r>
          </w:p>
        </w:tc>
      </w:tr>
    </w:tbl>
    <w:p w14:paraId="75286B10" w14:textId="77777777" w:rsidR="008B75BF" w:rsidRDefault="008B75BF" w:rsidP="008B75BF">
      <w:pPr>
        <w:pStyle w:val="11"/>
      </w:pPr>
    </w:p>
    <w:p w14:paraId="2AA04C82" w14:textId="77777777" w:rsidR="008B75BF" w:rsidRPr="00F6231D" w:rsidRDefault="008B75BF" w:rsidP="008B75BF">
      <w:pPr>
        <w:pStyle w:val="11"/>
      </w:pPr>
      <w:r>
        <w:rPr>
          <w:rFonts w:hint="eastAsia"/>
        </w:rPr>
        <w:sym w:font="Wingdings" w:char="F09F"/>
      </w:r>
      <w:r>
        <w:t xml:space="preserve"> SOCKET-less Command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/>
        <w:tblLook w:val="04A0" w:firstRow="1" w:lastRow="0" w:firstColumn="1" w:lastColumn="0" w:noHBand="0" w:noVBand="1"/>
      </w:tblPr>
      <w:tblGrid>
        <w:gridCol w:w="8495"/>
      </w:tblGrid>
      <w:tr w:rsidR="008B75BF" w:rsidRPr="007F654F" w14:paraId="5FC20CD6" w14:textId="77777777" w:rsidTr="00084951">
        <w:tc>
          <w:tcPr>
            <w:tcW w:w="8495" w:type="dxa"/>
            <w:shd w:val="clear" w:color="auto" w:fill="F2F2F2"/>
          </w:tcPr>
          <w:p w14:paraId="62A3EF44" w14:textId="77777777" w:rsidR="008B75BF" w:rsidRDefault="008B75BF" w:rsidP="00084951">
            <w:pPr>
              <w:pStyle w:val="11"/>
            </w:pPr>
            <w:r w:rsidRPr="00DF101A">
              <w:t>{</w:t>
            </w:r>
          </w:p>
          <w:p w14:paraId="461EEDF4" w14:textId="77777777" w:rsidR="008B75BF" w:rsidRPr="00DF101A" w:rsidRDefault="008B75BF" w:rsidP="00084951">
            <w:pPr>
              <w:pStyle w:val="11"/>
            </w:pPr>
            <w:r>
              <w:t xml:space="preserve">        </w:t>
            </w:r>
            <w:r w:rsidRPr="00586E28">
              <w:rPr>
                <w:color w:val="0000FF"/>
              </w:rPr>
              <w:t>/* set interrupt mask bit */</w:t>
            </w:r>
          </w:p>
          <w:p w14:paraId="2B9B72D9" w14:textId="4D67C2D5" w:rsidR="008B75BF" w:rsidRDefault="008B75BF" w:rsidP="00084951">
            <w:pPr>
              <w:pStyle w:val="11"/>
            </w:pPr>
            <w:r w:rsidRPr="00DF101A">
              <w:tab/>
            </w:r>
            <w:r>
              <w:t>SL</w:t>
            </w:r>
            <w:r w:rsidRPr="00DF101A">
              <w:t>IMR</w:t>
            </w:r>
            <w:r>
              <w:t>[ARP]</w:t>
            </w:r>
            <w:r w:rsidRPr="00DF101A">
              <w:t xml:space="preserve"> = </w:t>
            </w:r>
            <w:r>
              <w:t>‘1’</w:t>
            </w:r>
            <w:r w:rsidRPr="00DF101A">
              <w:t>;</w:t>
            </w:r>
            <w:r w:rsidR="00AD0AD9">
              <w:t xml:space="preserve">       </w:t>
            </w:r>
            <w:r w:rsidR="00AD0AD9" w:rsidRPr="00AD0AD9">
              <w:rPr>
                <w:color w:val="0000FF"/>
              </w:rPr>
              <w:t>// ARP interrupt mask bit</w:t>
            </w:r>
          </w:p>
          <w:p w14:paraId="0591B412" w14:textId="44F2E791" w:rsidR="008B75BF" w:rsidRDefault="008B75BF" w:rsidP="00084951">
            <w:pPr>
              <w:pStyle w:val="11"/>
            </w:pPr>
            <w:r>
              <w:t xml:space="preserve">        SLIMR[TIMEOUT] = ‘1’;</w:t>
            </w:r>
            <w:r w:rsidR="00AD0AD9">
              <w:t xml:space="preserve">  </w:t>
            </w:r>
            <w:r w:rsidR="00AD0AD9" w:rsidRPr="00AD0AD9">
              <w:rPr>
                <w:color w:val="0000FF"/>
              </w:rPr>
              <w:t xml:space="preserve">// </w:t>
            </w:r>
            <w:r w:rsidR="00AD0AD9">
              <w:rPr>
                <w:color w:val="0000FF"/>
              </w:rPr>
              <w:t>TIMEOUT</w:t>
            </w:r>
            <w:r w:rsidR="00AD0AD9" w:rsidRPr="00AD0AD9">
              <w:rPr>
                <w:color w:val="0000FF"/>
              </w:rPr>
              <w:t xml:space="preserve"> interrupt mask bit</w:t>
            </w:r>
          </w:p>
          <w:p w14:paraId="41B5C3B9" w14:textId="77777777" w:rsidR="008B75BF" w:rsidRDefault="008B75BF" w:rsidP="00084951">
            <w:pPr>
              <w:pStyle w:val="11"/>
            </w:pPr>
          </w:p>
          <w:p w14:paraId="752257FC" w14:textId="77777777" w:rsidR="008B75BF" w:rsidRPr="00DF101A" w:rsidRDefault="008B75BF" w:rsidP="00084951">
            <w:pPr>
              <w:pStyle w:val="11"/>
            </w:pPr>
            <w:r>
              <w:t xml:space="preserve">        </w:t>
            </w:r>
            <w:r w:rsidRPr="00586E28">
              <w:rPr>
                <w:color w:val="0000FF"/>
              </w:rPr>
              <w:t>/* set ARP command */</w:t>
            </w:r>
          </w:p>
          <w:p w14:paraId="41965F33" w14:textId="77777777" w:rsidR="008B75BF" w:rsidRPr="00DF101A" w:rsidRDefault="008B75BF" w:rsidP="00084951">
            <w:pPr>
              <w:pStyle w:val="11"/>
            </w:pPr>
            <w:r w:rsidRPr="00DF101A">
              <w:tab/>
            </w:r>
            <w:r>
              <w:t>SL</w:t>
            </w:r>
            <w:r w:rsidRPr="00DF101A">
              <w:t xml:space="preserve">CR = </w:t>
            </w:r>
            <w:r>
              <w:t>ARP</w:t>
            </w:r>
            <w:r w:rsidRPr="00DF101A">
              <w:t>;</w:t>
            </w:r>
          </w:p>
          <w:p w14:paraId="40CEFCB9" w14:textId="77777777" w:rsidR="008B75BF" w:rsidRPr="00C82A92" w:rsidRDefault="008B75BF" w:rsidP="00084951">
            <w:pPr>
              <w:pStyle w:val="11"/>
            </w:pPr>
            <w:r w:rsidRPr="00DF101A">
              <w:t>}</w:t>
            </w:r>
          </w:p>
        </w:tc>
      </w:tr>
    </w:tbl>
    <w:p w14:paraId="32736075" w14:textId="77777777" w:rsidR="008B75BF" w:rsidRDefault="008B75BF" w:rsidP="008B75BF">
      <w:pPr>
        <w:pStyle w:val="11"/>
      </w:pPr>
    </w:p>
    <w:p w14:paraId="0F4845DE" w14:textId="77777777" w:rsidR="008B75BF" w:rsidRPr="00F6231D" w:rsidRDefault="008B75BF" w:rsidP="008B75BF">
      <w:pPr>
        <w:pStyle w:val="11"/>
      </w:pPr>
      <w:r>
        <w:rPr>
          <w:rFonts w:hint="eastAsia"/>
        </w:rPr>
        <w:sym w:font="Wingdings" w:char="F09F"/>
      </w:r>
      <w:r>
        <w:t xml:space="preserve"> Response?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/>
        <w:tblLook w:val="04A0" w:firstRow="1" w:lastRow="0" w:firstColumn="1" w:lastColumn="0" w:noHBand="0" w:noVBand="1"/>
      </w:tblPr>
      <w:tblGrid>
        <w:gridCol w:w="8495"/>
      </w:tblGrid>
      <w:tr w:rsidR="008B75BF" w:rsidRPr="007F654F" w14:paraId="2FA4197D" w14:textId="77777777" w:rsidTr="00084951">
        <w:tc>
          <w:tcPr>
            <w:tcW w:w="8495" w:type="dxa"/>
            <w:shd w:val="clear" w:color="auto" w:fill="F2F2F2"/>
          </w:tcPr>
          <w:p w14:paraId="62AD158F" w14:textId="77777777" w:rsidR="008B75BF" w:rsidRDefault="008B75BF" w:rsidP="00084951">
            <w:pPr>
              <w:pStyle w:val="11"/>
            </w:pPr>
            <w:r w:rsidRPr="00DF101A">
              <w:t>{</w:t>
            </w:r>
          </w:p>
          <w:p w14:paraId="25210CD5" w14:textId="77777777" w:rsidR="008B75BF" w:rsidRPr="00DF101A" w:rsidRDefault="008B75BF" w:rsidP="00084951">
            <w:pPr>
              <w:pStyle w:val="11"/>
            </w:pPr>
            <w:r>
              <w:t xml:space="preserve">        </w:t>
            </w:r>
            <w:r w:rsidRPr="00586E28">
              <w:rPr>
                <w:color w:val="0000FF"/>
              </w:rPr>
              <w:t xml:space="preserve">/* </w:t>
            </w:r>
            <w:r>
              <w:rPr>
                <w:color w:val="0000FF"/>
              </w:rPr>
              <w:t>check ARP interrupt</w:t>
            </w:r>
            <w:r w:rsidRPr="00586E28">
              <w:rPr>
                <w:color w:val="0000FF"/>
              </w:rPr>
              <w:t xml:space="preserve"> */</w:t>
            </w:r>
          </w:p>
          <w:p w14:paraId="7FF600D8" w14:textId="77777777" w:rsidR="008B75BF" w:rsidRDefault="008B75BF" w:rsidP="00084951">
            <w:pPr>
              <w:pStyle w:val="11"/>
            </w:pPr>
            <w:r w:rsidRPr="00DF101A">
              <w:tab/>
            </w:r>
            <w:r>
              <w:t>if(SLIR[ARP] != ‘1’) goto Timeout</w:t>
            </w:r>
          </w:p>
          <w:p w14:paraId="1B8B6AE3" w14:textId="77777777" w:rsidR="008B75BF" w:rsidRDefault="008B75BF" w:rsidP="00084951">
            <w:pPr>
              <w:pStyle w:val="11"/>
              <w:ind w:firstLineChars="400" w:firstLine="800"/>
            </w:pPr>
            <w:r>
              <w:rPr>
                <w:rFonts w:hint="eastAsia"/>
              </w:rPr>
              <w:t>else</w:t>
            </w:r>
          </w:p>
          <w:p w14:paraId="4E90493A" w14:textId="77777777" w:rsidR="008B75BF" w:rsidRDefault="008B75BF" w:rsidP="00084951">
            <w:pPr>
              <w:pStyle w:val="11"/>
              <w:ind w:firstLineChars="400" w:firstLine="800"/>
            </w:pPr>
            <w:r>
              <w:t>{</w:t>
            </w:r>
          </w:p>
          <w:p w14:paraId="105609D8" w14:textId="77777777" w:rsidR="008B75BF" w:rsidRDefault="008B75BF" w:rsidP="00084951">
            <w:pPr>
              <w:pStyle w:val="11"/>
              <w:ind w:firstLineChars="400" w:firstLine="800"/>
            </w:pPr>
            <w:r>
              <w:t xml:space="preserve">    </w:t>
            </w:r>
            <w:r w:rsidRPr="009C52BB">
              <w:rPr>
                <w:color w:val="0000FF"/>
              </w:rPr>
              <w:t>/* received ARP reply packet */</w:t>
            </w:r>
          </w:p>
          <w:p w14:paraId="4FC459CB" w14:textId="77777777" w:rsidR="008B75BF" w:rsidRDefault="008B75BF" w:rsidP="00084951">
            <w:pPr>
              <w:pStyle w:val="11"/>
              <w:ind w:firstLineChars="600" w:firstLine="1200"/>
            </w:pPr>
            <w:r w:rsidRPr="00F40AF7">
              <w:rPr>
                <w:color w:val="0000FF"/>
              </w:rPr>
              <w:t xml:space="preserve">/* </w:t>
            </w:r>
            <w:r>
              <w:rPr>
                <w:color w:val="0000FF"/>
              </w:rPr>
              <w:t>clear interrupt</w:t>
            </w:r>
            <w:r w:rsidRPr="00F40AF7">
              <w:rPr>
                <w:color w:val="0000FF"/>
              </w:rPr>
              <w:t xml:space="preserve"> */</w:t>
            </w:r>
          </w:p>
          <w:p w14:paraId="3AB58EAC" w14:textId="77777777" w:rsidR="008B75BF" w:rsidRPr="003E0657" w:rsidRDefault="008B75BF" w:rsidP="00084951">
            <w:pPr>
              <w:pStyle w:val="11"/>
              <w:ind w:firstLineChars="400" w:firstLine="800"/>
            </w:pPr>
            <w:r>
              <w:t xml:space="preserve">    S</w:t>
            </w:r>
            <w:r>
              <w:rPr>
                <w:rFonts w:hint="eastAsia"/>
              </w:rPr>
              <w:t>L</w:t>
            </w:r>
            <w:r>
              <w:t>IR[ARP] = ‘1’; goto SUCCESS;</w:t>
            </w:r>
          </w:p>
          <w:p w14:paraId="622F32BA" w14:textId="77777777" w:rsidR="008B75BF" w:rsidRDefault="008B75BF" w:rsidP="00084951">
            <w:pPr>
              <w:pStyle w:val="11"/>
              <w:ind w:firstLineChars="600" w:firstLine="1200"/>
              <w:rPr>
                <w:color w:val="0000FF"/>
              </w:rPr>
            </w:pPr>
            <w:r w:rsidRPr="00F40AF7">
              <w:rPr>
                <w:color w:val="0000FF"/>
              </w:rPr>
              <w:t xml:space="preserve">/* </w:t>
            </w:r>
            <w:r>
              <w:rPr>
                <w:color w:val="0000FF"/>
              </w:rPr>
              <w:t xml:space="preserve">SLIMR, SLIR </w:t>
            </w:r>
            <w:r>
              <w:rPr>
                <w:rFonts w:hint="eastAsia"/>
                <w:color w:val="0000FF"/>
              </w:rPr>
              <w:t>참조</w:t>
            </w:r>
            <w:r w:rsidRPr="00F40AF7">
              <w:rPr>
                <w:color w:val="0000FF"/>
              </w:rPr>
              <w:t xml:space="preserve"> */</w:t>
            </w:r>
          </w:p>
          <w:p w14:paraId="47B9E608" w14:textId="77777777" w:rsidR="008B75BF" w:rsidRDefault="008B75BF" w:rsidP="00084951">
            <w:pPr>
              <w:pStyle w:val="11"/>
            </w:pPr>
            <w:r>
              <w:rPr>
                <w:rFonts w:hint="eastAsia"/>
              </w:rPr>
              <w:t xml:space="preserve">        }</w:t>
            </w:r>
          </w:p>
          <w:p w14:paraId="41BAA04A" w14:textId="77777777" w:rsidR="008B75BF" w:rsidRPr="00C82A92" w:rsidRDefault="008B75BF" w:rsidP="00084951">
            <w:pPr>
              <w:pStyle w:val="11"/>
            </w:pPr>
            <w:r w:rsidRPr="00DF101A">
              <w:t>}</w:t>
            </w:r>
          </w:p>
        </w:tc>
      </w:tr>
    </w:tbl>
    <w:p w14:paraId="4572ABBF" w14:textId="77777777" w:rsidR="008B75BF" w:rsidRDefault="008B75BF" w:rsidP="008B75BF">
      <w:pPr>
        <w:pStyle w:val="11"/>
      </w:pPr>
    </w:p>
    <w:p w14:paraId="5B33A856" w14:textId="77777777" w:rsidR="008B75BF" w:rsidRPr="00F6231D" w:rsidRDefault="008B75BF" w:rsidP="008B75BF">
      <w:pPr>
        <w:pStyle w:val="11"/>
      </w:pPr>
      <w:r>
        <w:rPr>
          <w:rFonts w:hint="eastAsia"/>
        </w:rPr>
        <w:sym w:font="Wingdings" w:char="F09F"/>
      </w:r>
      <w:r>
        <w:t xml:space="preserve"> Timeout?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/>
        <w:tblLook w:val="04A0" w:firstRow="1" w:lastRow="0" w:firstColumn="1" w:lastColumn="0" w:noHBand="0" w:noVBand="1"/>
      </w:tblPr>
      <w:tblGrid>
        <w:gridCol w:w="8495"/>
      </w:tblGrid>
      <w:tr w:rsidR="008B75BF" w:rsidRPr="007F654F" w14:paraId="2C1B6732" w14:textId="77777777" w:rsidTr="00084951">
        <w:tc>
          <w:tcPr>
            <w:tcW w:w="8495" w:type="dxa"/>
            <w:shd w:val="clear" w:color="auto" w:fill="F2F2F2"/>
          </w:tcPr>
          <w:p w14:paraId="67CDBEEF" w14:textId="77777777" w:rsidR="008B75BF" w:rsidRDefault="008B75BF" w:rsidP="00084951">
            <w:pPr>
              <w:pStyle w:val="11"/>
            </w:pPr>
            <w:r w:rsidRPr="00DF101A">
              <w:t>{</w:t>
            </w:r>
          </w:p>
          <w:p w14:paraId="5B22D2E7" w14:textId="77777777" w:rsidR="008B75BF" w:rsidRPr="00DF101A" w:rsidRDefault="008B75BF" w:rsidP="00084951">
            <w:pPr>
              <w:pStyle w:val="11"/>
            </w:pPr>
            <w:r>
              <w:t xml:space="preserve">        </w:t>
            </w:r>
            <w:r w:rsidRPr="00586E28">
              <w:rPr>
                <w:color w:val="0000FF"/>
              </w:rPr>
              <w:t xml:space="preserve">/* </w:t>
            </w:r>
            <w:r>
              <w:rPr>
                <w:color w:val="0000FF"/>
              </w:rPr>
              <w:t>check TIMEOUT interrupt</w:t>
            </w:r>
            <w:r w:rsidRPr="00586E28">
              <w:rPr>
                <w:color w:val="0000FF"/>
              </w:rPr>
              <w:t xml:space="preserve"> */</w:t>
            </w:r>
          </w:p>
          <w:p w14:paraId="6201E053" w14:textId="77777777" w:rsidR="008B75BF" w:rsidRDefault="008B75BF" w:rsidP="00084951">
            <w:pPr>
              <w:pStyle w:val="11"/>
            </w:pPr>
            <w:r w:rsidRPr="00DF101A">
              <w:tab/>
            </w:r>
            <w:r>
              <w:t>if(SLIR[TIMEOUT] != 1) goto Response;</w:t>
            </w:r>
          </w:p>
          <w:p w14:paraId="7D07CC61" w14:textId="77777777" w:rsidR="008B75BF" w:rsidRDefault="008B75BF" w:rsidP="00084951">
            <w:pPr>
              <w:pStyle w:val="11"/>
            </w:pPr>
            <w:r>
              <w:t xml:space="preserve">        else goto END;</w:t>
            </w:r>
          </w:p>
          <w:p w14:paraId="2F38AB96" w14:textId="77777777" w:rsidR="008B75BF" w:rsidRPr="00C82A92" w:rsidRDefault="008B75BF" w:rsidP="00084951">
            <w:pPr>
              <w:pStyle w:val="11"/>
            </w:pPr>
            <w:r w:rsidRPr="00DF101A">
              <w:t>}</w:t>
            </w:r>
          </w:p>
        </w:tc>
      </w:tr>
    </w:tbl>
    <w:p w14:paraId="3252AA81" w14:textId="77777777" w:rsidR="008B75BF" w:rsidRDefault="008B75BF" w:rsidP="008B75BF">
      <w:pPr>
        <w:pStyle w:val="11"/>
      </w:pPr>
    </w:p>
    <w:p w14:paraId="2863D954" w14:textId="77777777" w:rsidR="008B75BF" w:rsidRPr="00F6231D" w:rsidRDefault="008B75BF" w:rsidP="008B75BF">
      <w:pPr>
        <w:pStyle w:val="11"/>
      </w:pPr>
      <w:r>
        <w:rPr>
          <w:rFonts w:hint="eastAsia"/>
        </w:rPr>
        <w:sym w:font="Wingdings" w:char="F09F"/>
      </w:r>
      <w:r>
        <w:t xml:space="preserve"> SUCCESS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/>
        <w:tblLook w:val="04A0" w:firstRow="1" w:lastRow="0" w:firstColumn="1" w:lastColumn="0" w:noHBand="0" w:noVBand="1"/>
      </w:tblPr>
      <w:tblGrid>
        <w:gridCol w:w="8495"/>
      </w:tblGrid>
      <w:tr w:rsidR="008B75BF" w:rsidRPr="007F654F" w14:paraId="2C9EFD68" w14:textId="77777777" w:rsidTr="00084951">
        <w:tc>
          <w:tcPr>
            <w:tcW w:w="8495" w:type="dxa"/>
            <w:shd w:val="clear" w:color="auto" w:fill="F2F2F2"/>
          </w:tcPr>
          <w:p w14:paraId="0387CFDB" w14:textId="77777777" w:rsidR="008B75BF" w:rsidRDefault="008B75BF" w:rsidP="00084951">
            <w:pPr>
              <w:pStyle w:val="11"/>
            </w:pPr>
            <w:r w:rsidRPr="00DF101A">
              <w:t>{</w:t>
            </w:r>
          </w:p>
          <w:p w14:paraId="0C3DC287" w14:textId="77777777" w:rsidR="008B75BF" w:rsidRPr="00DF101A" w:rsidRDefault="008B75BF" w:rsidP="00084951">
            <w:pPr>
              <w:pStyle w:val="11"/>
            </w:pPr>
            <w:r>
              <w:t xml:space="preserve">         </w:t>
            </w:r>
            <w:r w:rsidRPr="003464E2">
              <w:rPr>
                <w:color w:val="0000FF"/>
              </w:rPr>
              <w:t>/* get destination MAC address */</w:t>
            </w:r>
          </w:p>
          <w:p w14:paraId="385C70D6" w14:textId="77777777" w:rsidR="008B75BF" w:rsidRDefault="008B75BF" w:rsidP="00084951">
            <w:pPr>
              <w:pStyle w:val="11"/>
              <w:ind w:firstLineChars="400" w:firstLine="800"/>
            </w:pPr>
            <w:r>
              <w:t>destination_mac[0] = SLPHAR0;</w:t>
            </w:r>
          </w:p>
          <w:p w14:paraId="4D6199A2" w14:textId="77777777" w:rsidR="008B75BF" w:rsidRDefault="008B75BF" w:rsidP="00084951">
            <w:pPr>
              <w:pStyle w:val="11"/>
              <w:ind w:firstLineChars="400" w:firstLine="800"/>
            </w:pPr>
            <w:r>
              <w:t>destination_mac[1] = SLPHAR1;</w:t>
            </w:r>
          </w:p>
          <w:p w14:paraId="344FB82A" w14:textId="77777777" w:rsidR="008B75BF" w:rsidRDefault="008B75BF" w:rsidP="00084951">
            <w:pPr>
              <w:pStyle w:val="11"/>
              <w:ind w:firstLineChars="400" w:firstLine="800"/>
            </w:pPr>
            <w:r>
              <w:t>destination_mac[2] = SLPHAR2;</w:t>
            </w:r>
          </w:p>
          <w:p w14:paraId="7158F4B4" w14:textId="77777777" w:rsidR="008B75BF" w:rsidRDefault="008B75BF" w:rsidP="00084951">
            <w:pPr>
              <w:pStyle w:val="11"/>
              <w:ind w:firstLineChars="400" w:firstLine="800"/>
            </w:pPr>
            <w:r>
              <w:t>destination_mac[3] = SLPHAR3;</w:t>
            </w:r>
          </w:p>
          <w:p w14:paraId="7CB0883C" w14:textId="77777777" w:rsidR="008B75BF" w:rsidRDefault="008B75BF" w:rsidP="00084951">
            <w:pPr>
              <w:pStyle w:val="11"/>
              <w:ind w:firstLineChars="400" w:firstLine="800"/>
            </w:pPr>
            <w:r>
              <w:t>destination_mac[4] = SLPHAR4;</w:t>
            </w:r>
          </w:p>
          <w:p w14:paraId="1B6766E7" w14:textId="77777777" w:rsidR="008B75BF" w:rsidRDefault="008B75BF" w:rsidP="00084951">
            <w:pPr>
              <w:pStyle w:val="11"/>
              <w:ind w:firstLineChars="400" w:firstLine="800"/>
            </w:pPr>
            <w:r>
              <w:t>destination_mac[5] = SLPHAR5;</w:t>
            </w:r>
          </w:p>
          <w:p w14:paraId="68E35E31" w14:textId="77777777" w:rsidR="008B75BF" w:rsidRDefault="008B75BF" w:rsidP="00084951">
            <w:pPr>
              <w:pStyle w:val="11"/>
              <w:ind w:firstLineChars="400" w:firstLine="800"/>
            </w:pPr>
          </w:p>
          <w:p w14:paraId="75A1796E" w14:textId="77777777" w:rsidR="008B75BF" w:rsidRDefault="008B75BF" w:rsidP="00084951">
            <w:pPr>
              <w:pStyle w:val="11"/>
              <w:ind w:firstLineChars="400" w:firstLine="800"/>
            </w:pPr>
            <w:r w:rsidRPr="00DF101A">
              <w:t xml:space="preserve">goto </w:t>
            </w:r>
            <w:r>
              <w:t>END</w:t>
            </w:r>
            <w:r w:rsidRPr="00DF101A">
              <w:t>;</w:t>
            </w:r>
          </w:p>
          <w:p w14:paraId="4EBC65EC" w14:textId="77777777" w:rsidR="008B75BF" w:rsidRPr="00C82A92" w:rsidRDefault="008B75BF" w:rsidP="00084951">
            <w:pPr>
              <w:pStyle w:val="11"/>
            </w:pPr>
            <w:r w:rsidRPr="00DF101A">
              <w:t>}</w:t>
            </w:r>
          </w:p>
        </w:tc>
      </w:tr>
    </w:tbl>
    <w:p w14:paraId="6A6C3D1F" w14:textId="77777777" w:rsidR="008B75BF" w:rsidRDefault="008B75BF" w:rsidP="008B75BF">
      <w:pPr>
        <w:pStyle w:val="11"/>
      </w:pPr>
    </w:p>
    <w:p w14:paraId="3FA5444E" w14:textId="77777777" w:rsidR="00DF101A" w:rsidRPr="001605E7" w:rsidRDefault="00DF101A" w:rsidP="00155A42">
      <w:pPr>
        <w:pStyle w:val="11"/>
        <w:rPr>
          <w:rFonts w:eastAsiaTheme="minorHAnsi"/>
        </w:rPr>
      </w:pPr>
    </w:p>
    <w:p w14:paraId="423A3DA7" w14:textId="4CAE39D0" w:rsidR="00DF101A" w:rsidRPr="008C14F1" w:rsidRDefault="00DF101A" w:rsidP="00E54C87">
      <w:pPr>
        <w:pStyle w:val="31"/>
      </w:pPr>
      <w:bookmarkStart w:id="578" w:name="_Toc483830099"/>
      <w:r w:rsidRPr="008C14F1">
        <w:t>PING</w:t>
      </w:r>
      <w:r w:rsidR="008B75BF">
        <w:t xml:space="preserve"> </w:t>
      </w:r>
      <w:bookmarkEnd w:id="578"/>
      <w:r w:rsidR="00583A18" w:rsidRPr="008C14F1">
        <w:t>Command</w:t>
      </w:r>
    </w:p>
    <w:p w14:paraId="69BC8819" w14:textId="72EA5435" w:rsidR="00187993" w:rsidRDefault="008B75BF" w:rsidP="004C3B6D">
      <w:pPr>
        <w:pStyle w:val="11"/>
      </w:pPr>
      <w:r>
        <w:rPr>
          <w:rFonts w:hint="eastAsia"/>
        </w:rPr>
        <w:t>PING</w:t>
      </w:r>
      <w:r>
        <w:t xml:space="preserve"> </w:t>
      </w:r>
      <w:r>
        <w:rPr>
          <w:rFonts w:hint="eastAsia"/>
        </w:rPr>
        <w:t>Command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 w:rsidR="005D44BC">
        <w:t>SLPIPR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 xml:space="preserve">ARP </w:t>
      </w:r>
      <w:r>
        <w:rPr>
          <w:rFonts w:hint="eastAsia"/>
        </w:rPr>
        <w:t>과정을</w:t>
      </w:r>
      <w:r>
        <w:rPr>
          <w:rFonts w:hint="eastAsia"/>
        </w:rPr>
        <w:t xml:space="preserve"> </w:t>
      </w:r>
      <w:r>
        <w:rPr>
          <w:rFonts w:hint="eastAsia"/>
        </w:rPr>
        <w:t>수행한</w:t>
      </w:r>
      <w:r>
        <w:rPr>
          <w:rFonts w:hint="eastAsia"/>
        </w:rPr>
        <w:t xml:space="preserve"> </w:t>
      </w:r>
      <w:r>
        <w:rPr>
          <w:rFonts w:hint="eastAsia"/>
        </w:rPr>
        <w:t>뒤</w:t>
      </w:r>
      <w:r>
        <w:rPr>
          <w:rFonts w:hint="eastAsia"/>
        </w:rPr>
        <w:t xml:space="preserve"> </w:t>
      </w:r>
      <w:r>
        <w:t>PING Request Packet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전송한다</w:t>
      </w:r>
      <w:r>
        <w:rPr>
          <w:rFonts w:hint="eastAsia"/>
        </w:rPr>
        <w:t>.</w:t>
      </w:r>
      <w:r w:rsidR="00187993">
        <w:rPr>
          <w:rFonts w:hint="eastAsia"/>
        </w:rPr>
        <w:t xml:space="preserve"> </w:t>
      </w:r>
    </w:p>
    <w:p w14:paraId="38B58E65" w14:textId="0600B280" w:rsidR="004C3B6D" w:rsidRPr="00187993" w:rsidRDefault="00187993" w:rsidP="004C3B6D">
      <w:pPr>
        <w:pStyle w:val="11"/>
      </w:pPr>
      <w:r>
        <w:rPr>
          <w:rFonts w:eastAsiaTheme="minorHAnsi"/>
        </w:rPr>
        <w:t>PING Command</w:t>
      </w:r>
      <w:r>
        <w:rPr>
          <w:rFonts w:eastAsiaTheme="minorHAnsi" w:hint="eastAsia"/>
        </w:rPr>
        <w:t>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통해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전송된</w:t>
      </w:r>
      <w:r>
        <w:rPr>
          <w:rFonts w:eastAsiaTheme="minorHAnsi" w:hint="eastAsia"/>
        </w:rPr>
        <w:t xml:space="preserve"> </w:t>
      </w:r>
      <w:r w:rsidR="004C3B6D">
        <w:rPr>
          <w:rFonts w:eastAsiaTheme="minorHAnsi"/>
        </w:rPr>
        <w:t>PING Request Packet</w:t>
      </w:r>
      <w:r w:rsidR="004C3B6D">
        <w:rPr>
          <w:rFonts w:eastAsiaTheme="minorHAnsi" w:hint="eastAsia"/>
        </w:rPr>
        <w:t>에</w:t>
      </w:r>
      <w:r w:rsidR="004C3B6D">
        <w:rPr>
          <w:rFonts w:eastAsiaTheme="minorHAnsi" w:hint="eastAsia"/>
        </w:rPr>
        <w:t xml:space="preserve"> </w:t>
      </w:r>
      <w:r w:rsidR="004C3B6D">
        <w:rPr>
          <w:rFonts w:eastAsiaTheme="minorHAnsi" w:hint="eastAsia"/>
        </w:rPr>
        <w:t>대한</w:t>
      </w:r>
      <w:r w:rsidR="004C3B6D">
        <w:rPr>
          <w:rFonts w:eastAsiaTheme="minorHAnsi" w:hint="eastAsia"/>
        </w:rPr>
        <w:t xml:space="preserve"> </w:t>
      </w:r>
      <w:r w:rsidR="004C3B6D">
        <w:rPr>
          <w:rFonts w:eastAsiaTheme="minorHAnsi"/>
        </w:rPr>
        <w:t>PING Reply Packet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수신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시</w:t>
      </w:r>
      <w:r w:rsidR="004C3B6D">
        <w:rPr>
          <w:rFonts w:eastAsiaTheme="minorHAnsi" w:hint="eastAsia"/>
        </w:rPr>
        <w:t xml:space="preserve"> </w:t>
      </w:r>
      <w:r w:rsidR="004C3B6D" w:rsidRPr="001605E7">
        <w:rPr>
          <w:rFonts w:eastAsiaTheme="minorHAnsi"/>
        </w:rPr>
        <w:t>IPRAW Mode SOCKET</w:t>
      </w:r>
      <w:r w:rsidR="004C3B6D" w:rsidRPr="001605E7">
        <w:rPr>
          <w:rFonts w:eastAsiaTheme="minorHAnsi" w:hint="eastAsia"/>
        </w:rPr>
        <w:t>의</w:t>
      </w:r>
      <w:r w:rsidR="004C3B6D" w:rsidRPr="001605E7">
        <w:rPr>
          <w:rFonts w:eastAsiaTheme="minorHAnsi"/>
        </w:rPr>
        <w:t xml:space="preserve"> Sn_PROTOR</w:t>
      </w:r>
      <w:r>
        <w:rPr>
          <w:rFonts w:eastAsiaTheme="minorHAnsi" w:hint="eastAsia"/>
        </w:rPr>
        <w:t>이</w:t>
      </w:r>
      <w:r w:rsidR="004C3B6D" w:rsidRPr="001605E7">
        <w:rPr>
          <w:rFonts w:eastAsiaTheme="minorHAnsi"/>
        </w:rPr>
        <w:t xml:space="preserve"> ICMP Protocol(0x01)</w:t>
      </w:r>
      <w:r w:rsidR="004C3B6D" w:rsidRPr="001605E7">
        <w:rPr>
          <w:rFonts w:eastAsiaTheme="minorHAnsi" w:hint="eastAsia"/>
        </w:rPr>
        <w:t>로</w:t>
      </w:r>
      <w:r w:rsidR="004C3B6D" w:rsidRPr="001605E7">
        <w:rPr>
          <w:rFonts w:eastAsiaTheme="minorHAnsi"/>
        </w:rPr>
        <w:t xml:space="preserve"> </w:t>
      </w:r>
      <w:r w:rsidR="004C3B6D" w:rsidRPr="001605E7">
        <w:rPr>
          <w:rFonts w:eastAsiaTheme="minorHAnsi" w:hint="eastAsia"/>
        </w:rPr>
        <w:t>설정</w:t>
      </w:r>
      <w:r>
        <w:rPr>
          <w:rFonts w:eastAsiaTheme="minorHAnsi" w:hint="eastAsia"/>
        </w:rPr>
        <w:t>되어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있으면</w:t>
      </w:r>
      <w:r w:rsidR="004C3B6D" w:rsidRPr="001605E7">
        <w:rPr>
          <w:rFonts w:eastAsiaTheme="minorHAnsi"/>
        </w:rPr>
        <w:t xml:space="preserve"> PING </w:t>
      </w:r>
      <w:r>
        <w:rPr>
          <w:rFonts w:eastAsiaTheme="minorHAnsi"/>
        </w:rPr>
        <w:t>Reply</w:t>
      </w:r>
      <w:r w:rsidR="004C3B6D">
        <w:rPr>
          <w:rFonts w:eastAsiaTheme="minorHAnsi"/>
        </w:rPr>
        <w:t xml:space="preserve"> </w:t>
      </w:r>
      <w:r>
        <w:rPr>
          <w:rFonts w:eastAsiaTheme="minorHAnsi"/>
        </w:rPr>
        <w:t>Packet</w:t>
      </w:r>
      <w:r>
        <w:rPr>
          <w:rFonts w:eastAsiaTheme="minorHAnsi" w:hint="eastAsia"/>
        </w:rPr>
        <w:t>은</w:t>
      </w:r>
      <w:r>
        <w:rPr>
          <w:rFonts w:eastAsiaTheme="minorHAnsi" w:hint="eastAsia"/>
        </w:rPr>
        <w:t xml:space="preserve"> </w:t>
      </w:r>
      <w:r w:rsidR="004C3B6D" w:rsidRPr="001605E7">
        <w:rPr>
          <w:rFonts w:eastAsiaTheme="minorHAnsi" w:hint="eastAsia"/>
        </w:rPr>
        <w:t>해당</w:t>
      </w:r>
      <w:r w:rsidR="004C3B6D" w:rsidRPr="001605E7">
        <w:rPr>
          <w:rFonts w:eastAsiaTheme="minorHAnsi"/>
        </w:rPr>
        <w:t xml:space="preserve"> IPRAW Mode SOCKET</w:t>
      </w:r>
      <w:r w:rsidR="004C3B6D" w:rsidRPr="001605E7">
        <w:rPr>
          <w:rFonts w:eastAsiaTheme="minorHAnsi" w:hint="eastAsia"/>
        </w:rPr>
        <w:t>의</w:t>
      </w:r>
      <w:r w:rsidR="004C3B6D" w:rsidRPr="001605E7">
        <w:rPr>
          <w:rFonts w:eastAsiaTheme="minorHAnsi"/>
        </w:rPr>
        <w:t xml:space="preserve"> RX Buffer Block</w:t>
      </w:r>
      <w:r w:rsidR="004C3B6D" w:rsidRPr="001605E7">
        <w:rPr>
          <w:rFonts w:eastAsiaTheme="minorHAnsi" w:hint="eastAsia"/>
        </w:rPr>
        <w:t>에</w:t>
      </w:r>
      <w:r w:rsidR="004C3B6D" w:rsidRPr="001605E7">
        <w:rPr>
          <w:rFonts w:eastAsiaTheme="minorHAnsi"/>
        </w:rPr>
        <w:t xml:space="preserve"> </w:t>
      </w:r>
      <w:r w:rsidR="004C3B6D" w:rsidRPr="001605E7">
        <w:rPr>
          <w:rFonts w:eastAsiaTheme="minorHAnsi" w:hint="eastAsia"/>
        </w:rPr>
        <w:t>저장</w:t>
      </w:r>
      <w:r>
        <w:rPr>
          <w:rFonts w:eastAsiaTheme="minorHAnsi" w:hint="eastAsia"/>
        </w:rPr>
        <w:t>된다</w:t>
      </w:r>
      <w:r>
        <w:rPr>
          <w:rFonts w:eastAsiaTheme="minorHAnsi" w:hint="eastAsia"/>
        </w:rPr>
        <w:t xml:space="preserve">. </w:t>
      </w:r>
      <w:r>
        <w:rPr>
          <w:rFonts w:eastAsiaTheme="minorHAnsi" w:hint="eastAsia"/>
        </w:rPr>
        <w:t>따라서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PING Command</w:t>
      </w:r>
      <w:r>
        <w:rPr>
          <w:rFonts w:eastAsiaTheme="minorHAnsi" w:hint="eastAsia"/>
        </w:rPr>
        <w:t xml:space="preserve"> </w:t>
      </w:r>
      <w:r w:rsidR="00BC4D1E">
        <w:rPr>
          <w:rFonts w:eastAsiaTheme="minorHAnsi" w:hint="eastAsia"/>
        </w:rPr>
        <w:t>가</w:t>
      </w:r>
      <w:r w:rsidR="00BC4D1E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완료되지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못하고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SLIR[TIMEOUT]</w:t>
      </w:r>
      <w:r>
        <w:rPr>
          <w:rFonts w:eastAsiaTheme="minorHAnsi" w:hint="eastAsia"/>
        </w:rPr>
        <w:t>이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발생하므로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주의가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필요하다</w:t>
      </w:r>
      <w:r>
        <w:rPr>
          <w:rFonts w:eastAsiaTheme="minorHAnsi" w:hint="eastAsia"/>
        </w:rPr>
        <w:t>.</w:t>
      </w:r>
    </w:p>
    <w:p w14:paraId="1D998C04" w14:textId="77777777" w:rsidR="008B75BF" w:rsidRPr="00BC4D1E" w:rsidRDefault="008B75BF" w:rsidP="008B75BF">
      <w:pPr>
        <w:pStyle w:val="11"/>
      </w:pPr>
    </w:p>
    <w:p w14:paraId="269D29D4" w14:textId="77777777" w:rsidR="008B75BF" w:rsidRPr="00F6231D" w:rsidRDefault="008B75BF" w:rsidP="008B75BF">
      <w:pPr>
        <w:pStyle w:val="11"/>
      </w:pPr>
      <w:r>
        <w:rPr>
          <w:rFonts w:hint="eastAsia"/>
        </w:rPr>
        <w:sym w:font="Wingdings" w:char="F09F"/>
      </w:r>
      <w:r>
        <w:t xml:space="preserve"> Configuration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/>
        <w:tblLook w:val="04A0" w:firstRow="1" w:lastRow="0" w:firstColumn="1" w:lastColumn="0" w:noHBand="0" w:noVBand="1"/>
      </w:tblPr>
      <w:tblGrid>
        <w:gridCol w:w="8495"/>
      </w:tblGrid>
      <w:tr w:rsidR="008B75BF" w:rsidRPr="007F654F" w14:paraId="15F2D53C" w14:textId="77777777" w:rsidTr="00084951">
        <w:tc>
          <w:tcPr>
            <w:tcW w:w="8495" w:type="dxa"/>
            <w:shd w:val="clear" w:color="auto" w:fill="F2F2F2"/>
          </w:tcPr>
          <w:p w14:paraId="765A8294" w14:textId="77777777" w:rsidR="008B75BF" w:rsidRPr="00DF101A" w:rsidRDefault="008B75BF" w:rsidP="00084951">
            <w:pPr>
              <w:pStyle w:val="11"/>
            </w:pPr>
            <w:r w:rsidRPr="00DF101A">
              <w:t>{</w:t>
            </w:r>
          </w:p>
          <w:p w14:paraId="09505C6F" w14:textId="77777777" w:rsidR="008B75BF" w:rsidRDefault="008B75BF" w:rsidP="00084951">
            <w:pPr>
              <w:pStyle w:val="11"/>
            </w:pPr>
            <w:r w:rsidRPr="00DF101A">
              <w:t>START :</w:t>
            </w:r>
          </w:p>
          <w:p w14:paraId="6AF6BAC1" w14:textId="77777777" w:rsidR="008B75BF" w:rsidRPr="00DF101A" w:rsidRDefault="008B75BF" w:rsidP="00084951">
            <w:pPr>
              <w:pStyle w:val="11"/>
            </w:pPr>
            <w:r>
              <w:t xml:space="preserve">        </w:t>
            </w:r>
            <w:r w:rsidRPr="00586E28">
              <w:rPr>
                <w:color w:val="0000FF"/>
              </w:rPr>
              <w:t>/* set SOCKET-less retransmission timer, 10(0</w:t>
            </w:r>
            <w:r w:rsidRPr="00586E28">
              <w:rPr>
                <w:rFonts w:hint="eastAsia"/>
                <w:color w:val="0000FF"/>
              </w:rPr>
              <w:t>x</w:t>
            </w:r>
            <w:r w:rsidRPr="00586E28">
              <w:rPr>
                <w:color w:val="0000FF"/>
              </w:rPr>
              <w:t>00</w:t>
            </w:r>
            <w:r w:rsidRPr="00586E28">
              <w:rPr>
                <w:rFonts w:hint="eastAsia"/>
                <w:color w:val="0000FF"/>
              </w:rPr>
              <w:t>0A</w:t>
            </w:r>
            <w:r w:rsidRPr="00586E28">
              <w:rPr>
                <w:color w:val="0000FF"/>
              </w:rPr>
              <w:t>)(</w:t>
            </w:r>
            <w:r w:rsidRPr="00586E28">
              <w:rPr>
                <w:rFonts w:hint="eastAsia"/>
                <w:color w:val="0000FF"/>
              </w:rPr>
              <w:t>단위</w:t>
            </w:r>
            <w:r w:rsidRPr="00586E28">
              <w:rPr>
                <w:rFonts w:hint="eastAsia"/>
                <w:color w:val="0000FF"/>
              </w:rPr>
              <w:t xml:space="preserve">, </w:t>
            </w:r>
            <w:r w:rsidRPr="00586E28">
              <w:rPr>
                <w:color w:val="0000FF"/>
              </w:rPr>
              <w:t>100us) */</w:t>
            </w:r>
          </w:p>
          <w:p w14:paraId="1667734E" w14:textId="558DCD76" w:rsidR="008B75BF" w:rsidRDefault="008B75BF" w:rsidP="00084951">
            <w:pPr>
              <w:pStyle w:val="11"/>
            </w:pPr>
            <w:r>
              <w:tab/>
              <w:t>SL</w:t>
            </w:r>
            <w:r w:rsidRPr="00DF101A">
              <w:t>RTR</w:t>
            </w:r>
            <w:r>
              <w:t>0</w:t>
            </w:r>
            <w:r w:rsidR="00AD0AD9">
              <w:t>,1</w:t>
            </w:r>
            <w:r>
              <w:t xml:space="preserve"> = 0x00</w:t>
            </w:r>
            <w:r w:rsidR="00AD0AD9">
              <w:t>, 0xAA</w:t>
            </w:r>
            <w:r w:rsidRPr="00DF101A">
              <w:t>;</w:t>
            </w:r>
          </w:p>
          <w:p w14:paraId="5658B98B" w14:textId="77777777" w:rsidR="008B75BF" w:rsidRDefault="008B75BF" w:rsidP="00084951">
            <w:pPr>
              <w:pStyle w:val="11"/>
            </w:pPr>
          </w:p>
          <w:p w14:paraId="24D2ED61" w14:textId="77777777" w:rsidR="008B75BF" w:rsidRPr="00DF101A" w:rsidRDefault="008B75BF" w:rsidP="00084951">
            <w:pPr>
              <w:pStyle w:val="11"/>
            </w:pPr>
            <w:r>
              <w:t xml:space="preserve">        </w:t>
            </w:r>
            <w:r w:rsidRPr="00586E28">
              <w:rPr>
                <w:color w:val="0000FF"/>
              </w:rPr>
              <w:t>/* set SOCKET-less retransmission counter, 5 */</w:t>
            </w:r>
          </w:p>
          <w:p w14:paraId="4AE95A96" w14:textId="77777777" w:rsidR="008B75BF" w:rsidRDefault="008B75BF" w:rsidP="00084951">
            <w:pPr>
              <w:pStyle w:val="11"/>
            </w:pPr>
            <w:r>
              <w:tab/>
              <w:t>SLRCR = 0x05</w:t>
            </w:r>
            <w:r w:rsidRPr="00DF101A">
              <w:t>;</w:t>
            </w:r>
          </w:p>
          <w:p w14:paraId="7544F6BE" w14:textId="77777777" w:rsidR="008B75BF" w:rsidRDefault="008B75BF" w:rsidP="00084951">
            <w:pPr>
              <w:pStyle w:val="11"/>
            </w:pPr>
          </w:p>
          <w:p w14:paraId="71BAD773" w14:textId="77777777" w:rsidR="008B75BF" w:rsidRPr="00DF101A" w:rsidRDefault="008B75BF" w:rsidP="00084951">
            <w:pPr>
              <w:pStyle w:val="11"/>
            </w:pPr>
            <w:r>
              <w:rPr>
                <w:rFonts w:hint="eastAsia"/>
              </w:rPr>
              <w:t xml:space="preserve">        </w:t>
            </w:r>
            <w:r w:rsidRPr="00586E28">
              <w:rPr>
                <w:rFonts w:hint="eastAsia"/>
                <w:color w:val="0000FF"/>
              </w:rPr>
              <w:t>/</w:t>
            </w:r>
            <w:r w:rsidRPr="00586E28">
              <w:rPr>
                <w:color w:val="0000FF"/>
              </w:rPr>
              <w:t>* set destination IP address, 192.168.0.100 *</w:t>
            </w:r>
            <w:r w:rsidRPr="00586E28">
              <w:rPr>
                <w:rFonts w:hint="eastAsia"/>
                <w:color w:val="0000FF"/>
              </w:rPr>
              <w:t>/</w:t>
            </w:r>
          </w:p>
          <w:p w14:paraId="27E83D81" w14:textId="4C15DA53" w:rsidR="008B75BF" w:rsidRDefault="008B75BF" w:rsidP="00084951">
            <w:pPr>
              <w:pStyle w:val="11"/>
            </w:pPr>
            <w:r w:rsidRPr="00DF101A">
              <w:tab/>
            </w:r>
            <w:r>
              <w:t>SL</w:t>
            </w:r>
            <w:r w:rsidRPr="00DF101A">
              <w:t>PIP</w:t>
            </w:r>
            <w:r>
              <w:t>R0</w:t>
            </w:r>
            <w:r w:rsidR="00AD0AD9">
              <w:t>,1</w:t>
            </w:r>
            <w:r>
              <w:t xml:space="preserve"> = 0xC0</w:t>
            </w:r>
            <w:r w:rsidR="00AD0AD9">
              <w:t>, 0xA8</w:t>
            </w:r>
            <w:r>
              <w:t>;</w:t>
            </w:r>
          </w:p>
          <w:p w14:paraId="138C58E7" w14:textId="52B46A2D" w:rsidR="008B75BF" w:rsidRDefault="00AD0AD9" w:rsidP="00084951">
            <w:pPr>
              <w:pStyle w:val="11"/>
            </w:pPr>
            <w:r>
              <w:t xml:space="preserve">        SLPIPR2.3 = 0x00, 0x64</w:t>
            </w:r>
            <w:r w:rsidR="008B75BF">
              <w:t>;</w:t>
            </w:r>
          </w:p>
          <w:p w14:paraId="4A90955C" w14:textId="77777777" w:rsidR="008B75BF" w:rsidRDefault="008B75BF" w:rsidP="00084951">
            <w:pPr>
              <w:pStyle w:val="11"/>
            </w:pPr>
          </w:p>
          <w:p w14:paraId="27BECA8F" w14:textId="77777777" w:rsidR="008B75BF" w:rsidRDefault="008B75BF" w:rsidP="00084951">
            <w:pPr>
              <w:pStyle w:val="11"/>
            </w:pPr>
            <w:r>
              <w:t xml:space="preserve">        </w:t>
            </w:r>
            <w:r w:rsidRPr="00674815">
              <w:rPr>
                <w:color w:val="0000FF"/>
              </w:rPr>
              <w:t xml:space="preserve">/* </w:t>
            </w:r>
            <w:r w:rsidRPr="00674815">
              <w:rPr>
                <w:rFonts w:hint="eastAsia"/>
                <w:color w:val="0000FF"/>
              </w:rPr>
              <w:t>set PING sequence number</w:t>
            </w:r>
            <w:r w:rsidRPr="00674815">
              <w:rPr>
                <w:color w:val="0000FF"/>
              </w:rPr>
              <w:t>, 1000(0x03E8)</w:t>
            </w:r>
            <w:r w:rsidRPr="00674815">
              <w:rPr>
                <w:rFonts w:hint="eastAsia"/>
                <w:color w:val="0000FF"/>
              </w:rPr>
              <w:t xml:space="preserve"> </w:t>
            </w:r>
            <w:r w:rsidRPr="00674815">
              <w:rPr>
                <w:color w:val="0000FF"/>
              </w:rPr>
              <w:t>*/</w:t>
            </w:r>
          </w:p>
          <w:p w14:paraId="5D6D8526" w14:textId="15A50755" w:rsidR="008B75BF" w:rsidRDefault="008B75BF" w:rsidP="00084951">
            <w:pPr>
              <w:pStyle w:val="11"/>
            </w:pPr>
            <w:r>
              <w:t xml:space="preserve">        PINGSEQR0</w:t>
            </w:r>
            <w:r w:rsidR="00AD0AD9">
              <w:t>,1</w:t>
            </w:r>
            <w:r>
              <w:t xml:space="preserve"> = 0x03</w:t>
            </w:r>
            <w:r w:rsidR="00AD0AD9">
              <w:t>, 0xE8</w:t>
            </w:r>
            <w:r>
              <w:t>;</w:t>
            </w:r>
          </w:p>
          <w:p w14:paraId="227EB9F1" w14:textId="77777777" w:rsidR="008B75BF" w:rsidRDefault="008B75BF" w:rsidP="00084951">
            <w:pPr>
              <w:pStyle w:val="11"/>
            </w:pPr>
          </w:p>
          <w:p w14:paraId="72B02964" w14:textId="77777777" w:rsidR="008B75BF" w:rsidRDefault="008B75BF" w:rsidP="00084951">
            <w:pPr>
              <w:pStyle w:val="11"/>
            </w:pPr>
            <w:r>
              <w:t xml:space="preserve">        </w:t>
            </w:r>
            <w:r w:rsidRPr="00674815">
              <w:rPr>
                <w:color w:val="0000FF"/>
              </w:rPr>
              <w:t>/* set PING id, 256(0x0100) */</w:t>
            </w:r>
          </w:p>
          <w:p w14:paraId="6B30CF2C" w14:textId="477C2651" w:rsidR="008B75BF" w:rsidRDefault="008B75BF" w:rsidP="00084951">
            <w:pPr>
              <w:pStyle w:val="11"/>
            </w:pPr>
            <w:r>
              <w:t xml:space="preserve">        PINGIDR0</w:t>
            </w:r>
            <w:r w:rsidR="00AD0AD9">
              <w:t>,1</w:t>
            </w:r>
            <w:r>
              <w:t xml:space="preserve"> = 0x01</w:t>
            </w:r>
            <w:r w:rsidR="00AD0AD9">
              <w:t>,0x00</w:t>
            </w:r>
            <w:r>
              <w:t>;</w:t>
            </w:r>
          </w:p>
          <w:p w14:paraId="78D17141" w14:textId="77777777" w:rsidR="008B75BF" w:rsidRPr="00C82A92" w:rsidRDefault="008B75BF" w:rsidP="00084951">
            <w:pPr>
              <w:pStyle w:val="11"/>
            </w:pPr>
            <w:r w:rsidRPr="00DF101A">
              <w:t>}</w:t>
            </w:r>
          </w:p>
        </w:tc>
      </w:tr>
    </w:tbl>
    <w:p w14:paraId="1FEB13C6" w14:textId="77777777" w:rsidR="008B75BF" w:rsidRDefault="008B75BF" w:rsidP="008B75BF">
      <w:pPr>
        <w:pStyle w:val="11"/>
      </w:pPr>
    </w:p>
    <w:p w14:paraId="18625685" w14:textId="77777777" w:rsidR="008B75BF" w:rsidRPr="00F6231D" w:rsidRDefault="008B75BF" w:rsidP="008B75BF">
      <w:pPr>
        <w:pStyle w:val="11"/>
      </w:pPr>
      <w:r>
        <w:rPr>
          <w:rFonts w:hint="eastAsia"/>
        </w:rPr>
        <w:sym w:font="Wingdings" w:char="F09F"/>
      </w:r>
      <w:r>
        <w:t xml:space="preserve"> SOCKET-less Command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/>
        <w:tblLook w:val="04A0" w:firstRow="1" w:lastRow="0" w:firstColumn="1" w:lastColumn="0" w:noHBand="0" w:noVBand="1"/>
      </w:tblPr>
      <w:tblGrid>
        <w:gridCol w:w="8495"/>
      </w:tblGrid>
      <w:tr w:rsidR="008B75BF" w:rsidRPr="007F654F" w14:paraId="09F92FAD" w14:textId="77777777" w:rsidTr="00084951">
        <w:tc>
          <w:tcPr>
            <w:tcW w:w="8495" w:type="dxa"/>
            <w:shd w:val="clear" w:color="auto" w:fill="F2F2F2"/>
          </w:tcPr>
          <w:p w14:paraId="0F9DD9A7" w14:textId="77777777" w:rsidR="008B75BF" w:rsidRDefault="008B75BF" w:rsidP="00084951">
            <w:pPr>
              <w:pStyle w:val="11"/>
            </w:pPr>
            <w:r w:rsidRPr="00DF101A">
              <w:t>{</w:t>
            </w:r>
          </w:p>
          <w:p w14:paraId="35B38B06" w14:textId="77777777" w:rsidR="008B75BF" w:rsidRPr="00DF101A" w:rsidRDefault="008B75BF" w:rsidP="00084951">
            <w:pPr>
              <w:pStyle w:val="11"/>
            </w:pPr>
            <w:r>
              <w:t xml:space="preserve">        </w:t>
            </w:r>
            <w:r w:rsidRPr="00586E28">
              <w:rPr>
                <w:color w:val="0000FF"/>
              </w:rPr>
              <w:t>/* set interrupt mask bit */</w:t>
            </w:r>
          </w:p>
          <w:p w14:paraId="43E9373A" w14:textId="12152166" w:rsidR="008B75BF" w:rsidRDefault="008B75BF" w:rsidP="00084951">
            <w:pPr>
              <w:pStyle w:val="11"/>
            </w:pPr>
            <w:r w:rsidRPr="00DF101A">
              <w:tab/>
            </w:r>
            <w:r>
              <w:t>SL</w:t>
            </w:r>
            <w:r w:rsidRPr="00DF101A">
              <w:t>IMR</w:t>
            </w:r>
            <w:r>
              <w:t>[PING]</w:t>
            </w:r>
            <w:r w:rsidRPr="00DF101A">
              <w:t xml:space="preserve"> = </w:t>
            </w:r>
            <w:r>
              <w:t>‘1’</w:t>
            </w:r>
            <w:r w:rsidRPr="00DF101A">
              <w:t>;</w:t>
            </w:r>
            <w:r w:rsidR="00AD0AD9">
              <w:t xml:space="preserve">      </w:t>
            </w:r>
            <w:r w:rsidR="00AD0AD9" w:rsidRPr="00AD0AD9">
              <w:rPr>
                <w:color w:val="0000FF"/>
              </w:rPr>
              <w:t>// PING interrupt mask bit</w:t>
            </w:r>
          </w:p>
          <w:p w14:paraId="64F881F0" w14:textId="4FAEEDFE" w:rsidR="008B75BF" w:rsidRDefault="008B75BF" w:rsidP="00084951">
            <w:pPr>
              <w:pStyle w:val="11"/>
            </w:pPr>
            <w:r>
              <w:t xml:space="preserve">        SLIMR[TIMEOUT] = ‘1’;</w:t>
            </w:r>
            <w:r w:rsidR="00AD0AD9">
              <w:t xml:space="preserve">  </w:t>
            </w:r>
            <w:r w:rsidR="00AD0AD9" w:rsidRPr="00AD0AD9">
              <w:rPr>
                <w:color w:val="0000FF"/>
              </w:rPr>
              <w:t>// TIMEOUT interrupt mask bit</w:t>
            </w:r>
          </w:p>
          <w:p w14:paraId="2C9DB42C" w14:textId="77777777" w:rsidR="008B75BF" w:rsidRDefault="008B75BF" w:rsidP="00084951">
            <w:pPr>
              <w:pStyle w:val="11"/>
            </w:pPr>
          </w:p>
          <w:p w14:paraId="3915C99C" w14:textId="77777777" w:rsidR="008B75BF" w:rsidRPr="00DF101A" w:rsidRDefault="008B75BF" w:rsidP="00084951">
            <w:pPr>
              <w:pStyle w:val="11"/>
            </w:pPr>
            <w:r>
              <w:t xml:space="preserve">        </w:t>
            </w:r>
            <w:r w:rsidRPr="00586E28">
              <w:rPr>
                <w:color w:val="0000FF"/>
              </w:rPr>
              <w:t xml:space="preserve">/* set </w:t>
            </w:r>
            <w:r>
              <w:rPr>
                <w:color w:val="0000FF"/>
              </w:rPr>
              <w:t>PING</w:t>
            </w:r>
            <w:r w:rsidRPr="00586E28">
              <w:rPr>
                <w:color w:val="0000FF"/>
              </w:rPr>
              <w:t xml:space="preserve"> command */</w:t>
            </w:r>
          </w:p>
          <w:p w14:paraId="13E44668" w14:textId="77777777" w:rsidR="008B75BF" w:rsidRPr="00DF101A" w:rsidRDefault="008B75BF" w:rsidP="00084951">
            <w:pPr>
              <w:pStyle w:val="11"/>
            </w:pPr>
            <w:r w:rsidRPr="00DF101A">
              <w:tab/>
            </w:r>
            <w:r>
              <w:t>SL</w:t>
            </w:r>
            <w:r w:rsidRPr="00DF101A">
              <w:t xml:space="preserve">CR = </w:t>
            </w:r>
            <w:r>
              <w:t>PING</w:t>
            </w:r>
            <w:r w:rsidRPr="00DF101A">
              <w:t>;</w:t>
            </w:r>
          </w:p>
          <w:p w14:paraId="376DCA5D" w14:textId="77777777" w:rsidR="008B75BF" w:rsidRPr="00C82A92" w:rsidRDefault="008B75BF" w:rsidP="00084951">
            <w:pPr>
              <w:pStyle w:val="11"/>
            </w:pPr>
            <w:r w:rsidRPr="00DF101A">
              <w:t>}</w:t>
            </w:r>
          </w:p>
        </w:tc>
      </w:tr>
    </w:tbl>
    <w:p w14:paraId="37A6A3D0" w14:textId="77777777" w:rsidR="008B75BF" w:rsidRDefault="008B75BF" w:rsidP="008B75BF">
      <w:pPr>
        <w:pStyle w:val="11"/>
      </w:pPr>
    </w:p>
    <w:p w14:paraId="0EE74399" w14:textId="77777777" w:rsidR="008B75BF" w:rsidRPr="00F6231D" w:rsidRDefault="008B75BF" w:rsidP="008B75BF">
      <w:pPr>
        <w:pStyle w:val="11"/>
      </w:pPr>
      <w:r>
        <w:rPr>
          <w:rFonts w:hint="eastAsia"/>
        </w:rPr>
        <w:sym w:font="Wingdings" w:char="F09F"/>
      </w:r>
      <w:r>
        <w:t xml:space="preserve"> Response?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/>
        <w:tblLook w:val="04A0" w:firstRow="1" w:lastRow="0" w:firstColumn="1" w:lastColumn="0" w:noHBand="0" w:noVBand="1"/>
      </w:tblPr>
      <w:tblGrid>
        <w:gridCol w:w="8495"/>
      </w:tblGrid>
      <w:tr w:rsidR="008B75BF" w:rsidRPr="007F654F" w14:paraId="56F52201" w14:textId="77777777" w:rsidTr="00084951">
        <w:tc>
          <w:tcPr>
            <w:tcW w:w="8495" w:type="dxa"/>
            <w:shd w:val="clear" w:color="auto" w:fill="F2F2F2"/>
          </w:tcPr>
          <w:p w14:paraId="591900AC" w14:textId="77777777" w:rsidR="008B75BF" w:rsidRDefault="008B75BF" w:rsidP="00084951">
            <w:pPr>
              <w:pStyle w:val="11"/>
            </w:pPr>
            <w:r w:rsidRPr="00DF101A">
              <w:t>{</w:t>
            </w:r>
          </w:p>
          <w:p w14:paraId="2F3BBA40" w14:textId="77777777" w:rsidR="008B75BF" w:rsidRPr="00DF101A" w:rsidRDefault="008B75BF" w:rsidP="00084951">
            <w:pPr>
              <w:pStyle w:val="11"/>
            </w:pPr>
            <w:r>
              <w:t xml:space="preserve">        </w:t>
            </w:r>
            <w:r w:rsidRPr="00586E28">
              <w:rPr>
                <w:color w:val="0000FF"/>
              </w:rPr>
              <w:t xml:space="preserve">/* </w:t>
            </w:r>
            <w:r>
              <w:rPr>
                <w:color w:val="0000FF"/>
              </w:rPr>
              <w:t>check PING interrupt</w:t>
            </w:r>
            <w:r w:rsidRPr="00586E28">
              <w:rPr>
                <w:color w:val="0000FF"/>
              </w:rPr>
              <w:t xml:space="preserve"> */</w:t>
            </w:r>
          </w:p>
          <w:p w14:paraId="2164F514" w14:textId="77777777" w:rsidR="008B75BF" w:rsidRDefault="008B75BF" w:rsidP="00084951">
            <w:pPr>
              <w:pStyle w:val="11"/>
            </w:pPr>
            <w:r w:rsidRPr="00DF101A">
              <w:tab/>
            </w:r>
            <w:r>
              <w:t>if(SLIR[PING] != ‘1’) goto Timeout;</w:t>
            </w:r>
          </w:p>
          <w:p w14:paraId="391AD336" w14:textId="77777777" w:rsidR="008B75BF" w:rsidRDefault="008B75BF" w:rsidP="00084951">
            <w:pPr>
              <w:pStyle w:val="11"/>
              <w:ind w:firstLineChars="400" w:firstLine="800"/>
            </w:pPr>
            <w:r>
              <w:rPr>
                <w:rFonts w:hint="eastAsia"/>
              </w:rPr>
              <w:t>else</w:t>
            </w:r>
          </w:p>
          <w:p w14:paraId="55259B61" w14:textId="77777777" w:rsidR="008B75BF" w:rsidRDefault="008B75BF" w:rsidP="00084951">
            <w:pPr>
              <w:pStyle w:val="11"/>
              <w:ind w:firstLineChars="400" w:firstLine="800"/>
            </w:pPr>
            <w:r>
              <w:t>{</w:t>
            </w:r>
          </w:p>
          <w:p w14:paraId="1EC6AD22" w14:textId="77777777" w:rsidR="008B75BF" w:rsidRDefault="008B75BF" w:rsidP="00084951">
            <w:pPr>
              <w:pStyle w:val="11"/>
              <w:ind w:firstLineChars="400" w:firstLine="800"/>
            </w:pPr>
            <w:r>
              <w:t xml:space="preserve">    </w:t>
            </w:r>
            <w:r w:rsidRPr="009C52BB">
              <w:rPr>
                <w:color w:val="0000FF"/>
              </w:rPr>
              <w:t>/* received PING reply packet */</w:t>
            </w:r>
          </w:p>
          <w:p w14:paraId="46ECC379" w14:textId="77777777" w:rsidR="008B75BF" w:rsidRDefault="008B75BF" w:rsidP="00084951">
            <w:pPr>
              <w:pStyle w:val="11"/>
              <w:ind w:firstLineChars="600" w:firstLine="1200"/>
            </w:pPr>
            <w:r w:rsidRPr="00F40AF7">
              <w:rPr>
                <w:color w:val="0000FF"/>
              </w:rPr>
              <w:t xml:space="preserve">/* </w:t>
            </w:r>
            <w:r>
              <w:rPr>
                <w:color w:val="0000FF"/>
              </w:rPr>
              <w:t>clear interrupt</w:t>
            </w:r>
            <w:r w:rsidRPr="00F40AF7">
              <w:rPr>
                <w:color w:val="0000FF"/>
              </w:rPr>
              <w:t xml:space="preserve"> */</w:t>
            </w:r>
          </w:p>
          <w:p w14:paraId="0413D5CC" w14:textId="77777777" w:rsidR="008B75BF" w:rsidRPr="003E0657" w:rsidRDefault="008B75BF" w:rsidP="00084951">
            <w:pPr>
              <w:pStyle w:val="11"/>
              <w:ind w:firstLineChars="400" w:firstLine="800"/>
            </w:pPr>
            <w:r>
              <w:t xml:space="preserve">    S</w:t>
            </w:r>
            <w:r>
              <w:rPr>
                <w:rFonts w:hint="eastAsia"/>
              </w:rPr>
              <w:t>L</w:t>
            </w:r>
            <w:r>
              <w:t>IR[PING] = ‘1’; goto SUCCESS;</w:t>
            </w:r>
          </w:p>
          <w:p w14:paraId="07FDA89D" w14:textId="77777777" w:rsidR="008B75BF" w:rsidRDefault="008B75BF" w:rsidP="00084951">
            <w:pPr>
              <w:pStyle w:val="11"/>
              <w:ind w:firstLineChars="600" w:firstLine="1200"/>
              <w:rPr>
                <w:color w:val="0000FF"/>
              </w:rPr>
            </w:pPr>
            <w:r w:rsidRPr="00F40AF7">
              <w:rPr>
                <w:color w:val="0000FF"/>
              </w:rPr>
              <w:t xml:space="preserve">/* </w:t>
            </w:r>
            <w:r>
              <w:rPr>
                <w:color w:val="0000FF"/>
              </w:rPr>
              <w:t xml:space="preserve">SLIMR, SLIR </w:t>
            </w:r>
            <w:r>
              <w:rPr>
                <w:rFonts w:hint="eastAsia"/>
                <w:color w:val="0000FF"/>
              </w:rPr>
              <w:t>참조</w:t>
            </w:r>
            <w:r w:rsidRPr="00F40AF7">
              <w:rPr>
                <w:color w:val="0000FF"/>
              </w:rPr>
              <w:t xml:space="preserve"> */</w:t>
            </w:r>
          </w:p>
          <w:p w14:paraId="293A36AD" w14:textId="77777777" w:rsidR="008B75BF" w:rsidRDefault="008B75BF" w:rsidP="00084951">
            <w:pPr>
              <w:pStyle w:val="11"/>
            </w:pPr>
            <w:r>
              <w:rPr>
                <w:rFonts w:hint="eastAsia"/>
              </w:rPr>
              <w:t xml:space="preserve">        }</w:t>
            </w:r>
          </w:p>
          <w:p w14:paraId="395041B2" w14:textId="77777777" w:rsidR="008B75BF" w:rsidRPr="00C82A92" w:rsidRDefault="008B75BF" w:rsidP="00084951">
            <w:pPr>
              <w:pStyle w:val="11"/>
            </w:pPr>
            <w:r w:rsidRPr="00DF101A">
              <w:t>}</w:t>
            </w:r>
          </w:p>
        </w:tc>
      </w:tr>
    </w:tbl>
    <w:p w14:paraId="15266020" w14:textId="77777777" w:rsidR="008B75BF" w:rsidRDefault="008B75BF" w:rsidP="008B75BF">
      <w:pPr>
        <w:pStyle w:val="11"/>
      </w:pPr>
    </w:p>
    <w:p w14:paraId="7C426458" w14:textId="77777777" w:rsidR="008B75BF" w:rsidRPr="00F6231D" w:rsidRDefault="008B75BF" w:rsidP="008B75BF">
      <w:pPr>
        <w:pStyle w:val="11"/>
      </w:pPr>
      <w:r>
        <w:rPr>
          <w:rFonts w:hint="eastAsia"/>
        </w:rPr>
        <w:sym w:font="Wingdings" w:char="F09F"/>
      </w:r>
      <w:r>
        <w:t xml:space="preserve"> Timeout?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/>
        <w:tblLook w:val="04A0" w:firstRow="1" w:lastRow="0" w:firstColumn="1" w:lastColumn="0" w:noHBand="0" w:noVBand="1"/>
      </w:tblPr>
      <w:tblGrid>
        <w:gridCol w:w="8495"/>
      </w:tblGrid>
      <w:tr w:rsidR="008B75BF" w:rsidRPr="007F654F" w14:paraId="03C1FC9A" w14:textId="77777777" w:rsidTr="00084951">
        <w:tc>
          <w:tcPr>
            <w:tcW w:w="8495" w:type="dxa"/>
            <w:shd w:val="clear" w:color="auto" w:fill="F2F2F2"/>
          </w:tcPr>
          <w:p w14:paraId="1A107111" w14:textId="77777777" w:rsidR="008B75BF" w:rsidRDefault="008B75BF" w:rsidP="00084951">
            <w:pPr>
              <w:pStyle w:val="11"/>
            </w:pPr>
            <w:r w:rsidRPr="00DF101A">
              <w:t>{</w:t>
            </w:r>
          </w:p>
          <w:p w14:paraId="03CE5EA3" w14:textId="77777777" w:rsidR="008B75BF" w:rsidRPr="00DF101A" w:rsidRDefault="008B75BF" w:rsidP="00084951">
            <w:pPr>
              <w:pStyle w:val="11"/>
            </w:pPr>
            <w:r>
              <w:t xml:space="preserve">        </w:t>
            </w:r>
            <w:r w:rsidRPr="00586E28">
              <w:rPr>
                <w:color w:val="0000FF"/>
              </w:rPr>
              <w:t xml:space="preserve">/* </w:t>
            </w:r>
            <w:r>
              <w:rPr>
                <w:color w:val="0000FF"/>
              </w:rPr>
              <w:t>check TIMEOUT interrupt</w:t>
            </w:r>
            <w:r w:rsidRPr="00586E28">
              <w:rPr>
                <w:color w:val="0000FF"/>
              </w:rPr>
              <w:t xml:space="preserve"> */</w:t>
            </w:r>
          </w:p>
          <w:p w14:paraId="1F11554E" w14:textId="77777777" w:rsidR="008B75BF" w:rsidRDefault="008B75BF" w:rsidP="00084951">
            <w:pPr>
              <w:pStyle w:val="11"/>
            </w:pPr>
            <w:r w:rsidRPr="00DF101A">
              <w:tab/>
            </w:r>
            <w:r>
              <w:t>if(SLIR[TIMEOUT] != ‘1’) goto Response;</w:t>
            </w:r>
          </w:p>
          <w:p w14:paraId="77024CC0" w14:textId="77777777" w:rsidR="008B75BF" w:rsidRDefault="008B75BF" w:rsidP="00084951">
            <w:pPr>
              <w:pStyle w:val="11"/>
            </w:pPr>
            <w:r>
              <w:t xml:space="preserve">        else goto END;</w:t>
            </w:r>
          </w:p>
          <w:p w14:paraId="2E476387" w14:textId="77777777" w:rsidR="008B75BF" w:rsidRPr="00C82A92" w:rsidRDefault="008B75BF" w:rsidP="00084951">
            <w:pPr>
              <w:pStyle w:val="11"/>
            </w:pPr>
            <w:r w:rsidRPr="00DF101A">
              <w:t>}</w:t>
            </w:r>
          </w:p>
        </w:tc>
      </w:tr>
    </w:tbl>
    <w:p w14:paraId="660B24A6" w14:textId="77777777" w:rsidR="00155A42" w:rsidRPr="001605E7" w:rsidRDefault="00155A42" w:rsidP="00155A42">
      <w:pPr>
        <w:pStyle w:val="11"/>
        <w:rPr>
          <w:rFonts w:eastAsiaTheme="minorHAnsi"/>
        </w:rPr>
      </w:pPr>
      <w:bookmarkStart w:id="579" w:name="_Toc483830101"/>
      <w:r w:rsidRPr="001605E7">
        <w:rPr>
          <w:rFonts w:eastAsiaTheme="minorHAnsi"/>
        </w:rPr>
        <w:br w:type="page"/>
      </w:r>
    </w:p>
    <w:p w14:paraId="1CB0756E" w14:textId="0684E649" w:rsidR="00F04CE5" w:rsidRPr="00546234" w:rsidRDefault="00F04CE5" w:rsidP="00BF5B95">
      <w:pPr>
        <w:pStyle w:val="21"/>
      </w:pPr>
      <w:r w:rsidRPr="00546234">
        <w:t>PHY Control</w:t>
      </w:r>
      <w:bookmarkEnd w:id="579"/>
    </w:p>
    <w:p w14:paraId="6F39378E" w14:textId="51BC53F7" w:rsidR="00C669BF" w:rsidRPr="001605E7" w:rsidRDefault="00C669BF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W5100S</w:t>
      </w:r>
      <w:r w:rsidRPr="001605E7">
        <w:rPr>
          <w:rFonts w:eastAsiaTheme="minorHAnsi" w:hint="eastAsia"/>
        </w:rPr>
        <w:t>는</w:t>
      </w:r>
      <w:r w:rsidRPr="001605E7">
        <w:rPr>
          <w:rFonts w:eastAsiaTheme="minorHAnsi"/>
        </w:rPr>
        <w:t xml:space="preserve"> Ethernet PHY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내장하고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있으며</w:t>
      </w:r>
      <w:r w:rsidRPr="001605E7">
        <w:rPr>
          <w:rFonts w:eastAsiaTheme="minorHAnsi"/>
        </w:rPr>
        <w:t>, MDIO(Management Data Input/Output) Interface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통해</w:t>
      </w:r>
      <w:r w:rsidRPr="001605E7">
        <w:rPr>
          <w:rFonts w:eastAsiaTheme="minorHAnsi"/>
        </w:rPr>
        <w:t xml:space="preserve"> PHY</w:t>
      </w:r>
      <w:r w:rsidRPr="001605E7">
        <w:rPr>
          <w:rFonts w:eastAsiaTheme="minorHAnsi" w:hint="eastAsia"/>
        </w:rPr>
        <w:t>에</w:t>
      </w:r>
      <w:r w:rsidRPr="001605E7">
        <w:rPr>
          <w:rFonts w:eastAsiaTheme="minorHAnsi"/>
        </w:rPr>
        <w:t xml:space="preserve"> Access</w:t>
      </w:r>
      <w:r w:rsidRPr="001605E7">
        <w:rPr>
          <w:rFonts w:eastAsiaTheme="minorHAnsi" w:hint="eastAsia"/>
        </w:rPr>
        <w:t>한다</w:t>
      </w:r>
      <w:r w:rsidRPr="001605E7">
        <w:rPr>
          <w:rFonts w:eastAsiaTheme="minorHAnsi"/>
        </w:rPr>
        <w:t>.</w:t>
      </w:r>
    </w:p>
    <w:p w14:paraId="2770D3FA" w14:textId="40EE052B" w:rsidR="00C669BF" w:rsidRPr="001605E7" w:rsidRDefault="00C669BF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MDIO</w:t>
      </w:r>
      <w:r w:rsidRPr="001605E7">
        <w:rPr>
          <w:rFonts w:eastAsiaTheme="minorHAnsi" w:hint="eastAsia"/>
        </w:rPr>
        <w:t>는</w:t>
      </w:r>
      <w:r w:rsidRPr="001605E7">
        <w:rPr>
          <w:rFonts w:eastAsiaTheme="minorHAnsi"/>
        </w:rPr>
        <w:t xml:space="preserve"> MDC(Management Data Clock)</w:t>
      </w:r>
      <w:r w:rsidRPr="001605E7">
        <w:rPr>
          <w:rFonts w:eastAsiaTheme="minorHAnsi" w:hint="eastAsia"/>
        </w:rPr>
        <w:t>와</w:t>
      </w:r>
      <w:r w:rsidRPr="001605E7">
        <w:rPr>
          <w:rFonts w:eastAsiaTheme="minorHAnsi"/>
        </w:rPr>
        <w:t xml:space="preserve"> MDIO </w:t>
      </w:r>
      <w:r w:rsidRPr="001605E7">
        <w:rPr>
          <w:rFonts w:eastAsiaTheme="minorHAnsi" w:hint="eastAsia"/>
        </w:rPr>
        <w:t>두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개의</w:t>
      </w:r>
      <w:r w:rsidRPr="001605E7">
        <w:rPr>
          <w:rFonts w:eastAsiaTheme="minorHAnsi"/>
        </w:rPr>
        <w:t xml:space="preserve"> wire</w:t>
      </w:r>
      <w:r w:rsidRPr="001605E7">
        <w:rPr>
          <w:rFonts w:eastAsiaTheme="minorHAnsi" w:hint="eastAsia"/>
        </w:rPr>
        <w:t>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구성된</w:t>
      </w:r>
      <w:r w:rsidRPr="001605E7">
        <w:rPr>
          <w:rFonts w:eastAsiaTheme="minorHAnsi"/>
        </w:rPr>
        <w:t xml:space="preserve"> Serial Interface</w:t>
      </w:r>
      <w:r w:rsidRPr="001605E7">
        <w:rPr>
          <w:rFonts w:eastAsiaTheme="minorHAnsi" w:hint="eastAsia"/>
        </w:rPr>
        <w:t>이며</w:t>
      </w:r>
      <w:r w:rsidRPr="001605E7">
        <w:rPr>
          <w:rFonts w:eastAsiaTheme="minorHAnsi"/>
        </w:rPr>
        <w:t>, W5100S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MDC</w:t>
      </w:r>
      <w:r w:rsidRPr="001605E7">
        <w:rPr>
          <w:rFonts w:eastAsiaTheme="minorHAnsi" w:hint="eastAsia"/>
        </w:rPr>
        <w:t>는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최대</w:t>
      </w:r>
      <w:r w:rsidRPr="001605E7">
        <w:rPr>
          <w:rFonts w:eastAsiaTheme="minorHAnsi"/>
        </w:rPr>
        <w:t xml:space="preserve"> 2.5MHz</w:t>
      </w:r>
      <w:r w:rsidRPr="001605E7">
        <w:rPr>
          <w:rFonts w:eastAsiaTheme="minorHAnsi" w:hint="eastAsia"/>
        </w:rPr>
        <w:t>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동작하고</w:t>
      </w:r>
      <w:r w:rsidRPr="001605E7">
        <w:rPr>
          <w:rFonts w:eastAsiaTheme="minorHAnsi"/>
        </w:rPr>
        <w:t xml:space="preserve"> MDIO</w:t>
      </w:r>
      <w:r w:rsidRPr="001605E7">
        <w:rPr>
          <w:rFonts w:eastAsiaTheme="minorHAnsi" w:hint="eastAsia"/>
        </w:rPr>
        <w:t>는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양방향</w:t>
      </w:r>
      <w:r w:rsidRPr="001605E7">
        <w:rPr>
          <w:rFonts w:eastAsiaTheme="minorHAnsi"/>
        </w:rPr>
        <w:t xml:space="preserve"> wire</w:t>
      </w:r>
      <w:r w:rsidRPr="001605E7">
        <w:rPr>
          <w:rFonts w:eastAsiaTheme="minorHAnsi" w:hint="eastAsia"/>
        </w:rPr>
        <w:t>이다</w:t>
      </w:r>
      <w:r w:rsidRPr="001605E7">
        <w:rPr>
          <w:rFonts w:eastAsiaTheme="minorHAnsi"/>
        </w:rPr>
        <w:t>.</w:t>
      </w:r>
    </w:p>
    <w:p w14:paraId="2E80E5C1" w14:textId="77777777" w:rsidR="00C669BF" w:rsidRPr="001605E7" w:rsidRDefault="00C669BF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W5100S</w:t>
      </w:r>
      <w:r w:rsidRPr="001605E7">
        <w:rPr>
          <w:rFonts w:eastAsiaTheme="minorHAnsi" w:hint="eastAsia"/>
        </w:rPr>
        <w:t>는</w:t>
      </w:r>
      <w:r w:rsidRPr="001605E7">
        <w:rPr>
          <w:rFonts w:eastAsiaTheme="minorHAnsi"/>
        </w:rPr>
        <w:t xml:space="preserve"> HOST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편의를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위해</w:t>
      </w:r>
      <w:r w:rsidRPr="001605E7">
        <w:rPr>
          <w:rFonts w:eastAsiaTheme="minorHAnsi"/>
        </w:rPr>
        <w:t xml:space="preserve"> MDIO Interface</w:t>
      </w:r>
      <w:r w:rsidRPr="001605E7">
        <w:rPr>
          <w:rFonts w:eastAsiaTheme="minorHAnsi" w:hint="eastAsia"/>
        </w:rPr>
        <w:t>외에</w:t>
      </w:r>
      <w:r w:rsidRPr="001605E7">
        <w:rPr>
          <w:rFonts w:eastAsiaTheme="minorHAnsi"/>
        </w:rPr>
        <w:t xml:space="preserve"> PHY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Access</w:t>
      </w:r>
      <w:r w:rsidRPr="001605E7">
        <w:rPr>
          <w:rFonts w:eastAsiaTheme="minorHAnsi" w:hint="eastAsia"/>
        </w:rPr>
        <w:t>할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있는</w:t>
      </w:r>
      <w:r w:rsidRPr="001605E7">
        <w:rPr>
          <w:rFonts w:eastAsiaTheme="minorHAnsi"/>
        </w:rPr>
        <w:t xml:space="preserve"> PHYCR0, PHYCR1 </w:t>
      </w:r>
      <w:r w:rsidRPr="001605E7">
        <w:rPr>
          <w:rFonts w:eastAsiaTheme="minorHAnsi" w:hint="eastAsia"/>
        </w:rPr>
        <w:t>및</w:t>
      </w:r>
      <w:r w:rsidRPr="001605E7">
        <w:rPr>
          <w:rFonts w:eastAsiaTheme="minorHAnsi"/>
        </w:rPr>
        <w:t xml:space="preserve"> PHYSR Registers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제공한다</w:t>
      </w:r>
      <w:r w:rsidRPr="001605E7">
        <w:rPr>
          <w:rFonts w:eastAsiaTheme="minorHAnsi"/>
        </w:rPr>
        <w:t>. Power Down Mode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제외한</w:t>
      </w:r>
      <w:r w:rsidRPr="001605E7">
        <w:rPr>
          <w:rFonts w:eastAsiaTheme="minorHAnsi"/>
        </w:rPr>
        <w:t xml:space="preserve"> PHY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Mode </w:t>
      </w:r>
      <w:r w:rsidRPr="001605E7">
        <w:rPr>
          <w:rFonts w:eastAsiaTheme="minorHAnsi" w:hint="eastAsia"/>
        </w:rPr>
        <w:t>설정은</w:t>
      </w:r>
      <w:r w:rsidRPr="001605E7">
        <w:rPr>
          <w:rFonts w:eastAsiaTheme="minorHAnsi"/>
        </w:rPr>
        <w:t xml:space="preserve"> PHY Reset </w:t>
      </w:r>
      <w:r w:rsidRPr="001605E7">
        <w:rPr>
          <w:rFonts w:eastAsiaTheme="minorHAnsi" w:hint="eastAsia"/>
        </w:rPr>
        <w:t>이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적용된다</w:t>
      </w:r>
      <w:r w:rsidRPr="001605E7">
        <w:rPr>
          <w:rFonts w:eastAsiaTheme="minorHAnsi"/>
        </w:rPr>
        <w:t>.</w:t>
      </w:r>
    </w:p>
    <w:p w14:paraId="670803A7" w14:textId="77777777" w:rsidR="0049364B" w:rsidRPr="001605E7" w:rsidRDefault="0049364B" w:rsidP="00155A42">
      <w:pPr>
        <w:pStyle w:val="11"/>
        <w:rPr>
          <w:rFonts w:eastAsiaTheme="minorHAnsi"/>
        </w:rPr>
      </w:pPr>
    </w:p>
    <w:p w14:paraId="39810884" w14:textId="3899FF90" w:rsidR="00F04CE5" w:rsidRPr="008C14F1" w:rsidRDefault="00F04CE5" w:rsidP="00E54C87">
      <w:pPr>
        <w:pStyle w:val="31"/>
      </w:pPr>
      <w:bookmarkStart w:id="580" w:name="_Toc483830102"/>
      <w:r w:rsidRPr="008C14F1">
        <w:t>PHY</w:t>
      </w:r>
      <w:r w:rsidR="00B12ED3" w:rsidRPr="008C14F1">
        <w:t xml:space="preserve"> </w:t>
      </w:r>
      <w:r w:rsidR="00C669BF" w:rsidRPr="008C14F1">
        <w:t>Access</w:t>
      </w:r>
      <w:r w:rsidRPr="008C14F1">
        <w:t xml:space="preserve"> Register</w:t>
      </w:r>
      <w:bookmarkEnd w:id="580"/>
    </w:p>
    <w:p w14:paraId="35C08FAF" w14:textId="064925AE" w:rsidR="00C669BF" w:rsidRPr="001605E7" w:rsidRDefault="00C669BF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PHYCR0</w:t>
      </w:r>
      <w:r w:rsidRPr="001605E7">
        <w:rPr>
          <w:rFonts w:eastAsiaTheme="minorHAnsi" w:hint="eastAsia"/>
        </w:rPr>
        <w:t>는</w:t>
      </w:r>
      <w:r w:rsidRPr="001605E7">
        <w:rPr>
          <w:rFonts w:eastAsiaTheme="minorHAnsi"/>
        </w:rPr>
        <w:t xml:space="preserve"> PHY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Speed </w:t>
      </w:r>
      <w:r w:rsidRPr="001605E7">
        <w:rPr>
          <w:rFonts w:eastAsiaTheme="minorHAnsi" w:hint="eastAsia"/>
        </w:rPr>
        <w:t>및</w:t>
      </w:r>
      <w:r w:rsidRPr="001605E7">
        <w:rPr>
          <w:rFonts w:eastAsiaTheme="minorHAnsi"/>
        </w:rPr>
        <w:t xml:space="preserve"> Duplex Mode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설정하고</w:t>
      </w:r>
      <w:r w:rsidRPr="001605E7">
        <w:rPr>
          <w:rFonts w:eastAsiaTheme="minorHAnsi"/>
        </w:rPr>
        <w:t xml:space="preserve"> PHYCR1</w:t>
      </w:r>
      <w:r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Reset, Power Down Mode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설정한다</w:t>
      </w:r>
      <w:r w:rsidRPr="001605E7">
        <w:rPr>
          <w:rFonts w:eastAsiaTheme="minorHAnsi"/>
        </w:rPr>
        <w:t xml:space="preserve">. </w:t>
      </w:r>
      <w:r w:rsidRPr="001605E7">
        <w:rPr>
          <w:rFonts w:eastAsiaTheme="minorHAnsi" w:hint="eastAsia"/>
        </w:rPr>
        <w:t>또한</w:t>
      </w:r>
      <w:r w:rsidRPr="001605E7">
        <w:rPr>
          <w:rFonts w:eastAsiaTheme="minorHAnsi"/>
        </w:rPr>
        <w:t xml:space="preserve"> PHYSR</w:t>
      </w:r>
      <w:r w:rsidRPr="001605E7">
        <w:rPr>
          <w:rFonts w:eastAsiaTheme="minorHAnsi" w:hint="eastAsia"/>
        </w:rPr>
        <w:t>로</w:t>
      </w:r>
      <w:r w:rsidRPr="001605E7">
        <w:rPr>
          <w:rFonts w:eastAsiaTheme="minorHAnsi"/>
        </w:rPr>
        <w:t xml:space="preserve"> PHY</w:t>
      </w:r>
      <w:r w:rsidRPr="001605E7">
        <w:rPr>
          <w:rFonts w:eastAsiaTheme="minorHAnsi" w:hint="eastAsia"/>
        </w:rPr>
        <w:t>의</w:t>
      </w:r>
      <w:r w:rsidRPr="001605E7">
        <w:rPr>
          <w:rFonts w:eastAsiaTheme="minorHAnsi"/>
        </w:rPr>
        <w:t xml:space="preserve"> CABOFF, Link </w:t>
      </w:r>
      <w:r w:rsidRPr="001605E7">
        <w:rPr>
          <w:rFonts w:eastAsiaTheme="minorHAnsi" w:hint="eastAsia"/>
        </w:rPr>
        <w:t>및</w:t>
      </w:r>
      <w:r w:rsidRPr="001605E7">
        <w:rPr>
          <w:rFonts w:eastAsiaTheme="minorHAnsi"/>
        </w:rPr>
        <w:t xml:space="preserve"> Mode </w:t>
      </w:r>
      <w:r w:rsidRPr="001605E7">
        <w:rPr>
          <w:rFonts w:eastAsiaTheme="minorHAnsi" w:hint="eastAsia"/>
        </w:rPr>
        <w:t>설정을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확인할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수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있다</w:t>
      </w:r>
      <w:r w:rsidRPr="001605E7">
        <w:rPr>
          <w:rFonts w:eastAsiaTheme="minorHAnsi"/>
        </w:rPr>
        <w:t>.</w:t>
      </w:r>
    </w:p>
    <w:p w14:paraId="375500B8" w14:textId="77777777" w:rsidR="00C669BF" w:rsidRPr="001605E7" w:rsidRDefault="00C669BF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PHYCR0, PHYCR1</w:t>
      </w:r>
      <w:r w:rsidRPr="001605E7">
        <w:rPr>
          <w:rFonts w:eastAsiaTheme="minorHAnsi" w:hint="eastAsia"/>
        </w:rPr>
        <w:t>로</w:t>
      </w:r>
      <w:r w:rsidRPr="001605E7">
        <w:rPr>
          <w:rFonts w:eastAsiaTheme="minorHAnsi"/>
        </w:rPr>
        <w:t xml:space="preserve"> PHY</w:t>
      </w:r>
      <w:r w:rsidRPr="001605E7">
        <w:rPr>
          <w:rFonts w:eastAsiaTheme="minorHAnsi" w:hint="eastAsia"/>
        </w:rPr>
        <w:t>에</w:t>
      </w:r>
      <w:r w:rsidRPr="001605E7">
        <w:rPr>
          <w:rFonts w:eastAsiaTheme="minorHAnsi"/>
        </w:rPr>
        <w:t xml:space="preserve"> Access</w:t>
      </w:r>
      <w:r w:rsidRPr="001605E7">
        <w:rPr>
          <w:rFonts w:eastAsiaTheme="minorHAnsi" w:hint="eastAsia"/>
        </w:rPr>
        <w:t>하려면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먼저</w:t>
      </w:r>
      <w:r w:rsidRPr="001605E7">
        <w:rPr>
          <w:rFonts w:eastAsiaTheme="minorHAnsi"/>
        </w:rPr>
        <w:t xml:space="preserve"> PHYLCKR</w:t>
      </w:r>
      <w:r w:rsidRPr="001605E7">
        <w:rPr>
          <w:rFonts w:eastAsiaTheme="minorHAnsi" w:hint="eastAsia"/>
        </w:rPr>
        <w:t>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해당</w:t>
      </w:r>
      <w:r w:rsidRPr="001605E7">
        <w:rPr>
          <w:rFonts w:eastAsiaTheme="minorHAnsi"/>
        </w:rPr>
        <w:t xml:space="preserve"> Registers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Unlock</w:t>
      </w:r>
      <w:r w:rsidRPr="001605E7">
        <w:rPr>
          <w:rFonts w:eastAsiaTheme="minorHAnsi" w:hint="eastAsia"/>
        </w:rPr>
        <w:t>해야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한다</w:t>
      </w:r>
      <w:r w:rsidRPr="001605E7">
        <w:rPr>
          <w:rFonts w:eastAsiaTheme="minorHAnsi"/>
        </w:rPr>
        <w:t>.</w:t>
      </w:r>
    </w:p>
    <w:p w14:paraId="53096C02" w14:textId="77777777" w:rsidR="00C669BF" w:rsidRPr="001605E7" w:rsidRDefault="00C669BF" w:rsidP="00155A42">
      <w:pPr>
        <w:pStyle w:val="11"/>
        <w:rPr>
          <w:rFonts w:eastAsiaTheme="minorHAnsi"/>
        </w:rPr>
      </w:pPr>
    </w:p>
    <w:p w14:paraId="2B816869" w14:textId="77777777" w:rsidR="00C669BF" w:rsidRPr="001605E7" w:rsidRDefault="00C669BF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Ex) PHYCR0</w:t>
      </w:r>
      <w:r w:rsidRPr="001605E7">
        <w:rPr>
          <w:rFonts w:eastAsiaTheme="minorHAnsi" w:hint="eastAsia"/>
        </w:rPr>
        <w:t>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이용한</w:t>
      </w:r>
      <w:r w:rsidRPr="001605E7">
        <w:rPr>
          <w:rFonts w:eastAsiaTheme="minorHAnsi"/>
        </w:rPr>
        <w:t xml:space="preserve"> PHY 10Mbps/Full-Duplex </w:t>
      </w:r>
      <w:r w:rsidRPr="001605E7">
        <w:rPr>
          <w:rFonts w:eastAsiaTheme="minorHAnsi" w:hint="eastAsia"/>
        </w:rPr>
        <w:t>설정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및</w:t>
      </w:r>
      <w:r w:rsidRPr="001605E7">
        <w:rPr>
          <w:rFonts w:eastAsiaTheme="minorHAnsi"/>
        </w:rPr>
        <w:t xml:space="preserve"> PHYSR</w:t>
      </w:r>
      <w:r w:rsidRPr="001605E7">
        <w:rPr>
          <w:rFonts w:eastAsiaTheme="minorHAnsi" w:hint="eastAsia"/>
        </w:rPr>
        <w:t>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이용한</w:t>
      </w:r>
      <w:r w:rsidRPr="001605E7">
        <w:rPr>
          <w:rFonts w:eastAsiaTheme="minorHAnsi"/>
        </w:rPr>
        <w:t xml:space="preserve"> PHY </w:t>
      </w:r>
      <w:r w:rsidRPr="001605E7">
        <w:rPr>
          <w:rFonts w:eastAsiaTheme="minorHAnsi" w:hint="eastAsia"/>
        </w:rPr>
        <w:t>상태확인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/>
        <w:tblLook w:val="04A0" w:firstRow="1" w:lastRow="0" w:firstColumn="1" w:lastColumn="0" w:noHBand="0" w:noVBand="1"/>
      </w:tblPr>
      <w:tblGrid>
        <w:gridCol w:w="8495"/>
      </w:tblGrid>
      <w:tr w:rsidR="00EB0979" w:rsidRPr="00546234" w14:paraId="6E826C45" w14:textId="77777777" w:rsidTr="00C210F8">
        <w:tc>
          <w:tcPr>
            <w:tcW w:w="8495" w:type="dxa"/>
            <w:shd w:val="clear" w:color="auto" w:fill="F2F2F2"/>
          </w:tcPr>
          <w:p w14:paraId="0DD6C0DE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{</w:t>
            </w:r>
          </w:p>
          <w:p w14:paraId="02B1CF48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PHY_10FDX :</w:t>
            </w:r>
          </w:p>
          <w:p w14:paraId="7A69AD55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/* PHYCR Unlock */</w:t>
            </w:r>
          </w:p>
          <w:p w14:paraId="432B8E37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PHYLCKR = Unlock;</w:t>
            </w:r>
          </w:p>
          <w:p w14:paraId="78FBB9F4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</w:p>
          <w:p w14:paraId="6C19CE02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/* Set PHYCR0 10Mbps/Full-Duplex */</w:t>
            </w:r>
          </w:p>
          <w:p w14:paraId="3501130C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PHYCR0.DPX = FDX;</w:t>
            </w:r>
          </w:p>
          <w:p w14:paraId="054471A1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PHYCR0.SPD = 10 Mbps;</w:t>
            </w:r>
          </w:p>
          <w:p w14:paraId="2DC7DECB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PHYCR0.AUTO = Manual;</w:t>
            </w:r>
          </w:p>
          <w:p w14:paraId="67BAD927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</w:p>
          <w:p w14:paraId="06298AFB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/* PHY Reset Process */</w:t>
            </w:r>
          </w:p>
          <w:p w14:paraId="02C5828C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PHYCR1.RST = Reset;</w:t>
            </w:r>
          </w:p>
          <w:p w14:paraId="6E2DF3A6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Wait 400us;  /* At least time for PHY Reset */</w:t>
            </w:r>
          </w:p>
          <w:p w14:paraId="73E90963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PHYCR1.RST = Normal;</w:t>
            </w:r>
          </w:p>
          <w:p w14:paraId="4E1A02E4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</w:p>
          <w:p w14:paraId="56EDBC45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/* Read PHYSR */</w:t>
            </w:r>
          </w:p>
          <w:p w14:paraId="795C7BEE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If( (PHYSR.DPX == FDX)&amp;( PHYSR.SPD== 10Mbps)&amp; (PHYSR.AUTO==Manual) )</w:t>
            </w:r>
          </w:p>
          <w:p w14:paraId="6C0B43A2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    PHYCFG DONE;</w:t>
            </w:r>
          </w:p>
          <w:p w14:paraId="6B6DCDF0" w14:textId="106BACF4" w:rsidR="00EB0979" w:rsidRPr="001605E7" w:rsidRDefault="00EB0979" w:rsidP="00155A42">
            <w:pPr>
              <w:pStyle w:val="11"/>
              <w:rPr>
                <w:rFonts w:eastAsiaTheme="minorHAnsi"/>
              </w:rPr>
            </w:pPr>
          </w:p>
        </w:tc>
      </w:tr>
    </w:tbl>
    <w:p w14:paraId="1C807C31" w14:textId="77777777" w:rsidR="0049364B" w:rsidRPr="001605E7" w:rsidRDefault="0049364B" w:rsidP="00155A42">
      <w:pPr>
        <w:pStyle w:val="11"/>
        <w:rPr>
          <w:rFonts w:eastAsiaTheme="minorHAnsi"/>
        </w:rPr>
      </w:pPr>
    </w:p>
    <w:p w14:paraId="02641CDC" w14:textId="77777777" w:rsidR="00C669BF" w:rsidRPr="001605E7" w:rsidRDefault="00C669BF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Power Down mode</w:t>
      </w:r>
      <w:r w:rsidRPr="001605E7">
        <w:rPr>
          <w:rFonts w:eastAsiaTheme="minorHAnsi" w:hint="eastAsia"/>
        </w:rPr>
        <w:t>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적용되면</w:t>
      </w:r>
      <w:r w:rsidRPr="001605E7">
        <w:rPr>
          <w:rFonts w:eastAsiaTheme="minorHAnsi"/>
        </w:rPr>
        <w:t xml:space="preserve"> SYSCLK(System Operation Clock)</w:t>
      </w:r>
      <w:r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25MHz</w:t>
      </w:r>
      <w:r w:rsidRPr="001605E7">
        <w:rPr>
          <w:rFonts w:eastAsiaTheme="minorHAnsi" w:hint="eastAsia"/>
        </w:rPr>
        <w:t>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되고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해제되면</w:t>
      </w:r>
      <w:r w:rsidRPr="001605E7">
        <w:rPr>
          <w:rFonts w:eastAsiaTheme="minorHAnsi"/>
        </w:rPr>
        <w:t xml:space="preserve"> MR2[CLKSEL]</w:t>
      </w:r>
      <w:r w:rsidRPr="001605E7">
        <w:rPr>
          <w:rFonts w:eastAsiaTheme="minorHAnsi" w:hint="eastAsia"/>
        </w:rPr>
        <w:t>에서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선택한</w:t>
      </w:r>
      <w:r w:rsidRPr="001605E7">
        <w:rPr>
          <w:rFonts w:eastAsiaTheme="minorHAnsi"/>
        </w:rPr>
        <w:t xml:space="preserve"> Clock</w:t>
      </w:r>
      <w:r w:rsidRPr="001605E7">
        <w:rPr>
          <w:rFonts w:eastAsiaTheme="minorHAnsi" w:hint="eastAsia"/>
        </w:rPr>
        <w:t>으로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설정된다</w:t>
      </w:r>
      <w:r w:rsidRPr="001605E7">
        <w:rPr>
          <w:rFonts w:eastAsiaTheme="minorHAnsi"/>
        </w:rPr>
        <w:t>.</w:t>
      </w:r>
    </w:p>
    <w:p w14:paraId="55B3CBA2" w14:textId="77777777" w:rsidR="00C669BF" w:rsidRPr="001605E7" w:rsidRDefault="00C669BF" w:rsidP="00155A42">
      <w:pPr>
        <w:pStyle w:val="11"/>
        <w:rPr>
          <w:rFonts w:eastAsiaTheme="minorHAnsi"/>
        </w:rPr>
      </w:pPr>
      <w:r w:rsidRPr="001605E7">
        <w:rPr>
          <w:rFonts w:eastAsiaTheme="minorHAnsi" w:hint="eastAsia"/>
        </w:rPr>
        <w:t>만약</w:t>
      </w:r>
      <w:r w:rsidRPr="001605E7">
        <w:rPr>
          <w:rFonts w:eastAsiaTheme="minorHAnsi"/>
        </w:rPr>
        <w:t>, Power Down mode</w:t>
      </w:r>
      <w:r w:rsidRPr="001605E7">
        <w:rPr>
          <w:rFonts w:eastAsiaTheme="minorHAnsi" w:hint="eastAsia"/>
        </w:rPr>
        <w:t>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해제되어</w:t>
      </w:r>
      <w:r w:rsidRPr="001605E7">
        <w:rPr>
          <w:rFonts w:eastAsiaTheme="minorHAnsi"/>
        </w:rPr>
        <w:t xml:space="preserve"> SYSCLK</w:t>
      </w:r>
      <w:r w:rsidRPr="001605E7">
        <w:rPr>
          <w:rFonts w:eastAsiaTheme="minorHAnsi" w:hint="eastAsia"/>
        </w:rPr>
        <w:t>이</w:t>
      </w:r>
      <w:r w:rsidRPr="001605E7">
        <w:rPr>
          <w:rFonts w:eastAsiaTheme="minorHAnsi"/>
        </w:rPr>
        <w:t xml:space="preserve"> 25MHz</w:t>
      </w:r>
      <w:r w:rsidRPr="001605E7">
        <w:rPr>
          <w:rFonts w:eastAsiaTheme="minorHAnsi" w:hint="eastAsia"/>
        </w:rPr>
        <w:t>에서</w:t>
      </w:r>
      <w:r w:rsidRPr="001605E7">
        <w:rPr>
          <w:rFonts w:eastAsiaTheme="minorHAnsi"/>
        </w:rPr>
        <w:t xml:space="preserve"> 100MHz</w:t>
      </w:r>
      <w:r w:rsidRPr="001605E7">
        <w:rPr>
          <w:rFonts w:eastAsiaTheme="minorHAnsi" w:hint="eastAsia"/>
        </w:rPr>
        <w:t>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설정되는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경우</w:t>
      </w:r>
      <w:r w:rsidRPr="001605E7">
        <w:rPr>
          <w:rFonts w:eastAsiaTheme="minorHAnsi"/>
        </w:rPr>
        <w:t xml:space="preserve">, Clock </w:t>
      </w:r>
      <w:r w:rsidRPr="001605E7">
        <w:rPr>
          <w:rFonts w:eastAsiaTheme="minorHAnsi" w:hint="eastAsia"/>
        </w:rPr>
        <w:t>안정화까지</w:t>
      </w:r>
      <w:r w:rsidRPr="001605E7">
        <w:rPr>
          <w:rFonts w:eastAsiaTheme="minorHAnsi"/>
        </w:rPr>
        <w:t xml:space="preserve"> 210us</w:t>
      </w:r>
      <w:r w:rsidRPr="001605E7">
        <w:rPr>
          <w:rFonts w:eastAsiaTheme="minorHAnsi" w:hint="eastAsia"/>
        </w:rPr>
        <w:t>이상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보장되어야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한다</w:t>
      </w:r>
      <w:r w:rsidRPr="001605E7">
        <w:rPr>
          <w:rFonts w:eastAsiaTheme="minorHAnsi"/>
        </w:rPr>
        <w:t>.</w:t>
      </w:r>
    </w:p>
    <w:p w14:paraId="6D97EA08" w14:textId="77777777" w:rsidR="00C669BF" w:rsidRPr="001605E7" w:rsidRDefault="00C669BF" w:rsidP="00155A42">
      <w:pPr>
        <w:pStyle w:val="11"/>
        <w:rPr>
          <w:rFonts w:eastAsiaTheme="minorHAnsi"/>
        </w:rPr>
      </w:pPr>
    </w:p>
    <w:p w14:paraId="77FA2020" w14:textId="77777777" w:rsidR="00C669BF" w:rsidRPr="001605E7" w:rsidRDefault="00C669BF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Ex) PHYCR1</w:t>
      </w:r>
      <w:r w:rsidRPr="001605E7">
        <w:rPr>
          <w:rFonts w:eastAsiaTheme="minorHAnsi" w:hint="eastAsia"/>
        </w:rPr>
        <w:t>을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이용한</w:t>
      </w:r>
      <w:r w:rsidRPr="001605E7">
        <w:rPr>
          <w:rFonts w:eastAsiaTheme="minorHAnsi"/>
        </w:rPr>
        <w:t xml:space="preserve"> PHY Power Down mode </w:t>
      </w:r>
      <w:r w:rsidRPr="001605E7">
        <w:rPr>
          <w:rFonts w:eastAsiaTheme="minorHAnsi" w:hint="eastAsia"/>
        </w:rPr>
        <w:t>설정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/>
        <w:tblLook w:val="04A0" w:firstRow="1" w:lastRow="0" w:firstColumn="1" w:lastColumn="0" w:noHBand="0" w:noVBand="1"/>
      </w:tblPr>
      <w:tblGrid>
        <w:gridCol w:w="8495"/>
      </w:tblGrid>
      <w:tr w:rsidR="00C669BF" w:rsidRPr="00546234" w14:paraId="45C04BDF" w14:textId="77777777" w:rsidTr="006C366C">
        <w:tc>
          <w:tcPr>
            <w:tcW w:w="8495" w:type="dxa"/>
            <w:shd w:val="clear" w:color="auto" w:fill="F2F2F2"/>
          </w:tcPr>
          <w:p w14:paraId="3F868658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{</w:t>
            </w:r>
          </w:p>
          <w:p w14:paraId="26DCB077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POWER DOWN :</w:t>
            </w:r>
          </w:p>
          <w:p w14:paraId="7B6A9E8B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/* Enable Power Down Mode */</w:t>
            </w:r>
          </w:p>
          <w:p w14:paraId="4451281E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PHYCR1.PWRDOWN = Enable;</w:t>
            </w:r>
          </w:p>
          <w:p w14:paraId="787CD6D8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</w:p>
          <w:p w14:paraId="684B1567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/* Disable Power Down Mode */</w:t>
            </w:r>
          </w:p>
          <w:p w14:paraId="2380F0DA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PHYCR1.PWRDOWN = Disable;</w:t>
            </w:r>
          </w:p>
          <w:p w14:paraId="24A4AC45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</w:p>
          <w:p w14:paraId="5C719B12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/* clock </w:t>
            </w:r>
            <w:r w:rsidRPr="001605E7">
              <w:rPr>
                <w:rFonts w:eastAsiaTheme="minorHAnsi" w:hint="eastAsia"/>
              </w:rPr>
              <w:t>안정화</w:t>
            </w:r>
            <w:r w:rsidRPr="001605E7">
              <w:rPr>
                <w:rFonts w:eastAsiaTheme="minorHAnsi"/>
              </w:rPr>
              <w:t xml:space="preserve"> */</w:t>
            </w:r>
          </w:p>
          <w:p w14:paraId="0D56F0BC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Wait 210us;</w:t>
            </w:r>
          </w:p>
          <w:p w14:paraId="5B5E250D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}</w:t>
            </w:r>
          </w:p>
        </w:tc>
      </w:tr>
    </w:tbl>
    <w:p w14:paraId="744D56B6" w14:textId="77777777" w:rsidR="00C669BF" w:rsidRPr="001605E7" w:rsidRDefault="00C669BF" w:rsidP="00155A42">
      <w:pPr>
        <w:pStyle w:val="11"/>
        <w:rPr>
          <w:rFonts w:eastAsiaTheme="minorHAnsi"/>
        </w:rPr>
      </w:pPr>
    </w:p>
    <w:p w14:paraId="56046A05" w14:textId="77777777" w:rsidR="00C669BF" w:rsidRPr="001605E7" w:rsidRDefault="00C669BF" w:rsidP="00155A42">
      <w:pPr>
        <w:pStyle w:val="11"/>
        <w:rPr>
          <w:rFonts w:eastAsiaTheme="minorHAnsi"/>
        </w:rPr>
      </w:pPr>
    </w:p>
    <w:p w14:paraId="082937A6" w14:textId="5535483C" w:rsidR="00F04CE5" w:rsidRPr="008C14F1" w:rsidRDefault="00F04CE5" w:rsidP="00E54C87">
      <w:pPr>
        <w:pStyle w:val="31"/>
      </w:pPr>
      <w:bookmarkStart w:id="581" w:name="_Toc483830103"/>
      <w:r w:rsidRPr="008C14F1">
        <w:t>MDC/MDIO</w:t>
      </w:r>
      <w:bookmarkEnd w:id="581"/>
      <w:r w:rsidR="00C669BF" w:rsidRPr="008C14F1">
        <w:t xml:space="preserve"> Interface</w:t>
      </w:r>
    </w:p>
    <w:p w14:paraId="5E6C2A0C" w14:textId="77777777" w:rsidR="00C669BF" w:rsidRPr="001605E7" w:rsidRDefault="00C669BF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MDIO Interface</w:t>
      </w:r>
      <w:r w:rsidRPr="001605E7">
        <w:rPr>
          <w:rFonts w:eastAsiaTheme="minorHAnsi" w:hint="eastAsia"/>
        </w:rPr>
        <w:t>는</w:t>
      </w:r>
      <w:r w:rsidRPr="001605E7">
        <w:rPr>
          <w:rFonts w:eastAsiaTheme="minorHAnsi"/>
        </w:rPr>
        <w:t xml:space="preserve"> PHYRAR, PHYDOR, PHYDIR</w:t>
      </w:r>
      <w:r w:rsidRPr="001605E7">
        <w:rPr>
          <w:rFonts w:eastAsiaTheme="minorHAnsi" w:hint="eastAsia"/>
        </w:rPr>
        <w:t>과</w:t>
      </w:r>
      <w:r w:rsidRPr="001605E7">
        <w:rPr>
          <w:rFonts w:eastAsiaTheme="minorHAnsi"/>
        </w:rPr>
        <w:t xml:space="preserve"> PHYACR</w:t>
      </w:r>
      <w:r w:rsidRPr="001605E7">
        <w:rPr>
          <w:rFonts w:eastAsiaTheme="minorHAnsi" w:hint="eastAsia"/>
        </w:rPr>
        <w:t>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설정된다</w:t>
      </w:r>
      <w:r w:rsidRPr="001605E7">
        <w:rPr>
          <w:rFonts w:eastAsiaTheme="minorHAnsi"/>
        </w:rPr>
        <w:t>.</w:t>
      </w:r>
    </w:p>
    <w:p w14:paraId="7695E4FA" w14:textId="77777777" w:rsidR="00C669BF" w:rsidRPr="001605E7" w:rsidRDefault="00C669BF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PHYRAR</w:t>
      </w:r>
      <w:r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MDIO Interface</w:t>
      </w:r>
      <w:r w:rsidRPr="001605E7">
        <w:rPr>
          <w:rFonts w:eastAsiaTheme="minorHAnsi" w:hint="eastAsia"/>
        </w:rPr>
        <w:t>에</w:t>
      </w:r>
      <w:r w:rsidRPr="001605E7">
        <w:rPr>
          <w:rFonts w:eastAsiaTheme="minorHAnsi"/>
        </w:rPr>
        <w:t xml:space="preserve"> PHY </w:t>
      </w:r>
      <w:r w:rsidRPr="001605E7">
        <w:rPr>
          <w:rFonts w:eastAsiaTheme="minorHAnsi" w:hint="eastAsia"/>
        </w:rPr>
        <w:t>내부</w:t>
      </w:r>
      <w:r w:rsidRPr="001605E7">
        <w:rPr>
          <w:rFonts w:eastAsiaTheme="minorHAnsi"/>
        </w:rPr>
        <w:t xml:space="preserve"> Register </w:t>
      </w:r>
      <w:r w:rsidRPr="001605E7">
        <w:rPr>
          <w:rFonts w:eastAsiaTheme="minorHAnsi" w:hint="eastAsia"/>
        </w:rPr>
        <w:t>주소를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설정하고</w:t>
      </w:r>
      <w:r w:rsidRPr="001605E7">
        <w:rPr>
          <w:rFonts w:eastAsiaTheme="minorHAnsi"/>
        </w:rPr>
        <w:t xml:space="preserve"> PHYDOR</w:t>
      </w:r>
      <w:r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Read Data, PHYDIR</w:t>
      </w:r>
      <w:r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Write Data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저장한다</w:t>
      </w:r>
      <w:r w:rsidRPr="001605E7">
        <w:rPr>
          <w:rFonts w:eastAsiaTheme="minorHAnsi"/>
        </w:rPr>
        <w:t xml:space="preserve">. </w:t>
      </w:r>
      <w:r w:rsidRPr="001605E7">
        <w:rPr>
          <w:rFonts w:eastAsiaTheme="minorHAnsi" w:hint="eastAsia"/>
        </w:rPr>
        <w:t>그리고</w:t>
      </w:r>
      <w:r w:rsidRPr="001605E7">
        <w:rPr>
          <w:rFonts w:eastAsiaTheme="minorHAnsi"/>
        </w:rPr>
        <w:t>, PHYACR</w:t>
      </w:r>
      <w:r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Read/Write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설정하고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수행한다</w:t>
      </w:r>
      <w:r w:rsidRPr="001605E7">
        <w:rPr>
          <w:rFonts w:eastAsiaTheme="minorHAnsi"/>
        </w:rPr>
        <w:t>.</w:t>
      </w:r>
    </w:p>
    <w:p w14:paraId="6F7E2F39" w14:textId="77777777" w:rsidR="00C669BF" w:rsidRPr="001605E7" w:rsidRDefault="00C669BF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PHY Access</w:t>
      </w:r>
      <w:r w:rsidRPr="001605E7">
        <w:rPr>
          <w:rFonts w:eastAsiaTheme="minorHAnsi" w:hint="eastAsia"/>
        </w:rPr>
        <w:t>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완료되면</w:t>
      </w:r>
      <w:r w:rsidRPr="001605E7">
        <w:rPr>
          <w:rFonts w:eastAsiaTheme="minorHAnsi"/>
        </w:rPr>
        <w:t xml:space="preserve"> PHYACR</w:t>
      </w:r>
      <w:r w:rsidRPr="001605E7">
        <w:rPr>
          <w:rFonts w:eastAsiaTheme="minorHAnsi" w:hint="eastAsia"/>
        </w:rPr>
        <w:t>은</w:t>
      </w:r>
      <w:r w:rsidRPr="001605E7">
        <w:rPr>
          <w:rFonts w:eastAsiaTheme="minorHAnsi"/>
        </w:rPr>
        <w:t xml:space="preserve"> ‘0’</w:t>
      </w:r>
      <w:r w:rsidRPr="001605E7">
        <w:rPr>
          <w:rFonts w:eastAsiaTheme="minorHAnsi" w:hint="eastAsia"/>
        </w:rPr>
        <w:t>으로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설정된다</w:t>
      </w:r>
      <w:r w:rsidRPr="001605E7">
        <w:rPr>
          <w:rFonts w:eastAsiaTheme="minorHAnsi"/>
        </w:rPr>
        <w:t>.</w:t>
      </w:r>
    </w:p>
    <w:p w14:paraId="56E686D5" w14:textId="77777777" w:rsidR="00C669BF" w:rsidRPr="001605E7" w:rsidRDefault="00C669BF" w:rsidP="00155A42">
      <w:pPr>
        <w:pStyle w:val="11"/>
        <w:rPr>
          <w:rFonts w:eastAsiaTheme="minorHAnsi"/>
        </w:rPr>
      </w:pPr>
    </w:p>
    <w:p w14:paraId="64CF6D39" w14:textId="77777777" w:rsidR="00C669BF" w:rsidRPr="001605E7" w:rsidRDefault="00C669BF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Ex) MDIO Interface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통한</w:t>
      </w:r>
      <w:r w:rsidRPr="001605E7">
        <w:rPr>
          <w:rFonts w:eastAsiaTheme="minorHAnsi"/>
        </w:rPr>
        <w:t xml:space="preserve"> PHY Write Access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/>
        <w:tblLook w:val="04A0" w:firstRow="1" w:lastRow="0" w:firstColumn="1" w:lastColumn="0" w:noHBand="0" w:noVBand="1"/>
      </w:tblPr>
      <w:tblGrid>
        <w:gridCol w:w="8495"/>
      </w:tblGrid>
      <w:tr w:rsidR="00C669BF" w:rsidRPr="00546234" w14:paraId="3B233A35" w14:textId="77777777" w:rsidTr="006C366C">
        <w:tc>
          <w:tcPr>
            <w:tcW w:w="8495" w:type="dxa"/>
            <w:shd w:val="clear" w:color="auto" w:fill="F2F2F2"/>
          </w:tcPr>
          <w:p w14:paraId="0779AB64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{</w:t>
            </w:r>
          </w:p>
          <w:p w14:paraId="61B0E26F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MDIO_WRITE :</w:t>
            </w:r>
          </w:p>
          <w:p w14:paraId="59EBA4A0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/* Set MDIO Interface */</w:t>
            </w:r>
          </w:p>
          <w:p w14:paraId="401761F8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PHYRR = PHY register;</w:t>
            </w:r>
          </w:p>
          <w:p w14:paraId="5C164ABF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PHYDIR = Data;</w:t>
            </w:r>
          </w:p>
          <w:p w14:paraId="5E3E718E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</w:p>
          <w:p w14:paraId="1C972B35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/* PHY Access */</w:t>
            </w:r>
          </w:p>
          <w:p w14:paraId="6E6142D4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PHYACR = Write;</w:t>
            </w:r>
          </w:p>
          <w:p w14:paraId="244DB029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</w:p>
          <w:p w14:paraId="536BD329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If(PHYACR == 0)  /* PHY Access SUCC */</w:t>
            </w:r>
          </w:p>
          <w:p w14:paraId="6A90A38F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{</w:t>
            </w:r>
          </w:p>
          <w:p w14:paraId="49DF92B8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/* PHY Reset Process */</w:t>
            </w:r>
          </w:p>
          <w:p w14:paraId="210C7AA8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PHYCR1.RST = Reset;</w:t>
            </w:r>
          </w:p>
          <w:p w14:paraId="76CA4264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Wait 400us;  /* At least time for PHY Reset */</w:t>
            </w:r>
          </w:p>
          <w:p w14:paraId="4861DB7B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PHYCR1.RST = Normal;</w:t>
            </w:r>
          </w:p>
          <w:p w14:paraId="6D2DDFEA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MDIO DONE;</w:t>
            </w:r>
          </w:p>
          <w:p w14:paraId="13F3F2DF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}</w:t>
            </w:r>
          </w:p>
          <w:p w14:paraId="10B906FE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else goto MDIO_START;</w:t>
            </w:r>
          </w:p>
          <w:p w14:paraId="254DF7AC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}</w:t>
            </w:r>
          </w:p>
        </w:tc>
      </w:tr>
    </w:tbl>
    <w:p w14:paraId="0F04881F" w14:textId="77777777" w:rsidR="00F04CE5" w:rsidRPr="001605E7" w:rsidRDefault="00F04CE5" w:rsidP="00155A42">
      <w:pPr>
        <w:pStyle w:val="11"/>
        <w:rPr>
          <w:rFonts w:eastAsiaTheme="minorHAnsi"/>
        </w:rPr>
      </w:pPr>
    </w:p>
    <w:p w14:paraId="14DD629A" w14:textId="77777777" w:rsidR="00C669BF" w:rsidRPr="001605E7" w:rsidRDefault="00C669BF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Ex) MDIO Interface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통한</w:t>
      </w:r>
      <w:r w:rsidRPr="001605E7">
        <w:rPr>
          <w:rFonts w:eastAsiaTheme="minorHAnsi"/>
        </w:rPr>
        <w:t xml:space="preserve"> PHY Read Access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/>
        <w:tblLook w:val="04A0" w:firstRow="1" w:lastRow="0" w:firstColumn="1" w:lastColumn="0" w:noHBand="0" w:noVBand="1"/>
      </w:tblPr>
      <w:tblGrid>
        <w:gridCol w:w="8495"/>
      </w:tblGrid>
      <w:tr w:rsidR="00C669BF" w:rsidRPr="00546234" w14:paraId="773F5C93" w14:textId="77777777" w:rsidTr="006C366C">
        <w:tc>
          <w:tcPr>
            <w:tcW w:w="8495" w:type="dxa"/>
            <w:shd w:val="clear" w:color="auto" w:fill="F2F2F2"/>
          </w:tcPr>
          <w:p w14:paraId="3F5B5EB4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{</w:t>
            </w:r>
          </w:p>
          <w:p w14:paraId="2F4D0286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MDIO READ :</w:t>
            </w:r>
          </w:p>
          <w:p w14:paraId="38668E12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/* Set MDIO Interface */</w:t>
            </w:r>
          </w:p>
          <w:p w14:paraId="516515A4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PHYRR = PHY register;</w:t>
            </w:r>
          </w:p>
          <w:p w14:paraId="2DFC0AE6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</w:p>
          <w:p w14:paraId="393AD69F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/* PHY Access */</w:t>
            </w:r>
          </w:p>
          <w:p w14:paraId="21486D07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PHYACR = Write;</w:t>
            </w:r>
          </w:p>
          <w:p w14:paraId="728B6228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</w:p>
          <w:p w14:paraId="684196B5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If(PHYACR = 0)  /* PHY Access SUCC */</w:t>
            </w:r>
          </w:p>
          <w:p w14:paraId="373F9976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DATA_BUF = PHYDOR;  /* Read Data from PHY register */</w:t>
            </w:r>
          </w:p>
          <w:p w14:paraId="1DEF1970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else </w:t>
            </w:r>
          </w:p>
          <w:p w14:paraId="78AFA1CB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    goto MDIO_READ;</w:t>
            </w:r>
          </w:p>
          <w:p w14:paraId="04DEED39" w14:textId="77777777" w:rsidR="00C669BF" w:rsidRPr="001605E7" w:rsidRDefault="00C669BF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}</w:t>
            </w:r>
          </w:p>
        </w:tc>
      </w:tr>
    </w:tbl>
    <w:p w14:paraId="517CC9FC" w14:textId="77777777" w:rsidR="00C669BF" w:rsidRPr="001605E7" w:rsidRDefault="00C669BF" w:rsidP="00155A42">
      <w:pPr>
        <w:pStyle w:val="11"/>
        <w:rPr>
          <w:rFonts w:eastAsiaTheme="minorHAnsi"/>
        </w:rPr>
      </w:pPr>
    </w:p>
    <w:p w14:paraId="3BE6CF46" w14:textId="77777777" w:rsidR="00F04CE5" w:rsidRPr="001605E7" w:rsidRDefault="00F04CE5">
      <w:pPr>
        <w:rPr>
          <w:rFonts w:ascii="Trebuchet MS" w:eastAsiaTheme="minorHAnsi" w:hAnsi="Trebuchet MS"/>
        </w:rPr>
      </w:pPr>
      <w:r w:rsidRPr="001605E7">
        <w:rPr>
          <w:rFonts w:ascii="Trebuchet MS" w:eastAsiaTheme="minorHAnsi" w:hAnsi="Trebuchet MS"/>
        </w:rPr>
        <w:br w:type="page"/>
      </w:r>
    </w:p>
    <w:p w14:paraId="20AA8B3F" w14:textId="77777777" w:rsidR="007956B1" w:rsidRPr="00BF5B95" w:rsidRDefault="007956B1" w:rsidP="00E21DFF">
      <w:pPr>
        <w:pStyle w:val="1"/>
        <w:rPr>
          <w:rFonts w:eastAsiaTheme="minorHAnsi"/>
        </w:rPr>
      </w:pPr>
      <w:bookmarkStart w:id="582" w:name="_Toc483830104"/>
      <w:r w:rsidRPr="00BF5B95">
        <w:rPr>
          <w:rFonts w:eastAsiaTheme="minorHAnsi"/>
        </w:rPr>
        <w:t>External Interface</w:t>
      </w:r>
      <w:bookmarkEnd w:id="582"/>
    </w:p>
    <w:p w14:paraId="49ACA90F" w14:textId="78D270A5" w:rsidR="007956B1" w:rsidRPr="00BF5B95" w:rsidRDefault="007956B1" w:rsidP="00155A42">
      <w:pPr>
        <w:pStyle w:val="11"/>
        <w:rPr>
          <w:rFonts w:eastAsiaTheme="minorHAnsi"/>
        </w:rPr>
      </w:pPr>
      <w:r w:rsidRPr="00BF5B95">
        <w:rPr>
          <w:rFonts w:eastAsiaTheme="minorHAnsi"/>
        </w:rPr>
        <w:t>W5100S</w:t>
      </w:r>
      <w:r w:rsidRPr="00BF5B95">
        <w:rPr>
          <w:rFonts w:eastAsiaTheme="minorHAnsi" w:hint="eastAsia"/>
        </w:rPr>
        <w:t>는</w:t>
      </w:r>
      <w:r w:rsidRPr="00BF5B95">
        <w:rPr>
          <w:rFonts w:eastAsiaTheme="minorHAnsi"/>
        </w:rPr>
        <w:t xml:space="preserve"> </w:t>
      </w:r>
      <w:r w:rsidR="00CD74FD" w:rsidRPr="00BF5B95">
        <w:rPr>
          <w:rFonts w:eastAsiaTheme="minorHAnsi"/>
        </w:rPr>
        <w:t>Host</w:t>
      </w:r>
      <w:r w:rsidRPr="00BF5B95">
        <w:rPr>
          <w:rFonts w:eastAsiaTheme="minorHAnsi" w:hint="eastAsia"/>
        </w:rPr>
        <w:t>를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위해</w:t>
      </w:r>
      <w:r w:rsidRPr="00BF5B95">
        <w:rPr>
          <w:rFonts w:eastAsiaTheme="minorHAnsi"/>
        </w:rPr>
        <w:t xml:space="preserve"> </w:t>
      </w:r>
      <w:r w:rsidR="00606136">
        <w:rPr>
          <w:rFonts w:eastAsiaTheme="minorHAnsi" w:hint="eastAsia"/>
        </w:rPr>
        <w:t xml:space="preserve">SPI, Parallel Bus </w:t>
      </w:r>
      <w:r w:rsidRPr="00BF5B95">
        <w:rPr>
          <w:rFonts w:eastAsiaTheme="minorHAnsi"/>
        </w:rPr>
        <w:t>2</w:t>
      </w:r>
      <w:r w:rsidRPr="00BF5B95">
        <w:rPr>
          <w:rFonts w:eastAsiaTheme="minorHAnsi" w:hint="eastAsia"/>
        </w:rPr>
        <w:t>가지의</w:t>
      </w:r>
      <w:r w:rsidRPr="00BF5B95">
        <w:rPr>
          <w:rFonts w:eastAsiaTheme="minorHAnsi"/>
        </w:rPr>
        <w:t xml:space="preserve"> </w:t>
      </w:r>
      <w:r w:rsidR="002A59EE">
        <w:rPr>
          <w:rFonts w:eastAsiaTheme="minorHAnsi"/>
        </w:rPr>
        <w:t>Interface</w:t>
      </w:r>
      <w:r w:rsidRPr="00BF5B95">
        <w:rPr>
          <w:rFonts w:eastAsiaTheme="minorHAnsi" w:hint="eastAsia"/>
        </w:rPr>
        <w:t>를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지원하고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있다</w:t>
      </w:r>
      <w:r w:rsidRPr="00BF5B95">
        <w:rPr>
          <w:rFonts w:eastAsiaTheme="minorHAnsi"/>
        </w:rPr>
        <w:t>.</w:t>
      </w:r>
    </w:p>
    <w:p w14:paraId="7FDE6EA0" w14:textId="77777777" w:rsidR="007956B1" w:rsidRPr="00BF5B95" w:rsidRDefault="007956B1" w:rsidP="00155A42">
      <w:pPr>
        <w:pStyle w:val="11"/>
        <w:rPr>
          <w:rFonts w:eastAsiaTheme="minorHAnsi"/>
        </w:rPr>
      </w:pPr>
      <w:r w:rsidRPr="00BF5B95">
        <w:rPr>
          <w:rFonts w:eastAsiaTheme="minorHAnsi"/>
        </w:rPr>
        <w:t>MOD[3:0]</w:t>
      </w:r>
      <w:r w:rsidRPr="00BF5B95">
        <w:rPr>
          <w:rFonts w:eastAsiaTheme="minorHAnsi" w:hint="eastAsia"/>
        </w:rPr>
        <w:t>핀의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상태의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따라</w:t>
      </w:r>
      <w:r w:rsidRPr="00BF5B95">
        <w:rPr>
          <w:rFonts w:eastAsiaTheme="minorHAnsi"/>
        </w:rPr>
        <w:t xml:space="preserve"> Interface Mode</w:t>
      </w:r>
      <w:r w:rsidRPr="00BF5B95">
        <w:rPr>
          <w:rFonts w:eastAsiaTheme="minorHAnsi" w:hint="eastAsia"/>
        </w:rPr>
        <w:t>가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설정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된다</w:t>
      </w:r>
      <w:r w:rsidRPr="00BF5B95">
        <w:rPr>
          <w:rFonts w:eastAsiaTheme="minorHAnsi"/>
        </w:rPr>
        <w:t>.</w:t>
      </w:r>
    </w:p>
    <w:p w14:paraId="1346E996" w14:textId="77777777" w:rsidR="007956B1" w:rsidRPr="00BF5B95" w:rsidRDefault="007956B1" w:rsidP="00155A42">
      <w:pPr>
        <w:pStyle w:val="11"/>
        <w:rPr>
          <w:rFonts w:eastAsiaTheme="minorHAnsi"/>
        </w:rPr>
      </w:pPr>
    </w:p>
    <w:tbl>
      <w:tblPr>
        <w:tblStyle w:val="af3"/>
        <w:tblW w:w="5000" w:type="pct"/>
        <w:jc w:val="center"/>
        <w:tblLook w:val="04A0" w:firstRow="1" w:lastRow="0" w:firstColumn="1" w:lastColumn="0" w:noHBand="0" w:noVBand="1"/>
      </w:tblPr>
      <w:tblGrid>
        <w:gridCol w:w="2004"/>
        <w:gridCol w:w="1622"/>
        <w:gridCol w:w="1623"/>
        <w:gridCol w:w="1623"/>
        <w:gridCol w:w="1623"/>
      </w:tblGrid>
      <w:tr w:rsidR="007956B1" w:rsidRPr="00546234" w14:paraId="7FC93531" w14:textId="77777777" w:rsidTr="002A59EE">
        <w:trPr>
          <w:trHeight w:val="360"/>
          <w:jc w:val="center"/>
        </w:trPr>
        <w:tc>
          <w:tcPr>
            <w:tcW w:w="1180" w:type="pct"/>
            <w:shd w:val="clear" w:color="auto" w:fill="DDD9C3" w:themeFill="background2" w:themeFillShade="E6"/>
          </w:tcPr>
          <w:p w14:paraId="227BE3E7" w14:textId="77777777" w:rsidR="007956B1" w:rsidRPr="00BF5B95" w:rsidRDefault="007956B1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955" w:type="pct"/>
            <w:shd w:val="clear" w:color="auto" w:fill="DDD9C3" w:themeFill="background2" w:themeFillShade="E6"/>
          </w:tcPr>
          <w:p w14:paraId="05E2E88B" w14:textId="77777777" w:rsidR="007956B1" w:rsidRPr="00BF5B95" w:rsidRDefault="007956B1" w:rsidP="00155A42">
            <w:pPr>
              <w:pStyle w:val="11"/>
              <w:rPr>
                <w:rFonts w:eastAsiaTheme="minorHAnsi"/>
              </w:rPr>
            </w:pPr>
            <w:r w:rsidRPr="00BF5B95">
              <w:rPr>
                <w:rFonts w:eastAsiaTheme="minorHAnsi"/>
              </w:rPr>
              <w:t>MOD[3]</w:t>
            </w:r>
          </w:p>
        </w:tc>
        <w:tc>
          <w:tcPr>
            <w:tcW w:w="955" w:type="pct"/>
            <w:shd w:val="clear" w:color="auto" w:fill="DDD9C3" w:themeFill="background2" w:themeFillShade="E6"/>
          </w:tcPr>
          <w:p w14:paraId="6CFFC4E1" w14:textId="77777777" w:rsidR="007956B1" w:rsidRPr="00BF5B95" w:rsidRDefault="007956B1" w:rsidP="00155A42">
            <w:pPr>
              <w:pStyle w:val="11"/>
              <w:rPr>
                <w:rFonts w:eastAsiaTheme="minorHAnsi"/>
              </w:rPr>
            </w:pPr>
            <w:r w:rsidRPr="00BF5B95">
              <w:rPr>
                <w:rFonts w:eastAsiaTheme="minorHAnsi"/>
              </w:rPr>
              <w:t>MOD[2]</w:t>
            </w:r>
          </w:p>
        </w:tc>
        <w:tc>
          <w:tcPr>
            <w:tcW w:w="955" w:type="pct"/>
            <w:shd w:val="clear" w:color="auto" w:fill="DDD9C3" w:themeFill="background2" w:themeFillShade="E6"/>
          </w:tcPr>
          <w:p w14:paraId="2B30E845" w14:textId="77777777" w:rsidR="007956B1" w:rsidRPr="00BF5B95" w:rsidRDefault="007956B1" w:rsidP="00155A42">
            <w:pPr>
              <w:pStyle w:val="11"/>
              <w:rPr>
                <w:rFonts w:eastAsiaTheme="minorHAnsi"/>
              </w:rPr>
            </w:pPr>
            <w:r w:rsidRPr="00BF5B95">
              <w:rPr>
                <w:rFonts w:eastAsiaTheme="minorHAnsi"/>
              </w:rPr>
              <w:t>MOD[1]</w:t>
            </w:r>
          </w:p>
        </w:tc>
        <w:tc>
          <w:tcPr>
            <w:tcW w:w="955" w:type="pct"/>
            <w:shd w:val="clear" w:color="auto" w:fill="DDD9C3" w:themeFill="background2" w:themeFillShade="E6"/>
          </w:tcPr>
          <w:p w14:paraId="0E4B74B6" w14:textId="77777777" w:rsidR="007956B1" w:rsidRPr="00BF5B95" w:rsidRDefault="007956B1" w:rsidP="00155A42">
            <w:pPr>
              <w:pStyle w:val="11"/>
              <w:rPr>
                <w:rFonts w:eastAsiaTheme="minorHAnsi"/>
              </w:rPr>
            </w:pPr>
            <w:r w:rsidRPr="00BF5B95">
              <w:rPr>
                <w:rFonts w:eastAsiaTheme="minorHAnsi"/>
              </w:rPr>
              <w:t>MOD[0]</w:t>
            </w:r>
          </w:p>
        </w:tc>
      </w:tr>
      <w:tr w:rsidR="007956B1" w:rsidRPr="00546234" w14:paraId="07A3B41E" w14:textId="77777777" w:rsidTr="002A59EE">
        <w:trPr>
          <w:trHeight w:val="360"/>
          <w:jc w:val="center"/>
        </w:trPr>
        <w:tc>
          <w:tcPr>
            <w:tcW w:w="1180" w:type="pct"/>
          </w:tcPr>
          <w:p w14:paraId="650A9927" w14:textId="39195CC9" w:rsidR="007956B1" w:rsidRPr="00BF5B95" w:rsidRDefault="007956B1" w:rsidP="00155A42">
            <w:pPr>
              <w:pStyle w:val="11"/>
              <w:rPr>
                <w:rFonts w:eastAsiaTheme="minorHAnsi"/>
              </w:rPr>
            </w:pPr>
            <w:r w:rsidRPr="00BF5B95">
              <w:rPr>
                <w:rFonts w:eastAsiaTheme="minorHAnsi"/>
              </w:rPr>
              <w:t>SPI</w:t>
            </w:r>
            <w:r w:rsidR="00606136">
              <w:rPr>
                <w:rFonts w:eastAsiaTheme="minorHAnsi"/>
              </w:rPr>
              <w:t xml:space="preserve"> Bus</w:t>
            </w:r>
            <w:r w:rsidR="002A59EE">
              <w:rPr>
                <w:rFonts w:eastAsiaTheme="minorHAnsi"/>
              </w:rPr>
              <w:t xml:space="preserve"> Mode</w:t>
            </w:r>
          </w:p>
        </w:tc>
        <w:tc>
          <w:tcPr>
            <w:tcW w:w="955" w:type="pct"/>
          </w:tcPr>
          <w:p w14:paraId="62A24CD9" w14:textId="77777777" w:rsidR="007956B1" w:rsidRPr="00BF5B95" w:rsidRDefault="007956B1" w:rsidP="00155A42">
            <w:pPr>
              <w:pStyle w:val="11"/>
              <w:rPr>
                <w:rFonts w:eastAsiaTheme="minorHAnsi"/>
              </w:rPr>
            </w:pPr>
            <w:r w:rsidRPr="00BF5B95">
              <w:rPr>
                <w:rFonts w:eastAsiaTheme="minorHAnsi"/>
              </w:rPr>
              <w:t>0</w:t>
            </w:r>
          </w:p>
        </w:tc>
        <w:tc>
          <w:tcPr>
            <w:tcW w:w="955" w:type="pct"/>
          </w:tcPr>
          <w:p w14:paraId="076B1F51" w14:textId="77777777" w:rsidR="007956B1" w:rsidRPr="00BF5B95" w:rsidRDefault="007956B1" w:rsidP="00155A42">
            <w:pPr>
              <w:pStyle w:val="11"/>
              <w:rPr>
                <w:rFonts w:eastAsiaTheme="minorHAnsi"/>
              </w:rPr>
            </w:pPr>
            <w:r w:rsidRPr="00BF5B95">
              <w:rPr>
                <w:rFonts w:eastAsiaTheme="minorHAnsi"/>
              </w:rPr>
              <w:t>0</w:t>
            </w:r>
          </w:p>
        </w:tc>
        <w:tc>
          <w:tcPr>
            <w:tcW w:w="955" w:type="pct"/>
          </w:tcPr>
          <w:p w14:paraId="339D0AEB" w14:textId="77777777" w:rsidR="007956B1" w:rsidRPr="00BF5B95" w:rsidRDefault="007956B1" w:rsidP="00155A42">
            <w:pPr>
              <w:pStyle w:val="11"/>
              <w:rPr>
                <w:rFonts w:eastAsiaTheme="minorHAnsi"/>
              </w:rPr>
            </w:pPr>
            <w:r w:rsidRPr="00BF5B95">
              <w:rPr>
                <w:rFonts w:eastAsiaTheme="minorHAnsi"/>
              </w:rPr>
              <w:t>0</w:t>
            </w:r>
          </w:p>
        </w:tc>
        <w:tc>
          <w:tcPr>
            <w:tcW w:w="955" w:type="pct"/>
          </w:tcPr>
          <w:p w14:paraId="2AB89E75" w14:textId="77777777" w:rsidR="007956B1" w:rsidRPr="00BF5B95" w:rsidRDefault="007956B1" w:rsidP="00155A42">
            <w:pPr>
              <w:pStyle w:val="11"/>
              <w:rPr>
                <w:rFonts w:eastAsiaTheme="minorHAnsi"/>
              </w:rPr>
            </w:pPr>
            <w:r w:rsidRPr="00BF5B95">
              <w:rPr>
                <w:rFonts w:eastAsiaTheme="minorHAnsi"/>
              </w:rPr>
              <w:t>0</w:t>
            </w:r>
          </w:p>
        </w:tc>
      </w:tr>
      <w:tr w:rsidR="007956B1" w:rsidRPr="00546234" w14:paraId="3D1752D0" w14:textId="77777777" w:rsidTr="002A59EE">
        <w:trPr>
          <w:trHeight w:val="360"/>
          <w:jc w:val="center"/>
        </w:trPr>
        <w:tc>
          <w:tcPr>
            <w:tcW w:w="1180" w:type="pct"/>
          </w:tcPr>
          <w:p w14:paraId="1EAA6364" w14:textId="3A788DE7" w:rsidR="007956B1" w:rsidRPr="00BF5B95" w:rsidRDefault="007956B1" w:rsidP="00155A42">
            <w:pPr>
              <w:pStyle w:val="11"/>
              <w:rPr>
                <w:rFonts w:eastAsiaTheme="minorHAnsi"/>
              </w:rPr>
            </w:pPr>
            <w:r w:rsidRPr="00BF5B95">
              <w:rPr>
                <w:rFonts w:eastAsiaTheme="minorHAnsi"/>
              </w:rPr>
              <w:t>Parallel Bus</w:t>
            </w:r>
            <w:r w:rsidR="002A59EE">
              <w:rPr>
                <w:rFonts w:eastAsiaTheme="minorHAnsi"/>
              </w:rPr>
              <w:t xml:space="preserve"> Mode</w:t>
            </w:r>
          </w:p>
        </w:tc>
        <w:tc>
          <w:tcPr>
            <w:tcW w:w="955" w:type="pct"/>
          </w:tcPr>
          <w:p w14:paraId="09B3A65C" w14:textId="77777777" w:rsidR="007956B1" w:rsidRPr="00BF5B95" w:rsidRDefault="007956B1" w:rsidP="00155A42">
            <w:pPr>
              <w:pStyle w:val="11"/>
              <w:rPr>
                <w:rFonts w:eastAsiaTheme="minorHAnsi"/>
              </w:rPr>
            </w:pPr>
            <w:r w:rsidRPr="00BF5B95">
              <w:rPr>
                <w:rFonts w:eastAsiaTheme="minorHAnsi"/>
              </w:rPr>
              <w:t>0</w:t>
            </w:r>
          </w:p>
        </w:tc>
        <w:tc>
          <w:tcPr>
            <w:tcW w:w="955" w:type="pct"/>
          </w:tcPr>
          <w:p w14:paraId="4C01BF49" w14:textId="77777777" w:rsidR="007956B1" w:rsidRPr="00BF5B95" w:rsidRDefault="007956B1" w:rsidP="00155A42">
            <w:pPr>
              <w:pStyle w:val="11"/>
              <w:rPr>
                <w:rFonts w:eastAsiaTheme="minorHAnsi"/>
              </w:rPr>
            </w:pPr>
            <w:r w:rsidRPr="00BF5B95">
              <w:rPr>
                <w:rFonts w:eastAsiaTheme="minorHAnsi"/>
              </w:rPr>
              <w:t>1</w:t>
            </w:r>
          </w:p>
        </w:tc>
        <w:tc>
          <w:tcPr>
            <w:tcW w:w="955" w:type="pct"/>
          </w:tcPr>
          <w:p w14:paraId="7A141F45" w14:textId="77777777" w:rsidR="007956B1" w:rsidRPr="00BF5B95" w:rsidRDefault="007956B1" w:rsidP="00155A42">
            <w:pPr>
              <w:pStyle w:val="11"/>
              <w:rPr>
                <w:rFonts w:eastAsiaTheme="minorHAnsi"/>
              </w:rPr>
            </w:pPr>
            <w:r w:rsidRPr="00BF5B95">
              <w:rPr>
                <w:rFonts w:eastAsiaTheme="minorHAnsi"/>
              </w:rPr>
              <w:t>0</w:t>
            </w:r>
          </w:p>
        </w:tc>
        <w:tc>
          <w:tcPr>
            <w:tcW w:w="955" w:type="pct"/>
          </w:tcPr>
          <w:p w14:paraId="71008C68" w14:textId="77777777" w:rsidR="007956B1" w:rsidRPr="00BF5B95" w:rsidRDefault="007956B1" w:rsidP="00155A42">
            <w:pPr>
              <w:pStyle w:val="11"/>
              <w:rPr>
                <w:rFonts w:eastAsiaTheme="minorHAnsi"/>
              </w:rPr>
            </w:pPr>
            <w:r w:rsidRPr="00BF5B95">
              <w:rPr>
                <w:rFonts w:eastAsiaTheme="minorHAnsi"/>
              </w:rPr>
              <w:t>X</w:t>
            </w:r>
          </w:p>
        </w:tc>
      </w:tr>
    </w:tbl>
    <w:p w14:paraId="42D0D818" w14:textId="0B94F409" w:rsidR="007956B1" w:rsidRPr="00BF5B95" w:rsidRDefault="007956B1" w:rsidP="007956B1">
      <w:pPr>
        <w:pStyle w:val="a8"/>
        <w:rPr>
          <w:rFonts w:eastAsiaTheme="minorHAnsi"/>
        </w:rPr>
      </w:pPr>
      <w:r w:rsidRPr="00BF5B95">
        <w:rPr>
          <w:rFonts w:eastAsiaTheme="minorHAnsi"/>
        </w:rPr>
        <w:t xml:space="preserve">Table </w:t>
      </w:r>
      <w:r w:rsidR="00756EBE" w:rsidRPr="00BF5B95">
        <w:rPr>
          <w:rFonts w:eastAsiaTheme="minorHAnsi"/>
        </w:rPr>
        <w:fldChar w:fldCharType="begin"/>
      </w:r>
      <w:r w:rsidR="00756EBE" w:rsidRPr="00BF5B95">
        <w:rPr>
          <w:rFonts w:eastAsiaTheme="minorHAnsi"/>
        </w:rPr>
        <w:instrText xml:space="preserve"> SEQ Table \* ARABIC </w:instrText>
      </w:r>
      <w:r w:rsidR="00756EBE" w:rsidRPr="00BF5B95">
        <w:rPr>
          <w:rFonts w:eastAsiaTheme="minorHAnsi"/>
        </w:rPr>
        <w:fldChar w:fldCharType="separate"/>
      </w:r>
      <w:r w:rsidR="00BF5B95">
        <w:rPr>
          <w:rFonts w:eastAsiaTheme="minorHAnsi"/>
          <w:noProof/>
        </w:rPr>
        <w:t>4</w:t>
      </w:r>
      <w:r w:rsidR="00756EBE" w:rsidRPr="00BF5B95">
        <w:rPr>
          <w:rFonts w:eastAsiaTheme="minorHAnsi"/>
          <w:noProof/>
        </w:rPr>
        <w:fldChar w:fldCharType="end"/>
      </w:r>
      <w:r w:rsidRPr="00BF5B95">
        <w:rPr>
          <w:rFonts w:eastAsiaTheme="minorHAnsi"/>
        </w:rPr>
        <w:t xml:space="preserve"> Interface Mode Select</w:t>
      </w:r>
    </w:p>
    <w:p w14:paraId="60FEE516" w14:textId="77777777" w:rsidR="007956B1" w:rsidRPr="00BF5B95" w:rsidRDefault="007956B1" w:rsidP="00155A42">
      <w:pPr>
        <w:pStyle w:val="11"/>
        <w:rPr>
          <w:rFonts w:eastAsiaTheme="minorHAnsi"/>
        </w:rPr>
      </w:pPr>
      <w:r w:rsidRPr="00BF5B95">
        <w:rPr>
          <w:rFonts w:eastAsiaTheme="minorHAnsi" w:hint="eastAsia"/>
        </w:rPr>
        <w:t>또한</w:t>
      </w:r>
      <w:r w:rsidRPr="00BF5B95">
        <w:rPr>
          <w:rFonts w:eastAsiaTheme="minorHAnsi"/>
        </w:rPr>
        <w:t xml:space="preserve"> PHY control</w:t>
      </w:r>
      <w:r w:rsidRPr="00BF5B95">
        <w:rPr>
          <w:rFonts w:eastAsiaTheme="minorHAnsi" w:hint="eastAsia"/>
        </w:rPr>
        <w:t>을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위한</w:t>
      </w:r>
      <w:r w:rsidRPr="00BF5B95">
        <w:rPr>
          <w:rFonts w:eastAsiaTheme="minorHAnsi"/>
        </w:rPr>
        <w:t xml:space="preserve"> Interface</w:t>
      </w:r>
      <w:r w:rsidRPr="00BF5B95">
        <w:rPr>
          <w:rFonts w:eastAsiaTheme="minorHAnsi" w:hint="eastAsia"/>
        </w:rPr>
        <w:t>로</w:t>
      </w:r>
      <w:r w:rsidRPr="00BF5B95">
        <w:rPr>
          <w:rFonts w:eastAsiaTheme="minorHAnsi"/>
        </w:rPr>
        <w:t xml:space="preserve"> MDC/MDIO</w:t>
      </w:r>
      <w:r w:rsidRPr="00BF5B95">
        <w:rPr>
          <w:rFonts w:eastAsiaTheme="minorHAnsi" w:hint="eastAsia"/>
        </w:rPr>
        <w:t>와</w:t>
      </w:r>
      <w:r w:rsidRPr="00BF5B95">
        <w:rPr>
          <w:rFonts w:eastAsiaTheme="minorHAnsi"/>
        </w:rPr>
        <w:t xml:space="preserve"> MII Interface</w:t>
      </w:r>
      <w:r w:rsidRPr="00BF5B95">
        <w:rPr>
          <w:rFonts w:eastAsiaTheme="minorHAnsi" w:hint="eastAsia"/>
        </w:rPr>
        <w:t>를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지원한다</w:t>
      </w:r>
      <w:r w:rsidRPr="00BF5B95">
        <w:rPr>
          <w:rFonts w:eastAsiaTheme="minorHAnsi"/>
        </w:rPr>
        <w:t>.</w:t>
      </w:r>
    </w:p>
    <w:p w14:paraId="2DA76B10" w14:textId="77777777" w:rsidR="007956B1" w:rsidRPr="00BF5B95" w:rsidRDefault="007956B1" w:rsidP="00155A42">
      <w:pPr>
        <w:pStyle w:val="11"/>
        <w:rPr>
          <w:rFonts w:eastAsiaTheme="minorHAnsi"/>
        </w:rPr>
      </w:pPr>
    </w:p>
    <w:p w14:paraId="0AC31823" w14:textId="3C385577" w:rsidR="007956B1" w:rsidRPr="00BF5B95" w:rsidRDefault="00BF5B95" w:rsidP="00BF5B95">
      <w:pPr>
        <w:pStyle w:val="21"/>
      </w:pPr>
      <w:bookmarkStart w:id="583" w:name="_Toc483830105"/>
      <w:r>
        <w:t>SPI</w:t>
      </w:r>
      <w:r w:rsidR="00606136">
        <w:t xml:space="preserve"> Bus</w:t>
      </w:r>
      <w:r>
        <w:t xml:space="preserve"> </w:t>
      </w:r>
      <w:r w:rsidR="007956B1" w:rsidRPr="00BF5B95">
        <w:t>Mode</w:t>
      </w:r>
      <w:bookmarkEnd w:id="583"/>
    </w:p>
    <w:p w14:paraId="7981A997" w14:textId="31585F3C" w:rsidR="007956B1" w:rsidRPr="00BF5B95" w:rsidRDefault="007956B1" w:rsidP="00155A42">
      <w:pPr>
        <w:pStyle w:val="11"/>
        <w:rPr>
          <w:rFonts w:eastAsiaTheme="minorHAnsi"/>
        </w:rPr>
      </w:pPr>
      <w:r w:rsidRPr="00BF5B95">
        <w:rPr>
          <w:rFonts w:eastAsiaTheme="minorHAnsi"/>
        </w:rPr>
        <w:t>W5100S</w:t>
      </w:r>
      <w:r w:rsidRPr="00BF5B95">
        <w:rPr>
          <w:rFonts w:eastAsiaTheme="minorHAnsi" w:hint="eastAsia"/>
        </w:rPr>
        <w:t>는</w:t>
      </w:r>
      <w:r w:rsidRPr="00BF5B95">
        <w:rPr>
          <w:rFonts w:eastAsiaTheme="minorHAnsi"/>
        </w:rPr>
        <w:t xml:space="preserve"> </w:t>
      </w:r>
      <w:r w:rsidR="00CD74FD" w:rsidRPr="00BF5B95">
        <w:rPr>
          <w:rFonts w:eastAsiaTheme="minorHAnsi"/>
        </w:rPr>
        <w:t>Host</w:t>
      </w:r>
      <w:r w:rsidRPr="00BF5B95">
        <w:rPr>
          <w:rFonts w:eastAsiaTheme="minorHAnsi"/>
        </w:rPr>
        <w:t xml:space="preserve"> Interface</w:t>
      </w:r>
      <w:r w:rsidRPr="00BF5B95">
        <w:rPr>
          <w:rFonts w:eastAsiaTheme="minorHAnsi" w:hint="eastAsia"/>
        </w:rPr>
        <w:t>를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위해</w:t>
      </w:r>
      <w:r w:rsidRPr="00BF5B95">
        <w:rPr>
          <w:rFonts w:eastAsiaTheme="minorHAnsi"/>
        </w:rPr>
        <w:t xml:space="preserve"> SPI(Serial Peripheral Interface)</w:t>
      </w:r>
      <w:r w:rsidR="00606136">
        <w:rPr>
          <w:rFonts w:eastAsiaTheme="minorHAnsi"/>
        </w:rPr>
        <w:t xml:space="preserve"> Bus</w:t>
      </w:r>
      <w:r w:rsidRPr="00BF5B95">
        <w:rPr>
          <w:rFonts w:eastAsiaTheme="minorHAnsi" w:hint="eastAsia"/>
        </w:rPr>
        <w:t>를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제공하며</w:t>
      </w:r>
      <w:r w:rsidRPr="00BF5B95">
        <w:rPr>
          <w:rFonts w:eastAsiaTheme="minorHAnsi"/>
        </w:rPr>
        <w:t xml:space="preserve">, </w:t>
      </w:r>
      <w:r w:rsidRPr="00BF5B95">
        <w:rPr>
          <w:rFonts w:eastAsiaTheme="minorHAnsi" w:hint="eastAsia"/>
        </w:rPr>
        <w:t>오직</w:t>
      </w:r>
      <w:r w:rsidRPr="00BF5B95">
        <w:rPr>
          <w:rFonts w:eastAsiaTheme="minorHAnsi"/>
        </w:rPr>
        <w:t xml:space="preserve"> SPI Slave</w:t>
      </w:r>
      <w:r w:rsidRPr="00BF5B95">
        <w:rPr>
          <w:rFonts w:eastAsiaTheme="minorHAnsi" w:hint="eastAsia"/>
        </w:rPr>
        <w:t>로만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동작한다</w:t>
      </w:r>
      <w:r w:rsidRPr="00BF5B95">
        <w:rPr>
          <w:rFonts w:eastAsiaTheme="minorHAnsi"/>
        </w:rPr>
        <w:t>. W5100S</w:t>
      </w:r>
      <w:r w:rsidRPr="00BF5B95">
        <w:rPr>
          <w:rFonts w:eastAsiaTheme="minorHAnsi" w:hint="eastAsia"/>
        </w:rPr>
        <w:t>는</w:t>
      </w:r>
      <w:r w:rsidRPr="00BF5B95">
        <w:rPr>
          <w:rFonts w:eastAsiaTheme="minorHAnsi"/>
        </w:rPr>
        <w:t xml:space="preserve"> SPI </w:t>
      </w:r>
      <w:r w:rsidR="00606136">
        <w:rPr>
          <w:rFonts w:eastAsiaTheme="minorHAnsi"/>
        </w:rPr>
        <w:t>Bus</w:t>
      </w:r>
      <w:r w:rsidRPr="00BF5B95">
        <w:rPr>
          <w:rFonts w:eastAsiaTheme="minorHAnsi" w:hint="eastAsia"/>
        </w:rPr>
        <w:t>를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위해</w:t>
      </w:r>
      <w:r w:rsidRPr="00BF5B95">
        <w:rPr>
          <w:rFonts w:eastAsiaTheme="minorHAnsi"/>
        </w:rPr>
        <w:t xml:space="preserve"> 4</w:t>
      </w:r>
      <w:r w:rsidRPr="00BF5B95">
        <w:rPr>
          <w:rFonts w:eastAsiaTheme="minorHAnsi" w:hint="eastAsia"/>
        </w:rPr>
        <w:t>개의</w:t>
      </w:r>
      <w:r w:rsidRPr="00BF5B95">
        <w:rPr>
          <w:rFonts w:eastAsiaTheme="minorHAnsi"/>
        </w:rPr>
        <w:t xml:space="preserve"> Signals(SCSn, SCLK, MOSI, MISO)</w:t>
      </w:r>
      <w:r w:rsidRPr="00BF5B95">
        <w:rPr>
          <w:rFonts w:eastAsiaTheme="minorHAnsi" w:hint="eastAsia"/>
        </w:rPr>
        <w:t>를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제공하고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있으며</w:t>
      </w:r>
      <w:r w:rsidRPr="00BF5B95">
        <w:rPr>
          <w:rFonts w:eastAsiaTheme="minorHAnsi"/>
        </w:rPr>
        <w:t xml:space="preserve"> W5100S</w:t>
      </w:r>
      <w:r w:rsidRPr="00BF5B95">
        <w:rPr>
          <w:rFonts w:eastAsiaTheme="minorHAnsi" w:hint="eastAsia"/>
        </w:rPr>
        <w:t>의</w:t>
      </w:r>
      <w:r w:rsidRPr="00BF5B95">
        <w:rPr>
          <w:rFonts w:eastAsiaTheme="minorHAnsi"/>
        </w:rPr>
        <w:t xml:space="preserve"> SPI </w:t>
      </w:r>
      <w:r w:rsidR="00606136">
        <w:rPr>
          <w:rFonts w:eastAsiaTheme="minorHAnsi"/>
        </w:rPr>
        <w:t>Bus</w:t>
      </w:r>
      <w:r w:rsidRPr="00BF5B95">
        <w:rPr>
          <w:rFonts w:eastAsiaTheme="minorHAnsi" w:hint="eastAsia"/>
        </w:rPr>
        <w:t>는</w:t>
      </w:r>
      <w:r w:rsidRPr="00BF5B95">
        <w:rPr>
          <w:rFonts w:eastAsiaTheme="minorHAnsi"/>
        </w:rPr>
        <w:t xml:space="preserve"> </w:t>
      </w:r>
      <w:r w:rsidR="00CD74FD" w:rsidRPr="00BF5B95">
        <w:rPr>
          <w:rFonts w:eastAsiaTheme="minorHAnsi"/>
        </w:rPr>
        <w:t>Host</w:t>
      </w:r>
      <w:r w:rsidRPr="00BF5B95">
        <w:rPr>
          <w:rFonts w:eastAsiaTheme="minorHAnsi" w:hint="eastAsia"/>
        </w:rPr>
        <w:t>와</w:t>
      </w:r>
      <w:r w:rsidRPr="00BF5B95">
        <w:rPr>
          <w:rFonts w:eastAsiaTheme="minorHAnsi"/>
        </w:rPr>
        <w:t xml:space="preserve"> </w:t>
      </w:r>
      <w:r w:rsidR="00C31D4F" w:rsidRPr="00BF5B95">
        <w:rPr>
          <w:rFonts w:eastAsiaTheme="minorHAnsi"/>
        </w:rPr>
        <w:fldChar w:fldCharType="begin"/>
      </w:r>
      <w:r w:rsidR="00C31D4F" w:rsidRPr="00BF5B95">
        <w:rPr>
          <w:rFonts w:eastAsiaTheme="minorHAnsi"/>
        </w:rPr>
        <w:instrText xml:space="preserve"> REF _Ref483814072 \h </w:instrText>
      </w:r>
      <w:r w:rsidR="00936BCA" w:rsidRPr="00BF5B95">
        <w:rPr>
          <w:rFonts w:eastAsiaTheme="minorHAnsi"/>
        </w:rPr>
        <w:instrText xml:space="preserve"> \* MERGEFORMAT </w:instrText>
      </w:r>
      <w:r w:rsidR="00C31D4F" w:rsidRPr="00BF5B95">
        <w:rPr>
          <w:rFonts w:eastAsiaTheme="minorHAnsi"/>
        </w:rPr>
      </w:r>
      <w:r w:rsidR="00C31D4F" w:rsidRPr="00BF5B95">
        <w:rPr>
          <w:rFonts w:eastAsiaTheme="minorHAnsi"/>
        </w:rPr>
        <w:fldChar w:fldCharType="separate"/>
      </w:r>
      <w:r w:rsidR="00BF5B95" w:rsidRPr="00BF5B95">
        <w:rPr>
          <w:rFonts w:eastAsiaTheme="minorHAnsi"/>
        </w:rPr>
        <w:t xml:space="preserve">Figure </w:t>
      </w:r>
      <w:r w:rsidR="00BF5B95" w:rsidRPr="00BF5B95">
        <w:rPr>
          <w:rFonts w:eastAsiaTheme="minorHAnsi"/>
          <w:noProof/>
        </w:rPr>
        <w:t>14</w:t>
      </w:r>
      <w:r w:rsidR="00C31D4F" w:rsidRPr="00BF5B95">
        <w:rPr>
          <w:rFonts w:eastAsiaTheme="minorHAnsi"/>
        </w:rPr>
        <w:fldChar w:fldCharType="end"/>
      </w:r>
      <w:r w:rsidRPr="00BF5B95">
        <w:rPr>
          <w:rFonts w:eastAsiaTheme="minorHAnsi" w:hint="eastAsia"/>
        </w:rPr>
        <w:t>과</w:t>
      </w:r>
      <w:r w:rsidRPr="00BF5B95">
        <w:rPr>
          <w:rFonts w:eastAsiaTheme="minorHAnsi"/>
        </w:rPr>
        <w:t xml:space="preserve"> </w:t>
      </w:r>
      <w:r w:rsidR="00C31D4F" w:rsidRPr="00BF5B95">
        <w:rPr>
          <w:rFonts w:eastAsiaTheme="minorHAnsi"/>
        </w:rPr>
        <w:fldChar w:fldCharType="begin"/>
      </w:r>
      <w:r w:rsidR="00C31D4F" w:rsidRPr="00BF5B95">
        <w:rPr>
          <w:rFonts w:eastAsiaTheme="minorHAnsi"/>
        </w:rPr>
        <w:instrText xml:space="preserve"> REF _Ref483814107 \h </w:instrText>
      </w:r>
      <w:r w:rsidR="00936BCA" w:rsidRPr="00BF5B95">
        <w:rPr>
          <w:rFonts w:eastAsiaTheme="minorHAnsi"/>
        </w:rPr>
        <w:instrText xml:space="preserve"> \* MERGEFORMAT </w:instrText>
      </w:r>
      <w:r w:rsidR="00C31D4F" w:rsidRPr="00BF5B95">
        <w:rPr>
          <w:rFonts w:eastAsiaTheme="minorHAnsi"/>
        </w:rPr>
      </w:r>
      <w:r w:rsidR="00C31D4F" w:rsidRPr="00BF5B95">
        <w:rPr>
          <w:rFonts w:eastAsiaTheme="minorHAnsi"/>
        </w:rPr>
        <w:fldChar w:fldCharType="separate"/>
      </w:r>
      <w:r w:rsidR="00BF5B95" w:rsidRPr="00BF5B95">
        <w:rPr>
          <w:rFonts w:eastAsiaTheme="minorHAnsi"/>
        </w:rPr>
        <w:t xml:space="preserve">Figure </w:t>
      </w:r>
      <w:r w:rsidR="00BF5B95" w:rsidRPr="00BF5B95">
        <w:rPr>
          <w:rFonts w:eastAsiaTheme="minorHAnsi"/>
          <w:noProof/>
        </w:rPr>
        <w:t>15</w:t>
      </w:r>
      <w:r w:rsidR="00C31D4F" w:rsidRPr="00BF5B95">
        <w:rPr>
          <w:rFonts w:eastAsiaTheme="minorHAnsi"/>
        </w:rPr>
        <w:fldChar w:fldCharType="end"/>
      </w:r>
      <w:r w:rsidRPr="00BF5B95">
        <w:rPr>
          <w:rFonts w:eastAsiaTheme="minorHAnsi" w:hint="eastAsia"/>
        </w:rPr>
        <w:t>와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같이</w:t>
      </w:r>
      <w:r w:rsidRPr="00BF5B95">
        <w:rPr>
          <w:rFonts w:eastAsiaTheme="minorHAnsi"/>
        </w:rPr>
        <w:t xml:space="preserve"> 2</w:t>
      </w:r>
      <w:r w:rsidRPr="00BF5B95">
        <w:rPr>
          <w:rFonts w:eastAsiaTheme="minorHAnsi" w:hint="eastAsia"/>
        </w:rPr>
        <w:t>가지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방식으로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연결될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수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있다</w:t>
      </w:r>
      <w:r w:rsidRPr="00BF5B95">
        <w:rPr>
          <w:rFonts w:eastAsiaTheme="minorHAnsi"/>
        </w:rPr>
        <w:t>.</w:t>
      </w:r>
    </w:p>
    <w:p w14:paraId="7E53EC81" w14:textId="200D4B95" w:rsidR="007956B1" w:rsidRPr="00BF5B95" w:rsidRDefault="00C31D4F" w:rsidP="00155A42">
      <w:pPr>
        <w:pStyle w:val="11"/>
        <w:rPr>
          <w:rFonts w:eastAsiaTheme="minorHAnsi"/>
        </w:rPr>
      </w:pPr>
      <w:r w:rsidRPr="00BF5B95">
        <w:rPr>
          <w:rFonts w:eastAsiaTheme="minorHAnsi"/>
        </w:rPr>
        <w:fldChar w:fldCharType="begin"/>
      </w:r>
      <w:r w:rsidRPr="00BF5B95">
        <w:rPr>
          <w:rFonts w:eastAsiaTheme="minorHAnsi"/>
        </w:rPr>
        <w:instrText xml:space="preserve"> REF _Ref483814072 \h </w:instrText>
      </w:r>
      <w:r w:rsidR="00936BCA" w:rsidRPr="00BF5B95">
        <w:rPr>
          <w:rFonts w:eastAsiaTheme="minorHAnsi"/>
        </w:rPr>
        <w:instrText xml:space="preserve"> \* MERGEFORMAT </w:instrText>
      </w:r>
      <w:r w:rsidRPr="00BF5B95">
        <w:rPr>
          <w:rFonts w:eastAsiaTheme="minorHAnsi"/>
        </w:rPr>
      </w:r>
      <w:r w:rsidRPr="00BF5B95">
        <w:rPr>
          <w:rFonts w:eastAsiaTheme="minorHAnsi"/>
        </w:rPr>
        <w:fldChar w:fldCharType="separate"/>
      </w:r>
      <w:r w:rsidR="00BF5B95" w:rsidRPr="00BF5B95">
        <w:rPr>
          <w:rFonts w:eastAsiaTheme="minorHAnsi"/>
        </w:rPr>
        <w:t xml:space="preserve">Figure </w:t>
      </w:r>
      <w:r w:rsidR="00BF5B95" w:rsidRPr="00BF5B95">
        <w:rPr>
          <w:rFonts w:eastAsiaTheme="minorHAnsi"/>
          <w:noProof/>
        </w:rPr>
        <w:t>14</w:t>
      </w:r>
      <w:r w:rsidRPr="00BF5B95">
        <w:rPr>
          <w:rFonts w:eastAsiaTheme="minorHAnsi"/>
        </w:rPr>
        <w:fldChar w:fldCharType="end"/>
      </w:r>
      <w:r w:rsidR="007956B1" w:rsidRPr="00BF5B95">
        <w:rPr>
          <w:rFonts w:eastAsiaTheme="minorHAnsi" w:hint="eastAsia"/>
        </w:rPr>
        <w:t>방식은</w:t>
      </w:r>
      <w:r w:rsidR="007956B1" w:rsidRPr="00BF5B95">
        <w:rPr>
          <w:rFonts w:eastAsiaTheme="minorHAnsi"/>
        </w:rPr>
        <w:t xml:space="preserve"> </w:t>
      </w:r>
      <w:r w:rsidR="00CD74FD" w:rsidRPr="00BF5B95">
        <w:rPr>
          <w:rFonts w:eastAsiaTheme="minorHAnsi"/>
        </w:rPr>
        <w:t>Host</w:t>
      </w:r>
      <w:r w:rsidR="007956B1" w:rsidRPr="00BF5B95">
        <w:rPr>
          <w:rFonts w:eastAsiaTheme="minorHAnsi" w:hint="eastAsia"/>
        </w:rPr>
        <w:t>가</w:t>
      </w:r>
      <w:r w:rsidR="007956B1" w:rsidRPr="00BF5B95">
        <w:rPr>
          <w:rFonts w:eastAsiaTheme="minorHAnsi"/>
        </w:rPr>
        <w:t xml:space="preserve"> SPI </w:t>
      </w:r>
      <w:r w:rsidR="00606136">
        <w:rPr>
          <w:rFonts w:eastAsiaTheme="minorHAnsi"/>
        </w:rPr>
        <w:t>Bus</w:t>
      </w:r>
      <w:r w:rsidR="007956B1" w:rsidRPr="00BF5B95">
        <w:rPr>
          <w:rFonts w:eastAsiaTheme="minorHAnsi" w:hint="eastAsia"/>
        </w:rPr>
        <w:t>를</w:t>
      </w:r>
      <w:r w:rsidR="007956B1" w:rsidRPr="00BF5B95">
        <w:rPr>
          <w:rFonts w:eastAsiaTheme="minorHAnsi"/>
        </w:rPr>
        <w:t xml:space="preserve"> </w:t>
      </w:r>
      <w:r w:rsidR="007956B1" w:rsidRPr="00BF5B95">
        <w:rPr>
          <w:rFonts w:eastAsiaTheme="minorHAnsi" w:hint="eastAsia"/>
        </w:rPr>
        <w:t>다른</w:t>
      </w:r>
      <w:r w:rsidR="007956B1" w:rsidRPr="00BF5B95">
        <w:rPr>
          <w:rFonts w:eastAsiaTheme="minorHAnsi"/>
        </w:rPr>
        <w:t xml:space="preserve"> SPI Device</w:t>
      </w:r>
      <w:r w:rsidR="007956B1" w:rsidRPr="00BF5B95">
        <w:rPr>
          <w:rFonts w:eastAsiaTheme="minorHAnsi" w:hint="eastAsia"/>
        </w:rPr>
        <w:t>들과</w:t>
      </w:r>
      <w:r w:rsidR="007956B1" w:rsidRPr="00BF5B95">
        <w:rPr>
          <w:rFonts w:eastAsiaTheme="minorHAnsi"/>
        </w:rPr>
        <w:t xml:space="preserve"> </w:t>
      </w:r>
      <w:r w:rsidR="007956B1" w:rsidRPr="00BF5B95">
        <w:rPr>
          <w:rFonts w:eastAsiaTheme="minorHAnsi" w:hint="eastAsia"/>
        </w:rPr>
        <w:t>공유할</w:t>
      </w:r>
      <w:r w:rsidR="007956B1" w:rsidRPr="00BF5B95">
        <w:rPr>
          <w:rFonts w:eastAsiaTheme="minorHAnsi"/>
        </w:rPr>
        <w:t xml:space="preserve"> </w:t>
      </w:r>
      <w:r w:rsidR="007956B1" w:rsidRPr="00BF5B95">
        <w:rPr>
          <w:rFonts w:eastAsiaTheme="minorHAnsi" w:hint="eastAsia"/>
        </w:rPr>
        <w:t>수</w:t>
      </w:r>
      <w:r w:rsidR="007956B1" w:rsidRPr="00BF5B95">
        <w:rPr>
          <w:rFonts w:eastAsiaTheme="minorHAnsi"/>
        </w:rPr>
        <w:t xml:space="preserve"> </w:t>
      </w:r>
      <w:r w:rsidR="007956B1" w:rsidRPr="00BF5B95">
        <w:rPr>
          <w:rFonts w:eastAsiaTheme="minorHAnsi" w:hint="eastAsia"/>
        </w:rPr>
        <w:t>있는</w:t>
      </w:r>
      <w:r w:rsidR="007956B1" w:rsidRPr="00BF5B95">
        <w:rPr>
          <w:rFonts w:eastAsiaTheme="minorHAnsi"/>
        </w:rPr>
        <w:t xml:space="preserve"> </w:t>
      </w:r>
      <w:r w:rsidR="007956B1" w:rsidRPr="00BF5B95">
        <w:rPr>
          <w:rFonts w:eastAsiaTheme="minorHAnsi" w:hint="eastAsia"/>
        </w:rPr>
        <w:t>반면</w:t>
      </w:r>
      <w:r w:rsidR="007956B1" w:rsidRPr="00BF5B95">
        <w:rPr>
          <w:rFonts w:eastAsiaTheme="minorHAnsi"/>
        </w:rPr>
        <w:t xml:space="preserve">, </w:t>
      </w:r>
      <w:r w:rsidRPr="00BF5B95">
        <w:rPr>
          <w:rFonts w:eastAsiaTheme="minorHAnsi"/>
        </w:rPr>
        <w:fldChar w:fldCharType="begin"/>
      </w:r>
      <w:r w:rsidRPr="00BF5B95">
        <w:rPr>
          <w:rFonts w:eastAsiaTheme="minorHAnsi"/>
        </w:rPr>
        <w:instrText xml:space="preserve"> REF _Ref483814107 \h </w:instrText>
      </w:r>
      <w:r w:rsidR="00936BCA" w:rsidRPr="00BF5B95">
        <w:rPr>
          <w:rFonts w:eastAsiaTheme="minorHAnsi"/>
        </w:rPr>
        <w:instrText xml:space="preserve"> \* MERGEFORMAT </w:instrText>
      </w:r>
      <w:r w:rsidRPr="00BF5B95">
        <w:rPr>
          <w:rFonts w:eastAsiaTheme="minorHAnsi"/>
        </w:rPr>
      </w:r>
      <w:r w:rsidRPr="00BF5B95">
        <w:rPr>
          <w:rFonts w:eastAsiaTheme="minorHAnsi"/>
        </w:rPr>
        <w:fldChar w:fldCharType="separate"/>
      </w:r>
      <w:r w:rsidR="00BF5B95" w:rsidRPr="00BF5B95">
        <w:rPr>
          <w:rFonts w:eastAsiaTheme="minorHAnsi"/>
        </w:rPr>
        <w:t xml:space="preserve">Figure </w:t>
      </w:r>
      <w:r w:rsidR="00BF5B95" w:rsidRPr="00BF5B95">
        <w:rPr>
          <w:rFonts w:eastAsiaTheme="minorHAnsi"/>
          <w:noProof/>
        </w:rPr>
        <w:t>15</w:t>
      </w:r>
      <w:r w:rsidRPr="00BF5B95">
        <w:rPr>
          <w:rFonts w:eastAsiaTheme="minorHAnsi"/>
        </w:rPr>
        <w:fldChar w:fldCharType="end"/>
      </w:r>
      <w:r w:rsidR="007956B1" w:rsidRPr="00BF5B95">
        <w:rPr>
          <w:rFonts w:eastAsiaTheme="minorHAnsi" w:hint="eastAsia"/>
        </w:rPr>
        <w:t>방식은</w:t>
      </w:r>
      <w:r w:rsidR="007956B1" w:rsidRPr="00BF5B95">
        <w:rPr>
          <w:rFonts w:eastAsiaTheme="minorHAnsi"/>
        </w:rPr>
        <w:t xml:space="preserve"> </w:t>
      </w:r>
      <w:r w:rsidR="00CD74FD" w:rsidRPr="00BF5B95">
        <w:rPr>
          <w:rFonts w:eastAsiaTheme="minorHAnsi"/>
        </w:rPr>
        <w:t>Host</w:t>
      </w:r>
      <w:r w:rsidR="007956B1" w:rsidRPr="00BF5B95">
        <w:rPr>
          <w:rFonts w:eastAsiaTheme="minorHAnsi" w:hint="eastAsia"/>
        </w:rPr>
        <w:t>의</w:t>
      </w:r>
      <w:r w:rsidR="007956B1" w:rsidRPr="00BF5B95">
        <w:rPr>
          <w:rFonts w:eastAsiaTheme="minorHAnsi"/>
        </w:rPr>
        <w:t xml:space="preserve"> SPI </w:t>
      </w:r>
      <w:r w:rsidR="00606136">
        <w:rPr>
          <w:rFonts w:eastAsiaTheme="minorHAnsi"/>
        </w:rPr>
        <w:t>Bus</w:t>
      </w:r>
      <w:r w:rsidR="007956B1" w:rsidRPr="00BF5B95">
        <w:rPr>
          <w:rFonts w:eastAsiaTheme="minorHAnsi" w:hint="eastAsia"/>
        </w:rPr>
        <w:t>가</w:t>
      </w:r>
      <w:r w:rsidR="007956B1" w:rsidRPr="00BF5B95">
        <w:rPr>
          <w:rFonts w:eastAsiaTheme="minorHAnsi"/>
        </w:rPr>
        <w:t xml:space="preserve"> W5100S</w:t>
      </w:r>
      <w:r w:rsidR="007956B1" w:rsidRPr="00BF5B95">
        <w:rPr>
          <w:rFonts w:eastAsiaTheme="minorHAnsi" w:hint="eastAsia"/>
        </w:rPr>
        <w:t>전용으로</w:t>
      </w:r>
      <w:r w:rsidR="007956B1" w:rsidRPr="00BF5B95">
        <w:rPr>
          <w:rFonts w:eastAsiaTheme="minorHAnsi"/>
        </w:rPr>
        <w:t xml:space="preserve"> </w:t>
      </w:r>
      <w:r w:rsidR="007956B1" w:rsidRPr="00BF5B95">
        <w:rPr>
          <w:rFonts w:eastAsiaTheme="minorHAnsi" w:hint="eastAsia"/>
        </w:rPr>
        <w:t>사용되어</w:t>
      </w:r>
      <w:r w:rsidR="007956B1" w:rsidRPr="00BF5B95">
        <w:rPr>
          <w:rFonts w:eastAsiaTheme="minorHAnsi"/>
        </w:rPr>
        <w:t xml:space="preserve"> </w:t>
      </w:r>
      <w:r w:rsidR="007956B1" w:rsidRPr="00BF5B95">
        <w:rPr>
          <w:rFonts w:eastAsiaTheme="minorHAnsi" w:hint="eastAsia"/>
        </w:rPr>
        <w:t>다른</w:t>
      </w:r>
      <w:r w:rsidR="007956B1" w:rsidRPr="00BF5B95">
        <w:rPr>
          <w:rFonts w:eastAsiaTheme="minorHAnsi"/>
        </w:rPr>
        <w:t xml:space="preserve"> SPI Device</w:t>
      </w:r>
      <w:r w:rsidR="007956B1" w:rsidRPr="00BF5B95">
        <w:rPr>
          <w:rFonts w:eastAsiaTheme="minorHAnsi" w:hint="eastAsia"/>
        </w:rPr>
        <w:t>들과</w:t>
      </w:r>
      <w:r w:rsidR="007956B1" w:rsidRPr="00BF5B95">
        <w:rPr>
          <w:rFonts w:eastAsiaTheme="minorHAnsi"/>
        </w:rPr>
        <w:t xml:space="preserve"> </w:t>
      </w:r>
      <w:r w:rsidR="007956B1" w:rsidRPr="00BF5B95">
        <w:rPr>
          <w:rFonts w:eastAsiaTheme="minorHAnsi" w:hint="eastAsia"/>
        </w:rPr>
        <w:t>공유할</w:t>
      </w:r>
      <w:r w:rsidR="007956B1" w:rsidRPr="00BF5B95">
        <w:rPr>
          <w:rFonts w:eastAsiaTheme="minorHAnsi"/>
        </w:rPr>
        <w:t xml:space="preserve"> </w:t>
      </w:r>
      <w:r w:rsidR="007956B1" w:rsidRPr="00BF5B95">
        <w:rPr>
          <w:rFonts w:eastAsiaTheme="minorHAnsi" w:hint="eastAsia"/>
        </w:rPr>
        <w:t>수</w:t>
      </w:r>
      <w:r w:rsidR="007956B1" w:rsidRPr="00BF5B95">
        <w:rPr>
          <w:rFonts w:eastAsiaTheme="minorHAnsi"/>
        </w:rPr>
        <w:t xml:space="preserve"> </w:t>
      </w:r>
      <w:r w:rsidR="007956B1" w:rsidRPr="00BF5B95">
        <w:rPr>
          <w:rFonts w:eastAsiaTheme="minorHAnsi" w:hint="eastAsia"/>
        </w:rPr>
        <w:t>없다</w:t>
      </w:r>
      <w:r w:rsidR="007956B1" w:rsidRPr="00BF5B95">
        <w:rPr>
          <w:rFonts w:eastAsiaTheme="minorHAnsi"/>
        </w:rPr>
        <w:t>.</w:t>
      </w:r>
    </w:p>
    <w:p w14:paraId="74A50B5E" w14:textId="77777777" w:rsidR="007956B1" w:rsidRPr="00BF5B95" w:rsidRDefault="007956B1" w:rsidP="00155A42">
      <w:pPr>
        <w:pStyle w:val="11"/>
        <w:rPr>
          <w:rFonts w:eastAsiaTheme="minorHAnsi"/>
        </w:rPr>
      </w:pPr>
    </w:p>
    <w:p w14:paraId="7AB214C0" w14:textId="77777777" w:rsidR="007956B1" w:rsidRPr="00BF5B95" w:rsidRDefault="007956B1" w:rsidP="00155A42">
      <w:pPr>
        <w:pStyle w:val="11"/>
        <w:rPr>
          <w:rFonts w:eastAsiaTheme="minorHAnsi"/>
        </w:rPr>
      </w:pPr>
      <w:r w:rsidRPr="00BF5B95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EFB610F" wp14:editId="1CC75085">
                <wp:simplePos x="0" y="0"/>
                <wp:positionH relativeFrom="column">
                  <wp:posOffset>62865</wp:posOffset>
                </wp:positionH>
                <wp:positionV relativeFrom="paragraph">
                  <wp:posOffset>2530475</wp:posOffset>
                </wp:positionV>
                <wp:extent cx="5325110" cy="635"/>
                <wp:effectExtent l="0" t="0" r="0" b="0"/>
                <wp:wrapTopAndBottom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5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58E6263" w14:textId="77777777" w:rsidR="0041458D" w:rsidRPr="00850554" w:rsidRDefault="0041458D" w:rsidP="007956B1">
                            <w:pPr>
                              <w:pStyle w:val="a8"/>
                              <w:rPr>
                                <w:rFonts w:cs="굴림"/>
                                <w:noProof/>
                                <w:szCs w:val="24"/>
                              </w:rPr>
                            </w:pPr>
                            <w:bookmarkStart w:id="584" w:name="_Ref483814072"/>
                            <w:bookmarkStart w:id="585" w:name="_Ref483814024"/>
                            <w:bookmarkStart w:id="586" w:name="_Toc483830149"/>
                            <w:r>
                              <w:t xml:space="preserve">Figure </w:t>
                            </w:r>
                            <w:fldSimple w:instr=" SEQ Figure \* ARABIC ">
                              <w:ins w:id="587" w:author="becky" w:date="2017-09-01T08:50:00Z">
                                <w:r>
                                  <w:rPr>
                                    <w:noProof/>
                                  </w:rPr>
                                  <w:t>17</w:t>
                                </w:r>
                              </w:ins>
                              <w:del w:id="588" w:author="becky" w:date="2017-09-01T08:30:00Z">
                                <w:r w:rsidDel="00F87973">
                                  <w:rPr>
                                    <w:noProof/>
                                  </w:rPr>
                                  <w:delText>15</w:delText>
                                </w:r>
                              </w:del>
                            </w:fldSimple>
                            <w:bookmarkEnd w:id="584"/>
                            <w:r>
                              <w:t xml:space="preserve"> SCSn controlled by Host</w:t>
                            </w:r>
                            <w:bookmarkEnd w:id="585"/>
                            <w:bookmarkEnd w:id="5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FB610F" id="_x0000_t202" coordsize="21600,21600" o:spt="202" path="m,l,21600r21600,l21600,xe">
                <v:stroke joinstyle="miter"/>
                <v:path gradientshapeok="t" o:connecttype="rect"/>
              </v:shapetype>
              <v:shape id="Text Box 33" o:spid="_x0000_s1026" type="#_x0000_t202" style="position:absolute;margin-left:4.95pt;margin-top:199.25pt;width:419.3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" stroked="f">
                <v:textbox style="mso-fit-shape-to-text:t" inset="0,0,0,0">
                  <w:txbxContent>
                    <w:p w14:paraId="458E6263" w14:textId="77777777" w:rsidR="0041458D" w:rsidRPr="00850554" w:rsidRDefault="0041458D" w:rsidP="007956B1">
                      <w:pPr>
                        <w:pStyle w:val="a8"/>
                        <w:rPr>
                          <w:rFonts w:cs="굴림"/>
                          <w:noProof/>
                          <w:szCs w:val="24"/>
                        </w:rPr>
                      </w:pPr>
                      <w:bookmarkStart w:id="589" w:name="_Ref483814072"/>
                      <w:bookmarkStart w:id="590" w:name="_Ref483814024"/>
                      <w:bookmarkStart w:id="591" w:name="_Toc48383014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ins w:id="592" w:author="becky" w:date="2017-09-01T08:50:00Z">
                        <w:r>
                          <w:rPr>
                            <w:noProof/>
                          </w:rPr>
                          <w:t>17</w:t>
                        </w:r>
                      </w:ins>
                      <w:del w:id="593" w:author="becky" w:date="2017-09-01T08:30:00Z">
                        <w:r w:rsidDel="00F87973">
                          <w:rPr>
                            <w:noProof/>
                          </w:rPr>
                          <w:delText>15</w:delText>
                        </w:r>
                      </w:del>
                      <w:r>
                        <w:rPr>
                          <w:noProof/>
                        </w:rPr>
                        <w:fldChar w:fldCharType="end"/>
                      </w:r>
                      <w:bookmarkEnd w:id="589"/>
                      <w:r>
                        <w:t xml:space="preserve"> SCSn controlled by Host</w:t>
                      </w:r>
                      <w:bookmarkEnd w:id="590"/>
                      <w:bookmarkEnd w:id="591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F5B95">
        <w:rPr>
          <w:rFonts w:eastAsiaTheme="minorHAnsi"/>
          <w:noProof/>
        </w:rPr>
        <w:drawing>
          <wp:anchor distT="0" distB="0" distL="114300" distR="114300" simplePos="0" relativeHeight="251663360" behindDoc="0" locked="0" layoutInCell="1" allowOverlap="1" wp14:anchorId="2568D084" wp14:editId="41141565">
            <wp:simplePos x="0" y="0"/>
            <wp:positionH relativeFrom="column">
              <wp:posOffset>62865</wp:posOffset>
            </wp:positionH>
            <wp:positionV relativeFrom="paragraph">
              <wp:posOffset>34925</wp:posOffset>
            </wp:positionV>
            <wp:extent cx="5325218" cy="2438740"/>
            <wp:effectExtent l="0" t="0" r="8890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pi variable scs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D2F07B" w14:textId="77777777" w:rsidR="007956B1" w:rsidRPr="00BF5B95" w:rsidRDefault="007956B1" w:rsidP="00155A42">
      <w:pPr>
        <w:pStyle w:val="11"/>
        <w:rPr>
          <w:rFonts w:eastAsiaTheme="minorHAnsi"/>
        </w:rPr>
      </w:pPr>
      <w:r w:rsidRPr="00BF5B95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859B6F" wp14:editId="32A8BFB3">
                <wp:simplePos x="0" y="0"/>
                <wp:positionH relativeFrom="margin">
                  <wp:align>right</wp:align>
                </wp:positionH>
                <wp:positionV relativeFrom="paragraph">
                  <wp:posOffset>2987675</wp:posOffset>
                </wp:positionV>
                <wp:extent cx="5325110" cy="635"/>
                <wp:effectExtent l="0" t="0" r="8890" b="0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5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867C05E" w14:textId="77777777" w:rsidR="0041458D" w:rsidRPr="00935DF0" w:rsidRDefault="0041458D" w:rsidP="007956B1">
                            <w:pPr>
                              <w:pStyle w:val="a8"/>
                              <w:rPr>
                                <w:rFonts w:cs="굴림"/>
                                <w:noProof/>
                                <w:szCs w:val="24"/>
                              </w:rPr>
                            </w:pPr>
                            <w:bookmarkStart w:id="589" w:name="_Ref483814107"/>
                            <w:bookmarkStart w:id="590" w:name="_Toc483830150"/>
                            <w:bookmarkStart w:id="591" w:name="_Ref492019716"/>
                            <w:r>
                              <w:t xml:space="preserve">Figure </w:t>
                            </w:r>
                            <w:fldSimple w:instr=" SEQ Figure \* ARABIC ">
                              <w:ins w:id="592" w:author="becky" w:date="2017-09-01T08:50:00Z">
                                <w:r>
                                  <w:rPr>
                                    <w:noProof/>
                                  </w:rPr>
                                  <w:t>18</w:t>
                                </w:r>
                              </w:ins>
                              <w:del w:id="593" w:author="becky" w:date="2017-09-01T08:30:00Z">
                                <w:r w:rsidDel="00F87973">
                                  <w:rPr>
                                    <w:noProof/>
                                  </w:rPr>
                                  <w:delText>16</w:delText>
                                </w:r>
                              </w:del>
                            </w:fldSimple>
                            <w:bookmarkEnd w:id="589"/>
                            <w:r>
                              <w:t xml:space="preserve"> SCSn is always connected by Ground</w:t>
                            </w:r>
                            <w:bookmarkEnd w:id="590"/>
                            <w:bookmarkEnd w:id="59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859B6F" id="Text Box 32" o:spid="_x0000_s1027" type="#_x0000_t202" style="position:absolute;margin-left:368.1pt;margin-top:235.25pt;width:419.3pt;height:.05pt;z-index:2516602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" stroked="f">
                <v:textbox style="mso-fit-shape-to-text:t" inset="0,0,0,0">
                  <w:txbxContent>
                    <w:p w14:paraId="6867C05E" w14:textId="77777777" w:rsidR="0041458D" w:rsidRPr="00935DF0" w:rsidRDefault="0041458D" w:rsidP="007956B1">
                      <w:pPr>
                        <w:pStyle w:val="a8"/>
                        <w:rPr>
                          <w:rFonts w:cs="굴림"/>
                          <w:noProof/>
                          <w:szCs w:val="24"/>
                        </w:rPr>
                      </w:pPr>
                      <w:bookmarkStart w:id="599" w:name="_Ref483814107"/>
                      <w:bookmarkStart w:id="600" w:name="_Toc483830150"/>
                      <w:bookmarkStart w:id="601" w:name="_Ref49201971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ins w:id="602" w:author="becky" w:date="2017-09-01T08:50:00Z">
                        <w:r>
                          <w:rPr>
                            <w:noProof/>
                          </w:rPr>
                          <w:t>18</w:t>
                        </w:r>
                      </w:ins>
                      <w:del w:id="603" w:author="becky" w:date="2017-09-01T08:30:00Z">
                        <w:r w:rsidDel="00F87973">
                          <w:rPr>
                            <w:noProof/>
                          </w:rPr>
                          <w:delText>16</w:delText>
                        </w:r>
                      </w:del>
                      <w:r>
                        <w:rPr>
                          <w:noProof/>
                        </w:rPr>
                        <w:fldChar w:fldCharType="end"/>
                      </w:r>
                      <w:bookmarkEnd w:id="599"/>
                      <w:r>
                        <w:t xml:space="preserve"> SCSn is always connected by Ground</w:t>
                      </w:r>
                      <w:bookmarkEnd w:id="600"/>
                      <w:bookmarkEnd w:id="60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F5B95">
        <w:rPr>
          <w:rFonts w:eastAsiaTheme="minorHAnsi"/>
          <w:noProof/>
        </w:rPr>
        <w:drawing>
          <wp:anchor distT="0" distB="0" distL="114300" distR="114300" simplePos="0" relativeHeight="251655168" behindDoc="0" locked="0" layoutInCell="1" allowOverlap="1" wp14:anchorId="0ECF0FB8" wp14:editId="389AC994">
            <wp:simplePos x="0" y="0"/>
            <wp:positionH relativeFrom="margin">
              <wp:align>right</wp:align>
            </wp:positionH>
            <wp:positionV relativeFrom="paragraph">
              <wp:posOffset>375920</wp:posOffset>
            </wp:positionV>
            <wp:extent cx="5325110" cy="2438400"/>
            <wp:effectExtent l="0" t="0" r="8890" b="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pi fix scs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60535B" w14:textId="77777777" w:rsidR="007956B1" w:rsidRPr="00BF5B95" w:rsidRDefault="007956B1" w:rsidP="00155A42">
      <w:pPr>
        <w:pStyle w:val="11"/>
        <w:rPr>
          <w:rFonts w:eastAsiaTheme="minorHAnsi"/>
        </w:rPr>
      </w:pPr>
    </w:p>
    <w:p w14:paraId="016ABE80" w14:textId="2EB32840" w:rsidR="007956B1" w:rsidRPr="00BF5B95" w:rsidRDefault="007956B1" w:rsidP="00155A42">
      <w:pPr>
        <w:pStyle w:val="11"/>
        <w:rPr>
          <w:rFonts w:eastAsiaTheme="minorHAnsi"/>
        </w:rPr>
      </w:pPr>
      <w:r w:rsidRPr="00BF5B95">
        <w:rPr>
          <w:rFonts w:eastAsiaTheme="minorHAnsi"/>
        </w:rPr>
        <w:t>SPI</w:t>
      </w:r>
      <w:r w:rsidRPr="00BF5B95">
        <w:rPr>
          <w:rFonts w:eastAsiaTheme="minorHAnsi" w:hint="eastAsia"/>
        </w:rPr>
        <w:t>는</w:t>
      </w:r>
      <w:r w:rsidRPr="00BF5B95">
        <w:rPr>
          <w:rFonts w:eastAsiaTheme="minorHAnsi"/>
        </w:rPr>
        <w:t xml:space="preserve"> SCLK</w:t>
      </w:r>
      <w:r w:rsidRPr="00BF5B95">
        <w:rPr>
          <w:rFonts w:eastAsiaTheme="minorHAnsi" w:hint="eastAsia"/>
        </w:rPr>
        <w:t>의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극성</w:t>
      </w:r>
      <w:r w:rsidRPr="00BF5B95">
        <w:rPr>
          <w:rFonts w:eastAsiaTheme="minorHAnsi"/>
        </w:rPr>
        <w:t>(Polarity)</w:t>
      </w:r>
      <w:r w:rsidRPr="00BF5B95">
        <w:rPr>
          <w:rFonts w:eastAsiaTheme="minorHAnsi" w:hint="eastAsia"/>
        </w:rPr>
        <w:t>과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위상</w:t>
      </w:r>
      <w:r w:rsidRPr="00BF5B95">
        <w:rPr>
          <w:rFonts w:eastAsiaTheme="minorHAnsi"/>
        </w:rPr>
        <w:t>(Phase)</w:t>
      </w:r>
      <w:r w:rsidRPr="00BF5B95">
        <w:rPr>
          <w:rFonts w:eastAsiaTheme="minorHAnsi" w:hint="eastAsia"/>
        </w:rPr>
        <w:t>에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따라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지원하는</w:t>
      </w:r>
      <w:r w:rsidRPr="00BF5B95">
        <w:rPr>
          <w:rFonts w:eastAsiaTheme="minorHAnsi"/>
        </w:rPr>
        <w:t xml:space="preserve"> 4</w:t>
      </w:r>
      <w:r w:rsidRPr="00BF5B95">
        <w:rPr>
          <w:rFonts w:eastAsiaTheme="minorHAnsi" w:hint="eastAsia"/>
        </w:rPr>
        <w:t>개의</w:t>
      </w:r>
      <w:r w:rsidRPr="00BF5B95">
        <w:rPr>
          <w:rFonts w:eastAsiaTheme="minorHAnsi"/>
        </w:rPr>
        <w:t xml:space="preserve"> Mode (0,1,2,3)</w:t>
      </w:r>
      <w:r w:rsidRPr="00BF5B95">
        <w:rPr>
          <w:rFonts w:eastAsiaTheme="minorHAnsi" w:hint="eastAsia"/>
        </w:rPr>
        <w:t>가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있는데</w:t>
      </w:r>
      <w:r w:rsidRPr="00BF5B95">
        <w:rPr>
          <w:rFonts w:eastAsiaTheme="minorHAnsi"/>
        </w:rPr>
        <w:t xml:space="preserve"> W5100S</w:t>
      </w:r>
      <w:r w:rsidRPr="00BF5B95">
        <w:rPr>
          <w:rFonts w:eastAsiaTheme="minorHAnsi" w:hint="eastAsia"/>
        </w:rPr>
        <w:t>의</w:t>
      </w:r>
      <w:r w:rsidRPr="00BF5B95">
        <w:rPr>
          <w:rFonts w:eastAsiaTheme="minorHAnsi"/>
        </w:rPr>
        <w:t xml:space="preserve"> SPI </w:t>
      </w:r>
      <w:r w:rsidR="00606136">
        <w:rPr>
          <w:rFonts w:eastAsiaTheme="minorHAnsi"/>
        </w:rPr>
        <w:t>Bus</w:t>
      </w:r>
      <w:r w:rsidRPr="00BF5B95">
        <w:rPr>
          <w:rFonts w:eastAsiaTheme="minorHAnsi" w:hint="eastAsia"/>
        </w:rPr>
        <w:t>의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경우</w:t>
      </w:r>
      <w:r w:rsidRPr="00BF5B95">
        <w:rPr>
          <w:rFonts w:eastAsiaTheme="minorHAnsi"/>
        </w:rPr>
        <w:t xml:space="preserve"> Mode 0</w:t>
      </w:r>
      <w:r w:rsidRPr="00BF5B95">
        <w:rPr>
          <w:rFonts w:eastAsiaTheme="minorHAnsi" w:hint="eastAsia"/>
        </w:rPr>
        <w:t>과</w:t>
      </w:r>
      <w:r w:rsidRPr="00BF5B95">
        <w:rPr>
          <w:rFonts w:eastAsiaTheme="minorHAnsi"/>
        </w:rPr>
        <w:t>3</w:t>
      </w:r>
      <w:r w:rsidRPr="00BF5B95">
        <w:rPr>
          <w:rFonts w:eastAsiaTheme="minorHAnsi" w:hint="eastAsia"/>
        </w:rPr>
        <w:t>을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지원한다</w:t>
      </w:r>
      <w:r w:rsidRPr="00BF5B95">
        <w:rPr>
          <w:rFonts w:eastAsiaTheme="minorHAnsi"/>
        </w:rPr>
        <w:t xml:space="preserve">. </w:t>
      </w:r>
      <w:r w:rsidR="00C31D4F" w:rsidRPr="00BF5B95">
        <w:rPr>
          <w:rFonts w:eastAsiaTheme="minorHAnsi"/>
        </w:rPr>
        <w:fldChar w:fldCharType="begin"/>
      </w:r>
      <w:r w:rsidR="00C31D4F" w:rsidRPr="00BF5B95">
        <w:rPr>
          <w:rFonts w:eastAsiaTheme="minorHAnsi"/>
        </w:rPr>
        <w:instrText xml:space="preserve"> REF _Ref483814165 \h </w:instrText>
      </w:r>
      <w:r w:rsidR="00936BCA" w:rsidRPr="00BF5B95">
        <w:rPr>
          <w:rFonts w:eastAsiaTheme="minorHAnsi"/>
        </w:rPr>
        <w:instrText xml:space="preserve"> \* MERGEFORMAT </w:instrText>
      </w:r>
      <w:r w:rsidR="00C31D4F" w:rsidRPr="00BF5B95">
        <w:rPr>
          <w:rFonts w:eastAsiaTheme="minorHAnsi"/>
        </w:rPr>
      </w:r>
      <w:r w:rsidR="00C31D4F" w:rsidRPr="00BF5B95">
        <w:rPr>
          <w:rFonts w:eastAsiaTheme="minorHAnsi"/>
        </w:rPr>
        <w:fldChar w:fldCharType="separate"/>
      </w:r>
      <w:r w:rsidR="00BF5B95" w:rsidRPr="00BF5B95">
        <w:rPr>
          <w:rFonts w:eastAsiaTheme="minorHAnsi"/>
        </w:rPr>
        <w:t xml:space="preserve">Figure </w:t>
      </w:r>
      <w:r w:rsidR="00BF5B95" w:rsidRPr="00BF5B95">
        <w:rPr>
          <w:rFonts w:eastAsiaTheme="minorHAnsi"/>
          <w:noProof/>
        </w:rPr>
        <w:t>16</w:t>
      </w:r>
      <w:r w:rsidR="00C31D4F" w:rsidRPr="00BF5B95">
        <w:rPr>
          <w:rFonts w:eastAsiaTheme="minorHAnsi"/>
        </w:rPr>
        <w:fldChar w:fldCharType="end"/>
      </w:r>
      <w:r w:rsidRPr="00BF5B95">
        <w:rPr>
          <w:rFonts w:eastAsiaTheme="minorHAnsi" w:hint="eastAsia"/>
        </w:rPr>
        <w:t>에서와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같이</w:t>
      </w:r>
      <w:r w:rsidRPr="00BF5B95">
        <w:rPr>
          <w:rFonts w:eastAsiaTheme="minorHAnsi"/>
        </w:rPr>
        <w:t xml:space="preserve"> SPI Mode 0</w:t>
      </w:r>
      <w:r w:rsidRPr="00BF5B95">
        <w:rPr>
          <w:rFonts w:eastAsiaTheme="minorHAnsi" w:hint="eastAsia"/>
        </w:rPr>
        <w:t>과</w:t>
      </w:r>
      <w:r w:rsidRPr="00BF5B95">
        <w:rPr>
          <w:rFonts w:eastAsiaTheme="minorHAnsi"/>
        </w:rPr>
        <w:t xml:space="preserve"> 3</w:t>
      </w:r>
      <w:r w:rsidRPr="00BF5B95">
        <w:rPr>
          <w:rFonts w:eastAsiaTheme="minorHAnsi" w:hint="eastAsia"/>
        </w:rPr>
        <w:t>은</w:t>
      </w:r>
      <w:r w:rsidRPr="00BF5B95">
        <w:rPr>
          <w:rFonts w:eastAsiaTheme="minorHAnsi"/>
        </w:rPr>
        <w:t xml:space="preserve"> inactive(idle)</w:t>
      </w:r>
      <w:r w:rsidRPr="00BF5B95">
        <w:rPr>
          <w:rFonts w:eastAsiaTheme="minorHAnsi" w:hint="eastAsia"/>
        </w:rPr>
        <w:t>일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때</w:t>
      </w:r>
      <w:r w:rsidRPr="00BF5B95">
        <w:rPr>
          <w:rFonts w:eastAsiaTheme="minorHAnsi"/>
        </w:rPr>
        <w:t xml:space="preserve"> SCLK</w:t>
      </w:r>
      <w:r w:rsidRPr="00BF5B95">
        <w:rPr>
          <w:rFonts w:eastAsiaTheme="minorHAnsi" w:hint="eastAsia"/>
        </w:rPr>
        <w:t>의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극성이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다르며</w:t>
      </w:r>
      <w:r w:rsidRPr="00BF5B95">
        <w:rPr>
          <w:rFonts w:eastAsiaTheme="minorHAnsi"/>
        </w:rPr>
        <w:t xml:space="preserve"> active</w:t>
      </w:r>
      <w:r w:rsidRPr="00BF5B95">
        <w:rPr>
          <w:rFonts w:eastAsiaTheme="minorHAnsi" w:hint="eastAsia"/>
        </w:rPr>
        <w:t>시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동일하게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동작하며</w:t>
      </w:r>
      <w:r w:rsidRPr="00BF5B95">
        <w:rPr>
          <w:rFonts w:eastAsiaTheme="minorHAnsi"/>
        </w:rPr>
        <w:t xml:space="preserve"> Data signals(MPSI &amp; MISO)</w:t>
      </w:r>
      <w:r w:rsidRPr="00BF5B95">
        <w:rPr>
          <w:rFonts w:eastAsiaTheme="minorHAnsi" w:hint="eastAsia"/>
        </w:rPr>
        <w:t>는</w:t>
      </w:r>
      <w:r w:rsidRPr="00BF5B95">
        <w:rPr>
          <w:rFonts w:eastAsiaTheme="minorHAnsi"/>
        </w:rPr>
        <w:t xml:space="preserve"> SCLK</w:t>
      </w:r>
      <w:r w:rsidRPr="00BF5B95">
        <w:rPr>
          <w:rFonts w:eastAsiaTheme="minorHAnsi" w:hint="eastAsia"/>
        </w:rPr>
        <w:t>의</w:t>
      </w:r>
      <w:r w:rsidRPr="00BF5B95">
        <w:rPr>
          <w:rFonts w:eastAsiaTheme="minorHAnsi"/>
        </w:rPr>
        <w:t xml:space="preserve"> Rising edge</w:t>
      </w:r>
      <w:r w:rsidRPr="00BF5B95">
        <w:rPr>
          <w:rFonts w:eastAsiaTheme="minorHAnsi" w:hint="eastAsia"/>
        </w:rPr>
        <w:t>때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수신</w:t>
      </w:r>
      <w:r w:rsidRPr="00BF5B95">
        <w:rPr>
          <w:rFonts w:eastAsiaTheme="minorHAnsi"/>
        </w:rPr>
        <w:t>(Sampling)</w:t>
      </w:r>
      <w:r w:rsidRPr="00BF5B95">
        <w:rPr>
          <w:rFonts w:eastAsiaTheme="minorHAnsi" w:hint="eastAsia"/>
        </w:rPr>
        <w:t>되며</w:t>
      </w:r>
      <w:r w:rsidRPr="00BF5B95">
        <w:rPr>
          <w:rFonts w:eastAsiaTheme="minorHAnsi"/>
        </w:rPr>
        <w:t>, Falling edge</w:t>
      </w:r>
      <w:r w:rsidRPr="00BF5B95">
        <w:rPr>
          <w:rFonts w:eastAsiaTheme="minorHAnsi" w:hint="eastAsia"/>
        </w:rPr>
        <w:t>일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때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송신</w:t>
      </w:r>
      <w:r w:rsidRPr="00BF5B95">
        <w:rPr>
          <w:rFonts w:eastAsiaTheme="minorHAnsi"/>
        </w:rPr>
        <w:t>(Toggling)</w:t>
      </w:r>
      <w:r w:rsidRPr="00BF5B95">
        <w:rPr>
          <w:rFonts w:eastAsiaTheme="minorHAnsi" w:hint="eastAsia"/>
        </w:rPr>
        <w:t>된다</w:t>
      </w:r>
      <w:r w:rsidRPr="00BF5B95">
        <w:rPr>
          <w:rFonts w:eastAsiaTheme="minorHAnsi"/>
        </w:rPr>
        <w:t>.</w:t>
      </w:r>
    </w:p>
    <w:p w14:paraId="771AF250" w14:textId="77777777" w:rsidR="007956B1" w:rsidRPr="00BF5B95" w:rsidRDefault="007956B1" w:rsidP="00155A42">
      <w:pPr>
        <w:pStyle w:val="11"/>
        <w:rPr>
          <w:rFonts w:eastAsiaTheme="minorHAnsi"/>
        </w:rPr>
      </w:pPr>
      <w:r w:rsidRPr="00BF5B95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25341466" wp14:editId="59FF5A87">
                <wp:simplePos x="0" y="0"/>
                <wp:positionH relativeFrom="column">
                  <wp:posOffset>81915</wp:posOffset>
                </wp:positionH>
                <wp:positionV relativeFrom="paragraph">
                  <wp:posOffset>2258060</wp:posOffset>
                </wp:positionV>
                <wp:extent cx="5400675" cy="635"/>
                <wp:effectExtent l="0" t="0" r="0" b="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B7C6298" w14:textId="77777777" w:rsidR="0041458D" w:rsidRPr="00965AEF" w:rsidRDefault="0041458D" w:rsidP="007956B1">
                            <w:pPr>
                              <w:pStyle w:val="a8"/>
                              <w:rPr>
                                <w:rFonts w:cs="굴림"/>
                                <w:noProof/>
                                <w:szCs w:val="24"/>
                              </w:rPr>
                            </w:pPr>
                            <w:bookmarkStart w:id="594" w:name="_Ref483814165"/>
                            <w:bookmarkStart w:id="595" w:name="_Toc483830151"/>
                            <w:bookmarkStart w:id="596" w:name="_Ref492019722"/>
                            <w:r>
                              <w:t xml:space="preserve">Figure </w:t>
                            </w:r>
                            <w:fldSimple w:instr=" SEQ Figure \* ARABIC ">
                              <w:ins w:id="597" w:author="becky" w:date="2017-09-01T08:50:00Z">
                                <w:r>
                                  <w:rPr>
                                    <w:noProof/>
                                  </w:rPr>
                                  <w:t>19</w:t>
                                </w:r>
                              </w:ins>
                              <w:del w:id="598" w:author="becky" w:date="2017-09-01T08:30:00Z">
                                <w:r w:rsidDel="00F87973">
                                  <w:rPr>
                                    <w:noProof/>
                                  </w:rPr>
                                  <w:delText>17</w:delText>
                                </w:r>
                              </w:del>
                            </w:fldSimple>
                            <w:bookmarkEnd w:id="594"/>
                            <w:r>
                              <w:t xml:space="preserve"> SPI Mode 0 &amp; 3</w:t>
                            </w:r>
                            <w:bookmarkEnd w:id="595"/>
                            <w:bookmarkEnd w:id="59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41466" id="Text Box 31" o:spid="_x0000_s1028" type="#_x0000_t202" style="position:absolute;margin-left:6.45pt;margin-top:177.8pt;width:425.25pt;height:.05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" stroked="f">
                <v:textbox style="mso-fit-shape-to-text:t" inset="0,0,0,0">
                  <w:txbxContent>
                    <w:p w14:paraId="4B7C6298" w14:textId="77777777" w:rsidR="0041458D" w:rsidRPr="00965AEF" w:rsidRDefault="0041458D" w:rsidP="007956B1">
                      <w:pPr>
                        <w:pStyle w:val="a8"/>
                        <w:rPr>
                          <w:rFonts w:cs="굴림"/>
                          <w:noProof/>
                          <w:szCs w:val="24"/>
                        </w:rPr>
                      </w:pPr>
                      <w:bookmarkStart w:id="609" w:name="_Ref483814165"/>
                      <w:bookmarkStart w:id="610" w:name="_Toc483830151"/>
                      <w:bookmarkStart w:id="611" w:name="_Ref49201972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ins w:id="612" w:author="becky" w:date="2017-09-01T08:50:00Z">
                        <w:r>
                          <w:rPr>
                            <w:noProof/>
                          </w:rPr>
                          <w:t>19</w:t>
                        </w:r>
                      </w:ins>
                      <w:del w:id="613" w:author="becky" w:date="2017-09-01T08:30:00Z">
                        <w:r w:rsidDel="00F87973">
                          <w:rPr>
                            <w:noProof/>
                          </w:rPr>
                          <w:delText>17</w:delText>
                        </w:r>
                      </w:del>
                      <w:r>
                        <w:rPr>
                          <w:noProof/>
                        </w:rPr>
                        <w:fldChar w:fldCharType="end"/>
                      </w:r>
                      <w:bookmarkEnd w:id="609"/>
                      <w:r>
                        <w:t xml:space="preserve"> SPI Mode 0 &amp; 3</w:t>
                      </w:r>
                      <w:bookmarkEnd w:id="610"/>
                      <w:bookmarkEnd w:id="611"/>
                    </w:p>
                  </w:txbxContent>
                </v:textbox>
                <w10:wrap type="square"/>
              </v:shape>
            </w:pict>
          </mc:Fallback>
        </mc:AlternateContent>
      </w:r>
      <w:r w:rsidRPr="00BF5B95">
        <w:rPr>
          <w:rFonts w:eastAsiaTheme="minorHAnsi"/>
          <w:noProof/>
        </w:rPr>
        <w:drawing>
          <wp:anchor distT="0" distB="0" distL="114300" distR="114300" simplePos="0" relativeHeight="251644928" behindDoc="0" locked="0" layoutInCell="1" allowOverlap="1" wp14:anchorId="3440E634" wp14:editId="38CC27B7">
            <wp:simplePos x="0" y="0"/>
            <wp:positionH relativeFrom="column">
              <wp:posOffset>72390</wp:posOffset>
            </wp:positionH>
            <wp:positionV relativeFrom="paragraph">
              <wp:posOffset>252095</wp:posOffset>
            </wp:positionV>
            <wp:extent cx="5400675" cy="1844040"/>
            <wp:effectExtent l="0" t="0" r="9525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PI mode 0 3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CEE1A5" w14:textId="0671D957" w:rsidR="007956B1" w:rsidRPr="00BF5B95" w:rsidRDefault="007956B1" w:rsidP="00155A42">
      <w:pPr>
        <w:pStyle w:val="11"/>
        <w:rPr>
          <w:rFonts w:eastAsiaTheme="minorHAnsi"/>
        </w:rPr>
      </w:pPr>
      <w:r w:rsidRPr="00BF5B95">
        <w:rPr>
          <w:rFonts w:eastAsiaTheme="minorHAnsi"/>
        </w:rPr>
        <w:t>W5100S</w:t>
      </w:r>
      <w:r w:rsidRPr="00BF5B95">
        <w:rPr>
          <w:rFonts w:eastAsiaTheme="minorHAnsi" w:hint="eastAsia"/>
        </w:rPr>
        <w:t>는</w:t>
      </w:r>
      <w:r w:rsidRPr="00BF5B95">
        <w:rPr>
          <w:rFonts w:eastAsiaTheme="minorHAnsi"/>
        </w:rPr>
        <w:t xml:space="preserve"> </w:t>
      </w:r>
      <w:r w:rsidR="00CD74FD" w:rsidRPr="00BF5B95">
        <w:rPr>
          <w:rFonts w:eastAsiaTheme="minorHAnsi"/>
        </w:rPr>
        <w:t>Host</w:t>
      </w:r>
      <w:r w:rsidRPr="00BF5B95">
        <w:rPr>
          <w:rFonts w:eastAsiaTheme="minorHAnsi" w:hint="eastAsia"/>
        </w:rPr>
        <w:t>로부터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송신되는</w:t>
      </w:r>
      <w:r w:rsidRPr="00BF5B95">
        <w:rPr>
          <w:rFonts w:eastAsiaTheme="minorHAnsi"/>
        </w:rPr>
        <w:t xml:space="preserve"> SPI Frame</w:t>
      </w:r>
      <w:r w:rsidRPr="00BF5B95">
        <w:rPr>
          <w:rFonts w:eastAsiaTheme="minorHAnsi" w:hint="eastAsia"/>
        </w:rPr>
        <w:t>에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의해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제어되는데</w:t>
      </w:r>
      <w:r w:rsidRPr="00BF5B95">
        <w:rPr>
          <w:rFonts w:eastAsiaTheme="minorHAnsi"/>
        </w:rPr>
        <w:t xml:space="preserve"> SPI Frame</w:t>
      </w:r>
      <w:r w:rsidRPr="00BF5B95">
        <w:rPr>
          <w:rFonts w:eastAsiaTheme="minorHAnsi" w:hint="eastAsia"/>
        </w:rPr>
        <w:t>은</w:t>
      </w:r>
      <w:r w:rsidRPr="00BF5B95">
        <w:rPr>
          <w:rFonts w:eastAsiaTheme="minorHAnsi"/>
        </w:rPr>
        <w:t xml:space="preserve"> Control Phase, Address Phase, Data Phase</w:t>
      </w:r>
      <w:r w:rsidRPr="00BF5B95">
        <w:rPr>
          <w:rFonts w:eastAsiaTheme="minorHAnsi" w:hint="eastAsia"/>
        </w:rPr>
        <w:t>의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순서대로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이루어져있다</w:t>
      </w:r>
      <w:r w:rsidRPr="00BF5B95">
        <w:rPr>
          <w:rFonts w:eastAsiaTheme="minorHAnsi"/>
        </w:rPr>
        <w:t>.</w:t>
      </w:r>
    </w:p>
    <w:p w14:paraId="1EB3629E" w14:textId="77777777" w:rsidR="007956B1" w:rsidRPr="00BF5B95" w:rsidRDefault="007956B1" w:rsidP="00155A42">
      <w:pPr>
        <w:pStyle w:val="11"/>
        <w:rPr>
          <w:rFonts w:eastAsiaTheme="minorHAnsi"/>
        </w:rPr>
      </w:pPr>
      <w:r w:rsidRPr="00BF5B95">
        <w:rPr>
          <w:rFonts w:eastAsiaTheme="minorHAnsi"/>
        </w:rPr>
        <w:t>Control Phase</w:t>
      </w:r>
      <w:r w:rsidRPr="00BF5B95">
        <w:rPr>
          <w:rFonts w:eastAsiaTheme="minorHAnsi" w:hint="eastAsia"/>
        </w:rPr>
        <w:t>에서는</w:t>
      </w:r>
      <w:r w:rsidRPr="00BF5B95">
        <w:rPr>
          <w:rFonts w:eastAsiaTheme="minorHAnsi"/>
        </w:rPr>
        <w:t xml:space="preserve"> 8bits</w:t>
      </w:r>
      <w:r w:rsidRPr="00BF5B95">
        <w:rPr>
          <w:rFonts w:eastAsiaTheme="minorHAnsi" w:hint="eastAsia"/>
        </w:rPr>
        <w:t>로</w:t>
      </w:r>
      <w:r w:rsidRPr="00BF5B95">
        <w:rPr>
          <w:rFonts w:eastAsiaTheme="minorHAnsi"/>
        </w:rPr>
        <w:t xml:space="preserve"> Read/Write Access</w:t>
      </w:r>
      <w:r w:rsidRPr="00BF5B95">
        <w:rPr>
          <w:rFonts w:eastAsiaTheme="minorHAnsi" w:hint="eastAsia"/>
        </w:rPr>
        <w:t>를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지정하고</w:t>
      </w:r>
      <w:r w:rsidRPr="00BF5B95">
        <w:rPr>
          <w:rFonts w:eastAsiaTheme="minorHAnsi"/>
        </w:rPr>
        <w:t xml:space="preserve"> Address Phase</w:t>
      </w:r>
      <w:r w:rsidRPr="00BF5B95">
        <w:rPr>
          <w:rFonts w:eastAsiaTheme="minorHAnsi" w:hint="eastAsia"/>
        </w:rPr>
        <w:t>에서는</w:t>
      </w:r>
      <w:r w:rsidRPr="00BF5B95">
        <w:rPr>
          <w:rFonts w:eastAsiaTheme="minorHAnsi"/>
        </w:rPr>
        <w:t xml:space="preserve"> W5100S</w:t>
      </w:r>
      <w:r w:rsidRPr="00BF5B95">
        <w:rPr>
          <w:rFonts w:eastAsiaTheme="minorHAnsi" w:hint="eastAsia"/>
        </w:rPr>
        <w:t>의</w:t>
      </w:r>
      <w:r w:rsidRPr="00BF5B95">
        <w:rPr>
          <w:rFonts w:eastAsiaTheme="minorHAnsi"/>
        </w:rPr>
        <w:t xml:space="preserve"> Register</w:t>
      </w:r>
      <w:r w:rsidRPr="00BF5B95">
        <w:rPr>
          <w:rFonts w:eastAsiaTheme="minorHAnsi" w:hint="eastAsia"/>
        </w:rPr>
        <w:t>나</w:t>
      </w:r>
      <w:r w:rsidRPr="00BF5B95">
        <w:rPr>
          <w:rFonts w:eastAsiaTheme="minorHAnsi"/>
        </w:rPr>
        <w:t xml:space="preserve"> TX/RX Memory</w:t>
      </w:r>
      <w:r w:rsidRPr="00BF5B95">
        <w:rPr>
          <w:rFonts w:eastAsiaTheme="minorHAnsi" w:hint="eastAsia"/>
        </w:rPr>
        <w:t>에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대한</w:t>
      </w:r>
      <w:r w:rsidRPr="00BF5B95">
        <w:rPr>
          <w:rFonts w:eastAsiaTheme="minorHAnsi"/>
        </w:rPr>
        <w:t xml:space="preserve"> 16bits Offset Address</w:t>
      </w:r>
      <w:r w:rsidRPr="00BF5B95">
        <w:rPr>
          <w:rFonts w:eastAsiaTheme="minorHAnsi" w:hint="eastAsia"/>
        </w:rPr>
        <w:t>를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지정한다</w:t>
      </w:r>
      <w:r w:rsidRPr="00BF5B95">
        <w:rPr>
          <w:rFonts w:eastAsiaTheme="minorHAnsi"/>
        </w:rPr>
        <w:t>. W5100S</w:t>
      </w:r>
      <w:r w:rsidRPr="00BF5B95">
        <w:rPr>
          <w:rFonts w:eastAsiaTheme="minorHAnsi" w:hint="eastAsia"/>
        </w:rPr>
        <w:t>의</w:t>
      </w:r>
      <w:r w:rsidRPr="00BF5B95">
        <w:rPr>
          <w:rFonts w:eastAsiaTheme="minorHAnsi"/>
        </w:rPr>
        <w:t xml:space="preserve"> SPI</w:t>
      </w:r>
      <w:r w:rsidRPr="00BF5B95" w:rsidDel="002F7338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는</w:t>
      </w:r>
      <w:r w:rsidRPr="00BF5B95">
        <w:rPr>
          <w:rFonts w:eastAsiaTheme="minorHAnsi"/>
        </w:rPr>
        <w:t xml:space="preserve"> Sequential Data Read/Write</w:t>
      </w:r>
      <w:r w:rsidRPr="00BF5B95">
        <w:rPr>
          <w:rFonts w:eastAsiaTheme="minorHAnsi" w:hint="eastAsia"/>
        </w:rPr>
        <w:t>를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지원하고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있기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때문에</w:t>
      </w:r>
      <w:r w:rsidRPr="00BF5B95">
        <w:rPr>
          <w:rFonts w:eastAsiaTheme="minorHAnsi"/>
        </w:rPr>
        <w:t xml:space="preserve"> Data Phase</w:t>
      </w:r>
      <w:r w:rsidRPr="00BF5B95">
        <w:rPr>
          <w:rFonts w:eastAsiaTheme="minorHAnsi" w:hint="eastAsia"/>
        </w:rPr>
        <w:t>에서는</w:t>
      </w:r>
      <w:r w:rsidRPr="00BF5B95">
        <w:rPr>
          <w:rFonts w:eastAsiaTheme="minorHAnsi"/>
        </w:rPr>
        <w:t xml:space="preserve"> byte</w:t>
      </w:r>
      <w:r w:rsidRPr="00BF5B95">
        <w:rPr>
          <w:rFonts w:eastAsiaTheme="minorHAnsi" w:hint="eastAsia"/>
        </w:rPr>
        <w:t>단위의</w:t>
      </w:r>
      <w:r w:rsidRPr="00BF5B95">
        <w:rPr>
          <w:rFonts w:eastAsiaTheme="minorHAnsi"/>
        </w:rPr>
        <w:t xml:space="preserve"> N</w:t>
      </w:r>
      <w:r w:rsidRPr="00BF5B95">
        <w:rPr>
          <w:rFonts w:eastAsiaTheme="minorHAnsi" w:hint="eastAsia"/>
        </w:rPr>
        <w:t>개의</w:t>
      </w:r>
      <w:r w:rsidRPr="00BF5B95">
        <w:rPr>
          <w:rFonts w:eastAsiaTheme="minorHAnsi"/>
        </w:rPr>
        <w:t xml:space="preserve"> Data</w:t>
      </w:r>
      <w:r w:rsidRPr="00BF5B95">
        <w:rPr>
          <w:rFonts w:eastAsiaTheme="minorHAnsi" w:hint="eastAsia"/>
        </w:rPr>
        <w:t>를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지정한다</w:t>
      </w:r>
      <w:r w:rsidRPr="00BF5B95">
        <w:rPr>
          <w:rFonts w:eastAsiaTheme="minorHAnsi"/>
        </w:rPr>
        <w:t>.</w:t>
      </w:r>
    </w:p>
    <w:p w14:paraId="62DAFB8C" w14:textId="77777777" w:rsidR="007956B1" w:rsidRPr="00BF5B95" w:rsidRDefault="007956B1" w:rsidP="00155A42">
      <w:pPr>
        <w:pStyle w:val="11"/>
        <w:rPr>
          <w:rFonts w:eastAsiaTheme="minorHAnsi"/>
        </w:rPr>
      </w:pPr>
    </w:p>
    <w:p w14:paraId="05F113E3" w14:textId="47B7D24E" w:rsidR="007956B1" w:rsidRPr="008C14F1" w:rsidRDefault="007956B1" w:rsidP="00E54C87">
      <w:pPr>
        <w:pStyle w:val="31"/>
      </w:pPr>
      <w:bookmarkStart w:id="599" w:name="_Toc483830106"/>
      <w:r w:rsidRPr="008C14F1">
        <w:t>SPI Frame</w:t>
      </w:r>
      <w:bookmarkEnd w:id="599"/>
    </w:p>
    <w:p w14:paraId="0C949FC5" w14:textId="7549EEDA" w:rsidR="007956B1" w:rsidRPr="00BF5B95" w:rsidRDefault="007956B1" w:rsidP="00155A42">
      <w:pPr>
        <w:pStyle w:val="11"/>
        <w:rPr>
          <w:rFonts w:eastAsiaTheme="minorHAnsi"/>
        </w:rPr>
      </w:pPr>
      <w:r w:rsidRPr="00BF5B95">
        <w:rPr>
          <w:rFonts w:eastAsiaTheme="minorHAnsi"/>
        </w:rPr>
        <w:t>W5100S SPI Frame</w:t>
      </w:r>
      <w:r w:rsidRPr="00BF5B95">
        <w:rPr>
          <w:rFonts w:eastAsiaTheme="minorHAnsi" w:hint="eastAsia"/>
        </w:rPr>
        <w:t>은</w:t>
      </w:r>
      <w:r w:rsidRPr="00BF5B95">
        <w:rPr>
          <w:rFonts w:eastAsiaTheme="minorHAnsi"/>
        </w:rPr>
        <w:t xml:space="preserve"> </w:t>
      </w:r>
      <w:r w:rsidR="00C31D4F" w:rsidRPr="00BF5B95">
        <w:rPr>
          <w:rFonts w:eastAsiaTheme="minorHAnsi"/>
        </w:rPr>
        <w:fldChar w:fldCharType="begin"/>
      </w:r>
      <w:r w:rsidR="00C31D4F" w:rsidRPr="00BF5B95">
        <w:rPr>
          <w:rFonts w:eastAsiaTheme="minorHAnsi"/>
        </w:rPr>
        <w:instrText xml:space="preserve"> REF _Ref483814176 \h </w:instrText>
      </w:r>
      <w:r w:rsidR="00936BCA" w:rsidRPr="00BF5B95">
        <w:rPr>
          <w:rFonts w:eastAsiaTheme="minorHAnsi"/>
        </w:rPr>
        <w:instrText xml:space="preserve"> \* MERGEFORMAT </w:instrText>
      </w:r>
      <w:r w:rsidR="00C31D4F" w:rsidRPr="00BF5B95">
        <w:rPr>
          <w:rFonts w:eastAsiaTheme="minorHAnsi"/>
        </w:rPr>
      </w:r>
      <w:r w:rsidR="00C31D4F" w:rsidRPr="00BF5B95">
        <w:rPr>
          <w:rFonts w:eastAsiaTheme="minorHAnsi"/>
        </w:rPr>
        <w:fldChar w:fldCharType="separate"/>
      </w:r>
      <w:r w:rsidR="00BF5B95" w:rsidRPr="00BF5B95">
        <w:rPr>
          <w:rFonts w:eastAsiaTheme="minorHAnsi"/>
        </w:rPr>
        <w:t xml:space="preserve">Figure </w:t>
      </w:r>
      <w:r w:rsidR="00BF5B95" w:rsidRPr="00BF5B95">
        <w:rPr>
          <w:rFonts w:eastAsiaTheme="minorHAnsi"/>
          <w:noProof/>
        </w:rPr>
        <w:t>17</w:t>
      </w:r>
      <w:r w:rsidR="00C31D4F" w:rsidRPr="00BF5B95">
        <w:rPr>
          <w:rFonts w:eastAsiaTheme="minorHAnsi"/>
        </w:rPr>
        <w:fldChar w:fldCharType="end"/>
      </w:r>
      <w:r w:rsidRPr="00BF5B95">
        <w:rPr>
          <w:rFonts w:eastAsiaTheme="minorHAnsi" w:hint="eastAsia"/>
        </w:rPr>
        <w:t>와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같이</w:t>
      </w:r>
      <w:r w:rsidRPr="00BF5B95">
        <w:rPr>
          <w:rFonts w:eastAsiaTheme="minorHAnsi"/>
        </w:rPr>
        <w:t xml:space="preserve"> Control byte, 16bits Offset Address, N bytes</w:t>
      </w:r>
      <w:r w:rsidRPr="00BF5B95">
        <w:rPr>
          <w:rFonts w:eastAsiaTheme="minorHAnsi" w:hint="eastAsia"/>
        </w:rPr>
        <w:t>의</w:t>
      </w:r>
      <w:r w:rsidRPr="00BF5B95">
        <w:rPr>
          <w:rFonts w:eastAsiaTheme="minorHAnsi"/>
        </w:rPr>
        <w:t xml:space="preserve"> Data</w:t>
      </w:r>
      <w:r w:rsidRPr="00BF5B95">
        <w:rPr>
          <w:rFonts w:eastAsiaTheme="minorHAnsi" w:hint="eastAsia"/>
        </w:rPr>
        <w:t>로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구성된다</w:t>
      </w:r>
      <w:r w:rsidRPr="00BF5B95">
        <w:rPr>
          <w:rFonts w:eastAsiaTheme="minorHAnsi"/>
        </w:rPr>
        <w:t>.</w:t>
      </w:r>
    </w:p>
    <w:p w14:paraId="3CC1F3CD" w14:textId="77777777" w:rsidR="007956B1" w:rsidRPr="00BF5B95" w:rsidRDefault="007956B1" w:rsidP="00155A42">
      <w:pPr>
        <w:pStyle w:val="11"/>
        <w:rPr>
          <w:rFonts w:eastAsiaTheme="minorHAnsi"/>
        </w:rPr>
      </w:pPr>
      <w:r w:rsidRPr="00BF5B95">
        <w:rPr>
          <w:rFonts w:eastAsiaTheme="minorHAnsi"/>
        </w:rPr>
        <w:t>W5100S</w:t>
      </w:r>
      <w:r w:rsidRPr="00BF5B95">
        <w:rPr>
          <w:rFonts w:eastAsiaTheme="minorHAnsi" w:hint="eastAsia"/>
        </w:rPr>
        <w:t>는</w:t>
      </w:r>
      <w:r w:rsidRPr="00BF5B95">
        <w:rPr>
          <w:rFonts w:eastAsiaTheme="minorHAnsi"/>
        </w:rPr>
        <w:t xml:space="preserve"> Sequential Data Read/Write</w:t>
      </w:r>
      <w:r w:rsidRPr="00BF5B95">
        <w:rPr>
          <w:rFonts w:eastAsiaTheme="minorHAnsi" w:hint="eastAsia"/>
        </w:rPr>
        <w:t>를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지원하며</w:t>
      </w:r>
      <w:r w:rsidRPr="00BF5B95">
        <w:rPr>
          <w:rFonts w:eastAsiaTheme="minorHAnsi"/>
        </w:rPr>
        <w:t xml:space="preserve"> N bytes</w:t>
      </w:r>
      <w:r w:rsidRPr="00BF5B95">
        <w:rPr>
          <w:rFonts w:eastAsiaTheme="minorHAnsi" w:hint="eastAsia"/>
        </w:rPr>
        <w:t>의</w:t>
      </w:r>
      <w:r w:rsidRPr="00BF5B95">
        <w:rPr>
          <w:rFonts w:eastAsiaTheme="minorHAnsi"/>
        </w:rPr>
        <w:t xml:space="preserve"> Sequential Data </w:t>
      </w:r>
      <w:r w:rsidRPr="00BF5B95">
        <w:rPr>
          <w:rFonts w:eastAsiaTheme="minorHAnsi" w:hint="eastAsia"/>
        </w:rPr>
        <w:t>처리를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위해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지정된</w:t>
      </w:r>
      <w:r w:rsidRPr="00BF5B95">
        <w:rPr>
          <w:rFonts w:eastAsiaTheme="minorHAnsi"/>
        </w:rPr>
        <w:t xml:space="preserve"> Offset Address</w:t>
      </w:r>
      <w:r w:rsidRPr="00BF5B95">
        <w:rPr>
          <w:rFonts w:eastAsiaTheme="minorHAnsi" w:hint="eastAsia"/>
        </w:rPr>
        <w:t>를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시작으로</w:t>
      </w:r>
      <w:r w:rsidRPr="00BF5B95">
        <w:rPr>
          <w:rFonts w:eastAsiaTheme="minorHAnsi"/>
        </w:rPr>
        <w:t xml:space="preserve"> Data</w:t>
      </w:r>
      <w:r w:rsidRPr="00BF5B95">
        <w:rPr>
          <w:rFonts w:eastAsiaTheme="minorHAnsi" w:hint="eastAsia"/>
        </w:rPr>
        <w:t>를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처리</w:t>
      </w:r>
      <w:r w:rsidRPr="00BF5B95">
        <w:rPr>
          <w:rFonts w:eastAsiaTheme="minorHAnsi"/>
        </w:rPr>
        <w:t>(</w:t>
      </w:r>
      <w:r w:rsidRPr="00BF5B95">
        <w:rPr>
          <w:rFonts w:eastAsiaTheme="minorHAnsi" w:hint="eastAsia"/>
        </w:rPr>
        <w:t>송수신</w:t>
      </w:r>
      <w:r w:rsidRPr="00BF5B95">
        <w:rPr>
          <w:rFonts w:eastAsiaTheme="minorHAnsi"/>
        </w:rPr>
        <w:t>)</w:t>
      </w:r>
      <w:r w:rsidRPr="00BF5B95">
        <w:rPr>
          <w:rFonts w:eastAsiaTheme="minorHAnsi" w:hint="eastAsia"/>
        </w:rPr>
        <w:t>한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후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자동으로</w:t>
      </w:r>
      <w:r w:rsidRPr="00BF5B95">
        <w:rPr>
          <w:rFonts w:eastAsiaTheme="minorHAnsi"/>
        </w:rPr>
        <w:t xml:space="preserve"> Offset Address</w:t>
      </w:r>
      <w:r w:rsidRPr="00BF5B95">
        <w:rPr>
          <w:rFonts w:eastAsiaTheme="minorHAnsi" w:hint="eastAsia"/>
        </w:rPr>
        <w:t>를</w:t>
      </w:r>
      <w:r w:rsidRPr="00BF5B95">
        <w:rPr>
          <w:rFonts w:eastAsiaTheme="minorHAnsi"/>
        </w:rPr>
        <w:t xml:space="preserve"> 1</w:t>
      </w:r>
      <w:r w:rsidRPr="00BF5B95">
        <w:rPr>
          <w:rFonts w:eastAsiaTheme="minorHAnsi" w:hint="eastAsia"/>
        </w:rPr>
        <w:t>씩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증가</w:t>
      </w:r>
      <w:r w:rsidRPr="00BF5B95">
        <w:rPr>
          <w:rFonts w:eastAsiaTheme="minorHAnsi"/>
        </w:rPr>
        <w:t>(Auto Increment Addressing)</w:t>
      </w:r>
      <w:r w:rsidRPr="00BF5B95">
        <w:rPr>
          <w:rFonts w:eastAsiaTheme="minorHAnsi" w:hint="eastAsia"/>
        </w:rPr>
        <w:t>시켜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다음</w:t>
      </w:r>
      <w:r w:rsidRPr="00BF5B95">
        <w:rPr>
          <w:rFonts w:eastAsiaTheme="minorHAnsi"/>
        </w:rPr>
        <w:t xml:space="preserve"> Data</w:t>
      </w:r>
      <w:r w:rsidRPr="00BF5B95">
        <w:rPr>
          <w:rFonts w:eastAsiaTheme="minorHAnsi" w:hint="eastAsia"/>
        </w:rPr>
        <w:t>를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처리한다</w:t>
      </w:r>
      <w:r w:rsidRPr="00BF5B95">
        <w:rPr>
          <w:rFonts w:eastAsiaTheme="minorHAnsi"/>
        </w:rPr>
        <w:t>.</w:t>
      </w:r>
    </w:p>
    <w:p w14:paraId="77B2D1E4" w14:textId="77777777" w:rsidR="007956B1" w:rsidRPr="00BF5B95" w:rsidRDefault="007956B1" w:rsidP="007956B1">
      <w:pPr>
        <w:rPr>
          <w:rFonts w:ascii="Trebuchet MS" w:eastAsiaTheme="minorHAnsi" w:hAnsi="Trebuchet MS"/>
        </w:rPr>
      </w:pPr>
      <w:r w:rsidRPr="00BF5B95">
        <w:rPr>
          <w:rFonts w:ascii="Trebuchet MS" w:eastAsiaTheme="minorHAnsi" w:hAnsi="Trebuchet MS"/>
          <w:noProof/>
        </w:rPr>
        <w:drawing>
          <wp:anchor distT="0" distB="0" distL="114300" distR="114300" simplePos="0" relativeHeight="251638784" behindDoc="0" locked="0" layoutInCell="1" allowOverlap="1" wp14:anchorId="0B1C749F" wp14:editId="5DB2A2C5">
            <wp:simplePos x="0" y="0"/>
            <wp:positionH relativeFrom="margin">
              <wp:align>left</wp:align>
            </wp:positionH>
            <wp:positionV relativeFrom="page">
              <wp:posOffset>2581275</wp:posOffset>
            </wp:positionV>
            <wp:extent cx="5483225" cy="939800"/>
            <wp:effectExtent l="0" t="0" r="3175" b="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PI Frame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5B95">
        <w:rPr>
          <w:rFonts w:ascii="Trebuchet MS" w:eastAsiaTheme="minorHAnsi" w:hAnsi="Trebuchet MS"/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291B4373" wp14:editId="15F74B20">
                <wp:simplePos x="0" y="0"/>
                <wp:positionH relativeFrom="margin">
                  <wp:align>right</wp:align>
                </wp:positionH>
                <wp:positionV relativeFrom="paragraph">
                  <wp:posOffset>1268095</wp:posOffset>
                </wp:positionV>
                <wp:extent cx="5483225" cy="635"/>
                <wp:effectExtent l="0" t="0" r="3175" b="0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3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88A78E0" w14:textId="77777777" w:rsidR="0041458D" w:rsidRPr="002A65B6" w:rsidRDefault="0041458D" w:rsidP="007956B1">
                            <w:pPr>
                              <w:pStyle w:val="a8"/>
                              <w:rPr>
                                <w:rFonts w:cs="굴림"/>
                                <w:noProof/>
                                <w:szCs w:val="24"/>
                              </w:rPr>
                            </w:pPr>
                            <w:bookmarkStart w:id="600" w:name="_Ref483814176"/>
                            <w:bookmarkStart w:id="601" w:name="_Toc483830152"/>
                            <w:bookmarkStart w:id="602" w:name="_Ref492019727"/>
                            <w:r>
                              <w:t xml:space="preserve">Figure </w:t>
                            </w:r>
                            <w:fldSimple w:instr=" SEQ Figure \* ARABIC ">
                              <w:ins w:id="603" w:author="becky" w:date="2017-09-01T08:50:00Z">
                                <w:r>
                                  <w:rPr>
                                    <w:noProof/>
                                  </w:rPr>
                                  <w:t>20</w:t>
                                </w:r>
                              </w:ins>
                              <w:del w:id="604" w:author="becky" w:date="2017-09-01T08:30:00Z">
                                <w:r w:rsidDel="00F87973">
                                  <w:rPr>
                                    <w:noProof/>
                                  </w:rPr>
                                  <w:delText>18</w:delText>
                                </w:r>
                              </w:del>
                            </w:fldSimple>
                            <w:bookmarkEnd w:id="600"/>
                            <w:r>
                              <w:t xml:space="preserve"> W5100 Mode SPI Frame</w:t>
                            </w:r>
                            <w:bookmarkEnd w:id="601"/>
                            <w:bookmarkEnd w:id="60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1B4373" id="Text Box 30" o:spid="_x0000_s1029" type="#_x0000_t202" style="position:absolute;margin-left:380.55pt;margin-top:99.85pt;width:431.75pt;height:.05pt;z-index:2516418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" stroked="f">
                <v:textbox style="mso-fit-shape-to-text:t" inset="0,0,0,0">
                  <w:txbxContent>
                    <w:p w14:paraId="788A78E0" w14:textId="77777777" w:rsidR="0041458D" w:rsidRPr="002A65B6" w:rsidRDefault="0041458D" w:rsidP="007956B1">
                      <w:pPr>
                        <w:pStyle w:val="a8"/>
                        <w:rPr>
                          <w:rFonts w:cs="굴림"/>
                          <w:noProof/>
                          <w:szCs w:val="24"/>
                        </w:rPr>
                      </w:pPr>
                      <w:bookmarkStart w:id="620" w:name="_Ref483814176"/>
                      <w:bookmarkStart w:id="621" w:name="_Toc483830152"/>
                      <w:bookmarkStart w:id="622" w:name="_Ref49201972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ins w:id="623" w:author="becky" w:date="2017-09-01T08:50:00Z">
                        <w:r>
                          <w:rPr>
                            <w:noProof/>
                          </w:rPr>
                          <w:t>20</w:t>
                        </w:r>
                      </w:ins>
                      <w:del w:id="624" w:author="becky" w:date="2017-09-01T08:30:00Z">
                        <w:r w:rsidDel="00F87973">
                          <w:rPr>
                            <w:noProof/>
                          </w:rPr>
                          <w:delText>18</w:delText>
                        </w:r>
                      </w:del>
                      <w:r>
                        <w:rPr>
                          <w:noProof/>
                        </w:rPr>
                        <w:fldChar w:fldCharType="end"/>
                      </w:r>
                      <w:bookmarkEnd w:id="620"/>
                      <w:r>
                        <w:t xml:space="preserve"> W5100 Mode SPI Frame</w:t>
                      </w:r>
                      <w:bookmarkEnd w:id="621"/>
                      <w:bookmarkEnd w:id="62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22B108A" w14:textId="77777777" w:rsidR="007956B1" w:rsidRPr="008C14F1" w:rsidRDefault="007956B1" w:rsidP="00E54C87">
      <w:pPr>
        <w:pStyle w:val="31"/>
      </w:pPr>
      <w:bookmarkStart w:id="605" w:name="_Toc483830107"/>
      <w:r w:rsidRPr="008C14F1">
        <w:t>Control Phase</w:t>
      </w:r>
      <w:bookmarkEnd w:id="605"/>
    </w:p>
    <w:p w14:paraId="69264995" w14:textId="77777777" w:rsidR="007956B1" w:rsidRPr="00BF5B95" w:rsidRDefault="007956B1" w:rsidP="00155A42">
      <w:pPr>
        <w:pStyle w:val="11"/>
        <w:rPr>
          <w:rFonts w:eastAsiaTheme="minorHAnsi"/>
        </w:rPr>
      </w:pPr>
      <w:r w:rsidRPr="00BF5B95">
        <w:rPr>
          <w:rFonts w:eastAsiaTheme="minorHAnsi"/>
        </w:rPr>
        <w:t>Control Phase</w:t>
      </w:r>
      <w:r w:rsidRPr="00BF5B95">
        <w:rPr>
          <w:rFonts w:eastAsiaTheme="minorHAnsi" w:hint="eastAsia"/>
        </w:rPr>
        <w:t>에서는</w:t>
      </w:r>
      <w:r w:rsidRPr="00BF5B95">
        <w:rPr>
          <w:rFonts w:eastAsiaTheme="minorHAnsi"/>
        </w:rPr>
        <w:t xml:space="preserve"> 8bits</w:t>
      </w:r>
      <w:r w:rsidRPr="00BF5B95">
        <w:rPr>
          <w:rFonts w:eastAsiaTheme="minorHAnsi" w:hint="eastAsia"/>
        </w:rPr>
        <w:t>로</w:t>
      </w:r>
      <w:r w:rsidRPr="00BF5B95">
        <w:rPr>
          <w:rFonts w:eastAsiaTheme="minorHAnsi"/>
        </w:rPr>
        <w:t xml:space="preserve"> Read/Write</w:t>
      </w:r>
      <w:r w:rsidRPr="00BF5B95">
        <w:rPr>
          <w:rFonts w:eastAsiaTheme="minorHAnsi" w:hint="eastAsia"/>
        </w:rPr>
        <w:t>를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지정한다</w:t>
      </w:r>
      <w:r w:rsidRPr="00BF5B95">
        <w:rPr>
          <w:rFonts w:eastAsiaTheme="minorHAnsi"/>
        </w:rPr>
        <w:t>. Read Operation</w:t>
      </w:r>
      <w:r w:rsidRPr="00BF5B95">
        <w:rPr>
          <w:rFonts w:eastAsiaTheme="minorHAnsi" w:hint="eastAsia"/>
        </w:rPr>
        <w:t>을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위한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값은</w:t>
      </w:r>
      <w:r w:rsidRPr="00BF5B95">
        <w:rPr>
          <w:rFonts w:eastAsiaTheme="minorHAnsi"/>
        </w:rPr>
        <w:t xml:space="preserve"> 0x0F </w:t>
      </w:r>
      <w:r w:rsidRPr="00BF5B95">
        <w:rPr>
          <w:rFonts w:eastAsiaTheme="minorHAnsi" w:hint="eastAsia"/>
        </w:rPr>
        <w:t>이고</w:t>
      </w:r>
      <w:r w:rsidRPr="00BF5B95">
        <w:rPr>
          <w:rFonts w:eastAsiaTheme="minorHAnsi"/>
        </w:rPr>
        <w:t>, Write Operation</w:t>
      </w:r>
      <w:r w:rsidRPr="00BF5B95">
        <w:rPr>
          <w:rFonts w:eastAsiaTheme="minorHAnsi" w:hint="eastAsia"/>
        </w:rPr>
        <w:t>을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위한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값은</w:t>
      </w:r>
      <w:r w:rsidRPr="00BF5B95">
        <w:rPr>
          <w:rFonts w:eastAsiaTheme="minorHAnsi"/>
        </w:rPr>
        <w:t xml:space="preserve"> 0xF0 </w:t>
      </w:r>
      <w:r w:rsidRPr="00BF5B95">
        <w:rPr>
          <w:rFonts w:eastAsiaTheme="minorHAnsi" w:hint="eastAsia"/>
        </w:rPr>
        <w:t>이다</w:t>
      </w:r>
      <w:r w:rsidRPr="00BF5B95">
        <w:rPr>
          <w:rFonts w:eastAsiaTheme="minorHAnsi"/>
        </w:rPr>
        <w:t xml:space="preserve">. </w:t>
      </w:r>
    </w:p>
    <w:p w14:paraId="7CE1D5F5" w14:textId="77777777" w:rsidR="007956B1" w:rsidRPr="00BF5B95" w:rsidRDefault="007956B1" w:rsidP="00155A42">
      <w:pPr>
        <w:pStyle w:val="11"/>
        <w:rPr>
          <w:rFonts w:eastAsiaTheme="minorHAnsi"/>
        </w:rPr>
      </w:pPr>
    </w:p>
    <w:tbl>
      <w:tblPr>
        <w:tblStyle w:val="af3"/>
        <w:tblW w:w="5000" w:type="pct"/>
        <w:jc w:val="center"/>
        <w:tblLook w:val="04A0" w:firstRow="1" w:lastRow="0" w:firstColumn="1" w:lastColumn="0" w:noHBand="0" w:noVBand="1"/>
      </w:tblPr>
      <w:tblGrid>
        <w:gridCol w:w="2123"/>
        <w:gridCol w:w="2124"/>
        <w:gridCol w:w="1278"/>
        <w:gridCol w:w="1274"/>
        <w:gridCol w:w="1696"/>
      </w:tblGrid>
      <w:tr w:rsidR="007956B1" w:rsidRPr="00546234" w14:paraId="5A6B8C00" w14:textId="77777777" w:rsidTr="006D1284">
        <w:trPr>
          <w:jc w:val="center"/>
        </w:trPr>
        <w:tc>
          <w:tcPr>
            <w:tcW w:w="1250" w:type="pct"/>
            <w:shd w:val="clear" w:color="auto" w:fill="DDD9C3" w:themeFill="background2" w:themeFillShade="E6"/>
          </w:tcPr>
          <w:p w14:paraId="7EDA095E" w14:textId="77777777" w:rsidR="007956B1" w:rsidRPr="00BF5B95" w:rsidRDefault="007956B1" w:rsidP="00155A42">
            <w:pPr>
              <w:pStyle w:val="11"/>
              <w:rPr>
                <w:rFonts w:eastAsiaTheme="minorHAnsi"/>
              </w:rPr>
            </w:pPr>
            <w:r w:rsidRPr="00BF5B95">
              <w:rPr>
                <w:rFonts w:eastAsiaTheme="minorHAnsi"/>
              </w:rPr>
              <w:t>Operation</w:t>
            </w:r>
          </w:p>
        </w:tc>
        <w:tc>
          <w:tcPr>
            <w:tcW w:w="1250" w:type="pct"/>
            <w:shd w:val="clear" w:color="auto" w:fill="DDD9C3" w:themeFill="background2" w:themeFillShade="E6"/>
          </w:tcPr>
          <w:p w14:paraId="0DA6549C" w14:textId="77777777" w:rsidR="007956B1" w:rsidRPr="00BF5B95" w:rsidRDefault="007956B1" w:rsidP="00155A42">
            <w:pPr>
              <w:pStyle w:val="11"/>
              <w:rPr>
                <w:rFonts w:eastAsiaTheme="minorHAnsi"/>
              </w:rPr>
            </w:pPr>
            <w:r w:rsidRPr="00BF5B95">
              <w:rPr>
                <w:rFonts w:eastAsiaTheme="minorHAnsi"/>
              </w:rPr>
              <w:t>Address Phase</w:t>
            </w:r>
          </w:p>
        </w:tc>
        <w:tc>
          <w:tcPr>
            <w:tcW w:w="1502" w:type="pct"/>
            <w:gridSpan w:val="2"/>
            <w:shd w:val="clear" w:color="auto" w:fill="DDD9C3" w:themeFill="background2" w:themeFillShade="E6"/>
          </w:tcPr>
          <w:p w14:paraId="4108A915" w14:textId="77777777" w:rsidR="007956B1" w:rsidRPr="00BF5B95" w:rsidRDefault="007956B1" w:rsidP="00155A42">
            <w:pPr>
              <w:pStyle w:val="11"/>
              <w:rPr>
                <w:rFonts w:eastAsiaTheme="minorHAnsi"/>
              </w:rPr>
            </w:pPr>
            <w:r w:rsidRPr="00BF5B95">
              <w:rPr>
                <w:rFonts w:eastAsiaTheme="minorHAnsi"/>
              </w:rPr>
              <w:t>Control Phase</w:t>
            </w:r>
          </w:p>
        </w:tc>
        <w:tc>
          <w:tcPr>
            <w:tcW w:w="998" w:type="pct"/>
            <w:shd w:val="clear" w:color="auto" w:fill="DDD9C3" w:themeFill="background2" w:themeFillShade="E6"/>
          </w:tcPr>
          <w:p w14:paraId="044B5E41" w14:textId="77777777" w:rsidR="007956B1" w:rsidRPr="00BF5B95" w:rsidRDefault="007956B1" w:rsidP="00155A42">
            <w:pPr>
              <w:pStyle w:val="11"/>
              <w:rPr>
                <w:rFonts w:eastAsiaTheme="minorHAnsi"/>
              </w:rPr>
            </w:pPr>
            <w:r w:rsidRPr="00BF5B95">
              <w:rPr>
                <w:rFonts w:eastAsiaTheme="minorHAnsi"/>
              </w:rPr>
              <w:t>Data Phase</w:t>
            </w:r>
          </w:p>
        </w:tc>
      </w:tr>
      <w:tr w:rsidR="007956B1" w:rsidRPr="00546234" w14:paraId="1957B2EA" w14:textId="77777777" w:rsidTr="006D1284">
        <w:trPr>
          <w:jc w:val="center"/>
        </w:trPr>
        <w:tc>
          <w:tcPr>
            <w:tcW w:w="1250" w:type="pct"/>
          </w:tcPr>
          <w:p w14:paraId="6AE6B22A" w14:textId="77777777" w:rsidR="007956B1" w:rsidRPr="00BF5B95" w:rsidRDefault="007956B1" w:rsidP="00155A42">
            <w:pPr>
              <w:pStyle w:val="11"/>
              <w:rPr>
                <w:rFonts w:eastAsiaTheme="minorHAnsi"/>
              </w:rPr>
            </w:pPr>
            <w:r w:rsidRPr="00BF5B95">
              <w:rPr>
                <w:rFonts w:eastAsiaTheme="minorHAnsi"/>
              </w:rPr>
              <w:t>Write</w:t>
            </w:r>
          </w:p>
        </w:tc>
        <w:tc>
          <w:tcPr>
            <w:tcW w:w="1250" w:type="pct"/>
          </w:tcPr>
          <w:p w14:paraId="2F4DF11E" w14:textId="77777777" w:rsidR="007956B1" w:rsidRPr="00BF5B95" w:rsidRDefault="007956B1" w:rsidP="00155A42">
            <w:pPr>
              <w:pStyle w:val="11"/>
              <w:rPr>
                <w:rFonts w:eastAsiaTheme="minorHAnsi"/>
              </w:rPr>
            </w:pPr>
            <w:r w:rsidRPr="00BF5B95">
              <w:rPr>
                <w:rFonts w:eastAsiaTheme="minorHAnsi"/>
              </w:rPr>
              <w:t>2 bytes</w:t>
            </w:r>
          </w:p>
        </w:tc>
        <w:tc>
          <w:tcPr>
            <w:tcW w:w="752" w:type="pct"/>
          </w:tcPr>
          <w:p w14:paraId="5C27C91D" w14:textId="77777777" w:rsidR="007956B1" w:rsidRPr="00BF5B95" w:rsidRDefault="007956B1" w:rsidP="00155A42">
            <w:pPr>
              <w:pStyle w:val="11"/>
              <w:rPr>
                <w:rFonts w:eastAsiaTheme="minorHAnsi"/>
              </w:rPr>
            </w:pPr>
            <w:r w:rsidRPr="00BF5B95">
              <w:rPr>
                <w:rFonts w:eastAsiaTheme="minorHAnsi"/>
              </w:rPr>
              <w:t>0xF0</w:t>
            </w:r>
          </w:p>
        </w:tc>
        <w:tc>
          <w:tcPr>
            <w:tcW w:w="750" w:type="pct"/>
          </w:tcPr>
          <w:p w14:paraId="7D5B46BB" w14:textId="77777777" w:rsidR="007956B1" w:rsidRPr="00BF5B95" w:rsidRDefault="007956B1" w:rsidP="00155A42">
            <w:pPr>
              <w:pStyle w:val="11"/>
              <w:rPr>
                <w:rFonts w:eastAsiaTheme="minorHAnsi"/>
              </w:rPr>
            </w:pPr>
            <w:r w:rsidRPr="00BF5B95">
              <w:rPr>
                <w:rFonts w:eastAsiaTheme="minorHAnsi"/>
              </w:rPr>
              <w:t>1111 0000</w:t>
            </w:r>
          </w:p>
        </w:tc>
        <w:tc>
          <w:tcPr>
            <w:tcW w:w="998" w:type="pct"/>
          </w:tcPr>
          <w:p w14:paraId="31B57509" w14:textId="77777777" w:rsidR="007956B1" w:rsidRPr="00BF5B95" w:rsidRDefault="007956B1" w:rsidP="00155A42">
            <w:pPr>
              <w:pStyle w:val="11"/>
              <w:rPr>
                <w:rFonts w:eastAsiaTheme="minorHAnsi"/>
              </w:rPr>
            </w:pPr>
            <w:r w:rsidRPr="00BF5B95">
              <w:rPr>
                <w:rFonts w:eastAsiaTheme="minorHAnsi"/>
              </w:rPr>
              <w:t>n bytes</w:t>
            </w:r>
          </w:p>
        </w:tc>
      </w:tr>
      <w:tr w:rsidR="007956B1" w:rsidRPr="00546234" w14:paraId="18FA5C83" w14:textId="77777777" w:rsidTr="006D1284">
        <w:trPr>
          <w:jc w:val="center"/>
        </w:trPr>
        <w:tc>
          <w:tcPr>
            <w:tcW w:w="1250" w:type="pct"/>
          </w:tcPr>
          <w:p w14:paraId="547769E9" w14:textId="77777777" w:rsidR="007956B1" w:rsidRPr="00BF5B95" w:rsidRDefault="007956B1" w:rsidP="00155A42">
            <w:pPr>
              <w:pStyle w:val="11"/>
              <w:rPr>
                <w:rFonts w:eastAsiaTheme="minorHAnsi"/>
              </w:rPr>
            </w:pPr>
            <w:r w:rsidRPr="00BF5B95">
              <w:rPr>
                <w:rFonts w:eastAsiaTheme="minorHAnsi"/>
              </w:rPr>
              <w:t>Read</w:t>
            </w:r>
          </w:p>
        </w:tc>
        <w:tc>
          <w:tcPr>
            <w:tcW w:w="1250" w:type="pct"/>
          </w:tcPr>
          <w:p w14:paraId="0427049D" w14:textId="77777777" w:rsidR="007956B1" w:rsidRPr="00BF5B95" w:rsidRDefault="007956B1" w:rsidP="00155A42">
            <w:pPr>
              <w:pStyle w:val="11"/>
              <w:rPr>
                <w:rFonts w:eastAsiaTheme="minorHAnsi"/>
              </w:rPr>
            </w:pPr>
            <w:r w:rsidRPr="00BF5B95">
              <w:rPr>
                <w:rFonts w:eastAsiaTheme="minorHAnsi"/>
              </w:rPr>
              <w:t>2 bytes</w:t>
            </w:r>
          </w:p>
        </w:tc>
        <w:tc>
          <w:tcPr>
            <w:tcW w:w="752" w:type="pct"/>
          </w:tcPr>
          <w:p w14:paraId="67E89CE7" w14:textId="77777777" w:rsidR="007956B1" w:rsidRPr="00BF5B95" w:rsidRDefault="007956B1" w:rsidP="00155A42">
            <w:pPr>
              <w:pStyle w:val="11"/>
              <w:rPr>
                <w:rFonts w:eastAsiaTheme="minorHAnsi"/>
              </w:rPr>
            </w:pPr>
            <w:r w:rsidRPr="00BF5B95">
              <w:rPr>
                <w:rFonts w:eastAsiaTheme="minorHAnsi"/>
              </w:rPr>
              <w:t>0x0F</w:t>
            </w:r>
          </w:p>
        </w:tc>
        <w:tc>
          <w:tcPr>
            <w:tcW w:w="750" w:type="pct"/>
          </w:tcPr>
          <w:p w14:paraId="61D827A7" w14:textId="77777777" w:rsidR="007956B1" w:rsidRPr="00BF5B95" w:rsidRDefault="007956B1" w:rsidP="00155A42">
            <w:pPr>
              <w:pStyle w:val="11"/>
              <w:rPr>
                <w:rFonts w:eastAsiaTheme="minorHAnsi"/>
              </w:rPr>
            </w:pPr>
            <w:r w:rsidRPr="00BF5B95">
              <w:rPr>
                <w:rFonts w:eastAsiaTheme="minorHAnsi"/>
              </w:rPr>
              <w:t>0000 1111</w:t>
            </w:r>
          </w:p>
        </w:tc>
        <w:tc>
          <w:tcPr>
            <w:tcW w:w="998" w:type="pct"/>
          </w:tcPr>
          <w:p w14:paraId="3C76146D" w14:textId="77777777" w:rsidR="007956B1" w:rsidRPr="00BF5B95" w:rsidRDefault="007956B1" w:rsidP="00155A42">
            <w:pPr>
              <w:pStyle w:val="11"/>
              <w:rPr>
                <w:rFonts w:eastAsiaTheme="minorHAnsi"/>
              </w:rPr>
            </w:pPr>
            <w:r w:rsidRPr="00BF5B95">
              <w:rPr>
                <w:rFonts w:eastAsiaTheme="minorHAnsi"/>
              </w:rPr>
              <w:t>n bytes</w:t>
            </w:r>
          </w:p>
        </w:tc>
      </w:tr>
    </w:tbl>
    <w:p w14:paraId="57BBC8EF" w14:textId="24B6E1BD" w:rsidR="007956B1" w:rsidRPr="00BF5B95" w:rsidRDefault="007956B1" w:rsidP="007956B1">
      <w:pPr>
        <w:pStyle w:val="a8"/>
        <w:rPr>
          <w:rFonts w:eastAsiaTheme="minorHAnsi"/>
        </w:rPr>
      </w:pPr>
      <w:r w:rsidRPr="00BF5B95">
        <w:rPr>
          <w:rFonts w:eastAsiaTheme="minorHAnsi"/>
        </w:rPr>
        <w:t xml:space="preserve">Table </w:t>
      </w:r>
      <w:r w:rsidR="00756EBE" w:rsidRPr="00BF5B95">
        <w:rPr>
          <w:rFonts w:eastAsiaTheme="minorHAnsi"/>
        </w:rPr>
        <w:fldChar w:fldCharType="begin"/>
      </w:r>
      <w:r w:rsidR="00756EBE" w:rsidRPr="00BF5B95">
        <w:rPr>
          <w:rFonts w:eastAsiaTheme="minorHAnsi"/>
        </w:rPr>
        <w:instrText xml:space="preserve"> SEQ Table \* ARABIC </w:instrText>
      </w:r>
      <w:r w:rsidR="00756EBE" w:rsidRPr="00BF5B95">
        <w:rPr>
          <w:rFonts w:eastAsiaTheme="minorHAnsi"/>
        </w:rPr>
        <w:fldChar w:fldCharType="separate"/>
      </w:r>
      <w:r w:rsidR="00BF5B95">
        <w:rPr>
          <w:rFonts w:eastAsiaTheme="minorHAnsi"/>
          <w:noProof/>
        </w:rPr>
        <w:t>5</w:t>
      </w:r>
      <w:r w:rsidR="00756EBE" w:rsidRPr="00BF5B95">
        <w:rPr>
          <w:rFonts w:eastAsiaTheme="minorHAnsi"/>
          <w:noProof/>
        </w:rPr>
        <w:fldChar w:fldCharType="end"/>
      </w:r>
      <w:r w:rsidRPr="00BF5B95">
        <w:rPr>
          <w:rFonts w:eastAsiaTheme="minorHAnsi"/>
        </w:rPr>
        <w:t xml:space="preserve"> W5100 Mode SPI Command</w:t>
      </w:r>
    </w:p>
    <w:p w14:paraId="5A184D44" w14:textId="77777777" w:rsidR="007956B1" w:rsidRPr="008C14F1" w:rsidRDefault="007956B1" w:rsidP="00E54C87">
      <w:pPr>
        <w:pStyle w:val="31"/>
      </w:pPr>
      <w:bookmarkStart w:id="606" w:name="_Toc483830108"/>
      <w:r w:rsidRPr="008C14F1">
        <w:t>Address Phase</w:t>
      </w:r>
      <w:bookmarkEnd w:id="606"/>
    </w:p>
    <w:p w14:paraId="71591EBD" w14:textId="77777777" w:rsidR="007956B1" w:rsidRPr="00BF5B95" w:rsidRDefault="007956B1" w:rsidP="00155A42">
      <w:pPr>
        <w:pStyle w:val="11"/>
        <w:rPr>
          <w:rFonts w:eastAsiaTheme="minorHAnsi"/>
        </w:rPr>
      </w:pPr>
      <w:r w:rsidRPr="00BF5B95">
        <w:rPr>
          <w:rFonts w:eastAsiaTheme="minorHAnsi"/>
        </w:rPr>
        <w:t>W5100S</w:t>
      </w:r>
      <w:r w:rsidRPr="00BF5B95">
        <w:rPr>
          <w:rFonts w:eastAsiaTheme="minorHAnsi" w:hint="eastAsia"/>
        </w:rPr>
        <w:t>의</w:t>
      </w:r>
      <w:r w:rsidRPr="00BF5B95">
        <w:rPr>
          <w:rFonts w:eastAsiaTheme="minorHAnsi"/>
        </w:rPr>
        <w:t xml:space="preserve"> Registers, TX/RX Buffer Block</w:t>
      </w:r>
      <w:r w:rsidRPr="00BF5B95">
        <w:rPr>
          <w:rFonts w:eastAsiaTheme="minorHAnsi" w:hint="eastAsia"/>
        </w:rPr>
        <w:t>에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대한</w:t>
      </w:r>
      <w:r w:rsidRPr="00BF5B95">
        <w:rPr>
          <w:rFonts w:eastAsiaTheme="minorHAnsi"/>
        </w:rPr>
        <w:t xml:space="preserve"> 16bits Offset Address</w:t>
      </w:r>
      <w:r w:rsidRPr="00BF5B95">
        <w:rPr>
          <w:rFonts w:eastAsiaTheme="minorHAnsi" w:hint="eastAsia"/>
        </w:rPr>
        <w:t>를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지정한다</w:t>
      </w:r>
      <w:r w:rsidRPr="00BF5B95">
        <w:rPr>
          <w:rFonts w:eastAsiaTheme="minorHAnsi"/>
        </w:rPr>
        <w:t xml:space="preserve">. </w:t>
      </w:r>
      <w:r w:rsidRPr="00BF5B95">
        <w:rPr>
          <w:rFonts w:eastAsiaTheme="minorHAnsi" w:hint="eastAsia"/>
        </w:rPr>
        <w:t>이때</w:t>
      </w:r>
      <w:r w:rsidRPr="00BF5B95">
        <w:rPr>
          <w:rFonts w:eastAsiaTheme="minorHAnsi"/>
        </w:rPr>
        <w:t xml:space="preserve"> 16bit Offset Address </w:t>
      </w:r>
      <w:r w:rsidRPr="00BF5B95">
        <w:rPr>
          <w:rFonts w:eastAsiaTheme="minorHAnsi" w:hint="eastAsia"/>
        </w:rPr>
        <w:t>값은</w:t>
      </w:r>
      <w:r w:rsidRPr="00BF5B95">
        <w:rPr>
          <w:rFonts w:eastAsiaTheme="minorHAnsi"/>
        </w:rPr>
        <w:t xml:space="preserve"> MSB</w:t>
      </w:r>
      <w:r w:rsidRPr="00BF5B95">
        <w:rPr>
          <w:rFonts w:eastAsiaTheme="minorHAnsi" w:hint="eastAsia"/>
        </w:rPr>
        <w:t>부터</w:t>
      </w:r>
      <w:r w:rsidRPr="00BF5B95">
        <w:rPr>
          <w:rFonts w:eastAsiaTheme="minorHAnsi"/>
        </w:rPr>
        <w:t xml:space="preserve"> LSB </w:t>
      </w:r>
      <w:r w:rsidRPr="00BF5B95">
        <w:rPr>
          <w:rFonts w:eastAsiaTheme="minorHAnsi" w:hint="eastAsia"/>
        </w:rPr>
        <w:t>순으로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순차적으로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송신된다</w:t>
      </w:r>
      <w:r w:rsidRPr="00BF5B95">
        <w:rPr>
          <w:rFonts w:eastAsiaTheme="minorHAnsi"/>
        </w:rPr>
        <w:t>.</w:t>
      </w:r>
    </w:p>
    <w:p w14:paraId="02FD2E3A" w14:textId="77777777" w:rsidR="007956B1" w:rsidRPr="00BF5B95" w:rsidRDefault="007956B1" w:rsidP="00155A42">
      <w:pPr>
        <w:pStyle w:val="11"/>
        <w:rPr>
          <w:rFonts w:eastAsiaTheme="minorHAnsi"/>
        </w:rPr>
      </w:pPr>
      <w:r w:rsidRPr="00BF5B95">
        <w:rPr>
          <w:rFonts w:eastAsiaTheme="minorHAnsi" w:hint="eastAsia"/>
        </w:rPr>
        <w:t>또한</w:t>
      </w:r>
      <w:r w:rsidRPr="00BF5B95">
        <w:rPr>
          <w:rFonts w:eastAsiaTheme="minorHAnsi"/>
        </w:rPr>
        <w:t xml:space="preserve"> Sequential Data Read/Write</w:t>
      </w:r>
      <w:r w:rsidRPr="00BF5B95">
        <w:rPr>
          <w:rFonts w:eastAsiaTheme="minorHAnsi" w:hint="eastAsia"/>
        </w:rPr>
        <w:t>를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지원하기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때문에</w:t>
      </w:r>
      <w:r w:rsidRPr="00BF5B95">
        <w:rPr>
          <w:rFonts w:eastAsiaTheme="minorHAnsi"/>
        </w:rPr>
        <w:t xml:space="preserve"> SPI Frame</w:t>
      </w:r>
      <w:r w:rsidRPr="00BF5B95">
        <w:rPr>
          <w:rFonts w:eastAsiaTheme="minorHAnsi" w:hint="eastAsia"/>
        </w:rPr>
        <w:t>의</w:t>
      </w:r>
      <w:r w:rsidRPr="00BF5B95">
        <w:rPr>
          <w:rFonts w:eastAsiaTheme="minorHAnsi"/>
        </w:rPr>
        <w:t xml:space="preserve"> Offset Address</w:t>
      </w:r>
      <w:r w:rsidRPr="00BF5B95">
        <w:rPr>
          <w:rFonts w:eastAsiaTheme="minorHAnsi" w:hint="eastAsia"/>
        </w:rPr>
        <w:t>를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시작으로</w:t>
      </w:r>
      <w:r w:rsidRPr="00BF5B95">
        <w:rPr>
          <w:rFonts w:eastAsiaTheme="minorHAnsi"/>
        </w:rPr>
        <w:t xml:space="preserve"> Data Phase</w:t>
      </w:r>
      <w:r w:rsidRPr="00BF5B95">
        <w:rPr>
          <w:rFonts w:eastAsiaTheme="minorHAnsi" w:hint="eastAsia"/>
        </w:rPr>
        <w:t>의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매</w:t>
      </w:r>
      <w:r w:rsidRPr="00BF5B95">
        <w:rPr>
          <w:rFonts w:eastAsiaTheme="minorHAnsi"/>
        </w:rPr>
        <w:t xml:space="preserve"> 1byte</w:t>
      </w:r>
      <w:r w:rsidRPr="00BF5B95">
        <w:rPr>
          <w:rFonts w:eastAsiaTheme="minorHAnsi" w:hint="eastAsia"/>
        </w:rPr>
        <w:t>의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송수신마다</w:t>
      </w:r>
      <w:r w:rsidRPr="00BF5B95">
        <w:rPr>
          <w:rFonts w:eastAsiaTheme="minorHAnsi"/>
        </w:rPr>
        <w:t xml:space="preserve"> Offset Address</w:t>
      </w:r>
      <w:r w:rsidRPr="00BF5B95">
        <w:rPr>
          <w:rFonts w:eastAsiaTheme="minorHAnsi" w:hint="eastAsia"/>
        </w:rPr>
        <w:t>가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자동으로</w:t>
      </w:r>
      <w:r w:rsidRPr="00BF5B95">
        <w:rPr>
          <w:rFonts w:eastAsiaTheme="minorHAnsi"/>
        </w:rPr>
        <w:t xml:space="preserve"> 1</w:t>
      </w:r>
      <w:r w:rsidRPr="00BF5B95">
        <w:rPr>
          <w:rFonts w:eastAsiaTheme="minorHAnsi" w:hint="eastAsia"/>
        </w:rPr>
        <w:t>씩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증가한다</w:t>
      </w:r>
      <w:r w:rsidRPr="00BF5B95">
        <w:rPr>
          <w:rFonts w:eastAsiaTheme="minorHAnsi"/>
        </w:rPr>
        <w:t>.</w:t>
      </w:r>
    </w:p>
    <w:p w14:paraId="45E31A65" w14:textId="77777777" w:rsidR="007956B1" w:rsidRPr="00BF5B95" w:rsidRDefault="007956B1" w:rsidP="007956B1">
      <w:pPr>
        <w:rPr>
          <w:rFonts w:ascii="Trebuchet MS" w:eastAsiaTheme="minorHAnsi" w:hAnsi="Trebuchet MS"/>
        </w:rPr>
      </w:pPr>
    </w:p>
    <w:p w14:paraId="34787ECB" w14:textId="77777777" w:rsidR="007956B1" w:rsidRPr="008C14F1" w:rsidRDefault="007956B1" w:rsidP="00E54C87">
      <w:pPr>
        <w:pStyle w:val="31"/>
      </w:pPr>
      <w:bookmarkStart w:id="607" w:name="_Toc483830109"/>
      <w:r w:rsidRPr="008C14F1">
        <w:t>Data Phase</w:t>
      </w:r>
      <w:bookmarkEnd w:id="607"/>
    </w:p>
    <w:p w14:paraId="0DA50405" w14:textId="1AD38E23" w:rsidR="007956B1" w:rsidRPr="00BF5B95" w:rsidRDefault="007956B1" w:rsidP="00155A42">
      <w:pPr>
        <w:pStyle w:val="11"/>
        <w:rPr>
          <w:rFonts w:eastAsiaTheme="minorHAnsi"/>
        </w:rPr>
      </w:pPr>
      <w:r w:rsidRPr="00BF5B95">
        <w:rPr>
          <w:rFonts w:eastAsiaTheme="minorHAnsi"/>
        </w:rPr>
        <w:t xml:space="preserve">W5100S SPI </w:t>
      </w:r>
      <w:r w:rsidR="00606136">
        <w:rPr>
          <w:rFonts w:eastAsiaTheme="minorHAnsi"/>
        </w:rPr>
        <w:t>Bus</w:t>
      </w:r>
      <w:r w:rsidRPr="00BF5B95">
        <w:rPr>
          <w:rFonts w:eastAsiaTheme="minorHAnsi" w:hint="eastAsia"/>
        </w:rPr>
        <w:t>는</w:t>
      </w:r>
      <w:r w:rsidRPr="00BF5B95">
        <w:rPr>
          <w:rFonts w:eastAsiaTheme="minorHAnsi"/>
        </w:rPr>
        <w:t xml:space="preserve"> SCSn</w:t>
      </w:r>
      <w:r w:rsidRPr="00BF5B95">
        <w:rPr>
          <w:rFonts w:eastAsiaTheme="minorHAnsi" w:hint="eastAsia"/>
        </w:rPr>
        <w:t>으로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컨트롤되고</w:t>
      </w:r>
      <w:r w:rsidRPr="00BF5B95">
        <w:rPr>
          <w:rFonts w:eastAsiaTheme="minorHAnsi"/>
        </w:rPr>
        <w:t xml:space="preserve"> Sequential Data Read/Write</w:t>
      </w:r>
      <w:r w:rsidRPr="00BF5B95">
        <w:rPr>
          <w:rFonts w:eastAsiaTheme="minorHAnsi" w:hint="eastAsia"/>
        </w:rPr>
        <w:t>가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지원되므로</w:t>
      </w:r>
      <w:r w:rsidRPr="00BF5B95">
        <w:rPr>
          <w:rFonts w:eastAsiaTheme="minorHAnsi"/>
        </w:rPr>
        <w:t xml:space="preserve"> Data Phase</w:t>
      </w:r>
      <w:r w:rsidRPr="00BF5B95">
        <w:rPr>
          <w:rFonts w:eastAsiaTheme="minorHAnsi" w:hint="eastAsia"/>
        </w:rPr>
        <w:t>에서</w:t>
      </w:r>
      <w:r w:rsidRPr="00BF5B95">
        <w:rPr>
          <w:rFonts w:eastAsiaTheme="minorHAnsi"/>
        </w:rPr>
        <w:t xml:space="preserve"> N bytes</w:t>
      </w:r>
      <w:r w:rsidRPr="00BF5B95">
        <w:rPr>
          <w:rFonts w:eastAsiaTheme="minorHAnsi" w:hint="eastAsia"/>
        </w:rPr>
        <w:t>의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송수신이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가능하다</w:t>
      </w:r>
      <w:r w:rsidRPr="00BF5B95">
        <w:rPr>
          <w:rFonts w:eastAsiaTheme="minorHAnsi"/>
        </w:rPr>
        <w:t xml:space="preserve">. 1 byte </w:t>
      </w:r>
      <w:r w:rsidRPr="00BF5B95">
        <w:rPr>
          <w:rFonts w:eastAsiaTheme="minorHAnsi" w:hint="eastAsia"/>
        </w:rPr>
        <w:t>데이터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송수신마다</w:t>
      </w:r>
      <w:r w:rsidRPr="00BF5B95">
        <w:rPr>
          <w:rFonts w:eastAsiaTheme="minorHAnsi"/>
        </w:rPr>
        <w:t xml:space="preserve"> Auto Increment Addressing</w:t>
      </w:r>
      <w:r w:rsidRPr="00BF5B95">
        <w:rPr>
          <w:rFonts w:eastAsiaTheme="minorHAnsi" w:hint="eastAsia"/>
        </w:rPr>
        <w:t>을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통해</w:t>
      </w:r>
      <w:r w:rsidRPr="00BF5B95">
        <w:rPr>
          <w:rFonts w:eastAsiaTheme="minorHAnsi"/>
        </w:rPr>
        <w:t xml:space="preserve"> Offset Address</w:t>
      </w:r>
      <w:r w:rsidRPr="00BF5B95">
        <w:rPr>
          <w:rFonts w:eastAsiaTheme="minorHAnsi" w:hint="eastAsia"/>
        </w:rPr>
        <w:t>가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증가하고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데이터는</w:t>
      </w:r>
      <w:r w:rsidRPr="00BF5B95">
        <w:rPr>
          <w:rFonts w:eastAsiaTheme="minorHAnsi"/>
        </w:rPr>
        <w:t xml:space="preserve"> MSB</w:t>
      </w:r>
      <w:r w:rsidRPr="00BF5B95">
        <w:rPr>
          <w:rFonts w:eastAsiaTheme="minorHAnsi" w:hint="eastAsia"/>
        </w:rPr>
        <w:t>부터</w:t>
      </w:r>
      <w:r w:rsidRPr="00BF5B95">
        <w:rPr>
          <w:rFonts w:eastAsiaTheme="minorHAnsi"/>
        </w:rPr>
        <w:t xml:space="preserve"> LSB</w:t>
      </w:r>
      <w:r w:rsidRPr="00BF5B95">
        <w:rPr>
          <w:rFonts w:eastAsiaTheme="minorHAnsi" w:hint="eastAsia"/>
        </w:rPr>
        <w:t>순으로</w:t>
      </w:r>
      <w:r w:rsidRPr="00BF5B95">
        <w:rPr>
          <w:rFonts w:eastAsiaTheme="minorHAnsi"/>
        </w:rPr>
        <w:t xml:space="preserve"> MOSI </w:t>
      </w:r>
      <w:r w:rsidRPr="00BF5B95">
        <w:rPr>
          <w:rFonts w:eastAsiaTheme="minorHAnsi" w:hint="eastAsia"/>
        </w:rPr>
        <w:t>또는</w:t>
      </w:r>
      <w:r w:rsidRPr="00BF5B95">
        <w:rPr>
          <w:rFonts w:eastAsiaTheme="minorHAnsi"/>
        </w:rPr>
        <w:t xml:space="preserve"> MISO </w:t>
      </w:r>
      <w:r w:rsidRPr="00BF5B95">
        <w:rPr>
          <w:rFonts w:eastAsiaTheme="minorHAnsi" w:hint="eastAsia"/>
        </w:rPr>
        <w:t>를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통해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순차적으로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송수신된다</w:t>
      </w:r>
      <w:r w:rsidRPr="00BF5B95">
        <w:rPr>
          <w:rFonts w:eastAsiaTheme="minorHAnsi"/>
        </w:rPr>
        <w:t>.</w:t>
      </w:r>
    </w:p>
    <w:p w14:paraId="0E97F83B" w14:textId="77777777" w:rsidR="007956B1" w:rsidRPr="00BF5B95" w:rsidRDefault="007956B1" w:rsidP="00155A42">
      <w:pPr>
        <w:pStyle w:val="11"/>
        <w:rPr>
          <w:rFonts w:eastAsiaTheme="minorHAnsi"/>
        </w:rPr>
      </w:pPr>
    </w:p>
    <w:p w14:paraId="771A9CB0" w14:textId="6574CB42" w:rsidR="007956B1" w:rsidRPr="008C14F1" w:rsidRDefault="007956B1" w:rsidP="00E54C87">
      <w:pPr>
        <w:pStyle w:val="31"/>
      </w:pPr>
      <w:bookmarkStart w:id="608" w:name="_Toc483830110"/>
      <w:r w:rsidRPr="008C14F1">
        <w:t>SPI Write Access</w:t>
      </w:r>
      <w:bookmarkEnd w:id="608"/>
    </w:p>
    <w:p w14:paraId="52FA010D" w14:textId="77777777" w:rsidR="007956B1" w:rsidRPr="00BF5B95" w:rsidRDefault="007956B1" w:rsidP="00155A42">
      <w:pPr>
        <w:pStyle w:val="11"/>
        <w:rPr>
          <w:rFonts w:eastAsiaTheme="minorHAnsi"/>
        </w:rPr>
      </w:pPr>
      <w:r w:rsidRPr="00BF5B95">
        <w:rPr>
          <w:rFonts w:eastAsiaTheme="minorHAnsi"/>
          <w:noProof/>
        </w:rPr>
        <w:drawing>
          <wp:inline distT="0" distB="0" distL="0" distR="0" wp14:anchorId="4B09D4E1" wp14:editId="533895CD">
            <wp:extent cx="5393106" cy="3612515"/>
            <wp:effectExtent l="0" t="0" r="0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PI Write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106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25F7" w14:textId="30A803EB" w:rsidR="007956B1" w:rsidRPr="00BF5B95" w:rsidRDefault="007956B1" w:rsidP="007956B1">
      <w:pPr>
        <w:pStyle w:val="a8"/>
        <w:rPr>
          <w:rFonts w:eastAsiaTheme="minorHAnsi"/>
        </w:rPr>
      </w:pPr>
      <w:bookmarkStart w:id="609" w:name="_Ref477965412"/>
      <w:bookmarkStart w:id="610" w:name="_Toc483830153"/>
      <w:bookmarkStart w:id="611" w:name="_Ref492019736"/>
      <w:r w:rsidRPr="00BF5B95">
        <w:rPr>
          <w:rFonts w:eastAsiaTheme="minorHAnsi"/>
        </w:rPr>
        <w:t xml:space="preserve">Figure </w:t>
      </w:r>
      <w:r w:rsidR="00756EBE" w:rsidRPr="00BF5B95">
        <w:rPr>
          <w:rFonts w:eastAsiaTheme="minorHAnsi"/>
        </w:rPr>
        <w:fldChar w:fldCharType="begin"/>
      </w:r>
      <w:r w:rsidR="00756EBE" w:rsidRPr="00BF5B95">
        <w:rPr>
          <w:rFonts w:eastAsiaTheme="minorHAnsi"/>
        </w:rPr>
        <w:instrText xml:space="preserve"> SEQ Figure \* ARABIC </w:instrText>
      </w:r>
      <w:r w:rsidR="00756EBE" w:rsidRPr="00BF5B95">
        <w:rPr>
          <w:rFonts w:eastAsiaTheme="minorHAnsi"/>
        </w:rPr>
        <w:fldChar w:fldCharType="separate"/>
      </w:r>
      <w:ins w:id="612" w:author="becky" w:date="2017-09-01T08:50:00Z">
        <w:r w:rsidR="008B75BF">
          <w:rPr>
            <w:rFonts w:eastAsiaTheme="minorHAnsi"/>
            <w:noProof/>
          </w:rPr>
          <w:t>21</w:t>
        </w:r>
      </w:ins>
      <w:del w:id="613" w:author="becky" w:date="2017-09-01T08:30:00Z">
        <w:r w:rsidR="00C259F9" w:rsidDel="00F87973">
          <w:rPr>
            <w:rFonts w:eastAsiaTheme="minorHAnsi"/>
            <w:noProof/>
          </w:rPr>
          <w:delText>19</w:delText>
        </w:r>
      </w:del>
      <w:r w:rsidR="00756EBE" w:rsidRPr="00BF5B95">
        <w:rPr>
          <w:rFonts w:eastAsiaTheme="minorHAnsi"/>
          <w:noProof/>
        </w:rPr>
        <w:fldChar w:fldCharType="end"/>
      </w:r>
      <w:bookmarkEnd w:id="609"/>
      <w:r w:rsidRPr="00BF5B95">
        <w:rPr>
          <w:rFonts w:eastAsiaTheme="minorHAnsi"/>
        </w:rPr>
        <w:t xml:space="preserve"> W5100 Mode Write SPI Frame</w:t>
      </w:r>
      <w:bookmarkEnd w:id="610"/>
      <w:bookmarkEnd w:id="611"/>
    </w:p>
    <w:p w14:paraId="19485132" w14:textId="305D1E1A" w:rsidR="007956B1" w:rsidRPr="00BF5B95" w:rsidRDefault="007956B1" w:rsidP="00155A42">
      <w:pPr>
        <w:pStyle w:val="11"/>
        <w:rPr>
          <w:rFonts w:eastAsiaTheme="minorHAnsi"/>
        </w:rPr>
      </w:pPr>
      <w:r w:rsidRPr="00BF5B95">
        <w:rPr>
          <w:rFonts w:eastAsiaTheme="minorHAnsi"/>
        </w:rPr>
        <w:fldChar w:fldCharType="begin"/>
      </w:r>
      <w:r w:rsidRPr="00BF5B95">
        <w:rPr>
          <w:rFonts w:eastAsiaTheme="minorHAnsi"/>
        </w:rPr>
        <w:instrText xml:space="preserve"> REF _Ref477965412 \h </w:instrText>
      </w:r>
      <w:r w:rsidR="00936BCA" w:rsidRPr="00BF5B95">
        <w:rPr>
          <w:rFonts w:eastAsiaTheme="minorHAnsi"/>
        </w:rPr>
        <w:instrText xml:space="preserve"> \* MERGEFORMAT </w:instrText>
      </w:r>
      <w:r w:rsidRPr="00BF5B95">
        <w:rPr>
          <w:rFonts w:eastAsiaTheme="minorHAnsi"/>
        </w:rPr>
      </w:r>
      <w:r w:rsidRPr="00BF5B95">
        <w:rPr>
          <w:rFonts w:eastAsiaTheme="minorHAnsi"/>
        </w:rPr>
        <w:fldChar w:fldCharType="separate"/>
      </w:r>
      <w:r w:rsidR="00BF5B95" w:rsidRPr="00BF5B95">
        <w:rPr>
          <w:rFonts w:eastAsiaTheme="minorHAnsi"/>
        </w:rPr>
        <w:t xml:space="preserve">Figure </w:t>
      </w:r>
      <w:r w:rsidR="00BF5B95">
        <w:rPr>
          <w:rFonts w:eastAsiaTheme="minorHAnsi"/>
          <w:noProof/>
        </w:rPr>
        <w:t>18</w:t>
      </w:r>
      <w:r w:rsidRPr="00BF5B95">
        <w:rPr>
          <w:rFonts w:eastAsiaTheme="minorHAnsi"/>
        </w:rPr>
        <w:fldChar w:fldCharType="end"/>
      </w:r>
      <w:r w:rsidRPr="00BF5B95">
        <w:rPr>
          <w:rFonts w:eastAsiaTheme="minorHAnsi" w:hint="eastAsia"/>
        </w:rPr>
        <w:t>는</w:t>
      </w:r>
      <w:r w:rsidRPr="00BF5B95">
        <w:rPr>
          <w:rFonts w:eastAsiaTheme="minorHAnsi"/>
        </w:rPr>
        <w:t xml:space="preserve"> </w:t>
      </w:r>
      <w:r w:rsidR="00CD74FD" w:rsidRPr="00BF5B95">
        <w:rPr>
          <w:rFonts w:eastAsiaTheme="minorHAnsi"/>
        </w:rPr>
        <w:t>Host</w:t>
      </w:r>
      <w:r w:rsidRPr="00BF5B95">
        <w:rPr>
          <w:rFonts w:eastAsiaTheme="minorHAnsi" w:hint="eastAsia"/>
        </w:rPr>
        <w:t>가</w:t>
      </w:r>
      <w:r w:rsidRPr="00BF5B95">
        <w:rPr>
          <w:rFonts w:eastAsiaTheme="minorHAnsi"/>
        </w:rPr>
        <w:t xml:space="preserve"> W5100S</w:t>
      </w:r>
      <w:r w:rsidRPr="00BF5B95">
        <w:rPr>
          <w:rFonts w:eastAsiaTheme="minorHAnsi" w:hint="eastAsia"/>
        </w:rPr>
        <w:t>를</w:t>
      </w:r>
      <w:r w:rsidRPr="00BF5B95">
        <w:rPr>
          <w:rFonts w:eastAsiaTheme="minorHAnsi"/>
        </w:rPr>
        <w:t xml:space="preserve"> Write Access </w:t>
      </w:r>
      <w:r w:rsidRPr="00BF5B95">
        <w:rPr>
          <w:rFonts w:eastAsiaTheme="minorHAnsi" w:hint="eastAsia"/>
        </w:rPr>
        <w:t>할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경우의</w:t>
      </w:r>
      <w:r w:rsidRPr="00BF5B95">
        <w:rPr>
          <w:rFonts w:eastAsiaTheme="minorHAnsi"/>
        </w:rPr>
        <w:t xml:space="preserve"> SPI Frame</w:t>
      </w:r>
      <w:r w:rsidRPr="00BF5B95">
        <w:rPr>
          <w:rFonts w:eastAsiaTheme="minorHAnsi" w:hint="eastAsia"/>
        </w:rPr>
        <w:t>을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보여준다</w:t>
      </w:r>
      <w:r w:rsidRPr="00BF5B95">
        <w:rPr>
          <w:rFonts w:eastAsiaTheme="minorHAnsi"/>
        </w:rPr>
        <w:t xml:space="preserve">. </w:t>
      </w:r>
      <w:r w:rsidR="00CD74FD" w:rsidRPr="00BF5B95">
        <w:rPr>
          <w:rFonts w:eastAsiaTheme="minorHAnsi"/>
        </w:rPr>
        <w:t>Host</w:t>
      </w:r>
      <w:r w:rsidRPr="00BF5B95">
        <w:rPr>
          <w:rFonts w:eastAsiaTheme="minorHAnsi" w:hint="eastAsia"/>
        </w:rPr>
        <w:t>의</w:t>
      </w:r>
      <w:r w:rsidRPr="00BF5B95">
        <w:rPr>
          <w:rFonts w:eastAsiaTheme="minorHAnsi"/>
        </w:rPr>
        <w:t xml:space="preserve"> SCSn signal</w:t>
      </w:r>
      <w:r w:rsidRPr="00BF5B95">
        <w:rPr>
          <w:rFonts w:eastAsiaTheme="minorHAnsi" w:hint="eastAsia"/>
        </w:rPr>
        <w:t>을</w:t>
      </w:r>
      <w:r w:rsidRPr="00BF5B95">
        <w:rPr>
          <w:rFonts w:eastAsiaTheme="minorHAnsi"/>
        </w:rPr>
        <w:t xml:space="preserve"> SPI Frame </w:t>
      </w:r>
      <w:r w:rsidRPr="00BF5B95">
        <w:rPr>
          <w:rFonts w:eastAsiaTheme="minorHAnsi" w:hint="eastAsia"/>
        </w:rPr>
        <w:t>송신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시작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전에</w:t>
      </w:r>
      <w:r w:rsidRPr="00BF5B95">
        <w:rPr>
          <w:rFonts w:eastAsiaTheme="minorHAnsi"/>
        </w:rPr>
        <w:t xml:space="preserve"> Assert(High-to-Low)</w:t>
      </w:r>
      <w:r w:rsidRPr="00BF5B95">
        <w:rPr>
          <w:rFonts w:eastAsiaTheme="minorHAnsi" w:hint="eastAsia"/>
        </w:rPr>
        <w:t>하고</w:t>
      </w:r>
      <w:r w:rsidRPr="00BF5B95">
        <w:rPr>
          <w:rFonts w:eastAsiaTheme="minorHAnsi"/>
        </w:rPr>
        <w:t>, SPI Frame</w:t>
      </w:r>
      <w:r w:rsidRPr="00BF5B95">
        <w:rPr>
          <w:rFonts w:eastAsiaTheme="minorHAnsi" w:hint="eastAsia"/>
        </w:rPr>
        <w:t>의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모든</w:t>
      </w:r>
      <w:r w:rsidRPr="00BF5B95">
        <w:rPr>
          <w:rFonts w:eastAsiaTheme="minorHAnsi"/>
        </w:rPr>
        <w:t xml:space="preserve"> bits</w:t>
      </w:r>
      <w:r w:rsidRPr="00BF5B95">
        <w:rPr>
          <w:rFonts w:eastAsiaTheme="minorHAnsi" w:hint="eastAsia"/>
        </w:rPr>
        <w:t>를</w:t>
      </w:r>
      <w:r w:rsidRPr="00BF5B95">
        <w:rPr>
          <w:rFonts w:eastAsiaTheme="minorHAnsi"/>
        </w:rPr>
        <w:t xml:space="preserve"> MOSI signal</w:t>
      </w:r>
      <w:r w:rsidRPr="00BF5B95">
        <w:rPr>
          <w:rFonts w:eastAsiaTheme="minorHAnsi" w:hint="eastAsia"/>
        </w:rPr>
        <w:t>을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통해</w:t>
      </w:r>
      <w:r w:rsidRPr="00BF5B95">
        <w:rPr>
          <w:rFonts w:eastAsiaTheme="minorHAnsi"/>
        </w:rPr>
        <w:t xml:space="preserve"> Control byte(0xF0) &amp; 16bits Offset Address &amp; Data</w:t>
      </w:r>
      <w:r w:rsidRPr="00BF5B95">
        <w:rPr>
          <w:rFonts w:eastAsiaTheme="minorHAnsi" w:hint="eastAsia"/>
        </w:rPr>
        <w:t>의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순서대로</w:t>
      </w:r>
      <w:r w:rsidRPr="00BF5B95">
        <w:rPr>
          <w:rFonts w:eastAsiaTheme="minorHAnsi"/>
        </w:rPr>
        <w:t xml:space="preserve"> Toggling SCLK(Falling-edge)</w:t>
      </w:r>
      <w:r w:rsidRPr="00BF5B95">
        <w:rPr>
          <w:rFonts w:eastAsiaTheme="minorHAnsi" w:hint="eastAsia"/>
        </w:rPr>
        <w:t>에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동기화하여</w:t>
      </w:r>
      <w:r w:rsidRPr="00BF5B95">
        <w:rPr>
          <w:rFonts w:eastAsiaTheme="minorHAnsi"/>
        </w:rPr>
        <w:t xml:space="preserve"> 1 bit</w:t>
      </w:r>
      <w:r w:rsidRPr="00BF5B95">
        <w:rPr>
          <w:rFonts w:eastAsiaTheme="minorHAnsi" w:hint="eastAsia"/>
        </w:rPr>
        <w:t>씩</w:t>
      </w:r>
      <w:r w:rsidRPr="00BF5B95">
        <w:rPr>
          <w:rFonts w:eastAsiaTheme="minorHAnsi"/>
        </w:rPr>
        <w:t xml:space="preserve"> W5100S</w:t>
      </w:r>
      <w:r w:rsidRPr="00BF5B95">
        <w:rPr>
          <w:rFonts w:eastAsiaTheme="minorHAnsi" w:hint="eastAsia"/>
        </w:rPr>
        <w:t>로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송신한다</w:t>
      </w:r>
      <w:r w:rsidRPr="00BF5B95">
        <w:rPr>
          <w:rFonts w:eastAsiaTheme="minorHAnsi"/>
        </w:rPr>
        <w:t xml:space="preserve">. </w:t>
      </w:r>
      <w:r w:rsidRPr="00BF5B95">
        <w:rPr>
          <w:rFonts w:eastAsiaTheme="minorHAnsi" w:hint="eastAsia"/>
        </w:rPr>
        <w:t>이때</w:t>
      </w:r>
      <w:r w:rsidRPr="00BF5B95">
        <w:rPr>
          <w:rFonts w:eastAsiaTheme="minorHAnsi"/>
        </w:rPr>
        <w:t xml:space="preserve"> SCSn</w:t>
      </w:r>
      <w:r w:rsidRPr="00BF5B95">
        <w:rPr>
          <w:rFonts w:eastAsiaTheme="minorHAnsi" w:hint="eastAsia"/>
        </w:rPr>
        <w:t>이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계속</w:t>
      </w:r>
      <w:r w:rsidRPr="00BF5B95">
        <w:rPr>
          <w:rFonts w:eastAsiaTheme="minorHAnsi"/>
        </w:rPr>
        <w:t xml:space="preserve"> Low</w:t>
      </w:r>
      <w:r w:rsidRPr="00BF5B95">
        <w:rPr>
          <w:rFonts w:eastAsiaTheme="minorHAnsi" w:hint="eastAsia"/>
        </w:rPr>
        <w:t>이고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송신할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데이터가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있는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경우</w:t>
      </w:r>
      <w:r w:rsidRPr="00BF5B95">
        <w:rPr>
          <w:rFonts w:eastAsiaTheme="minorHAnsi"/>
        </w:rPr>
        <w:t xml:space="preserve"> Sequential Data Write</w:t>
      </w:r>
      <w:r w:rsidRPr="00BF5B95">
        <w:rPr>
          <w:rFonts w:eastAsiaTheme="minorHAnsi" w:hint="eastAsia"/>
        </w:rPr>
        <w:t>를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통해</w:t>
      </w:r>
      <w:r w:rsidRPr="00BF5B95">
        <w:rPr>
          <w:rFonts w:eastAsiaTheme="minorHAnsi"/>
        </w:rPr>
        <w:t xml:space="preserve"> Offset Address</w:t>
      </w:r>
      <w:r w:rsidRPr="00BF5B95">
        <w:rPr>
          <w:rFonts w:eastAsiaTheme="minorHAnsi" w:hint="eastAsia"/>
        </w:rPr>
        <w:t>가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자동으로</w:t>
      </w:r>
      <w:r w:rsidRPr="00BF5B95">
        <w:rPr>
          <w:rFonts w:eastAsiaTheme="minorHAnsi"/>
        </w:rPr>
        <w:t xml:space="preserve"> 1</w:t>
      </w:r>
      <w:r w:rsidRPr="00BF5B95">
        <w:rPr>
          <w:rFonts w:eastAsiaTheme="minorHAnsi" w:hint="eastAsia"/>
        </w:rPr>
        <w:t>씩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증가하며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데이터가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전송된다</w:t>
      </w:r>
      <w:r w:rsidRPr="00BF5B95">
        <w:rPr>
          <w:rFonts w:eastAsiaTheme="minorHAnsi"/>
        </w:rPr>
        <w:t xml:space="preserve">. </w:t>
      </w:r>
      <w:r w:rsidRPr="00BF5B95">
        <w:rPr>
          <w:rFonts w:eastAsiaTheme="minorHAnsi" w:hint="eastAsia"/>
        </w:rPr>
        <w:t>송신이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완료된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후에는</w:t>
      </w:r>
      <w:r w:rsidRPr="00BF5B95">
        <w:rPr>
          <w:rFonts w:eastAsiaTheme="minorHAnsi"/>
        </w:rPr>
        <w:t xml:space="preserve"> SCSn signal</w:t>
      </w:r>
      <w:r w:rsidRPr="00BF5B95">
        <w:rPr>
          <w:rFonts w:eastAsiaTheme="minorHAnsi" w:hint="eastAsia"/>
        </w:rPr>
        <w:t>을</w:t>
      </w:r>
      <w:r w:rsidRPr="00BF5B95">
        <w:rPr>
          <w:rFonts w:eastAsiaTheme="minorHAnsi"/>
        </w:rPr>
        <w:t xml:space="preserve"> De-Assert(Low-to-High)</w:t>
      </w:r>
      <w:r w:rsidRPr="00BF5B95">
        <w:rPr>
          <w:rFonts w:eastAsiaTheme="minorHAnsi" w:hint="eastAsia"/>
        </w:rPr>
        <w:t>하여</w:t>
      </w:r>
      <w:r w:rsidRPr="00BF5B95">
        <w:rPr>
          <w:rFonts w:eastAsiaTheme="minorHAnsi"/>
        </w:rPr>
        <w:t xml:space="preserve"> Write Access</w:t>
      </w:r>
      <w:r w:rsidRPr="00BF5B95">
        <w:rPr>
          <w:rFonts w:eastAsiaTheme="minorHAnsi" w:hint="eastAsia"/>
        </w:rPr>
        <w:t>를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끝마친다</w:t>
      </w:r>
      <w:r w:rsidRPr="00BF5B95">
        <w:rPr>
          <w:rFonts w:eastAsiaTheme="minorHAnsi"/>
        </w:rPr>
        <w:t xml:space="preserve">. </w:t>
      </w:r>
    </w:p>
    <w:p w14:paraId="065FA430" w14:textId="77777777" w:rsidR="007956B1" w:rsidRPr="00BF5B95" w:rsidRDefault="007956B1" w:rsidP="00155A42">
      <w:pPr>
        <w:pStyle w:val="11"/>
        <w:rPr>
          <w:rFonts w:eastAsiaTheme="minorHAnsi"/>
        </w:rPr>
      </w:pPr>
    </w:p>
    <w:p w14:paraId="1E2A81AF" w14:textId="60D2D331" w:rsidR="007956B1" w:rsidRPr="008C14F1" w:rsidRDefault="007956B1" w:rsidP="00E54C87">
      <w:pPr>
        <w:pStyle w:val="31"/>
      </w:pPr>
      <w:bookmarkStart w:id="614" w:name="_Toc483830111"/>
      <w:r w:rsidRPr="008C14F1">
        <w:t>SPI Read Access</w:t>
      </w:r>
      <w:bookmarkEnd w:id="614"/>
    </w:p>
    <w:p w14:paraId="5FBDCB8C" w14:textId="77777777" w:rsidR="007956B1" w:rsidRPr="00BF5B95" w:rsidRDefault="007956B1" w:rsidP="00155A42">
      <w:pPr>
        <w:pStyle w:val="11"/>
        <w:rPr>
          <w:rFonts w:eastAsiaTheme="minorHAnsi"/>
        </w:rPr>
      </w:pPr>
      <w:r w:rsidRPr="00BF5B95">
        <w:rPr>
          <w:rFonts w:eastAsiaTheme="minorHAnsi"/>
          <w:noProof/>
        </w:rPr>
        <w:drawing>
          <wp:inline distT="0" distB="0" distL="0" distR="0" wp14:anchorId="3CD7C00D" wp14:editId="3BEF7FC0">
            <wp:extent cx="5393106" cy="3612515"/>
            <wp:effectExtent l="0" t="0" r="0" b="698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PI Read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106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A3D0" w14:textId="2E9EC48F" w:rsidR="007956B1" w:rsidRPr="00BF5B95" w:rsidRDefault="007956B1" w:rsidP="007956B1">
      <w:pPr>
        <w:pStyle w:val="a8"/>
        <w:rPr>
          <w:rFonts w:eastAsiaTheme="minorHAnsi"/>
        </w:rPr>
      </w:pPr>
      <w:bookmarkStart w:id="615" w:name="_Ref477965915"/>
      <w:bookmarkStart w:id="616" w:name="_Toc483830154"/>
      <w:bookmarkStart w:id="617" w:name="_Ref492019742"/>
      <w:r w:rsidRPr="00BF5B95">
        <w:rPr>
          <w:rFonts w:eastAsiaTheme="minorHAnsi"/>
        </w:rPr>
        <w:t xml:space="preserve">Figure </w:t>
      </w:r>
      <w:r w:rsidR="00756EBE" w:rsidRPr="00BF5B95">
        <w:rPr>
          <w:rFonts w:eastAsiaTheme="minorHAnsi"/>
        </w:rPr>
        <w:fldChar w:fldCharType="begin"/>
      </w:r>
      <w:r w:rsidR="00756EBE" w:rsidRPr="00BF5B95">
        <w:rPr>
          <w:rFonts w:eastAsiaTheme="minorHAnsi"/>
        </w:rPr>
        <w:instrText xml:space="preserve"> SEQ Figure \* ARABIC </w:instrText>
      </w:r>
      <w:r w:rsidR="00756EBE" w:rsidRPr="00BF5B95">
        <w:rPr>
          <w:rFonts w:eastAsiaTheme="minorHAnsi"/>
        </w:rPr>
        <w:fldChar w:fldCharType="separate"/>
      </w:r>
      <w:ins w:id="618" w:author="becky" w:date="2017-09-01T08:50:00Z">
        <w:r w:rsidR="008B75BF">
          <w:rPr>
            <w:rFonts w:eastAsiaTheme="minorHAnsi"/>
            <w:noProof/>
          </w:rPr>
          <w:t>22</w:t>
        </w:r>
      </w:ins>
      <w:del w:id="619" w:author="becky" w:date="2017-09-01T08:30:00Z">
        <w:r w:rsidR="00C259F9" w:rsidDel="00F87973">
          <w:rPr>
            <w:rFonts w:eastAsiaTheme="minorHAnsi"/>
            <w:noProof/>
          </w:rPr>
          <w:delText>20</w:delText>
        </w:r>
      </w:del>
      <w:r w:rsidR="00756EBE" w:rsidRPr="00BF5B95">
        <w:rPr>
          <w:rFonts w:eastAsiaTheme="minorHAnsi"/>
          <w:noProof/>
        </w:rPr>
        <w:fldChar w:fldCharType="end"/>
      </w:r>
      <w:bookmarkEnd w:id="615"/>
      <w:r w:rsidRPr="00BF5B95">
        <w:rPr>
          <w:rFonts w:eastAsiaTheme="minorHAnsi"/>
        </w:rPr>
        <w:t xml:space="preserve"> W5100 Mode Read SPI Frame</w:t>
      </w:r>
      <w:bookmarkEnd w:id="616"/>
      <w:bookmarkEnd w:id="617"/>
    </w:p>
    <w:p w14:paraId="3E370FE5" w14:textId="7F589D7D" w:rsidR="007956B1" w:rsidRPr="00BF5B95" w:rsidRDefault="007956B1" w:rsidP="00155A42">
      <w:pPr>
        <w:pStyle w:val="11"/>
        <w:rPr>
          <w:rFonts w:eastAsiaTheme="minorHAnsi"/>
        </w:rPr>
      </w:pPr>
      <w:r w:rsidRPr="00BF5B95">
        <w:rPr>
          <w:rFonts w:eastAsiaTheme="minorHAnsi"/>
        </w:rPr>
        <w:fldChar w:fldCharType="begin"/>
      </w:r>
      <w:r w:rsidRPr="00BF5B95">
        <w:rPr>
          <w:rFonts w:eastAsiaTheme="minorHAnsi"/>
        </w:rPr>
        <w:instrText xml:space="preserve"> REF _Ref477965915 \h </w:instrText>
      </w:r>
      <w:r w:rsidR="00936BCA" w:rsidRPr="00BF5B95">
        <w:rPr>
          <w:rFonts w:eastAsiaTheme="minorHAnsi"/>
        </w:rPr>
        <w:instrText xml:space="preserve"> \* MERGEFORMAT </w:instrText>
      </w:r>
      <w:r w:rsidRPr="00BF5B95">
        <w:rPr>
          <w:rFonts w:eastAsiaTheme="minorHAnsi"/>
        </w:rPr>
      </w:r>
      <w:r w:rsidRPr="00BF5B95">
        <w:rPr>
          <w:rFonts w:eastAsiaTheme="minorHAnsi"/>
        </w:rPr>
        <w:fldChar w:fldCharType="separate"/>
      </w:r>
      <w:r w:rsidR="00BF5B95" w:rsidRPr="00BF5B95">
        <w:rPr>
          <w:rFonts w:eastAsiaTheme="minorHAnsi"/>
        </w:rPr>
        <w:t xml:space="preserve">Figure </w:t>
      </w:r>
      <w:r w:rsidR="00BF5B95">
        <w:rPr>
          <w:rFonts w:eastAsiaTheme="minorHAnsi"/>
          <w:noProof/>
        </w:rPr>
        <w:t>19</w:t>
      </w:r>
      <w:r w:rsidRPr="00BF5B95">
        <w:rPr>
          <w:rFonts w:eastAsiaTheme="minorHAnsi"/>
        </w:rPr>
        <w:fldChar w:fldCharType="end"/>
      </w:r>
      <w:r w:rsidRPr="00BF5B95">
        <w:rPr>
          <w:rFonts w:eastAsiaTheme="minorHAnsi" w:hint="eastAsia"/>
        </w:rPr>
        <w:t>은</w:t>
      </w:r>
      <w:r w:rsidRPr="00BF5B95">
        <w:rPr>
          <w:rFonts w:eastAsiaTheme="minorHAnsi"/>
        </w:rPr>
        <w:t xml:space="preserve"> </w:t>
      </w:r>
      <w:r w:rsidR="00CD74FD" w:rsidRPr="00BF5B95">
        <w:rPr>
          <w:rFonts w:eastAsiaTheme="minorHAnsi"/>
        </w:rPr>
        <w:t>Host</w:t>
      </w:r>
      <w:r w:rsidRPr="00BF5B95">
        <w:rPr>
          <w:rFonts w:eastAsiaTheme="minorHAnsi" w:hint="eastAsia"/>
        </w:rPr>
        <w:t>가</w:t>
      </w:r>
      <w:r w:rsidRPr="00BF5B95">
        <w:rPr>
          <w:rFonts w:eastAsiaTheme="minorHAnsi"/>
        </w:rPr>
        <w:t xml:space="preserve"> W5100S</w:t>
      </w:r>
      <w:r w:rsidRPr="00BF5B95">
        <w:rPr>
          <w:rFonts w:eastAsiaTheme="minorHAnsi" w:hint="eastAsia"/>
        </w:rPr>
        <w:t>를</w:t>
      </w:r>
      <w:r w:rsidRPr="00BF5B95">
        <w:rPr>
          <w:rFonts w:eastAsiaTheme="minorHAnsi"/>
        </w:rPr>
        <w:t xml:space="preserve"> Read Access</w:t>
      </w:r>
      <w:r w:rsidRPr="00BF5B95">
        <w:rPr>
          <w:rFonts w:eastAsiaTheme="minorHAnsi" w:hint="eastAsia"/>
        </w:rPr>
        <w:t>할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경우의</w:t>
      </w:r>
      <w:r w:rsidRPr="00BF5B95">
        <w:rPr>
          <w:rFonts w:eastAsiaTheme="minorHAnsi"/>
        </w:rPr>
        <w:t xml:space="preserve"> SPI Frame</w:t>
      </w:r>
      <w:r w:rsidRPr="00BF5B95">
        <w:rPr>
          <w:rFonts w:eastAsiaTheme="minorHAnsi" w:hint="eastAsia"/>
        </w:rPr>
        <w:t>을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보여준다</w:t>
      </w:r>
      <w:r w:rsidRPr="00BF5B95">
        <w:rPr>
          <w:rFonts w:eastAsiaTheme="minorHAnsi"/>
        </w:rPr>
        <w:t xml:space="preserve">. </w:t>
      </w:r>
      <w:r w:rsidR="00CD74FD" w:rsidRPr="00BF5B95">
        <w:rPr>
          <w:rFonts w:eastAsiaTheme="minorHAnsi"/>
        </w:rPr>
        <w:t>Host</w:t>
      </w:r>
      <w:r w:rsidRPr="00BF5B95">
        <w:rPr>
          <w:rFonts w:eastAsiaTheme="minorHAnsi" w:hint="eastAsia"/>
        </w:rPr>
        <w:t>는</w:t>
      </w:r>
      <w:r w:rsidRPr="00BF5B95">
        <w:rPr>
          <w:rFonts w:eastAsiaTheme="minorHAnsi"/>
        </w:rPr>
        <w:t xml:space="preserve"> SPI Frame </w:t>
      </w:r>
      <w:r w:rsidRPr="00BF5B95">
        <w:rPr>
          <w:rFonts w:eastAsiaTheme="minorHAnsi" w:hint="eastAsia"/>
        </w:rPr>
        <w:t>송신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시작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전에</w:t>
      </w:r>
      <w:r w:rsidRPr="00BF5B95">
        <w:rPr>
          <w:rFonts w:eastAsiaTheme="minorHAnsi"/>
        </w:rPr>
        <w:t xml:space="preserve"> SCSn signal</w:t>
      </w:r>
      <w:r w:rsidRPr="00BF5B95">
        <w:rPr>
          <w:rFonts w:eastAsiaTheme="minorHAnsi" w:hint="eastAsia"/>
        </w:rPr>
        <w:t>을</w:t>
      </w:r>
      <w:r w:rsidRPr="00BF5B95">
        <w:rPr>
          <w:rFonts w:eastAsiaTheme="minorHAnsi"/>
        </w:rPr>
        <w:t xml:space="preserve"> Assert(High-to-Low)</w:t>
      </w:r>
      <w:r w:rsidRPr="00BF5B95">
        <w:rPr>
          <w:rFonts w:eastAsiaTheme="minorHAnsi" w:hint="eastAsia"/>
        </w:rPr>
        <w:t>하고</w:t>
      </w:r>
      <w:r w:rsidRPr="00BF5B95">
        <w:rPr>
          <w:rFonts w:eastAsiaTheme="minorHAnsi"/>
        </w:rPr>
        <w:t>, MOSI signal</w:t>
      </w:r>
      <w:r w:rsidRPr="00BF5B95">
        <w:rPr>
          <w:rFonts w:eastAsiaTheme="minorHAnsi" w:hint="eastAsia"/>
        </w:rPr>
        <w:t>을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통해</w:t>
      </w:r>
      <w:r w:rsidRPr="00BF5B95">
        <w:rPr>
          <w:rFonts w:eastAsiaTheme="minorHAnsi"/>
        </w:rPr>
        <w:t xml:space="preserve"> Control byte(0x0F) &amp; Offset Address &amp; dummy data</w:t>
      </w:r>
      <w:r w:rsidRPr="00BF5B95">
        <w:rPr>
          <w:rFonts w:eastAsiaTheme="minorHAnsi" w:hint="eastAsia"/>
        </w:rPr>
        <w:t>를</w:t>
      </w:r>
      <w:r w:rsidRPr="00BF5B95">
        <w:rPr>
          <w:rFonts w:eastAsiaTheme="minorHAnsi"/>
        </w:rPr>
        <w:t xml:space="preserve"> Toggling SCLK(Falling-edge)</w:t>
      </w:r>
      <w:r w:rsidRPr="00BF5B95">
        <w:rPr>
          <w:rFonts w:eastAsiaTheme="minorHAnsi" w:hint="eastAsia"/>
        </w:rPr>
        <w:t>에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동기화해서</w:t>
      </w:r>
      <w:r w:rsidRPr="00BF5B95">
        <w:rPr>
          <w:rFonts w:eastAsiaTheme="minorHAnsi"/>
        </w:rPr>
        <w:t xml:space="preserve"> 1 bit</w:t>
      </w:r>
      <w:r w:rsidRPr="00BF5B95">
        <w:rPr>
          <w:rFonts w:eastAsiaTheme="minorHAnsi" w:hint="eastAsia"/>
        </w:rPr>
        <w:t>씩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송신하면</w:t>
      </w:r>
      <w:r w:rsidRPr="00BF5B95">
        <w:rPr>
          <w:rFonts w:eastAsiaTheme="minorHAnsi"/>
        </w:rPr>
        <w:t>, MISO signal</w:t>
      </w:r>
      <w:r w:rsidRPr="00BF5B95">
        <w:rPr>
          <w:rFonts w:eastAsiaTheme="minorHAnsi" w:hint="eastAsia"/>
        </w:rPr>
        <w:t>을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통해</w:t>
      </w:r>
      <w:r w:rsidRPr="00BF5B95">
        <w:rPr>
          <w:rFonts w:eastAsiaTheme="minorHAnsi"/>
        </w:rPr>
        <w:t xml:space="preserve"> W5100S</w:t>
      </w:r>
      <w:r w:rsidRPr="00BF5B95">
        <w:rPr>
          <w:rFonts w:eastAsiaTheme="minorHAnsi" w:hint="eastAsia"/>
        </w:rPr>
        <w:t>로부터</w:t>
      </w:r>
      <w:r w:rsidRPr="00BF5B95">
        <w:rPr>
          <w:rFonts w:eastAsiaTheme="minorHAnsi"/>
        </w:rPr>
        <w:t xml:space="preserve"> Offset Address Data</w:t>
      </w:r>
      <w:r w:rsidRPr="00BF5B95">
        <w:rPr>
          <w:rFonts w:eastAsiaTheme="minorHAnsi" w:hint="eastAsia"/>
        </w:rPr>
        <w:t>의</w:t>
      </w:r>
      <w:r w:rsidRPr="00BF5B95">
        <w:rPr>
          <w:rFonts w:eastAsiaTheme="minorHAnsi"/>
        </w:rPr>
        <w:t xml:space="preserve"> bits</w:t>
      </w:r>
      <w:r w:rsidRPr="00BF5B95">
        <w:rPr>
          <w:rFonts w:eastAsiaTheme="minorHAnsi" w:hint="eastAsia"/>
        </w:rPr>
        <w:t>를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수신한다</w:t>
      </w:r>
      <w:r w:rsidRPr="00BF5B95">
        <w:rPr>
          <w:rFonts w:eastAsiaTheme="minorHAnsi"/>
        </w:rPr>
        <w:t xml:space="preserve">. </w:t>
      </w:r>
      <w:r w:rsidRPr="00BF5B95">
        <w:rPr>
          <w:rFonts w:eastAsiaTheme="minorHAnsi" w:hint="eastAsia"/>
        </w:rPr>
        <w:t>이때</w:t>
      </w:r>
      <w:r w:rsidRPr="00BF5B95">
        <w:rPr>
          <w:rFonts w:eastAsiaTheme="minorHAnsi"/>
        </w:rPr>
        <w:t xml:space="preserve"> SCSn</w:t>
      </w:r>
      <w:r w:rsidRPr="00BF5B95">
        <w:rPr>
          <w:rFonts w:eastAsiaTheme="minorHAnsi" w:hint="eastAsia"/>
        </w:rPr>
        <w:t>이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계속</w:t>
      </w:r>
      <w:r w:rsidRPr="00BF5B95">
        <w:rPr>
          <w:rFonts w:eastAsiaTheme="minorHAnsi"/>
        </w:rPr>
        <w:t xml:space="preserve"> Low</w:t>
      </w:r>
      <w:r w:rsidRPr="00BF5B95">
        <w:rPr>
          <w:rFonts w:eastAsiaTheme="minorHAnsi" w:hint="eastAsia"/>
        </w:rPr>
        <w:t>이고</w:t>
      </w:r>
      <w:r w:rsidRPr="00BF5B95">
        <w:rPr>
          <w:rFonts w:eastAsiaTheme="minorHAnsi"/>
        </w:rPr>
        <w:t xml:space="preserve"> dummy data</w:t>
      </w:r>
      <w:r w:rsidRPr="00BF5B95">
        <w:rPr>
          <w:rFonts w:eastAsiaTheme="minorHAnsi" w:hint="eastAsia"/>
        </w:rPr>
        <w:t>를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더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보내면</w:t>
      </w:r>
      <w:r w:rsidRPr="00BF5B95">
        <w:rPr>
          <w:rFonts w:eastAsiaTheme="minorHAnsi"/>
        </w:rPr>
        <w:t xml:space="preserve"> Sequential Data Read</w:t>
      </w:r>
      <w:r w:rsidRPr="00BF5B95">
        <w:rPr>
          <w:rFonts w:eastAsiaTheme="minorHAnsi" w:hint="eastAsia"/>
        </w:rPr>
        <w:t>를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지원</w:t>
      </w:r>
      <w:r w:rsidR="00B5418B" w:rsidRPr="00BF5B95">
        <w:rPr>
          <w:rFonts w:eastAsiaTheme="minorHAnsi" w:hint="eastAsia"/>
        </w:rPr>
        <w:t>하</w:t>
      </w:r>
      <w:r w:rsidRPr="00BF5B95">
        <w:rPr>
          <w:rFonts w:eastAsiaTheme="minorHAnsi" w:hint="eastAsia"/>
        </w:rPr>
        <w:t>기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때문에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계속해서</w:t>
      </w:r>
      <w:r w:rsidRPr="00BF5B95">
        <w:rPr>
          <w:rFonts w:eastAsiaTheme="minorHAnsi"/>
        </w:rPr>
        <w:t xml:space="preserve"> MISO</w:t>
      </w:r>
      <w:r w:rsidRPr="00BF5B95">
        <w:rPr>
          <w:rFonts w:eastAsiaTheme="minorHAnsi" w:hint="eastAsia"/>
        </w:rPr>
        <w:t>를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통해</w:t>
      </w:r>
      <w:r w:rsidRPr="00BF5B95">
        <w:rPr>
          <w:rFonts w:eastAsiaTheme="minorHAnsi"/>
        </w:rPr>
        <w:t xml:space="preserve"> Data</w:t>
      </w:r>
      <w:r w:rsidRPr="00BF5B95">
        <w:rPr>
          <w:rFonts w:eastAsiaTheme="minorHAnsi" w:hint="eastAsia"/>
        </w:rPr>
        <w:t>를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전송한다</w:t>
      </w:r>
      <w:r w:rsidRPr="00BF5B95">
        <w:rPr>
          <w:rFonts w:eastAsiaTheme="minorHAnsi"/>
        </w:rPr>
        <w:t xml:space="preserve">. </w:t>
      </w:r>
      <w:r w:rsidR="00CD74FD" w:rsidRPr="00BF5B95">
        <w:rPr>
          <w:rFonts w:eastAsiaTheme="minorHAnsi"/>
        </w:rPr>
        <w:t>Host</w:t>
      </w:r>
      <w:r w:rsidRPr="00BF5B95">
        <w:rPr>
          <w:rFonts w:eastAsiaTheme="minorHAnsi" w:hint="eastAsia"/>
        </w:rPr>
        <w:t>는</w:t>
      </w:r>
      <w:r w:rsidRPr="00BF5B95">
        <w:rPr>
          <w:rFonts w:eastAsiaTheme="minorHAnsi"/>
        </w:rPr>
        <w:t xml:space="preserve"> Data Phase </w:t>
      </w:r>
      <w:r w:rsidRPr="00BF5B95">
        <w:rPr>
          <w:rFonts w:eastAsiaTheme="minorHAnsi" w:hint="eastAsia"/>
        </w:rPr>
        <w:t>수신이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완료된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후</w:t>
      </w:r>
      <w:r w:rsidRPr="00BF5B95">
        <w:rPr>
          <w:rFonts w:eastAsiaTheme="minorHAnsi"/>
        </w:rPr>
        <w:t xml:space="preserve"> SCSn signal</w:t>
      </w:r>
      <w:r w:rsidRPr="00BF5B95">
        <w:rPr>
          <w:rFonts w:eastAsiaTheme="minorHAnsi" w:hint="eastAsia"/>
        </w:rPr>
        <w:t>을</w:t>
      </w:r>
      <w:r w:rsidRPr="00BF5B95">
        <w:rPr>
          <w:rFonts w:eastAsiaTheme="minorHAnsi"/>
        </w:rPr>
        <w:t xml:space="preserve"> De-Assert(Low-to-High)</w:t>
      </w:r>
      <w:r w:rsidRPr="00BF5B95">
        <w:rPr>
          <w:rFonts w:eastAsiaTheme="minorHAnsi" w:hint="eastAsia"/>
        </w:rPr>
        <w:t>하여</w:t>
      </w:r>
      <w:r w:rsidRPr="00BF5B95">
        <w:rPr>
          <w:rFonts w:eastAsiaTheme="minorHAnsi"/>
        </w:rPr>
        <w:t xml:space="preserve"> Read Access</w:t>
      </w:r>
      <w:r w:rsidRPr="00BF5B95">
        <w:rPr>
          <w:rFonts w:eastAsiaTheme="minorHAnsi" w:hint="eastAsia"/>
        </w:rPr>
        <w:t>를</w:t>
      </w:r>
      <w:r w:rsidRPr="00BF5B95">
        <w:rPr>
          <w:rFonts w:eastAsiaTheme="minorHAnsi"/>
        </w:rPr>
        <w:t xml:space="preserve"> </w:t>
      </w:r>
      <w:r w:rsidRPr="00BF5B95">
        <w:rPr>
          <w:rFonts w:eastAsiaTheme="minorHAnsi" w:hint="eastAsia"/>
        </w:rPr>
        <w:t>끝마친다</w:t>
      </w:r>
      <w:r w:rsidRPr="00BF5B95">
        <w:rPr>
          <w:rFonts w:eastAsiaTheme="minorHAnsi"/>
        </w:rPr>
        <w:t>.</w:t>
      </w:r>
    </w:p>
    <w:p w14:paraId="616999E8" w14:textId="77777777" w:rsidR="007956B1" w:rsidRPr="00BF5B95" w:rsidRDefault="007956B1" w:rsidP="00155A42">
      <w:pPr>
        <w:pStyle w:val="11"/>
        <w:rPr>
          <w:rFonts w:eastAsiaTheme="minorHAnsi"/>
        </w:rPr>
      </w:pPr>
    </w:p>
    <w:p w14:paraId="2F38AA62" w14:textId="77777777" w:rsidR="00FA187D" w:rsidRPr="00BF5B95" w:rsidRDefault="00FA187D">
      <w:pPr>
        <w:rPr>
          <w:rFonts w:ascii="Trebuchet MS" w:eastAsiaTheme="minorHAnsi" w:hAnsi="Trebuchet MS" w:cs="굴림"/>
        </w:rPr>
      </w:pPr>
      <w:r w:rsidRPr="00BF5B95">
        <w:rPr>
          <w:rFonts w:ascii="Trebuchet MS" w:eastAsiaTheme="minorHAnsi" w:hAnsi="Trebuchet MS"/>
        </w:rPr>
        <w:br w:type="page"/>
      </w:r>
    </w:p>
    <w:p w14:paraId="2BED430D" w14:textId="77777777" w:rsidR="007956B1" w:rsidRPr="00BF5B95" w:rsidRDefault="007956B1" w:rsidP="00155A42">
      <w:pPr>
        <w:pStyle w:val="11"/>
        <w:rPr>
          <w:rFonts w:eastAsiaTheme="minorHAnsi"/>
        </w:rPr>
      </w:pPr>
    </w:p>
    <w:p w14:paraId="231D03A3" w14:textId="24FD9257" w:rsidR="00BF5B95" w:rsidRPr="000C3A3F" w:rsidRDefault="002A59EE" w:rsidP="00BF5B95">
      <w:pPr>
        <w:pStyle w:val="21"/>
      </w:pPr>
      <w:bookmarkStart w:id="620" w:name="_Toc483830119"/>
      <w:r>
        <w:t xml:space="preserve">Parallel </w:t>
      </w:r>
      <w:r w:rsidR="00BF5B95">
        <w:t>Bus</w:t>
      </w:r>
      <w:r w:rsidR="00BF5B95">
        <w:rPr>
          <w:rFonts w:hint="eastAsia"/>
        </w:rPr>
        <w:t xml:space="preserve"> </w:t>
      </w:r>
      <w:r w:rsidR="00BF5B95">
        <w:t>Mode</w:t>
      </w:r>
      <w:bookmarkEnd w:id="620"/>
    </w:p>
    <w:p w14:paraId="2B2139F1" w14:textId="77777777" w:rsidR="00BF5B95" w:rsidRDefault="00BF5B95" w:rsidP="00BF5B95">
      <w:pPr>
        <w:pStyle w:val="11"/>
      </w:pPr>
      <w:r>
        <w:t>Host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 xml:space="preserve">Direct &amp; </w:t>
      </w:r>
      <w:r w:rsidRPr="008E11D3">
        <w:t>Indi</w:t>
      </w:r>
      <w:r>
        <w:t xml:space="preserve">rect Bus </w:t>
      </w:r>
      <w:r>
        <w:rPr>
          <w:rFonts w:hint="eastAsia"/>
        </w:rPr>
        <w:t>인터페이스를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</w:t>
      </w:r>
      <w:r>
        <w:t>W5100S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컨트롤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/CS, /RD, /WR, /INT, 2bits Address, 8bits Data </w:t>
      </w:r>
      <w:r>
        <w:rPr>
          <w:rFonts w:hint="eastAsia"/>
        </w:rPr>
        <w:t>라인을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송수신한다</w:t>
      </w:r>
      <w:r>
        <w:rPr>
          <w:rFonts w:hint="eastAsia"/>
        </w:rPr>
        <w:t>.</w:t>
      </w:r>
      <w:r>
        <w:t xml:space="preserve"> </w:t>
      </w:r>
    </w:p>
    <w:p w14:paraId="34B88F18" w14:textId="77777777" w:rsidR="00BF5B95" w:rsidRDefault="00BF5B95" w:rsidP="00BF5B95">
      <w:pPr>
        <w:pStyle w:val="11"/>
      </w:pPr>
      <w:r w:rsidRPr="00433D8F">
        <w:rPr>
          <w:noProof/>
        </w:rPr>
        <w:drawing>
          <wp:inline distT="0" distB="0" distL="0" distR="0" wp14:anchorId="48FE410A" wp14:editId="5D11F1FA">
            <wp:extent cx="4681489" cy="2107095"/>
            <wp:effectExtent l="0" t="0" r="508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direct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254" cy="211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5C91" w14:textId="77777777" w:rsidR="00BF5B95" w:rsidRDefault="00BF5B95" w:rsidP="00BF5B95">
      <w:pPr>
        <w:pStyle w:val="a8"/>
      </w:pPr>
      <w:bookmarkStart w:id="621" w:name="_Toc483830158"/>
      <w:bookmarkStart w:id="622" w:name="_Ref492019750"/>
      <w:r>
        <w:t xml:space="preserve">Figure </w:t>
      </w:r>
      <w:fldSimple w:instr=" SEQ Figure \* ARABIC ">
        <w:ins w:id="623" w:author="becky" w:date="2017-09-01T08:50:00Z">
          <w:r w:rsidR="008B75BF">
            <w:rPr>
              <w:noProof/>
            </w:rPr>
            <w:t>23</w:t>
          </w:r>
        </w:ins>
        <w:del w:id="624" w:author="becky" w:date="2017-09-01T08:30:00Z">
          <w:r w:rsidR="00C259F9" w:rsidDel="00F87973">
            <w:rPr>
              <w:noProof/>
            </w:rPr>
            <w:delText>21</w:delText>
          </w:r>
        </w:del>
      </w:fldSimple>
      <w:r>
        <w:t xml:space="preserve"> </w:t>
      </w:r>
      <w:bookmarkEnd w:id="621"/>
      <w:r>
        <w:t>Direct &amp; Indirect Mode Control by Host</w:t>
      </w:r>
      <w:bookmarkEnd w:id="622"/>
    </w:p>
    <w:p w14:paraId="372A0024" w14:textId="77777777" w:rsidR="00BF5B95" w:rsidRDefault="00BF5B95" w:rsidP="00BF5B95">
      <w:pPr>
        <w:pStyle w:val="11"/>
      </w:pPr>
    </w:p>
    <w:p w14:paraId="61543A45" w14:textId="77777777" w:rsidR="00BF5B95" w:rsidRDefault="00BF5B95" w:rsidP="00BF5B95">
      <w:pPr>
        <w:pStyle w:val="11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_Ref477967628 \h</w:instrText>
      </w:r>
      <w:r>
        <w:instrText xml:space="preserve"> </w:instrText>
      </w:r>
      <w:r>
        <w:fldChar w:fldCharType="separate"/>
      </w:r>
      <w:r>
        <w:t xml:space="preserve">Table </w:t>
      </w:r>
      <w:r>
        <w:rPr>
          <w:noProof/>
        </w:rPr>
        <w:t>7</w:t>
      </w:r>
      <w:r>
        <w:fldChar w:fldCharType="end"/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 xml:space="preserve">Indirect </w:t>
      </w:r>
      <w:r>
        <w:rPr>
          <w:rFonts w:hint="eastAsia"/>
        </w:rPr>
        <w:t>Bus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관한</w:t>
      </w:r>
      <w:r>
        <w:rPr>
          <w:rFonts w:hint="eastAsia"/>
        </w:rPr>
        <w:t xml:space="preserve"> </w:t>
      </w:r>
      <w:r>
        <w:t xml:space="preserve">ADDR </w:t>
      </w:r>
      <w:r>
        <w:rPr>
          <w:rFonts w:hint="eastAsia"/>
        </w:rPr>
        <w:t>값에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설명을</w:t>
      </w:r>
      <w:r>
        <w:rPr>
          <w:rFonts w:hint="eastAsia"/>
        </w:rPr>
        <w:t xml:space="preserve"> </w:t>
      </w:r>
      <w:r>
        <w:rPr>
          <w:rFonts w:hint="eastAsia"/>
        </w:rPr>
        <w:t>나타낸다</w:t>
      </w:r>
      <w:r>
        <w:rPr>
          <w:rFonts w:hint="eastAsia"/>
        </w:rPr>
        <w:t>.</w:t>
      </w:r>
    </w:p>
    <w:p w14:paraId="774C570F" w14:textId="77777777" w:rsidR="00BF5B95" w:rsidRDefault="00BF5B95" w:rsidP="00BF5B95">
      <w:pPr>
        <w:pStyle w:val="11"/>
      </w:pPr>
    </w:p>
    <w:p w14:paraId="46B4CD2A" w14:textId="77777777" w:rsidR="00BF5B95" w:rsidRDefault="00BF5B95" w:rsidP="00BF5B95">
      <w:pPr>
        <w:pStyle w:val="a8"/>
        <w:keepNext/>
      </w:pPr>
      <w:bookmarkStart w:id="625" w:name="_Ref477967628"/>
      <w:r>
        <w:t xml:space="preserve">Table </w:t>
      </w:r>
      <w:fldSimple w:instr=" SEQ Table \* ARABIC ">
        <w:r>
          <w:rPr>
            <w:noProof/>
          </w:rPr>
          <w:t>7</w:t>
        </w:r>
      </w:fldSimple>
      <w:bookmarkEnd w:id="625"/>
      <w:r>
        <w:t xml:space="preserve"> Indirect Mode Address Value</w:t>
      </w:r>
    </w:p>
    <w:tbl>
      <w:tblPr>
        <w:tblStyle w:val="af3"/>
        <w:tblW w:w="0" w:type="auto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1523"/>
        <w:gridCol w:w="5281"/>
      </w:tblGrid>
      <w:tr w:rsidR="00BF5B95" w14:paraId="4888E3D2" w14:textId="77777777" w:rsidTr="002A59EE">
        <w:trPr>
          <w:trHeight w:val="70"/>
          <w:jc w:val="center"/>
        </w:trPr>
        <w:tc>
          <w:tcPr>
            <w:tcW w:w="1701" w:type="dxa"/>
            <w:shd w:val="clear" w:color="auto" w:fill="EEECE1" w:themeFill="background2"/>
          </w:tcPr>
          <w:p w14:paraId="212FA1B2" w14:textId="77777777" w:rsidR="00BF5B95" w:rsidRDefault="00BF5B95" w:rsidP="002A59EE">
            <w:pPr>
              <w:pStyle w:val="11"/>
              <w:jc w:val="center"/>
            </w:pPr>
            <w:r>
              <w:t>ADDR[1:0]</w:t>
            </w:r>
          </w:p>
        </w:tc>
        <w:tc>
          <w:tcPr>
            <w:tcW w:w="1523" w:type="dxa"/>
            <w:shd w:val="clear" w:color="auto" w:fill="EEECE1" w:themeFill="background2"/>
          </w:tcPr>
          <w:p w14:paraId="3B5AF08C" w14:textId="77777777" w:rsidR="00BF5B95" w:rsidRDefault="00BF5B95" w:rsidP="002A59EE">
            <w:pPr>
              <w:pStyle w:val="11"/>
              <w:jc w:val="center"/>
            </w:pPr>
            <w:r>
              <w:rPr>
                <w:rFonts w:hint="eastAsia"/>
              </w:rPr>
              <w:t>Symbol</w:t>
            </w:r>
          </w:p>
        </w:tc>
        <w:tc>
          <w:tcPr>
            <w:tcW w:w="5281" w:type="dxa"/>
            <w:shd w:val="clear" w:color="auto" w:fill="EEECE1" w:themeFill="background2"/>
          </w:tcPr>
          <w:p w14:paraId="2ACAFE42" w14:textId="77777777" w:rsidR="00BF5B95" w:rsidRDefault="00BF5B95" w:rsidP="002A59EE">
            <w:pPr>
              <w:pStyle w:val="11"/>
              <w:jc w:val="center"/>
            </w:pPr>
            <w:r>
              <w:rPr>
                <w:rFonts w:hint="eastAsia"/>
              </w:rPr>
              <w:t>Description</w:t>
            </w:r>
          </w:p>
        </w:tc>
      </w:tr>
      <w:tr w:rsidR="00BF5B95" w14:paraId="09814051" w14:textId="77777777" w:rsidTr="002A59EE">
        <w:trPr>
          <w:trHeight w:val="70"/>
          <w:jc w:val="center"/>
        </w:trPr>
        <w:tc>
          <w:tcPr>
            <w:tcW w:w="1701" w:type="dxa"/>
            <w:vAlign w:val="center"/>
          </w:tcPr>
          <w:p w14:paraId="4698D1D2" w14:textId="77777777" w:rsidR="00BF5B95" w:rsidRPr="009273F9" w:rsidRDefault="00BF5B95" w:rsidP="002A59EE">
            <w:pPr>
              <w:pStyle w:val="11"/>
              <w:jc w:val="center"/>
            </w:pPr>
            <w:r w:rsidRPr="009273F9">
              <w:rPr>
                <w:rFonts w:hint="eastAsia"/>
              </w:rPr>
              <w:t>00</w:t>
            </w:r>
          </w:p>
        </w:tc>
        <w:tc>
          <w:tcPr>
            <w:tcW w:w="1523" w:type="dxa"/>
            <w:vAlign w:val="center"/>
          </w:tcPr>
          <w:p w14:paraId="6FB639A8" w14:textId="77777777" w:rsidR="00BF5B95" w:rsidRPr="009273F9" w:rsidRDefault="00BF5B95" w:rsidP="002A59EE">
            <w:pPr>
              <w:pStyle w:val="11"/>
            </w:pPr>
            <w:r>
              <w:t>IDM_</w:t>
            </w:r>
            <w:r w:rsidRPr="009273F9">
              <w:t>MR</w:t>
            </w:r>
          </w:p>
        </w:tc>
        <w:tc>
          <w:tcPr>
            <w:tcW w:w="5281" w:type="dxa"/>
          </w:tcPr>
          <w:p w14:paraId="3CCED01A" w14:textId="77777777" w:rsidR="00BF5B95" w:rsidRPr="009273F9" w:rsidRDefault="00BF5B95" w:rsidP="002A59EE">
            <w:pPr>
              <w:pStyle w:val="11"/>
            </w:pPr>
            <w:r w:rsidRPr="009273F9">
              <w:rPr>
                <w:rFonts w:hint="eastAsia"/>
              </w:rPr>
              <w:t>Common Regis</w:t>
            </w:r>
            <w:r w:rsidRPr="009273F9">
              <w:t>t</w:t>
            </w:r>
            <w:r w:rsidRPr="009273F9">
              <w:rPr>
                <w:rFonts w:hint="eastAsia"/>
              </w:rPr>
              <w:t>er</w:t>
            </w:r>
            <w:r w:rsidRPr="009273F9">
              <w:rPr>
                <w:rFonts w:hint="eastAsia"/>
              </w:rPr>
              <w:t>의</w:t>
            </w:r>
            <w:r w:rsidRPr="009273F9">
              <w:rPr>
                <w:rFonts w:hint="eastAsia"/>
              </w:rPr>
              <w:t xml:space="preserve"> MR</w:t>
            </w:r>
            <w:r w:rsidRPr="009273F9">
              <w:rPr>
                <w:rFonts w:hint="eastAsia"/>
              </w:rPr>
              <w:t>값을</w:t>
            </w:r>
            <w:r w:rsidRPr="009273F9">
              <w:rPr>
                <w:rFonts w:hint="eastAsia"/>
              </w:rPr>
              <w:t xml:space="preserve"> </w:t>
            </w:r>
            <w:r w:rsidRPr="009273F9">
              <w:t>Direct</w:t>
            </w:r>
            <w:r w:rsidRPr="009273F9">
              <w:rPr>
                <w:rFonts w:hint="eastAsia"/>
              </w:rPr>
              <w:t>로</w:t>
            </w:r>
            <w:r w:rsidRPr="009273F9">
              <w:rPr>
                <w:rFonts w:hint="eastAsia"/>
              </w:rPr>
              <w:t xml:space="preserve"> </w:t>
            </w:r>
            <w:r w:rsidRPr="009273F9">
              <w:t>Read/Write</w:t>
            </w:r>
            <w:r w:rsidRPr="009273F9">
              <w:rPr>
                <w:rFonts w:hint="eastAsia"/>
              </w:rPr>
              <w:t>한다</w:t>
            </w:r>
            <w:r w:rsidRPr="009273F9">
              <w:rPr>
                <w:rFonts w:hint="eastAsia"/>
              </w:rPr>
              <w:t>.</w:t>
            </w:r>
          </w:p>
          <w:p w14:paraId="651248D7" w14:textId="77777777" w:rsidR="00BF5B95" w:rsidRPr="009273F9" w:rsidRDefault="00BF5B95" w:rsidP="002A59EE">
            <w:pPr>
              <w:pStyle w:val="11"/>
            </w:pPr>
            <w:r>
              <w:rPr>
                <w:rFonts w:hint="eastAsia"/>
              </w:rPr>
              <w:t>MR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자세한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내용은</w:t>
            </w:r>
            <w:r>
              <w:rPr>
                <w:rFonts w:hint="eastAsia"/>
              </w:rPr>
              <w:t xml:space="preserve"> Register</w:t>
            </w:r>
            <w:r>
              <w:t xml:space="preserve"> Description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참조</w:t>
            </w:r>
            <w:r>
              <w:rPr>
                <w:rFonts w:hint="eastAsia"/>
              </w:rPr>
              <w:t>.</w:t>
            </w:r>
          </w:p>
        </w:tc>
      </w:tr>
      <w:tr w:rsidR="00BF5B95" w14:paraId="7BCC7DA1" w14:textId="77777777" w:rsidTr="002A59EE">
        <w:trPr>
          <w:trHeight w:val="70"/>
          <w:jc w:val="center"/>
        </w:trPr>
        <w:tc>
          <w:tcPr>
            <w:tcW w:w="1701" w:type="dxa"/>
            <w:vAlign w:val="center"/>
          </w:tcPr>
          <w:p w14:paraId="3E8D1F98" w14:textId="77777777" w:rsidR="00BF5B95" w:rsidRDefault="00BF5B95" w:rsidP="002A59EE">
            <w:pPr>
              <w:pStyle w:val="11"/>
              <w:jc w:val="center"/>
            </w:pPr>
            <w:r>
              <w:rPr>
                <w:rFonts w:hint="eastAsia"/>
              </w:rPr>
              <w:t>01</w:t>
            </w:r>
          </w:p>
        </w:tc>
        <w:tc>
          <w:tcPr>
            <w:tcW w:w="1523" w:type="dxa"/>
            <w:vAlign w:val="center"/>
          </w:tcPr>
          <w:p w14:paraId="4701DE97" w14:textId="77777777" w:rsidR="00BF5B95" w:rsidRDefault="00BF5B95" w:rsidP="002A59EE">
            <w:pPr>
              <w:pStyle w:val="11"/>
            </w:pPr>
            <w:r>
              <w:t>IDM_ARH</w:t>
            </w:r>
          </w:p>
        </w:tc>
        <w:tc>
          <w:tcPr>
            <w:tcW w:w="5281" w:type="dxa"/>
            <w:vAlign w:val="center"/>
          </w:tcPr>
          <w:p w14:paraId="2DC50E90" w14:textId="77777777" w:rsidR="00BF5B95" w:rsidRPr="00172EA4" w:rsidRDefault="00BF5B95" w:rsidP="002A59EE">
            <w:pPr>
              <w:pStyle w:val="11"/>
            </w:pPr>
            <w:r>
              <w:rPr>
                <w:rFonts w:hint="eastAsia"/>
              </w:rPr>
              <w:t>상위</w:t>
            </w:r>
            <w:r>
              <w:rPr>
                <w:rFonts w:hint="eastAsia"/>
              </w:rPr>
              <w:t xml:space="preserve"> </w:t>
            </w:r>
            <w:r>
              <w:t>8 bits Address</w:t>
            </w:r>
          </w:p>
        </w:tc>
      </w:tr>
      <w:tr w:rsidR="00BF5B95" w14:paraId="6977FC32" w14:textId="77777777" w:rsidTr="002A59EE">
        <w:trPr>
          <w:trHeight w:val="70"/>
          <w:jc w:val="center"/>
        </w:trPr>
        <w:tc>
          <w:tcPr>
            <w:tcW w:w="1701" w:type="dxa"/>
            <w:vAlign w:val="center"/>
          </w:tcPr>
          <w:p w14:paraId="6EFC8917" w14:textId="77777777" w:rsidR="00BF5B95" w:rsidRDefault="00BF5B95" w:rsidP="002A59EE">
            <w:pPr>
              <w:pStyle w:val="11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523" w:type="dxa"/>
            <w:vAlign w:val="center"/>
          </w:tcPr>
          <w:p w14:paraId="69241E14" w14:textId="77777777" w:rsidR="00BF5B95" w:rsidRDefault="00BF5B95" w:rsidP="002A59EE">
            <w:pPr>
              <w:pStyle w:val="11"/>
            </w:pPr>
            <w:r>
              <w:t>IDM_ARL</w:t>
            </w:r>
          </w:p>
        </w:tc>
        <w:tc>
          <w:tcPr>
            <w:tcW w:w="5281" w:type="dxa"/>
            <w:vAlign w:val="center"/>
          </w:tcPr>
          <w:p w14:paraId="29A2E6AB" w14:textId="77777777" w:rsidR="00BF5B95" w:rsidRDefault="00BF5B95" w:rsidP="002A59EE">
            <w:pPr>
              <w:pStyle w:val="11"/>
            </w:pPr>
            <w:r>
              <w:rPr>
                <w:rFonts w:hint="eastAsia"/>
              </w:rPr>
              <w:t>하위</w:t>
            </w:r>
            <w:r>
              <w:rPr>
                <w:rFonts w:hint="eastAsia"/>
              </w:rPr>
              <w:t xml:space="preserve"> </w:t>
            </w:r>
            <w:r>
              <w:t>8 bits Address</w:t>
            </w:r>
          </w:p>
        </w:tc>
      </w:tr>
      <w:tr w:rsidR="00BF5B95" w14:paraId="7FA2B399" w14:textId="77777777" w:rsidTr="002A59EE">
        <w:trPr>
          <w:trHeight w:val="70"/>
          <w:jc w:val="center"/>
        </w:trPr>
        <w:tc>
          <w:tcPr>
            <w:tcW w:w="1701" w:type="dxa"/>
          </w:tcPr>
          <w:p w14:paraId="3B12EE58" w14:textId="77777777" w:rsidR="00BF5B95" w:rsidRDefault="00BF5B95" w:rsidP="002A59EE">
            <w:pPr>
              <w:pStyle w:val="11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523" w:type="dxa"/>
          </w:tcPr>
          <w:p w14:paraId="604E7A30" w14:textId="77777777" w:rsidR="00BF5B95" w:rsidRDefault="00BF5B95" w:rsidP="002A59EE">
            <w:pPr>
              <w:pStyle w:val="11"/>
            </w:pPr>
            <w:r>
              <w:t>IDM_DR</w:t>
            </w:r>
          </w:p>
        </w:tc>
        <w:tc>
          <w:tcPr>
            <w:tcW w:w="5281" w:type="dxa"/>
          </w:tcPr>
          <w:p w14:paraId="3DB26392" w14:textId="77777777" w:rsidR="00BF5B95" w:rsidRDefault="00BF5B95" w:rsidP="002A59EE">
            <w:pPr>
              <w:pStyle w:val="11"/>
            </w:pPr>
            <w:r>
              <w:rPr>
                <w:rFonts w:hint="eastAsia"/>
              </w:rPr>
              <w:t>Indirect Bus</w:t>
            </w:r>
            <w:r>
              <w:t xml:space="preserve"> Mode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t>8 bits Data Register</w:t>
            </w:r>
          </w:p>
        </w:tc>
      </w:tr>
    </w:tbl>
    <w:p w14:paraId="1FD0F370" w14:textId="77777777" w:rsidR="00BF5B95" w:rsidRDefault="00BF5B95" w:rsidP="00BF5B95">
      <w:pPr>
        <w:pStyle w:val="11"/>
      </w:pPr>
    </w:p>
    <w:p w14:paraId="2E17D718" w14:textId="77777777" w:rsidR="00BF5B95" w:rsidRDefault="00BF5B95" w:rsidP="00E54C87">
      <w:pPr>
        <w:pStyle w:val="31"/>
      </w:pPr>
      <w:r>
        <w:rPr>
          <w:rFonts w:hint="eastAsia"/>
        </w:rPr>
        <w:t>Direct Access</w:t>
      </w:r>
    </w:p>
    <w:p w14:paraId="63A39187" w14:textId="77777777" w:rsidR="00BF5B95" w:rsidRDefault="00BF5B95" w:rsidP="00BF5B95">
      <w:pPr>
        <w:pStyle w:val="11"/>
      </w:pPr>
      <w:r>
        <w:t>Drect Access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유일하게</w:t>
      </w:r>
      <w:r>
        <w:rPr>
          <w:rFonts w:hint="eastAsia"/>
        </w:rPr>
        <w:t xml:space="preserve"> Common Register Block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t>MR</w:t>
      </w:r>
      <w:r>
        <w:rPr>
          <w:rFonts w:hint="eastAsia"/>
        </w:rPr>
        <w:t>에</w:t>
      </w:r>
      <w:r>
        <w:rPr>
          <w:rFonts w:hint="eastAsia"/>
        </w:rPr>
        <w:t xml:space="preserve"> Access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가능하게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1512D1C5" w14:textId="77777777" w:rsidR="00BF5B95" w:rsidRDefault="00BF5B95" w:rsidP="00BF5B95">
      <w:pPr>
        <w:pStyle w:val="11"/>
      </w:pPr>
      <w:r>
        <w:t>MR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[0]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비트와</w:t>
      </w:r>
      <w:r>
        <w:rPr>
          <w:rFonts w:hint="eastAsia"/>
        </w:rPr>
        <w:t xml:space="preserve"> </w:t>
      </w:r>
      <w:r>
        <w:t>[1]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비트가</w:t>
      </w:r>
      <w:r>
        <w:rPr>
          <w:rFonts w:hint="eastAsia"/>
        </w:rPr>
        <w:t xml:space="preserve"> Indirect</w:t>
      </w:r>
      <w:r>
        <w:t xml:space="preserve"> Access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관련이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자세한</w:t>
      </w:r>
      <w:r>
        <w:rPr>
          <w:rFonts w:hint="eastAsia"/>
        </w:rPr>
        <w:t xml:space="preserve"> </w:t>
      </w:r>
      <w:r>
        <w:rPr>
          <w:rFonts w:hint="eastAsia"/>
        </w:rPr>
        <w:t>내용은</w:t>
      </w:r>
      <w:r>
        <w:rPr>
          <w:rFonts w:hint="eastAsia"/>
        </w:rPr>
        <w:t xml:space="preserve"> </w:t>
      </w:r>
      <w:r>
        <w:t>MR register Description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참조하길</w:t>
      </w:r>
      <w:r>
        <w:rPr>
          <w:rFonts w:hint="eastAsia"/>
        </w:rPr>
        <w:t xml:space="preserve"> </w:t>
      </w:r>
      <w:r>
        <w:rPr>
          <w:rFonts w:hint="eastAsia"/>
        </w:rPr>
        <w:t>바란다</w:t>
      </w:r>
      <w:r>
        <w:rPr>
          <w:rFonts w:hint="eastAsia"/>
        </w:rPr>
        <w:t xml:space="preserve">. </w:t>
      </w:r>
    </w:p>
    <w:p w14:paraId="0E06315C" w14:textId="77777777" w:rsidR="00BF5B95" w:rsidRDefault="00BF5B95" w:rsidP="00BF5B95">
      <w:pPr>
        <w:pStyle w:val="11"/>
      </w:pPr>
    </w:p>
    <w:p w14:paraId="1EA05224" w14:textId="77777777" w:rsidR="00BF5B95" w:rsidRDefault="00BF5B95" w:rsidP="00BF5B95">
      <w:pPr>
        <w:pStyle w:val="11"/>
        <w:keepNext/>
        <w:jc w:val="center"/>
      </w:pPr>
      <w:r>
        <w:object w:dxaOrig="10530" w:dyaOrig="8385" w14:anchorId="1390BC82">
          <v:shape id="_x0000_i1027" type="#_x0000_t75" style="width:285pt;height:226.5pt" o:ole="">
            <v:imagedata r:id="rId55" o:title=""/>
          </v:shape>
          <o:OLEObject Type="Embed" ProgID="Visio.Drawing.15" ShapeID="_x0000_i1027" DrawAspect="Content" ObjectID="_1566709012" r:id="rId56"/>
        </w:object>
      </w:r>
    </w:p>
    <w:p w14:paraId="077C0001" w14:textId="77777777" w:rsidR="00BF5B95" w:rsidRDefault="00BF5B95" w:rsidP="00BF5B95">
      <w:pPr>
        <w:pStyle w:val="a8"/>
      </w:pPr>
      <w:bookmarkStart w:id="626" w:name="_Ref492019759"/>
      <w:r>
        <w:t xml:space="preserve">Figure </w:t>
      </w:r>
      <w:fldSimple w:instr=" SEQ Figure \* ARABIC ">
        <w:ins w:id="627" w:author="becky" w:date="2017-09-01T08:50:00Z">
          <w:r w:rsidR="008B75BF">
            <w:rPr>
              <w:noProof/>
            </w:rPr>
            <w:t>24</w:t>
          </w:r>
        </w:ins>
        <w:del w:id="628" w:author="becky" w:date="2017-09-01T08:30:00Z">
          <w:r w:rsidR="00C259F9" w:rsidDel="00F87973">
            <w:rPr>
              <w:noProof/>
            </w:rPr>
            <w:delText>22</w:delText>
          </w:r>
        </w:del>
      </w:fldSimple>
      <w:r>
        <w:t xml:space="preserve"> Direct Mode Write Access</w:t>
      </w:r>
      <w:bookmarkEnd w:id="626"/>
    </w:p>
    <w:p w14:paraId="3B18E06F" w14:textId="77777777" w:rsidR="00BF5B95" w:rsidRDefault="00BF5B95" w:rsidP="00BF5B95"/>
    <w:p w14:paraId="4466D366" w14:textId="77777777" w:rsidR="00BF5B95" w:rsidRPr="00992C23" w:rsidRDefault="00BF5B95" w:rsidP="00BF5B95">
      <w:pPr>
        <w:pStyle w:val="11"/>
      </w:pPr>
      <w:r>
        <w:rPr>
          <w:rFonts w:hint="eastAsia"/>
        </w:rPr>
        <w:t>MR</w:t>
      </w:r>
      <w:r>
        <w:rPr>
          <w:rFonts w:hint="eastAsia"/>
        </w:rPr>
        <w:t>에</w:t>
      </w:r>
      <w:r>
        <w:rPr>
          <w:rFonts w:hint="eastAsia"/>
        </w:rPr>
        <w:t xml:space="preserve"> 0x03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쓰고</w:t>
      </w:r>
      <w:r>
        <w:rPr>
          <w:rFonts w:hint="eastAsia"/>
        </w:rPr>
        <w:t xml:space="preserve"> </w:t>
      </w:r>
      <w:r>
        <w:rPr>
          <w:rFonts w:hint="eastAsia"/>
        </w:rPr>
        <w:t>싶다면</w:t>
      </w:r>
      <w:r>
        <w:rPr>
          <w:rFonts w:hint="eastAsia"/>
        </w:rPr>
        <w:t xml:space="preserve"> </w:t>
      </w:r>
      <w:r>
        <w:t>ADDR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>0 DATA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>0x03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쓰면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37C8B810" w14:textId="77777777" w:rsidR="00BF5B95" w:rsidRPr="004E18FC" w:rsidRDefault="00BF5B95" w:rsidP="00BF5B95"/>
    <w:p w14:paraId="2A4A06A5" w14:textId="77777777" w:rsidR="00BF5B95" w:rsidRDefault="00BF5B95" w:rsidP="00BF5B95">
      <w:pPr>
        <w:keepNext/>
        <w:jc w:val="center"/>
      </w:pPr>
      <w:r>
        <w:object w:dxaOrig="10531" w:dyaOrig="8355" w14:anchorId="329C75E8">
          <v:shape id="_x0000_i1028" type="#_x0000_t75" style="width:286.5pt;height:225.75pt" o:ole="">
            <v:imagedata r:id="rId57" o:title=""/>
          </v:shape>
          <o:OLEObject Type="Embed" ProgID="Visio.Drawing.15" ShapeID="_x0000_i1028" DrawAspect="Content" ObjectID="_1566709013" r:id="rId58"/>
        </w:object>
      </w:r>
    </w:p>
    <w:p w14:paraId="74EDB0B2" w14:textId="77777777" w:rsidR="00BF5B95" w:rsidRDefault="00BF5B95" w:rsidP="00BF5B95">
      <w:pPr>
        <w:pStyle w:val="a8"/>
      </w:pPr>
      <w:bookmarkStart w:id="629" w:name="_Ref492019765"/>
      <w:r>
        <w:t xml:space="preserve">Figure </w:t>
      </w:r>
      <w:fldSimple w:instr=" SEQ Figure \* ARABIC ">
        <w:ins w:id="630" w:author="becky" w:date="2017-09-01T08:50:00Z">
          <w:r w:rsidR="008B75BF">
            <w:rPr>
              <w:noProof/>
            </w:rPr>
            <w:t>25</w:t>
          </w:r>
        </w:ins>
        <w:del w:id="631" w:author="becky" w:date="2017-09-01T08:30:00Z">
          <w:r w:rsidR="00C259F9" w:rsidDel="00F87973">
            <w:rPr>
              <w:noProof/>
            </w:rPr>
            <w:delText>23</w:delText>
          </w:r>
        </w:del>
      </w:fldSimple>
      <w:r>
        <w:t xml:space="preserve"> Direct Mode Read Access</w:t>
      </w:r>
      <w:bookmarkEnd w:id="629"/>
    </w:p>
    <w:p w14:paraId="5DA084D0" w14:textId="77777777" w:rsidR="00BF5B95" w:rsidRPr="00992C23" w:rsidRDefault="00BF5B95" w:rsidP="00BF5B95">
      <w:pPr>
        <w:pStyle w:val="11"/>
      </w:pPr>
      <w:r>
        <w:rPr>
          <w:rFonts w:hint="eastAsia"/>
        </w:rPr>
        <w:t>MR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읽고</w:t>
      </w:r>
      <w:r>
        <w:rPr>
          <w:rFonts w:hint="eastAsia"/>
        </w:rPr>
        <w:t xml:space="preserve"> </w:t>
      </w:r>
      <w:r>
        <w:rPr>
          <w:rFonts w:hint="eastAsia"/>
        </w:rPr>
        <w:t>싶다면</w:t>
      </w:r>
      <w:r>
        <w:rPr>
          <w:rFonts w:hint="eastAsia"/>
        </w:rPr>
        <w:t xml:space="preserve"> </w:t>
      </w:r>
      <w:r>
        <w:t>ADDR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쓰고</w:t>
      </w:r>
      <w:r>
        <w:t xml:space="preserve"> DATA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읽으면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72140BFB" w14:textId="77777777" w:rsidR="00BF5B95" w:rsidRPr="00992C23" w:rsidRDefault="00BF5B95" w:rsidP="00BF5B95"/>
    <w:p w14:paraId="061C9605" w14:textId="77777777" w:rsidR="00BF5B95" w:rsidRPr="004E18FC" w:rsidRDefault="00BF5B95" w:rsidP="00E54C87">
      <w:pPr>
        <w:pStyle w:val="31"/>
      </w:pPr>
      <w:r>
        <w:rPr>
          <w:rFonts w:hint="eastAsia"/>
        </w:rPr>
        <w:t>Indirect Access</w:t>
      </w:r>
    </w:p>
    <w:p w14:paraId="11B3FEC8" w14:textId="77777777" w:rsidR="00BF5B95" w:rsidRDefault="00BF5B95" w:rsidP="00BF5B95">
      <w:pPr>
        <w:pStyle w:val="11"/>
      </w:pPr>
      <w:r>
        <w:rPr>
          <w:rFonts w:hint="eastAsia"/>
        </w:rPr>
        <w:t>IDM_ARH(Indirect Mode Address High</w:t>
      </w:r>
      <w:r>
        <w:t xml:space="preserve"> Register</w:t>
      </w:r>
      <w:r>
        <w:rPr>
          <w:rFonts w:hint="eastAsia"/>
        </w:rPr>
        <w:t>)</w:t>
      </w:r>
      <w:r>
        <w:rPr>
          <w:rFonts w:hint="eastAsia"/>
        </w:rPr>
        <w:t>는</w:t>
      </w:r>
      <w:r>
        <w:rPr>
          <w:rFonts w:hint="eastAsia"/>
        </w:rPr>
        <w:t xml:space="preserve"> 16</w:t>
      </w:r>
      <w:r>
        <w:t xml:space="preserve"> </w:t>
      </w:r>
      <w:r>
        <w:rPr>
          <w:rFonts w:hint="eastAsia"/>
        </w:rPr>
        <w:t>bits Offset Address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t>8 bits Address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지정하고</w:t>
      </w:r>
      <w:r>
        <w:rPr>
          <w:rFonts w:hint="eastAsia"/>
        </w:rPr>
        <w:t xml:space="preserve"> </w:t>
      </w:r>
      <w:r>
        <w:t>IDM_ARL(Indirect Mode Address Low Register)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16bits Offset Address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하위</w:t>
      </w:r>
      <w:r>
        <w:rPr>
          <w:rFonts w:hint="eastAsia"/>
        </w:rPr>
        <w:t xml:space="preserve"> </w:t>
      </w:r>
      <w:r>
        <w:t>8 bits Address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 xml:space="preserve">. </w:t>
      </w:r>
      <w:r>
        <w:t>IDM_DR(Indirect Mode Data Register)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Read</w:t>
      </w:r>
      <w:r>
        <w:rPr>
          <w:rFonts w:hint="eastAsia"/>
        </w:rPr>
        <w:t>/</w:t>
      </w:r>
      <w:r>
        <w:t>Write Access</w:t>
      </w:r>
      <w:r>
        <w:rPr>
          <w:rFonts w:hint="eastAsia"/>
        </w:rPr>
        <w:t>할</w:t>
      </w:r>
      <w:r>
        <w:t xml:space="preserve"> 8 bits Data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</w:p>
    <w:p w14:paraId="414204A4" w14:textId="77777777" w:rsidR="00BF5B95" w:rsidRDefault="00BF5B95" w:rsidP="00BF5B95">
      <w:pPr>
        <w:pStyle w:val="11"/>
      </w:pPr>
    </w:p>
    <w:p w14:paraId="1CB8D415" w14:textId="77777777" w:rsidR="00BF5B95" w:rsidRDefault="00BF5B95" w:rsidP="00BF5B95">
      <w:pPr>
        <w:pStyle w:val="11"/>
        <w:keepNext/>
        <w:jc w:val="center"/>
      </w:pPr>
      <w:r>
        <w:object w:dxaOrig="19590" w:dyaOrig="8385" w14:anchorId="37642557">
          <v:shape id="_x0000_i1029" type="#_x0000_t75" style="width:425.25pt;height:182.25pt" o:ole="">
            <v:imagedata r:id="rId59" o:title=""/>
          </v:shape>
          <o:OLEObject Type="Embed" ProgID="Visio.Drawing.15" ShapeID="_x0000_i1029" DrawAspect="Content" ObjectID="_1566709014" r:id="rId60"/>
        </w:object>
      </w:r>
    </w:p>
    <w:p w14:paraId="79ACEE8F" w14:textId="77777777" w:rsidR="00BF5B95" w:rsidRDefault="00BF5B95" w:rsidP="00BF5B95">
      <w:pPr>
        <w:pStyle w:val="a8"/>
      </w:pPr>
      <w:bookmarkStart w:id="632" w:name="_Ref492019780"/>
      <w:r>
        <w:t xml:space="preserve">Figure </w:t>
      </w:r>
      <w:fldSimple w:instr=" SEQ Figure \* ARABIC ">
        <w:ins w:id="633" w:author="becky" w:date="2017-09-01T08:50:00Z">
          <w:r w:rsidR="008B75BF">
            <w:rPr>
              <w:noProof/>
            </w:rPr>
            <w:t>26</w:t>
          </w:r>
        </w:ins>
        <w:del w:id="634" w:author="becky" w:date="2017-09-01T08:30:00Z">
          <w:r w:rsidR="00C259F9" w:rsidDel="00F87973">
            <w:rPr>
              <w:noProof/>
            </w:rPr>
            <w:delText>24</w:delText>
          </w:r>
        </w:del>
      </w:fldSimple>
      <w:r>
        <w:t xml:space="preserve"> Indirect Mode Write Access</w:t>
      </w:r>
      <w:bookmarkEnd w:id="632"/>
    </w:p>
    <w:p w14:paraId="7A48E858" w14:textId="77777777" w:rsidR="00BF5B95" w:rsidRDefault="00BF5B95" w:rsidP="00BF5B95">
      <w:pPr>
        <w:rPr>
          <w:rFonts w:ascii="Trebuchet MS" w:eastAsiaTheme="minorEastAsia" w:hAnsi="Trebuchet MS" w:cs="굴림"/>
        </w:rPr>
      </w:pPr>
      <w:r w:rsidRPr="00992C23">
        <w:rPr>
          <w:rFonts w:ascii="Trebuchet MS" w:eastAsiaTheme="minorEastAsia" w:hAnsi="Trebuchet MS" w:cs="굴림" w:hint="eastAsia"/>
        </w:rPr>
        <w:t>만약</w:t>
      </w:r>
      <w:r w:rsidRPr="00992C23">
        <w:rPr>
          <w:rFonts w:ascii="Trebuchet MS" w:eastAsiaTheme="minorEastAsia" w:hAnsi="Trebuchet MS" w:cs="굴림" w:hint="eastAsia"/>
        </w:rPr>
        <w:t xml:space="preserve"> </w:t>
      </w:r>
      <w:r>
        <w:rPr>
          <w:rFonts w:ascii="Trebuchet MS" w:eastAsiaTheme="minorEastAsia" w:hAnsi="Trebuchet MS" w:cs="굴림"/>
        </w:rPr>
        <w:t>IM</w:t>
      </w:r>
      <w:r w:rsidRPr="00992C23">
        <w:rPr>
          <w:rFonts w:ascii="Trebuchet MS" w:eastAsiaTheme="minorEastAsia" w:hAnsi="Trebuchet MS" w:cs="굴림"/>
        </w:rPr>
        <w:t>R</w:t>
      </w:r>
      <w:r>
        <w:rPr>
          <w:rFonts w:ascii="Trebuchet MS" w:eastAsiaTheme="minorEastAsia" w:hAnsi="Trebuchet MS" w:cs="굴림" w:hint="eastAsia"/>
        </w:rPr>
        <w:t>에</w:t>
      </w:r>
      <w:r>
        <w:rPr>
          <w:rFonts w:ascii="Trebuchet MS" w:eastAsiaTheme="minorEastAsia" w:hAnsi="Trebuchet MS" w:cs="굴림" w:hint="eastAsia"/>
        </w:rPr>
        <w:t xml:space="preserve"> </w:t>
      </w:r>
      <w:r>
        <w:rPr>
          <w:rFonts w:ascii="Trebuchet MS" w:eastAsiaTheme="minorEastAsia" w:hAnsi="Trebuchet MS" w:cs="굴림"/>
        </w:rPr>
        <w:t>0x03</w:t>
      </w:r>
      <w:r>
        <w:rPr>
          <w:rFonts w:ascii="Trebuchet MS" w:eastAsiaTheme="minorEastAsia" w:hAnsi="Trebuchet MS" w:cs="굴림" w:hint="eastAsia"/>
        </w:rPr>
        <w:t>을</w:t>
      </w:r>
      <w:r w:rsidRPr="00992C23">
        <w:rPr>
          <w:rFonts w:ascii="Trebuchet MS" w:eastAsiaTheme="minorEastAsia" w:hAnsi="Trebuchet MS" w:cs="굴림" w:hint="eastAsia"/>
        </w:rPr>
        <w:t xml:space="preserve"> </w:t>
      </w:r>
      <w:r>
        <w:rPr>
          <w:rFonts w:ascii="Trebuchet MS" w:eastAsiaTheme="minorEastAsia" w:hAnsi="Trebuchet MS" w:cs="굴림" w:hint="eastAsia"/>
        </w:rPr>
        <w:t>쓰고</w:t>
      </w:r>
      <w:r w:rsidRPr="00992C23">
        <w:rPr>
          <w:rFonts w:ascii="Trebuchet MS" w:eastAsiaTheme="minorEastAsia" w:hAnsi="Trebuchet MS" w:cs="굴림" w:hint="eastAsia"/>
        </w:rPr>
        <w:t xml:space="preserve"> </w:t>
      </w:r>
      <w:r w:rsidRPr="00992C23">
        <w:rPr>
          <w:rFonts w:ascii="Trebuchet MS" w:eastAsiaTheme="minorEastAsia" w:hAnsi="Trebuchet MS" w:cs="굴림" w:hint="eastAsia"/>
        </w:rPr>
        <w:t>싶다면</w:t>
      </w:r>
      <w:r>
        <w:rPr>
          <w:rFonts w:ascii="Trebuchet MS" w:eastAsiaTheme="minorEastAsia" w:hAnsi="Trebuchet MS" w:cs="굴림" w:hint="eastAsia"/>
        </w:rPr>
        <w:t xml:space="preserve"> ADDRH</w:t>
      </w:r>
      <w:r>
        <w:rPr>
          <w:rFonts w:ascii="Trebuchet MS" w:eastAsiaTheme="minorEastAsia" w:hAnsi="Trebuchet MS" w:cs="굴림" w:hint="eastAsia"/>
        </w:rPr>
        <w:t>에</w:t>
      </w:r>
      <w:r>
        <w:rPr>
          <w:rFonts w:ascii="Trebuchet MS" w:eastAsiaTheme="minorEastAsia" w:hAnsi="Trebuchet MS" w:cs="굴림" w:hint="eastAsia"/>
        </w:rPr>
        <w:t xml:space="preserve"> </w:t>
      </w:r>
      <w:r>
        <w:rPr>
          <w:rFonts w:ascii="Trebuchet MS" w:eastAsiaTheme="minorEastAsia" w:hAnsi="Trebuchet MS" w:cs="굴림"/>
        </w:rPr>
        <w:t>0x00 ADDRL</w:t>
      </w:r>
      <w:r>
        <w:rPr>
          <w:rFonts w:ascii="Trebuchet MS" w:eastAsiaTheme="minorEastAsia" w:hAnsi="Trebuchet MS" w:cs="굴림" w:hint="eastAsia"/>
        </w:rPr>
        <w:t>에</w:t>
      </w:r>
      <w:r>
        <w:rPr>
          <w:rFonts w:ascii="Trebuchet MS" w:eastAsiaTheme="minorEastAsia" w:hAnsi="Trebuchet MS" w:cs="굴림" w:hint="eastAsia"/>
        </w:rPr>
        <w:t xml:space="preserve"> </w:t>
      </w:r>
      <w:r>
        <w:rPr>
          <w:rFonts w:ascii="Trebuchet MS" w:eastAsiaTheme="minorEastAsia" w:hAnsi="Trebuchet MS" w:cs="굴림"/>
        </w:rPr>
        <w:t>0x16</w:t>
      </w:r>
      <w:r>
        <w:rPr>
          <w:rFonts w:ascii="Trebuchet MS" w:eastAsiaTheme="minorEastAsia" w:hAnsi="Trebuchet MS" w:cs="굴림" w:hint="eastAsia"/>
        </w:rPr>
        <w:t>을</w:t>
      </w:r>
      <w:r>
        <w:rPr>
          <w:rFonts w:ascii="Trebuchet MS" w:eastAsiaTheme="minorEastAsia" w:hAnsi="Trebuchet MS" w:cs="굴림" w:hint="eastAsia"/>
        </w:rPr>
        <w:t xml:space="preserve"> </w:t>
      </w:r>
      <w:r>
        <w:rPr>
          <w:rFonts w:ascii="Trebuchet MS" w:eastAsiaTheme="minorEastAsia" w:hAnsi="Trebuchet MS" w:cs="굴림" w:hint="eastAsia"/>
        </w:rPr>
        <w:t>쓰고</w:t>
      </w:r>
      <w:r>
        <w:rPr>
          <w:rFonts w:ascii="Trebuchet MS" w:eastAsiaTheme="minorEastAsia" w:hAnsi="Trebuchet MS" w:cs="굴림" w:hint="eastAsia"/>
        </w:rPr>
        <w:t xml:space="preserve"> DATA</w:t>
      </w:r>
      <w:r>
        <w:rPr>
          <w:rFonts w:ascii="Trebuchet MS" w:eastAsiaTheme="minorEastAsia" w:hAnsi="Trebuchet MS" w:cs="굴림" w:hint="eastAsia"/>
        </w:rPr>
        <w:t>에</w:t>
      </w:r>
      <w:r>
        <w:rPr>
          <w:rFonts w:ascii="Trebuchet MS" w:eastAsiaTheme="minorEastAsia" w:hAnsi="Trebuchet MS" w:cs="굴림" w:hint="eastAsia"/>
        </w:rPr>
        <w:t xml:space="preserve"> </w:t>
      </w:r>
      <w:r>
        <w:rPr>
          <w:rFonts w:ascii="Trebuchet MS" w:eastAsiaTheme="minorEastAsia" w:hAnsi="Trebuchet MS" w:cs="굴림"/>
        </w:rPr>
        <w:t>0x03</w:t>
      </w:r>
      <w:r>
        <w:rPr>
          <w:rFonts w:ascii="Trebuchet MS" w:eastAsiaTheme="minorEastAsia" w:hAnsi="Trebuchet MS" w:cs="굴림" w:hint="eastAsia"/>
        </w:rPr>
        <w:t>을</w:t>
      </w:r>
      <w:r>
        <w:rPr>
          <w:rFonts w:ascii="Trebuchet MS" w:eastAsiaTheme="minorEastAsia" w:hAnsi="Trebuchet MS" w:cs="굴림" w:hint="eastAsia"/>
        </w:rPr>
        <w:t xml:space="preserve"> </w:t>
      </w:r>
      <w:r>
        <w:rPr>
          <w:rFonts w:ascii="Trebuchet MS" w:eastAsiaTheme="minorEastAsia" w:hAnsi="Trebuchet MS" w:cs="굴림" w:hint="eastAsia"/>
        </w:rPr>
        <w:t>쓰면</w:t>
      </w:r>
      <w:r>
        <w:rPr>
          <w:rFonts w:ascii="Trebuchet MS" w:eastAsiaTheme="minorEastAsia" w:hAnsi="Trebuchet MS" w:cs="굴림" w:hint="eastAsia"/>
        </w:rPr>
        <w:t xml:space="preserve"> </w:t>
      </w:r>
      <w:r>
        <w:rPr>
          <w:rFonts w:ascii="Trebuchet MS" w:eastAsiaTheme="minorEastAsia" w:hAnsi="Trebuchet MS" w:cs="굴림" w:hint="eastAsia"/>
        </w:rPr>
        <w:t>된다</w:t>
      </w:r>
      <w:r>
        <w:rPr>
          <w:rFonts w:ascii="Trebuchet MS" w:eastAsiaTheme="minorEastAsia" w:hAnsi="Trebuchet MS" w:cs="굴림" w:hint="eastAsia"/>
        </w:rPr>
        <w:t>.</w:t>
      </w:r>
    </w:p>
    <w:p w14:paraId="5A0676AC" w14:textId="77777777" w:rsidR="00BF5B95" w:rsidRDefault="00BF5B95" w:rsidP="00BF5B95">
      <w:pPr>
        <w:rPr>
          <w:rFonts w:ascii="Trebuchet MS" w:eastAsiaTheme="minorEastAsia" w:hAnsi="Trebuchet MS" w:cs="굴림"/>
        </w:rPr>
      </w:pPr>
    </w:p>
    <w:bookmarkStart w:id="635" w:name="_Ref492019799"/>
    <w:p w14:paraId="45038451" w14:textId="77777777" w:rsidR="00BF5B95" w:rsidRPr="00320697" w:rsidRDefault="00BF5B95" w:rsidP="00BF5B95">
      <w:pPr>
        <w:pStyle w:val="a8"/>
        <w:rPr>
          <w:rFonts w:eastAsiaTheme="minorEastAsia" w:cs="굴림"/>
        </w:rPr>
      </w:pPr>
      <w:r>
        <w:object w:dxaOrig="17062" w:dyaOrig="4245" w14:anchorId="17F94F34">
          <v:shape id="_x0000_i1030" type="#_x0000_t75" style="width:426.75pt;height:105.75pt" o:ole="">
            <v:imagedata r:id="rId61" o:title=""/>
          </v:shape>
          <o:OLEObject Type="Embed" ProgID="Visio.Drawing.15" ShapeID="_x0000_i1030" DrawAspect="Content" ObjectID="_1566709015" r:id="rId62"/>
        </w:object>
      </w:r>
      <w:r w:rsidRPr="00320697">
        <w:t xml:space="preserve">Figure </w:t>
      </w:r>
      <w:fldSimple w:instr=" SEQ Figure \* ARABIC ">
        <w:ins w:id="636" w:author="becky" w:date="2017-09-01T08:50:00Z">
          <w:r w:rsidR="008B75BF">
            <w:rPr>
              <w:noProof/>
            </w:rPr>
            <w:t>27</w:t>
          </w:r>
        </w:ins>
        <w:del w:id="637" w:author="becky" w:date="2017-09-01T08:30:00Z">
          <w:r w:rsidR="00C259F9" w:rsidDel="00F87973">
            <w:rPr>
              <w:noProof/>
            </w:rPr>
            <w:delText>25</w:delText>
          </w:r>
        </w:del>
      </w:fldSimple>
      <w:r w:rsidRPr="00320697">
        <w:t xml:space="preserve"> Indirect Mode Continuous Write Access</w:t>
      </w:r>
      <w:bookmarkEnd w:id="635"/>
    </w:p>
    <w:p w14:paraId="32F7FD7B" w14:textId="77777777" w:rsidR="00BF5B95" w:rsidRPr="00320697" w:rsidRDefault="00BF5B95" w:rsidP="00BF5B95">
      <w:pPr>
        <w:rPr>
          <w:rFonts w:ascii="Trebuchet MS" w:eastAsiaTheme="minorEastAsia" w:hAnsi="Trebuchet MS" w:cs="굴림"/>
        </w:rPr>
      </w:pPr>
      <w:r w:rsidRPr="00320697">
        <w:rPr>
          <w:rFonts w:ascii="Trebuchet MS" w:eastAsiaTheme="minorEastAsia" w:hAnsi="Trebuchet MS" w:cs="굴림" w:hint="eastAsia"/>
        </w:rPr>
        <w:t>만약</w:t>
      </w:r>
      <w:r w:rsidRPr="00320697">
        <w:rPr>
          <w:rFonts w:ascii="Trebuchet MS" w:eastAsiaTheme="minorEastAsia" w:hAnsi="Trebuchet MS" w:cs="굴림" w:hint="eastAsia"/>
        </w:rPr>
        <w:t xml:space="preserve"> </w:t>
      </w:r>
      <w:r>
        <w:rPr>
          <w:rFonts w:ascii="Trebuchet MS" w:eastAsiaTheme="minorEastAsia" w:hAnsi="Trebuchet MS" w:cs="굴림"/>
        </w:rPr>
        <w:t>SIPR</w:t>
      </w:r>
      <w:r>
        <w:rPr>
          <w:rFonts w:ascii="Trebuchet MS" w:eastAsiaTheme="minorEastAsia" w:hAnsi="Trebuchet MS" w:cs="굴림" w:hint="eastAsia"/>
        </w:rPr>
        <w:t>에</w:t>
      </w:r>
      <w:r>
        <w:rPr>
          <w:rFonts w:ascii="Trebuchet MS" w:eastAsiaTheme="minorEastAsia" w:hAnsi="Trebuchet MS" w:cs="굴림" w:hint="eastAsia"/>
        </w:rPr>
        <w:t xml:space="preserve"> </w:t>
      </w:r>
      <w:r>
        <w:rPr>
          <w:rFonts w:ascii="Trebuchet MS" w:eastAsiaTheme="minorEastAsia" w:hAnsi="Trebuchet MS" w:cs="굴림"/>
        </w:rPr>
        <w:t>192.168.0.1</w:t>
      </w:r>
      <w:r>
        <w:rPr>
          <w:rFonts w:ascii="Trebuchet MS" w:eastAsiaTheme="minorEastAsia" w:hAnsi="Trebuchet MS" w:cs="굴림" w:hint="eastAsia"/>
        </w:rPr>
        <w:t>을</w:t>
      </w:r>
      <w:r>
        <w:rPr>
          <w:rFonts w:ascii="Trebuchet MS" w:eastAsiaTheme="minorEastAsia" w:hAnsi="Trebuchet MS" w:cs="굴림" w:hint="eastAsia"/>
        </w:rPr>
        <w:t xml:space="preserve"> </w:t>
      </w:r>
      <w:r>
        <w:rPr>
          <w:rFonts w:ascii="Trebuchet MS" w:eastAsiaTheme="minorEastAsia" w:hAnsi="Trebuchet MS" w:cs="굴림" w:hint="eastAsia"/>
        </w:rPr>
        <w:t>쓰고</w:t>
      </w:r>
      <w:r>
        <w:rPr>
          <w:rFonts w:ascii="Trebuchet MS" w:eastAsiaTheme="minorEastAsia" w:hAnsi="Trebuchet MS" w:cs="굴림" w:hint="eastAsia"/>
        </w:rPr>
        <w:t xml:space="preserve"> </w:t>
      </w:r>
      <w:r>
        <w:rPr>
          <w:rFonts w:ascii="Trebuchet MS" w:eastAsiaTheme="minorEastAsia" w:hAnsi="Trebuchet MS" w:cs="굴림" w:hint="eastAsia"/>
        </w:rPr>
        <w:t>싶다면</w:t>
      </w:r>
      <w:r>
        <w:rPr>
          <w:rFonts w:ascii="Trebuchet MS" w:eastAsiaTheme="minorEastAsia" w:hAnsi="Trebuchet MS" w:cs="굴림" w:hint="eastAsia"/>
        </w:rPr>
        <w:t xml:space="preserve"> </w:t>
      </w:r>
      <w:r>
        <w:rPr>
          <w:rFonts w:ascii="Trebuchet MS" w:eastAsiaTheme="minorEastAsia" w:hAnsi="Trebuchet MS" w:cs="굴림"/>
        </w:rPr>
        <w:t>M</w:t>
      </w:r>
      <w:r>
        <w:rPr>
          <w:rFonts w:ascii="Trebuchet MS" w:eastAsiaTheme="minorEastAsia" w:hAnsi="Trebuchet MS" w:cs="굴림" w:hint="eastAsia"/>
        </w:rPr>
        <w:t>R</w:t>
      </w:r>
      <w:r>
        <w:rPr>
          <w:rFonts w:ascii="Trebuchet MS" w:eastAsiaTheme="minorEastAsia" w:hAnsi="Trebuchet MS" w:cs="굴림" w:hint="eastAsia"/>
        </w:rPr>
        <w:t>에</w:t>
      </w:r>
      <w:r>
        <w:rPr>
          <w:rFonts w:ascii="Trebuchet MS" w:eastAsiaTheme="minorEastAsia" w:hAnsi="Trebuchet MS" w:cs="굴림" w:hint="eastAsia"/>
        </w:rPr>
        <w:t xml:space="preserve"> </w:t>
      </w:r>
      <w:r>
        <w:rPr>
          <w:rFonts w:ascii="Trebuchet MS" w:eastAsiaTheme="minorEastAsia" w:hAnsi="Trebuchet MS" w:cs="굴림"/>
        </w:rPr>
        <w:t>Auto Increment bit</w:t>
      </w:r>
      <w:r>
        <w:rPr>
          <w:rFonts w:ascii="Trebuchet MS" w:eastAsiaTheme="minorEastAsia" w:hAnsi="Trebuchet MS" w:cs="굴림" w:hint="eastAsia"/>
        </w:rPr>
        <w:t>가</w:t>
      </w:r>
      <w:r>
        <w:rPr>
          <w:rFonts w:ascii="Trebuchet MS" w:eastAsiaTheme="minorEastAsia" w:hAnsi="Trebuchet MS" w:cs="굴림" w:hint="eastAsia"/>
        </w:rPr>
        <w:t xml:space="preserve"> </w:t>
      </w:r>
      <w:r>
        <w:rPr>
          <w:rFonts w:ascii="Trebuchet MS" w:eastAsiaTheme="minorEastAsia" w:hAnsi="Trebuchet MS" w:cs="굴림"/>
        </w:rPr>
        <w:t>enable</w:t>
      </w:r>
      <w:r>
        <w:rPr>
          <w:rFonts w:ascii="Trebuchet MS" w:eastAsiaTheme="minorEastAsia" w:hAnsi="Trebuchet MS" w:cs="굴림" w:hint="eastAsia"/>
        </w:rPr>
        <w:t>된</w:t>
      </w:r>
      <w:r>
        <w:rPr>
          <w:rFonts w:ascii="Trebuchet MS" w:eastAsiaTheme="minorEastAsia" w:hAnsi="Trebuchet MS" w:cs="굴림" w:hint="eastAsia"/>
        </w:rPr>
        <w:t xml:space="preserve"> </w:t>
      </w:r>
      <w:r>
        <w:rPr>
          <w:rFonts w:ascii="Trebuchet MS" w:eastAsiaTheme="minorEastAsia" w:hAnsi="Trebuchet MS" w:cs="굴림" w:hint="eastAsia"/>
        </w:rPr>
        <w:t>상태에서</w:t>
      </w:r>
      <w:r>
        <w:rPr>
          <w:rFonts w:ascii="Trebuchet MS" w:eastAsiaTheme="minorEastAsia" w:hAnsi="Trebuchet MS" w:cs="굴림"/>
        </w:rPr>
        <w:t xml:space="preserve"> ADDRH</w:t>
      </w:r>
      <w:r>
        <w:rPr>
          <w:rFonts w:ascii="Trebuchet MS" w:eastAsiaTheme="minorEastAsia" w:hAnsi="Trebuchet MS" w:cs="굴림" w:hint="eastAsia"/>
        </w:rPr>
        <w:t>에</w:t>
      </w:r>
      <w:r>
        <w:rPr>
          <w:rFonts w:ascii="Trebuchet MS" w:eastAsiaTheme="minorEastAsia" w:hAnsi="Trebuchet MS" w:cs="굴림" w:hint="eastAsia"/>
        </w:rPr>
        <w:t xml:space="preserve"> 0x00 ADDRL</w:t>
      </w:r>
      <w:r>
        <w:rPr>
          <w:rFonts w:ascii="Trebuchet MS" w:eastAsiaTheme="minorEastAsia" w:hAnsi="Trebuchet MS" w:cs="굴림" w:hint="eastAsia"/>
        </w:rPr>
        <w:t>에</w:t>
      </w:r>
      <w:r>
        <w:rPr>
          <w:rFonts w:ascii="Trebuchet MS" w:eastAsiaTheme="minorEastAsia" w:hAnsi="Trebuchet MS" w:cs="굴림" w:hint="eastAsia"/>
        </w:rPr>
        <w:t xml:space="preserve"> </w:t>
      </w:r>
      <w:r>
        <w:rPr>
          <w:rFonts w:ascii="Trebuchet MS" w:eastAsiaTheme="minorEastAsia" w:hAnsi="Trebuchet MS" w:cs="굴림"/>
        </w:rPr>
        <w:t>0x0F DATA</w:t>
      </w:r>
      <w:r>
        <w:rPr>
          <w:rFonts w:ascii="Trebuchet MS" w:eastAsiaTheme="minorEastAsia" w:hAnsi="Trebuchet MS" w:cs="굴림" w:hint="eastAsia"/>
        </w:rPr>
        <w:t>에</w:t>
      </w:r>
      <w:r>
        <w:rPr>
          <w:rFonts w:ascii="Trebuchet MS" w:eastAsiaTheme="minorEastAsia" w:hAnsi="Trebuchet MS" w:cs="굴림" w:hint="eastAsia"/>
        </w:rPr>
        <w:t xml:space="preserve"> </w:t>
      </w:r>
      <w:r>
        <w:rPr>
          <w:rFonts w:ascii="Trebuchet MS" w:eastAsiaTheme="minorEastAsia" w:hAnsi="Trebuchet MS" w:cs="굴림"/>
        </w:rPr>
        <w:t>0x</w:t>
      </w:r>
      <w:r>
        <w:rPr>
          <w:rFonts w:ascii="Trebuchet MS" w:eastAsiaTheme="minorEastAsia" w:hAnsi="Trebuchet MS" w:cs="굴림" w:hint="eastAsia"/>
        </w:rPr>
        <w:t xml:space="preserve">C0, </w:t>
      </w:r>
      <w:r>
        <w:rPr>
          <w:rFonts w:ascii="Trebuchet MS" w:eastAsiaTheme="minorEastAsia" w:hAnsi="Trebuchet MS" w:cs="굴림"/>
        </w:rPr>
        <w:t>0xA8, 0x0x, 0x01</w:t>
      </w:r>
      <w:r>
        <w:rPr>
          <w:rFonts w:ascii="Trebuchet MS" w:eastAsiaTheme="minorEastAsia" w:hAnsi="Trebuchet MS" w:cs="굴림" w:hint="eastAsia"/>
        </w:rPr>
        <w:t>을</w:t>
      </w:r>
      <w:r>
        <w:rPr>
          <w:rFonts w:ascii="Trebuchet MS" w:eastAsiaTheme="minorEastAsia" w:hAnsi="Trebuchet MS" w:cs="굴림" w:hint="eastAsia"/>
        </w:rPr>
        <w:t xml:space="preserve"> </w:t>
      </w:r>
      <w:r>
        <w:rPr>
          <w:rFonts w:ascii="Trebuchet MS" w:eastAsiaTheme="minorEastAsia" w:hAnsi="Trebuchet MS" w:cs="굴림" w:hint="eastAsia"/>
        </w:rPr>
        <w:t>쓰면</w:t>
      </w:r>
      <w:r>
        <w:rPr>
          <w:rFonts w:ascii="Trebuchet MS" w:eastAsiaTheme="minorEastAsia" w:hAnsi="Trebuchet MS" w:cs="굴림" w:hint="eastAsia"/>
        </w:rPr>
        <w:t xml:space="preserve"> </w:t>
      </w:r>
      <w:r>
        <w:rPr>
          <w:rFonts w:ascii="Trebuchet MS" w:eastAsiaTheme="minorEastAsia" w:hAnsi="Trebuchet MS" w:cs="굴림" w:hint="eastAsia"/>
        </w:rPr>
        <w:t>주소가</w:t>
      </w:r>
      <w:r>
        <w:rPr>
          <w:rFonts w:ascii="Trebuchet MS" w:eastAsiaTheme="minorEastAsia" w:hAnsi="Trebuchet MS" w:cs="굴림" w:hint="eastAsia"/>
        </w:rPr>
        <w:t xml:space="preserve"> </w:t>
      </w:r>
      <w:r>
        <w:rPr>
          <w:rFonts w:ascii="Trebuchet MS" w:eastAsiaTheme="minorEastAsia" w:hAnsi="Trebuchet MS" w:cs="굴림" w:hint="eastAsia"/>
        </w:rPr>
        <w:t>자동으로</w:t>
      </w:r>
      <w:r>
        <w:rPr>
          <w:rFonts w:ascii="Trebuchet MS" w:eastAsiaTheme="minorEastAsia" w:hAnsi="Trebuchet MS" w:cs="굴림" w:hint="eastAsia"/>
        </w:rPr>
        <w:t xml:space="preserve"> </w:t>
      </w:r>
      <w:r>
        <w:rPr>
          <w:rFonts w:ascii="Trebuchet MS" w:eastAsiaTheme="minorEastAsia" w:hAnsi="Trebuchet MS" w:cs="굴림" w:hint="eastAsia"/>
        </w:rPr>
        <w:t>증가되면서</w:t>
      </w:r>
      <w:r>
        <w:rPr>
          <w:rFonts w:ascii="Trebuchet MS" w:eastAsiaTheme="minorEastAsia" w:hAnsi="Trebuchet MS" w:cs="굴림" w:hint="eastAsia"/>
        </w:rPr>
        <w:t xml:space="preserve"> </w:t>
      </w:r>
      <w:r>
        <w:rPr>
          <w:rFonts w:ascii="Trebuchet MS" w:eastAsiaTheme="minorEastAsia" w:hAnsi="Trebuchet MS" w:cs="굴림"/>
        </w:rPr>
        <w:t>SIPR</w:t>
      </w:r>
      <w:r>
        <w:rPr>
          <w:rFonts w:ascii="Trebuchet MS" w:eastAsiaTheme="minorEastAsia" w:hAnsi="Trebuchet MS" w:cs="굴림" w:hint="eastAsia"/>
        </w:rPr>
        <w:t>에</w:t>
      </w:r>
      <w:r>
        <w:rPr>
          <w:rFonts w:ascii="Trebuchet MS" w:eastAsiaTheme="minorEastAsia" w:hAnsi="Trebuchet MS" w:cs="굴림" w:hint="eastAsia"/>
        </w:rPr>
        <w:t xml:space="preserve"> </w:t>
      </w:r>
      <w:r>
        <w:rPr>
          <w:rFonts w:ascii="Trebuchet MS" w:eastAsiaTheme="minorEastAsia" w:hAnsi="Trebuchet MS" w:cs="굴림"/>
        </w:rPr>
        <w:t>DATA</w:t>
      </w:r>
      <w:r>
        <w:rPr>
          <w:rFonts w:ascii="Trebuchet MS" w:eastAsiaTheme="minorEastAsia" w:hAnsi="Trebuchet MS" w:cs="굴림" w:hint="eastAsia"/>
        </w:rPr>
        <w:t>가</w:t>
      </w:r>
      <w:r>
        <w:rPr>
          <w:rFonts w:ascii="Trebuchet MS" w:eastAsiaTheme="minorEastAsia" w:hAnsi="Trebuchet MS" w:cs="굴림" w:hint="eastAsia"/>
        </w:rPr>
        <w:t xml:space="preserve"> </w:t>
      </w:r>
      <w:r>
        <w:rPr>
          <w:rFonts w:ascii="Trebuchet MS" w:eastAsiaTheme="minorEastAsia" w:hAnsi="Trebuchet MS" w:cs="굴림" w:hint="eastAsia"/>
        </w:rPr>
        <w:t>써진다</w:t>
      </w:r>
      <w:r>
        <w:rPr>
          <w:rFonts w:ascii="Trebuchet MS" w:eastAsiaTheme="minorEastAsia" w:hAnsi="Trebuchet MS" w:cs="굴림" w:hint="eastAsia"/>
        </w:rPr>
        <w:t>.</w:t>
      </w:r>
    </w:p>
    <w:p w14:paraId="6EC41A4B" w14:textId="77777777" w:rsidR="00BF5B95" w:rsidRPr="00320697" w:rsidRDefault="00BF5B95" w:rsidP="00BF5B95"/>
    <w:p w14:paraId="74319B71" w14:textId="77777777" w:rsidR="00BF5B95" w:rsidRDefault="00BF5B95" w:rsidP="00BF5B95">
      <w:r>
        <w:object w:dxaOrig="19590" w:dyaOrig="8385" w14:anchorId="52603423">
          <v:shape id="_x0000_i1031" type="#_x0000_t75" style="width:425.25pt;height:182.25pt" o:ole="">
            <v:imagedata r:id="rId63" o:title=""/>
          </v:shape>
          <o:OLEObject Type="Embed" ProgID="Visio.Drawing.15" ShapeID="_x0000_i1031" DrawAspect="Content" ObjectID="_1566709016" r:id="rId64"/>
        </w:object>
      </w:r>
    </w:p>
    <w:p w14:paraId="2E2522FB" w14:textId="77777777" w:rsidR="00BF5B95" w:rsidRDefault="00BF5B95" w:rsidP="00BF5B95">
      <w:pPr>
        <w:pStyle w:val="a8"/>
      </w:pPr>
      <w:bookmarkStart w:id="638" w:name="_Ref492019813"/>
      <w:r>
        <w:t xml:space="preserve">Figure </w:t>
      </w:r>
      <w:fldSimple w:instr=" SEQ Figure \* ARABIC ">
        <w:ins w:id="639" w:author="becky" w:date="2017-09-01T08:50:00Z">
          <w:r w:rsidR="008B75BF">
            <w:rPr>
              <w:noProof/>
            </w:rPr>
            <w:t>28</w:t>
          </w:r>
        </w:ins>
        <w:del w:id="640" w:author="becky" w:date="2017-09-01T08:30:00Z">
          <w:r w:rsidR="00C259F9" w:rsidDel="00F87973">
            <w:rPr>
              <w:noProof/>
            </w:rPr>
            <w:delText>26</w:delText>
          </w:r>
        </w:del>
      </w:fldSimple>
      <w:r>
        <w:t xml:space="preserve"> Indirect Mode Read Access</w:t>
      </w:r>
      <w:bookmarkEnd w:id="638"/>
    </w:p>
    <w:p w14:paraId="61BBC46F" w14:textId="77777777" w:rsidR="00BF5B95" w:rsidRPr="00992C23" w:rsidRDefault="00BF5B95" w:rsidP="00BF5B95">
      <w:pPr>
        <w:rPr>
          <w:rFonts w:ascii="Trebuchet MS" w:eastAsiaTheme="minorEastAsia" w:hAnsi="Trebuchet MS" w:cs="굴림"/>
        </w:rPr>
      </w:pPr>
      <w:r w:rsidRPr="00992C23">
        <w:rPr>
          <w:rFonts w:ascii="Trebuchet MS" w:eastAsiaTheme="minorEastAsia" w:hAnsi="Trebuchet MS" w:cs="굴림" w:hint="eastAsia"/>
        </w:rPr>
        <w:t>만약</w:t>
      </w:r>
      <w:r w:rsidRPr="00992C23">
        <w:rPr>
          <w:rFonts w:ascii="Trebuchet MS" w:eastAsiaTheme="minorEastAsia" w:hAnsi="Trebuchet MS" w:cs="굴림" w:hint="eastAsia"/>
        </w:rPr>
        <w:t xml:space="preserve"> </w:t>
      </w:r>
      <w:r>
        <w:rPr>
          <w:rFonts w:ascii="Trebuchet MS" w:eastAsiaTheme="minorEastAsia" w:hAnsi="Trebuchet MS" w:cs="굴림" w:hint="eastAsia"/>
        </w:rPr>
        <w:t>I</w:t>
      </w:r>
      <w:r w:rsidRPr="00992C23">
        <w:rPr>
          <w:rFonts w:ascii="Trebuchet MS" w:eastAsiaTheme="minorEastAsia" w:hAnsi="Trebuchet MS" w:cs="굴림"/>
        </w:rPr>
        <w:t>R</w:t>
      </w:r>
      <w:r w:rsidRPr="00992C23">
        <w:rPr>
          <w:rFonts w:ascii="Trebuchet MS" w:eastAsiaTheme="minorEastAsia" w:hAnsi="Trebuchet MS" w:cs="굴림" w:hint="eastAsia"/>
        </w:rPr>
        <w:t>을</w:t>
      </w:r>
      <w:r w:rsidRPr="00992C23">
        <w:rPr>
          <w:rFonts w:ascii="Trebuchet MS" w:eastAsiaTheme="minorEastAsia" w:hAnsi="Trebuchet MS" w:cs="굴림" w:hint="eastAsia"/>
        </w:rPr>
        <w:t xml:space="preserve"> </w:t>
      </w:r>
      <w:r w:rsidRPr="00992C23">
        <w:rPr>
          <w:rFonts w:ascii="Trebuchet MS" w:eastAsiaTheme="minorEastAsia" w:hAnsi="Trebuchet MS" w:cs="굴림" w:hint="eastAsia"/>
        </w:rPr>
        <w:t>읽고</w:t>
      </w:r>
      <w:r w:rsidRPr="00992C23">
        <w:rPr>
          <w:rFonts w:ascii="Trebuchet MS" w:eastAsiaTheme="minorEastAsia" w:hAnsi="Trebuchet MS" w:cs="굴림" w:hint="eastAsia"/>
        </w:rPr>
        <w:t xml:space="preserve"> </w:t>
      </w:r>
      <w:r w:rsidRPr="00992C23">
        <w:rPr>
          <w:rFonts w:ascii="Trebuchet MS" w:eastAsiaTheme="minorEastAsia" w:hAnsi="Trebuchet MS" w:cs="굴림" w:hint="eastAsia"/>
        </w:rPr>
        <w:t>싶다면</w:t>
      </w:r>
      <w:r>
        <w:rPr>
          <w:rFonts w:ascii="Trebuchet MS" w:eastAsiaTheme="minorEastAsia" w:hAnsi="Trebuchet MS" w:cs="굴림" w:hint="eastAsia"/>
        </w:rPr>
        <w:t xml:space="preserve"> ADDRH</w:t>
      </w:r>
      <w:r>
        <w:rPr>
          <w:rFonts w:ascii="Trebuchet MS" w:eastAsiaTheme="minorEastAsia" w:hAnsi="Trebuchet MS" w:cs="굴림" w:hint="eastAsia"/>
        </w:rPr>
        <w:t>에</w:t>
      </w:r>
      <w:r>
        <w:rPr>
          <w:rFonts w:ascii="Trebuchet MS" w:eastAsiaTheme="minorEastAsia" w:hAnsi="Trebuchet MS" w:cs="굴림" w:hint="eastAsia"/>
        </w:rPr>
        <w:t xml:space="preserve"> </w:t>
      </w:r>
      <w:r>
        <w:rPr>
          <w:rFonts w:ascii="Trebuchet MS" w:eastAsiaTheme="minorEastAsia" w:hAnsi="Trebuchet MS" w:cs="굴림"/>
        </w:rPr>
        <w:t>0x00 ADDRL</w:t>
      </w:r>
      <w:r>
        <w:rPr>
          <w:rFonts w:ascii="Trebuchet MS" w:eastAsiaTheme="minorEastAsia" w:hAnsi="Trebuchet MS" w:cs="굴림" w:hint="eastAsia"/>
        </w:rPr>
        <w:t>에</w:t>
      </w:r>
      <w:r>
        <w:rPr>
          <w:rFonts w:ascii="Trebuchet MS" w:eastAsiaTheme="minorEastAsia" w:hAnsi="Trebuchet MS" w:cs="굴림" w:hint="eastAsia"/>
        </w:rPr>
        <w:t xml:space="preserve"> </w:t>
      </w:r>
      <w:r>
        <w:rPr>
          <w:rFonts w:ascii="Trebuchet MS" w:eastAsiaTheme="minorEastAsia" w:hAnsi="Trebuchet MS" w:cs="굴림"/>
        </w:rPr>
        <w:t>0x15</w:t>
      </w:r>
      <w:r>
        <w:rPr>
          <w:rFonts w:ascii="Trebuchet MS" w:eastAsiaTheme="minorEastAsia" w:hAnsi="Trebuchet MS" w:cs="굴림" w:hint="eastAsia"/>
        </w:rPr>
        <w:t>를</w:t>
      </w:r>
      <w:r>
        <w:rPr>
          <w:rFonts w:ascii="Trebuchet MS" w:eastAsiaTheme="minorEastAsia" w:hAnsi="Trebuchet MS" w:cs="굴림" w:hint="eastAsia"/>
        </w:rPr>
        <w:t xml:space="preserve"> </w:t>
      </w:r>
      <w:r>
        <w:rPr>
          <w:rFonts w:ascii="Trebuchet MS" w:eastAsiaTheme="minorEastAsia" w:hAnsi="Trebuchet MS" w:cs="굴림" w:hint="eastAsia"/>
        </w:rPr>
        <w:t>쓰고</w:t>
      </w:r>
      <w:r>
        <w:rPr>
          <w:rFonts w:ascii="Trebuchet MS" w:eastAsiaTheme="minorEastAsia" w:hAnsi="Trebuchet MS" w:cs="굴림" w:hint="eastAsia"/>
        </w:rPr>
        <w:t xml:space="preserve"> DATA</w:t>
      </w:r>
      <w:r>
        <w:rPr>
          <w:rFonts w:ascii="Trebuchet MS" w:eastAsiaTheme="minorEastAsia" w:hAnsi="Trebuchet MS" w:cs="굴림" w:hint="eastAsia"/>
        </w:rPr>
        <w:t>를</w:t>
      </w:r>
      <w:r>
        <w:rPr>
          <w:rFonts w:ascii="Trebuchet MS" w:eastAsiaTheme="minorEastAsia" w:hAnsi="Trebuchet MS" w:cs="굴림" w:hint="eastAsia"/>
        </w:rPr>
        <w:t xml:space="preserve"> </w:t>
      </w:r>
      <w:r>
        <w:rPr>
          <w:rFonts w:ascii="Trebuchet MS" w:eastAsiaTheme="minorEastAsia" w:hAnsi="Trebuchet MS" w:cs="굴림" w:hint="eastAsia"/>
        </w:rPr>
        <w:t>읽으면</w:t>
      </w:r>
      <w:r>
        <w:rPr>
          <w:rFonts w:ascii="Trebuchet MS" w:eastAsiaTheme="minorEastAsia" w:hAnsi="Trebuchet MS" w:cs="굴림" w:hint="eastAsia"/>
        </w:rPr>
        <w:t xml:space="preserve"> </w:t>
      </w:r>
      <w:r>
        <w:rPr>
          <w:rFonts w:ascii="Trebuchet MS" w:eastAsiaTheme="minorEastAsia" w:hAnsi="Trebuchet MS" w:cs="굴림" w:hint="eastAsia"/>
        </w:rPr>
        <w:t>된다</w:t>
      </w:r>
      <w:r>
        <w:rPr>
          <w:rFonts w:ascii="Trebuchet MS" w:eastAsiaTheme="minorEastAsia" w:hAnsi="Trebuchet MS" w:cs="굴림" w:hint="eastAsia"/>
        </w:rPr>
        <w:t>.</w:t>
      </w:r>
    </w:p>
    <w:p w14:paraId="7B6BBA93" w14:textId="77777777" w:rsidR="00BF5B95" w:rsidRDefault="00BF5B95" w:rsidP="00BF5B95"/>
    <w:p w14:paraId="6EE19AF3" w14:textId="77777777" w:rsidR="00BF5B95" w:rsidRDefault="00BF5B95" w:rsidP="00BF5B95">
      <w:pPr>
        <w:keepNext/>
        <w:jc w:val="center"/>
      </w:pPr>
      <w:r>
        <w:object w:dxaOrig="16927" w:dyaOrig="4245" w14:anchorId="4FBD1009">
          <v:shape id="_x0000_i1032" type="#_x0000_t75" style="width:423pt;height:105.75pt" o:ole="">
            <v:imagedata r:id="rId65" o:title=""/>
          </v:shape>
          <o:OLEObject Type="Embed" ProgID="Visio.Drawing.15" ShapeID="_x0000_i1032" DrawAspect="Content" ObjectID="_1566709017" r:id="rId66"/>
        </w:object>
      </w:r>
    </w:p>
    <w:p w14:paraId="60025EBA" w14:textId="77777777" w:rsidR="00BF5B95" w:rsidRDefault="00BF5B95" w:rsidP="00BF5B95">
      <w:pPr>
        <w:pStyle w:val="a8"/>
      </w:pPr>
      <w:bookmarkStart w:id="641" w:name="_Ref492019830"/>
      <w:r>
        <w:t xml:space="preserve">Figure </w:t>
      </w:r>
      <w:fldSimple w:instr=" SEQ Figure \* ARABIC ">
        <w:ins w:id="642" w:author="becky" w:date="2017-09-01T08:50:00Z">
          <w:r w:rsidR="008B75BF">
            <w:rPr>
              <w:noProof/>
            </w:rPr>
            <w:t>29</w:t>
          </w:r>
        </w:ins>
        <w:del w:id="643" w:author="becky" w:date="2017-09-01T08:30:00Z">
          <w:r w:rsidR="00C259F9" w:rsidDel="00F87973">
            <w:rPr>
              <w:noProof/>
            </w:rPr>
            <w:delText>27</w:delText>
          </w:r>
        </w:del>
      </w:fldSimple>
      <w:r>
        <w:t xml:space="preserve"> </w:t>
      </w:r>
      <w:r>
        <w:rPr>
          <w:rFonts w:hint="eastAsia"/>
        </w:rPr>
        <w:t>Indirect Mode Continuous Read Access</w:t>
      </w:r>
      <w:bookmarkEnd w:id="641"/>
    </w:p>
    <w:p w14:paraId="55F8E88D" w14:textId="77777777" w:rsidR="00BF5B95" w:rsidRPr="00320697" w:rsidRDefault="00BF5B95" w:rsidP="00BF5B95">
      <w:pPr>
        <w:rPr>
          <w:rFonts w:ascii="Trebuchet MS" w:eastAsiaTheme="minorEastAsia" w:hAnsi="Trebuchet MS" w:cs="굴림"/>
        </w:rPr>
      </w:pPr>
      <w:r w:rsidRPr="00320697">
        <w:rPr>
          <w:rFonts w:ascii="Trebuchet MS" w:eastAsiaTheme="minorEastAsia" w:hAnsi="Trebuchet MS" w:cs="굴림" w:hint="eastAsia"/>
        </w:rPr>
        <w:t>만약</w:t>
      </w:r>
      <w:r w:rsidRPr="00320697">
        <w:rPr>
          <w:rFonts w:ascii="Trebuchet MS" w:eastAsiaTheme="minorEastAsia" w:hAnsi="Trebuchet MS" w:cs="굴림" w:hint="eastAsia"/>
        </w:rPr>
        <w:t xml:space="preserve"> </w:t>
      </w:r>
      <w:r>
        <w:rPr>
          <w:rFonts w:ascii="Trebuchet MS" w:eastAsiaTheme="minorEastAsia" w:hAnsi="Trebuchet MS" w:cs="굴림"/>
        </w:rPr>
        <w:t>SIPR</w:t>
      </w:r>
      <w:r>
        <w:rPr>
          <w:rFonts w:ascii="Trebuchet MS" w:eastAsiaTheme="minorEastAsia" w:hAnsi="Trebuchet MS" w:cs="굴림" w:hint="eastAsia"/>
        </w:rPr>
        <w:t>을</w:t>
      </w:r>
      <w:r>
        <w:rPr>
          <w:rFonts w:ascii="Trebuchet MS" w:eastAsiaTheme="minorEastAsia" w:hAnsi="Trebuchet MS" w:cs="굴림" w:hint="eastAsia"/>
        </w:rPr>
        <w:t xml:space="preserve"> </w:t>
      </w:r>
      <w:r>
        <w:rPr>
          <w:rFonts w:ascii="Trebuchet MS" w:eastAsiaTheme="minorEastAsia" w:hAnsi="Trebuchet MS" w:cs="굴림" w:hint="eastAsia"/>
        </w:rPr>
        <w:t>읽고</w:t>
      </w:r>
      <w:r>
        <w:rPr>
          <w:rFonts w:ascii="Trebuchet MS" w:eastAsiaTheme="minorEastAsia" w:hAnsi="Trebuchet MS" w:cs="굴림" w:hint="eastAsia"/>
        </w:rPr>
        <w:t xml:space="preserve"> </w:t>
      </w:r>
      <w:r>
        <w:rPr>
          <w:rFonts w:ascii="Trebuchet MS" w:eastAsiaTheme="minorEastAsia" w:hAnsi="Trebuchet MS" w:cs="굴림" w:hint="eastAsia"/>
        </w:rPr>
        <w:t>싶다면</w:t>
      </w:r>
      <w:r>
        <w:rPr>
          <w:rFonts w:ascii="Trebuchet MS" w:eastAsiaTheme="minorEastAsia" w:hAnsi="Trebuchet MS" w:cs="굴림" w:hint="eastAsia"/>
        </w:rPr>
        <w:t xml:space="preserve"> </w:t>
      </w:r>
      <w:r>
        <w:rPr>
          <w:rFonts w:ascii="Trebuchet MS" w:eastAsiaTheme="minorEastAsia" w:hAnsi="Trebuchet MS" w:cs="굴림"/>
        </w:rPr>
        <w:t>M</w:t>
      </w:r>
      <w:r>
        <w:rPr>
          <w:rFonts w:ascii="Trebuchet MS" w:eastAsiaTheme="minorEastAsia" w:hAnsi="Trebuchet MS" w:cs="굴림" w:hint="eastAsia"/>
        </w:rPr>
        <w:t>R</w:t>
      </w:r>
      <w:r>
        <w:rPr>
          <w:rFonts w:ascii="Trebuchet MS" w:eastAsiaTheme="minorEastAsia" w:hAnsi="Trebuchet MS" w:cs="굴림" w:hint="eastAsia"/>
        </w:rPr>
        <w:t>에</w:t>
      </w:r>
      <w:r>
        <w:rPr>
          <w:rFonts w:ascii="Trebuchet MS" w:eastAsiaTheme="minorEastAsia" w:hAnsi="Trebuchet MS" w:cs="굴림" w:hint="eastAsia"/>
        </w:rPr>
        <w:t xml:space="preserve"> </w:t>
      </w:r>
      <w:r>
        <w:rPr>
          <w:rFonts w:ascii="Trebuchet MS" w:eastAsiaTheme="minorEastAsia" w:hAnsi="Trebuchet MS" w:cs="굴림"/>
        </w:rPr>
        <w:t>Auto Increment bit</w:t>
      </w:r>
      <w:r>
        <w:rPr>
          <w:rFonts w:ascii="Trebuchet MS" w:eastAsiaTheme="minorEastAsia" w:hAnsi="Trebuchet MS" w:cs="굴림" w:hint="eastAsia"/>
        </w:rPr>
        <w:t>가</w:t>
      </w:r>
      <w:r>
        <w:rPr>
          <w:rFonts w:ascii="Trebuchet MS" w:eastAsiaTheme="minorEastAsia" w:hAnsi="Trebuchet MS" w:cs="굴림" w:hint="eastAsia"/>
        </w:rPr>
        <w:t xml:space="preserve"> </w:t>
      </w:r>
      <w:r>
        <w:rPr>
          <w:rFonts w:ascii="Trebuchet MS" w:eastAsiaTheme="minorEastAsia" w:hAnsi="Trebuchet MS" w:cs="굴림"/>
        </w:rPr>
        <w:t>enable</w:t>
      </w:r>
      <w:r>
        <w:rPr>
          <w:rFonts w:ascii="Trebuchet MS" w:eastAsiaTheme="minorEastAsia" w:hAnsi="Trebuchet MS" w:cs="굴림" w:hint="eastAsia"/>
        </w:rPr>
        <w:t>된</w:t>
      </w:r>
      <w:r>
        <w:rPr>
          <w:rFonts w:ascii="Trebuchet MS" w:eastAsiaTheme="minorEastAsia" w:hAnsi="Trebuchet MS" w:cs="굴림" w:hint="eastAsia"/>
        </w:rPr>
        <w:t xml:space="preserve"> </w:t>
      </w:r>
      <w:r>
        <w:rPr>
          <w:rFonts w:ascii="Trebuchet MS" w:eastAsiaTheme="minorEastAsia" w:hAnsi="Trebuchet MS" w:cs="굴림" w:hint="eastAsia"/>
        </w:rPr>
        <w:t>상태에서</w:t>
      </w:r>
      <w:r>
        <w:rPr>
          <w:rFonts w:ascii="Trebuchet MS" w:eastAsiaTheme="minorEastAsia" w:hAnsi="Trebuchet MS" w:cs="굴림"/>
        </w:rPr>
        <w:t xml:space="preserve"> ADDRH</w:t>
      </w:r>
      <w:r>
        <w:rPr>
          <w:rFonts w:ascii="Trebuchet MS" w:eastAsiaTheme="minorEastAsia" w:hAnsi="Trebuchet MS" w:cs="굴림" w:hint="eastAsia"/>
        </w:rPr>
        <w:t>에</w:t>
      </w:r>
      <w:r>
        <w:rPr>
          <w:rFonts w:ascii="Trebuchet MS" w:eastAsiaTheme="minorEastAsia" w:hAnsi="Trebuchet MS" w:cs="굴림" w:hint="eastAsia"/>
        </w:rPr>
        <w:t xml:space="preserve"> 0x00 ADDRL</w:t>
      </w:r>
      <w:r>
        <w:rPr>
          <w:rFonts w:ascii="Trebuchet MS" w:eastAsiaTheme="minorEastAsia" w:hAnsi="Trebuchet MS" w:cs="굴림" w:hint="eastAsia"/>
        </w:rPr>
        <w:t>에</w:t>
      </w:r>
      <w:r>
        <w:rPr>
          <w:rFonts w:ascii="Trebuchet MS" w:eastAsiaTheme="minorEastAsia" w:hAnsi="Trebuchet MS" w:cs="굴림" w:hint="eastAsia"/>
        </w:rPr>
        <w:t xml:space="preserve"> </w:t>
      </w:r>
      <w:r>
        <w:rPr>
          <w:rFonts w:ascii="Trebuchet MS" w:eastAsiaTheme="minorEastAsia" w:hAnsi="Trebuchet MS" w:cs="굴림"/>
        </w:rPr>
        <w:t>0x0F</w:t>
      </w:r>
      <w:r>
        <w:rPr>
          <w:rFonts w:ascii="Trebuchet MS" w:eastAsiaTheme="minorEastAsia" w:hAnsi="Trebuchet MS" w:cs="굴림" w:hint="eastAsia"/>
        </w:rPr>
        <w:t>를</w:t>
      </w:r>
      <w:r>
        <w:rPr>
          <w:rFonts w:ascii="Trebuchet MS" w:eastAsiaTheme="minorEastAsia" w:hAnsi="Trebuchet MS" w:cs="굴림" w:hint="eastAsia"/>
        </w:rPr>
        <w:t xml:space="preserve"> </w:t>
      </w:r>
      <w:r>
        <w:rPr>
          <w:rFonts w:ascii="Trebuchet MS" w:eastAsiaTheme="minorEastAsia" w:hAnsi="Trebuchet MS" w:cs="굴림" w:hint="eastAsia"/>
        </w:rPr>
        <w:t>쓰고</w:t>
      </w:r>
      <w:r>
        <w:rPr>
          <w:rFonts w:ascii="Trebuchet MS" w:eastAsiaTheme="minorEastAsia" w:hAnsi="Trebuchet MS" w:cs="굴림"/>
        </w:rPr>
        <w:t xml:space="preserve"> DATA</w:t>
      </w:r>
      <w:r>
        <w:rPr>
          <w:rFonts w:ascii="Trebuchet MS" w:eastAsiaTheme="minorEastAsia" w:hAnsi="Trebuchet MS" w:cs="굴림" w:hint="eastAsia"/>
        </w:rPr>
        <w:t>를</w:t>
      </w:r>
      <w:r>
        <w:rPr>
          <w:rFonts w:ascii="Trebuchet MS" w:eastAsiaTheme="minorEastAsia" w:hAnsi="Trebuchet MS" w:cs="굴림" w:hint="eastAsia"/>
        </w:rPr>
        <w:t xml:space="preserve"> 4</w:t>
      </w:r>
      <w:r>
        <w:rPr>
          <w:rFonts w:ascii="Trebuchet MS" w:eastAsiaTheme="minorEastAsia" w:hAnsi="Trebuchet MS" w:cs="굴림" w:hint="eastAsia"/>
        </w:rPr>
        <w:t>번</w:t>
      </w:r>
      <w:r>
        <w:rPr>
          <w:rFonts w:ascii="Trebuchet MS" w:eastAsiaTheme="minorEastAsia" w:hAnsi="Trebuchet MS" w:cs="굴림" w:hint="eastAsia"/>
        </w:rPr>
        <w:t xml:space="preserve"> </w:t>
      </w:r>
      <w:r>
        <w:rPr>
          <w:rFonts w:ascii="Trebuchet MS" w:eastAsiaTheme="minorEastAsia" w:hAnsi="Trebuchet MS" w:cs="굴림" w:hint="eastAsia"/>
        </w:rPr>
        <w:t>읽으면</w:t>
      </w:r>
      <w:r>
        <w:rPr>
          <w:rFonts w:ascii="Trebuchet MS" w:eastAsiaTheme="minorEastAsia" w:hAnsi="Trebuchet MS" w:cs="굴림" w:hint="eastAsia"/>
        </w:rPr>
        <w:t xml:space="preserve"> </w:t>
      </w:r>
      <w:r>
        <w:rPr>
          <w:rFonts w:ascii="Trebuchet MS" w:eastAsiaTheme="minorEastAsia" w:hAnsi="Trebuchet MS" w:cs="굴림" w:hint="eastAsia"/>
        </w:rPr>
        <w:t>주소가</w:t>
      </w:r>
      <w:r>
        <w:rPr>
          <w:rFonts w:ascii="Trebuchet MS" w:eastAsiaTheme="minorEastAsia" w:hAnsi="Trebuchet MS" w:cs="굴림" w:hint="eastAsia"/>
        </w:rPr>
        <w:t xml:space="preserve"> </w:t>
      </w:r>
      <w:r>
        <w:rPr>
          <w:rFonts w:ascii="Trebuchet MS" w:eastAsiaTheme="minorEastAsia" w:hAnsi="Trebuchet MS" w:cs="굴림" w:hint="eastAsia"/>
        </w:rPr>
        <w:t>자동으로</w:t>
      </w:r>
      <w:r>
        <w:rPr>
          <w:rFonts w:ascii="Trebuchet MS" w:eastAsiaTheme="minorEastAsia" w:hAnsi="Trebuchet MS" w:cs="굴림" w:hint="eastAsia"/>
        </w:rPr>
        <w:t xml:space="preserve"> </w:t>
      </w:r>
      <w:r>
        <w:rPr>
          <w:rFonts w:ascii="Trebuchet MS" w:eastAsiaTheme="minorEastAsia" w:hAnsi="Trebuchet MS" w:cs="굴림" w:hint="eastAsia"/>
        </w:rPr>
        <w:t>증가되면서</w:t>
      </w:r>
      <w:r>
        <w:rPr>
          <w:rFonts w:ascii="Trebuchet MS" w:eastAsiaTheme="minorEastAsia" w:hAnsi="Trebuchet MS" w:cs="굴림" w:hint="eastAsia"/>
        </w:rPr>
        <w:t xml:space="preserve"> </w:t>
      </w:r>
      <w:r>
        <w:rPr>
          <w:rFonts w:ascii="Trebuchet MS" w:eastAsiaTheme="minorEastAsia" w:hAnsi="Trebuchet MS" w:cs="굴림"/>
        </w:rPr>
        <w:t>SIPR</w:t>
      </w:r>
      <w:r>
        <w:rPr>
          <w:rFonts w:ascii="Trebuchet MS" w:eastAsiaTheme="minorEastAsia" w:hAnsi="Trebuchet MS" w:cs="굴림" w:hint="eastAsia"/>
        </w:rPr>
        <w:t>에</w:t>
      </w:r>
      <w:r>
        <w:rPr>
          <w:rFonts w:ascii="Trebuchet MS" w:eastAsiaTheme="minorEastAsia" w:hAnsi="Trebuchet MS" w:cs="굴림" w:hint="eastAsia"/>
        </w:rPr>
        <w:t xml:space="preserve"> </w:t>
      </w:r>
      <w:r>
        <w:rPr>
          <w:rFonts w:ascii="Trebuchet MS" w:eastAsiaTheme="minorEastAsia" w:hAnsi="Trebuchet MS" w:cs="굴림" w:hint="eastAsia"/>
        </w:rPr>
        <w:t>저장된</w:t>
      </w:r>
      <w:r>
        <w:rPr>
          <w:rFonts w:ascii="Trebuchet MS" w:eastAsiaTheme="minorEastAsia" w:hAnsi="Trebuchet MS" w:cs="굴림" w:hint="eastAsia"/>
        </w:rPr>
        <w:t xml:space="preserve"> </w:t>
      </w:r>
      <w:r>
        <w:rPr>
          <w:rFonts w:ascii="Trebuchet MS" w:eastAsiaTheme="minorEastAsia" w:hAnsi="Trebuchet MS" w:cs="굴림"/>
        </w:rPr>
        <w:t>DATA</w:t>
      </w:r>
      <w:r>
        <w:rPr>
          <w:rFonts w:ascii="Trebuchet MS" w:eastAsiaTheme="minorEastAsia" w:hAnsi="Trebuchet MS" w:cs="굴림" w:hint="eastAsia"/>
        </w:rPr>
        <w:t>가</w:t>
      </w:r>
      <w:r>
        <w:rPr>
          <w:rFonts w:ascii="Trebuchet MS" w:eastAsiaTheme="minorEastAsia" w:hAnsi="Trebuchet MS" w:cs="굴림" w:hint="eastAsia"/>
        </w:rPr>
        <w:t xml:space="preserve"> </w:t>
      </w:r>
      <w:r>
        <w:rPr>
          <w:rFonts w:ascii="Trebuchet MS" w:eastAsiaTheme="minorEastAsia" w:hAnsi="Trebuchet MS" w:cs="굴림" w:hint="eastAsia"/>
        </w:rPr>
        <w:t>읽어진다</w:t>
      </w:r>
      <w:r>
        <w:rPr>
          <w:rFonts w:ascii="Trebuchet MS" w:eastAsiaTheme="minorEastAsia" w:hAnsi="Trebuchet MS" w:cs="굴림" w:hint="eastAsia"/>
        </w:rPr>
        <w:t>.</w:t>
      </w:r>
    </w:p>
    <w:p w14:paraId="732452E3" w14:textId="77777777" w:rsidR="007956B1" w:rsidRPr="001605E7" w:rsidRDefault="007956B1" w:rsidP="00155A42">
      <w:pPr>
        <w:pStyle w:val="11"/>
        <w:rPr>
          <w:rFonts w:eastAsiaTheme="minorHAnsi"/>
        </w:rPr>
      </w:pPr>
    </w:p>
    <w:p w14:paraId="538CCC0B" w14:textId="77777777" w:rsidR="00F42724" w:rsidRPr="001605E7" w:rsidRDefault="00F42724" w:rsidP="00E21DFF">
      <w:pPr>
        <w:pStyle w:val="1"/>
        <w:rPr>
          <w:rFonts w:eastAsiaTheme="minorHAnsi"/>
        </w:rPr>
      </w:pPr>
      <w:bookmarkStart w:id="644" w:name="_Toc483830120"/>
      <w:bookmarkStart w:id="645" w:name="_Toc483830138"/>
      <w:r w:rsidRPr="001605E7">
        <w:rPr>
          <w:rFonts w:eastAsiaTheme="minorHAnsi"/>
        </w:rPr>
        <w:t>Clock</w:t>
      </w:r>
      <w:bookmarkEnd w:id="644"/>
    </w:p>
    <w:p w14:paraId="5B7CAC51" w14:textId="77777777" w:rsidR="00F42724" w:rsidRPr="00546234" w:rsidRDefault="00F42724" w:rsidP="00BF5B95">
      <w:pPr>
        <w:pStyle w:val="21"/>
      </w:pPr>
      <w:bookmarkStart w:id="646" w:name="_Toc483830121"/>
      <w:r w:rsidRPr="00546234">
        <w:t>Quartz Crystal</w:t>
      </w:r>
      <w:bookmarkEnd w:id="646"/>
      <w:r w:rsidRPr="00546234">
        <w:t xml:space="preserve"> requirements.</w:t>
      </w:r>
    </w:p>
    <w:p w14:paraId="58EB95F6" w14:textId="056851B5" w:rsidR="00F42724" w:rsidRPr="001605E7" w:rsidRDefault="00F42724" w:rsidP="00F42724">
      <w:pPr>
        <w:pStyle w:val="a8"/>
        <w:keepNext/>
        <w:rPr>
          <w:rFonts w:eastAsiaTheme="minorHAnsi"/>
        </w:rPr>
      </w:pPr>
      <w:r w:rsidRPr="001605E7">
        <w:rPr>
          <w:rFonts w:eastAsiaTheme="minorHAnsi"/>
        </w:rPr>
        <w:t xml:space="preserve">Table </w:t>
      </w:r>
      <w:r w:rsidR="00756EBE" w:rsidRPr="001605E7">
        <w:rPr>
          <w:rFonts w:eastAsiaTheme="minorHAnsi"/>
        </w:rPr>
        <w:fldChar w:fldCharType="begin"/>
      </w:r>
      <w:r w:rsidR="00756EBE" w:rsidRPr="001605E7">
        <w:rPr>
          <w:rFonts w:eastAsiaTheme="minorHAnsi"/>
        </w:rPr>
        <w:instrText xml:space="preserve"> SEQ Table \* ARABIC </w:instrText>
      </w:r>
      <w:r w:rsidR="00756EBE" w:rsidRPr="001605E7">
        <w:rPr>
          <w:rFonts w:eastAsiaTheme="minorHAnsi"/>
        </w:rPr>
        <w:fldChar w:fldCharType="separate"/>
      </w:r>
      <w:r w:rsidR="00C12AAF" w:rsidRPr="001605E7">
        <w:rPr>
          <w:rFonts w:eastAsiaTheme="minorHAnsi"/>
          <w:noProof/>
        </w:rPr>
        <w:t>8</w:t>
      </w:r>
      <w:r w:rsidR="00756EBE" w:rsidRPr="001605E7">
        <w:rPr>
          <w:rFonts w:eastAsiaTheme="minorHAnsi"/>
          <w:noProof/>
        </w:rPr>
        <w:fldChar w:fldCharType="end"/>
      </w:r>
      <w:r w:rsidRPr="001605E7">
        <w:rPr>
          <w:rFonts w:eastAsiaTheme="minorHAnsi"/>
        </w:rPr>
        <w:t>. Quartz Crystal</w:t>
      </w:r>
    </w:p>
    <w:tbl>
      <w:tblPr>
        <w:tblStyle w:val="af3"/>
        <w:tblW w:w="5000" w:type="pct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411"/>
        <w:gridCol w:w="3118"/>
        <w:gridCol w:w="782"/>
        <w:gridCol w:w="704"/>
        <w:gridCol w:w="667"/>
        <w:gridCol w:w="823"/>
      </w:tblGrid>
      <w:tr w:rsidR="00F42724" w:rsidRPr="00546234" w14:paraId="2220D189" w14:textId="77777777" w:rsidTr="001C7EF5">
        <w:tc>
          <w:tcPr>
            <w:tcW w:w="1417" w:type="pct"/>
            <w:shd w:val="clear" w:color="auto" w:fill="F2F2F2" w:themeFill="background1" w:themeFillShade="F2"/>
            <w:vAlign w:val="center"/>
          </w:tcPr>
          <w:p w14:paraId="60E4E5D7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Parameter</w:t>
            </w:r>
          </w:p>
        </w:tc>
        <w:tc>
          <w:tcPr>
            <w:tcW w:w="1833" w:type="pct"/>
            <w:shd w:val="clear" w:color="auto" w:fill="F2F2F2" w:themeFill="background1" w:themeFillShade="F2"/>
            <w:vAlign w:val="center"/>
          </w:tcPr>
          <w:p w14:paraId="48526363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Condition / Description</w:t>
            </w:r>
          </w:p>
        </w:tc>
        <w:tc>
          <w:tcPr>
            <w:tcW w:w="460" w:type="pct"/>
            <w:shd w:val="clear" w:color="auto" w:fill="F2F2F2" w:themeFill="background1" w:themeFillShade="F2"/>
            <w:vAlign w:val="center"/>
          </w:tcPr>
          <w:p w14:paraId="1BBBB797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Min</w:t>
            </w:r>
          </w:p>
        </w:tc>
        <w:tc>
          <w:tcPr>
            <w:tcW w:w="414" w:type="pct"/>
            <w:shd w:val="clear" w:color="auto" w:fill="F2F2F2" w:themeFill="background1" w:themeFillShade="F2"/>
            <w:vAlign w:val="center"/>
          </w:tcPr>
          <w:p w14:paraId="0B7EE18B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Typ</w:t>
            </w:r>
          </w:p>
        </w:tc>
        <w:tc>
          <w:tcPr>
            <w:tcW w:w="392" w:type="pct"/>
            <w:shd w:val="clear" w:color="auto" w:fill="F2F2F2" w:themeFill="background1" w:themeFillShade="F2"/>
            <w:vAlign w:val="center"/>
          </w:tcPr>
          <w:p w14:paraId="1D9F4221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Max</w:t>
            </w:r>
          </w:p>
        </w:tc>
        <w:tc>
          <w:tcPr>
            <w:tcW w:w="484" w:type="pct"/>
            <w:shd w:val="clear" w:color="auto" w:fill="F2F2F2" w:themeFill="background1" w:themeFillShade="F2"/>
            <w:vAlign w:val="center"/>
          </w:tcPr>
          <w:p w14:paraId="01B89B0C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Unit</w:t>
            </w:r>
          </w:p>
        </w:tc>
      </w:tr>
      <w:tr w:rsidR="00F42724" w:rsidRPr="00546234" w14:paraId="1BFA3001" w14:textId="77777777" w:rsidTr="001C7EF5">
        <w:tc>
          <w:tcPr>
            <w:tcW w:w="1417" w:type="pct"/>
            <w:vAlign w:val="center"/>
          </w:tcPr>
          <w:p w14:paraId="601334C2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Frequency(F)</w:t>
            </w:r>
          </w:p>
        </w:tc>
        <w:tc>
          <w:tcPr>
            <w:tcW w:w="1833" w:type="pct"/>
            <w:vAlign w:val="center"/>
          </w:tcPr>
          <w:p w14:paraId="5BDBEBF6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266" w:type="pct"/>
            <w:gridSpan w:val="3"/>
            <w:vAlign w:val="center"/>
          </w:tcPr>
          <w:p w14:paraId="1EF83561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25</w:t>
            </w:r>
          </w:p>
        </w:tc>
        <w:tc>
          <w:tcPr>
            <w:tcW w:w="484" w:type="pct"/>
            <w:vAlign w:val="center"/>
          </w:tcPr>
          <w:p w14:paraId="33248B21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MHz</w:t>
            </w:r>
          </w:p>
        </w:tc>
      </w:tr>
      <w:tr w:rsidR="00F42724" w:rsidRPr="00546234" w14:paraId="36EA5438" w14:textId="77777777" w:rsidTr="001C7EF5">
        <w:tc>
          <w:tcPr>
            <w:tcW w:w="1417" w:type="pct"/>
            <w:vAlign w:val="center"/>
          </w:tcPr>
          <w:p w14:paraId="681066FC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Frequency Tolerance</w:t>
            </w:r>
          </w:p>
        </w:tc>
        <w:tc>
          <w:tcPr>
            <w:tcW w:w="1833" w:type="pct"/>
            <w:vAlign w:val="center"/>
          </w:tcPr>
          <w:p w14:paraId="584BBC78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At 25</w:t>
            </w:r>
            <w:r w:rsidRPr="008C14F1">
              <w:rPr>
                <w:rFonts w:eastAsiaTheme="minorHAnsi" w:cs="Arial"/>
                <w:szCs w:val="20"/>
              </w:rPr>
              <w:sym w:font="Symbol" w:char="F0B0"/>
            </w:r>
            <w:r w:rsidRPr="008C14F1">
              <w:rPr>
                <w:rFonts w:eastAsiaTheme="minorHAnsi" w:cs="Arial"/>
                <w:szCs w:val="20"/>
              </w:rPr>
              <w:t>C</w:t>
            </w:r>
          </w:p>
        </w:tc>
        <w:tc>
          <w:tcPr>
            <w:tcW w:w="460" w:type="pct"/>
            <w:vAlign w:val="center"/>
          </w:tcPr>
          <w:p w14:paraId="6C8A2926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-50</w:t>
            </w:r>
          </w:p>
        </w:tc>
        <w:tc>
          <w:tcPr>
            <w:tcW w:w="414" w:type="pct"/>
            <w:vAlign w:val="center"/>
          </w:tcPr>
          <w:p w14:paraId="0B5983AE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392" w:type="pct"/>
            <w:vAlign w:val="center"/>
          </w:tcPr>
          <w:p w14:paraId="041D5AD8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+50</w:t>
            </w:r>
          </w:p>
        </w:tc>
        <w:tc>
          <w:tcPr>
            <w:tcW w:w="484" w:type="pct"/>
            <w:vAlign w:val="center"/>
          </w:tcPr>
          <w:p w14:paraId="7532BF85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ppm</w:t>
            </w:r>
          </w:p>
        </w:tc>
      </w:tr>
      <w:tr w:rsidR="00F42724" w:rsidRPr="00546234" w14:paraId="4319F9B4" w14:textId="77777777" w:rsidTr="001C7EF5">
        <w:tc>
          <w:tcPr>
            <w:tcW w:w="1417" w:type="pct"/>
            <w:vAlign w:val="center"/>
          </w:tcPr>
          <w:p w14:paraId="56ADA868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Frequency Stability</w:t>
            </w:r>
          </w:p>
        </w:tc>
        <w:tc>
          <w:tcPr>
            <w:tcW w:w="1833" w:type="pct"/>
            <w:vAlign w:val="center"/>
          </w:tcPr>
          <w:p w14:paraId="5F22833C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 Year aging.</w:t>
            </w:r>
          </w:p>
        </w:tc>
        <w:tc>
          <w:tcPr>
            <w:tcW w:w="460" w:type="pct"/>
            <w:vAlign w:val="center"/>
          </w:tcPr>
          <w:p w14:paraId="4A116C63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-50</w:t>
            </w:r>
          </w:p>
        </w:tc>
        <w:tc>
          <w:tcPr>
            <w:tcW w:w="414" w:type="pct"/>
            <w:vAlign w:val="center"/>
          </w:tcPr>
          <w:p w14:paraId="1977F8C5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392" w:type="pct"/>
            <w:vAlign w:val="center"/>
          </w:tcPr>
          <w:p w14:paraId="2A8F5923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+50</w:t>
            </w:r>
          </w:p>
        </w:tc>
        <w:tc>
          <w:tcPr>
            <w:tcW w:w="484" w:type="pct"/>
            <w:vAlign w:val="center"/>
          </w:tcPr>
          <w:p w14:paraId="585B56B3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ppm</w:t>
            </w:r>
          </w:p>
        </w:tc>
      </w:tr>
      <w:tr w:rsidR="00F42724" w:rsidRPr="00546234" w14:paraId="53F11C48" w14:textId="77777777" w:rsidTr="001C7EF5">
        <w:tc>
          <w:tcPr>
            <w:tcW w:w="1417" w:type="pct"/>
            <w:vAlign w:val="center"/>
          </w:tcPr>
          <w:p w14:paraId="568D3EB6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Load capacitance(C</w:t>
            </w:r>
            <w:r w:rsidRPr="001605E7">
              <w:rPr>
                <w:rFonts w:eastAsiaTheme="minorHAnsi"/>
                <w:vertAlign w:val="subscript"/>
              </w:rPr>
              <w:t>L</w:t>
            </w:r>
            <w:r w:rsidRPr="001605E7">
              <w:rPr>
                <w:rFonts w:eastAsiaTheme="minorHAnsi"/>
              </w:rPr>
              <w:t>)</w:t>
            </w:r>
          </w:p>
        </w:tc>
        <w:tc>
          <w:tcPr>
            <w:tcW w:w="1833" w:type="pct"/>
            <w:vAlign w:val="center"/>
          </w:tcPr>
          <w:p w14:paraId="03ABC189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 xml:space="preserve">ESR = 30 </w:t>
            </w:r>
            <w:r w:rsidRPr="001605E7">
              <w:rPr>
                <w:rFonts w:eastAsiaTheme="minorHAnsi" w:hint="eastAsia"/>
              </w:rPr>
              <w:t>Ω</w:t>
            </w:r>
          </w:p>
        </w:tc>
        <w:tc>
          <w:tcPr>
            <w:tcW w:w="460" w:type="pct"/>
            <w:vAlign w:val="center"/>
          </w:tcPr>
          <w:p w14:paraId="6F2C4A15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414" w:type="pct"/>
            <w:vAlign w:val="center"/>
          </w:tcPr>
          <w:p w14:paraId="1122F301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12</w:t>
            </w:r>
          </w:p>
        </w:tc>
        <w:tc>
          <w:tcPr>
            <w:tcW w:w="392" w:type="pct"/>
            <w:vAlign w:val="center"/>
          </w:tcPr>
          <w:p w14:paraId="04D12C15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484" w:type="pct"/>
            <w:vAlign w:val="center"/>
          </w:tcPr>
          <w:p w14:paraId="6794D660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pF</w:t>
            </w:r>
          </w:p>
        </w:tc>
      </w:tr>
      <w:tr w:rsidR="00F42724" w:rsidRPr="00546234" w14:paraId="2001D4F8" w14:textId="77777777" w:rsidTr="001C7EF5">
        <w:tc>
          <w:tcPr>
            <w:tcW w:w="1417" w:type="pct"/>
            <w:vAlign w:val="center"/>
          </w:tcPr>
          <w:p w14:paraId="63D6D636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Feedback Resistor(R</w:t>
            </w:r>
            <w:r w:rsidRPr="001605E7">
              <w:rPr>
                <w:rFonts w:eastAsiaTheme="minorHAnsi"/>
                <w:vertAlign w:val="subscript"/>
              </w:rPr>
              <w:t>F</w:t>
            </w:r>
            <w:r w:rsidRPr="001605E7">
              <w:rPr>
                <w:rFonts w:eastAsiaTheme="minorHAnsi"/>
              </w:rPr>
              <w:t>)</w:t>
            </w:r>
          </w:p>
        </w:tc>
        <w:tc>
          <w:tcPr>
            <w:tcW w:w="1833" w:type="pct"/>
            <w:vAlign w:val="center"/>
          </w:tcPr>
          <w:p w14:paraId="43E4D093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External resistor</w:t>
            </w:r>
          </w:p>
        </w:tc>
        <w:tc>
          <w:tcPr>
            <w:tcW w:w="460" w:type="pct"/>
            <w:vAlign w:val="center"/>
          </w:tcPr>
          <w:p w14:paraId="3C227404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414" w:type="pct"/>
            <w:vAlign w:val="center"/>
          </w:tcPr>
          <w:p w14:paraId="10C9846A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1M</w:t>
            </w:r>
          </w:p>
        </w:tc>
        <w:tc>
          <w:tcPr>
            <w:tcW w:w="392" w:type="pct"/>
            <w:vAlign w:val="center"/>
          </w:tcPr>
          <w:p w14:paraId="1DE98A83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484" w:type="pct"/>
            <w:vAlign w:val="center"/>
          </w:tcPr>
          <w:p w14:paraId="23737951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 w:hint="eastAsia"/>
              </w:rPr>
              <w:t>Ω</w:t>
            </w:r>
          </w:p>
        </w:tc>
      </w:tr>
      <w:tr w:rsidR="00F42724" w:rsidRPr="00546234" w14:paraId="7809CE3A" w14:textId="77777777" w:rsidTr="001C7EF5">
        <w:tc>
          <w:tcPr>
            <w:tcW w:w="1417" w:type="pct"/>
            <w:vAlign w:val="center"/>
          </w:tcPr>
          <w:p w14:paraId="0153FEF2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Startup time</w:t>
            </w:r>
          </w:p>
        </w:tc>
        <w:tc>
          <w:tcPr>
            <w:tcW w:w="1833" w:type="pct"/>
            <w:vAlign w:val="center"/>
          </w:tcPr>
          <w:p w14:paraId="0E683D05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W5100S Reset</w:t>
            </w:r>
          </w:p>
        </w:tc>
        <w:tc>
          <w:tcPr>
            <w:tcW w:w="460" w:type="pct"/>
            <w:vAlign w:val="center"/>
          </w:tcPr>
          <w:p w14:paraId="4FF997A6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414" w:type="pct"/>
            <w:vAlign w:val="center"/>
          </w:tcPr>
          <w:p w14:paraId="353B8E70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392" w:type="pct"/>
            <w:vAlign w:val="center"/>
          </w:tcPr>
          <w:p w14:paraId="48D439A6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60</w:t>
            </w:r>
          </w:p>
        </w:tc>
        <w:tc>
          <w:tcPr>
            <w:tcW w:w="484" w:type="pct"/>
            <w:vAlign w:val="center"/>
          </w:tcPr>
          <w:p w14:paraId="10B482C7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ms</w:t>
            </w:r>
          </w:p>
        </w:tc>
      </w:tr>
      <w:tr w:rsidR="00F42724" w:rsidRPr="00546234" w14:paraId="03A254A3" w14:textId="77777777" w:rsidTr="001C7EF5">
        <w:tc>
          <w:tcPr>
            <w:tcW w:w="1417" w:type="pct"/>
            <w:vAlign w:val="center"/>
          </w:tcPr>
          <w:p w14:paraId="2B398148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Trans-conductance(g</w:t>
            </w:r>
            <w:r w:rsidRPr="001605E7">
              <w:rPr>
                <w:rFonts w:eastAsiaTheme="minorHAnsi"/>
                <w:vertAlign w:val="subscript"/>
              </w:rPr>
              <w:t>m</w:t>
            </w:r>
            <w:r w:rsidRPr="001605E7">
              <w:rPr>
                <w:rFonts w:eastAsiaTheme="minorHAnsi"/>
              </w:rPr>
              <w:t>)</w:t>
            </w:r>
          </w:p>
        </w:tc>
        <w:tc>
          <w:tcPr>
            <w:tcW w:w="1833" w:type="pct"/>
            <w:vAlign w:val="center"/>
          </w:tcPr>
          <w:p w14:paraId="58216485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460" w:type="pct"/>
            <w:vAlign w:val="center"/>
          </w:tcPr>
          <w:p w14:paraId="141A3975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414" w:type="pct"/>
            <w:vAlign w:val="center"/>
          </w:tcPr>
          <w:p w14:paraId="4D1AE9A3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8.43</w:t>
            </w:r>
          </w:p>
        </w:tc>
        <w:tc>
          <w:tcPr>
            <w:tcW w:w="392" w:type="pct"/>
            <w:vAlign w:val="center"/>
          </w:tcPr>
          <w:p w14:paraId="1C81EB88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484" w:type="pct"/>
            <w:vAlign w:val="center"/>
          </w:tcPr>
          <w:p w14:paraId="3F3587AA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mA/V</w:t>
            </w:r>
          </w:p>
        </w:tc>
      </w:tr>
      <w:tr w:rsidR="00F42724" w:rsidRPr="00546234" w14:paraId="0FD1300F" w14:textId="77777777" w:rsidTr="001C7EF5">
        <w:tc>
          <w:tcPr>
            <w:tcW w:w="1417" w:type="pct"/>
            <w:vAlign w:val="center"/>
          </w:tcPr>
          <w:p w14:paraId="05959675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gain margin (gain</w:t>
            </w:r>
            <w:r w:rsidRPr="001605E7">
              <w:rPr>
                <w:rFonts w:eastAsiaTheme="minorHAnsi"/>
                <w:vertAlign w:val="subscript"/>
              </w:rPr>
              <w:t>margin</w:t>
            </w:r>
            <w:r w:rsidRPr="001605E7">
              <w:rPr>
                <w:rFonts w:eastAsiaTheme="minorHAnsi"/>
              </w:rPr>
              <w:t>)</w:t>
            </w:r>
          </w:p>
        </w:tc>
        <w:tc>
          <w:tcPr>
            <w:tcW w:w="1833" w:type="pct"/>
            <w:vAlign w:val="center"/>
          </w:tcPr>
          <w:p w14:paraId="56B9C48B" w14:textId="77777777" w:rsidR="00F42724" w:rsidRPr="001605E7" w:rsidRDefault="00F42724" w:rsidP="00155A42">
            <w:pPr>
              <w:pStyle w:val="11"/>
              <w:rPr>
                <w:rFonts w:eastAsiaTheme="minorHAnsi"/>
                <w:vertAlign w:val="subscript"/>
              </w:rPr>
            </w:pPr>
            <w:r w:rsidRPr="001605E7">
              <w:rPr>
                <w:rFonts w:eastAsiaTheme="minorHAnsi"/>
              </w:rPr>
              <w:t>gain</w:t>
            </w:r>
            <w:r w:rsidRPr="001605E7">
              <w:rPr>
                <w:rFonts w:eastAsiaTheme="minorHAnsi"/>
                <w:vertAlign w:val="subscript"/>
              </w:rPr>
              <w:t>margin</w:t>
            </w:r>
            <w:r w:rsidRPr="001605E7">
              <w:rPr>
                <w:rFonts w:eastAsiaTheme="minorHAnsi"/>
              </w:rPr>
              <w:t xml:space="preserve"> = g</w:t>
            </w:r>
            <w:r w:rsidRPr="001605E7">
              <w:rPr>
                <w:rFonts w:eastAsiaTheme="minorHAnsi"/>
                <w:vertAlign w:val="subscript"/>
              </w:rPr>
              <w:t xml:space="preserve">m </w:t>
            </w:r>
            <w:r w:rsidRPr="001605E7">
              <w:rPr>
                <w:rFonts w:eastAsiaTheme="minorHAnsi"/>
                <w:b/>
              </w:rPr>
              <w:t>/</w:t>
            </w:r>
            <w:r w:rsidRPr="001605E7">
              <w:rPr>
                <w:rFonts w:eastAsiaTheme="minorHAnsi"/>
              </w:rPr>
              <w:t xml:space="preserve"> g</w:t>
            </w:r>
            <w:r w:rsidRPr="001605E7">
              <w:rPr>
                <w:rFonts w:eastAsiaTheme="minorHAnsi"/>
                <w:vertAlign w:val="subscript"/>
              </w:rPr>
              <w:t>mcrit</w:t>
            </w:r>
          </w:p>
        </w:tc>
        <w:tc>
          <w:tcPr>
            <w:tcW w:w="460" w:type="pct"/>
            <w:vAlign w:val="center"/>
          </w:tcPr>
          <w:p w14:paraId="2FB5F19F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6.99</w:t>
            </w:r>
          </w:p>
        </w:tc>
        <w:tc>
          <w:tcPr>
            <w:tcW w:w="414" w:type="pct"/>
            <w:vAlign w:val="center"/>
          </w:tcPr>
          <w:p w14:paraId="72033487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392" w:type="pct"/>
            <w:vAlign w:val="center"/>
          </w:tcPr>
          <w:p w14:paraId="00032219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484" w:type="pct"/>
            <w:vAlign w:val="center"/>
          </w:tcPr>
          <w:p w14:paraId="133FC0B9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dB</w:t>
            </w:r>
          </w:p>
        </w:tc>
      </w:tr>
      <w:tr w:rsidR="00F42724" w:rsidRPr="00546234" w14:paraId="693AF4EF" w14:textId="77777777" w:rsidTr="001C7EF5">
        <w:tc>
          <w:tcPr>
            <w:tcW w:w="5000" w:type="pct"/>
            <w:gridSpan w:val="6"/>
          </w:tcPr>
          <w:p w14:paraId="672D6F40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C</w:t>
            </w:r>
            <w:r w:rsidRPr="001605E7">
              <w:rPr>
                <w:rFonts w:eastAsiaTheme="minorHAnsi"/>
                <w:vertAlign w:val="subscript"/>
              </w:rPr>
              <w:t>0</w:t>
            </w:r>
            <w:r w:rsidRPr="001605E7">
              <w:rPr>
                <w:rFonts w:eastAsiaTheme="minorHAnsi"/>
                <w:vertAlign w:val="superscript"/>
              </w:rPr>
              <w:t>(1)</w:t>
            </w:r>
            <w:r w:rsidRPr="001605E7">
              <w:rPr>
                <w:rFonts w:eastAsiaTheme="minorHAnsi"/>
              </w:rPr>
              <w:t xml:space="preserve"> : The Packaging Parasitic Shunt Capacitance.</w:t>
            </w:r>
          </w:p>
          <w:p w14:paraId="5511CA7F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C</w:t>
            </w:r>
            <w:r w:rsidRPr="001605E7">
              <w:rPr>
                <w:rFonts w:eastAsiaTheme="minorHAnsi"/>
                <w:vertAlign w:val="subscript"/>
              </w:rPr>
              <w:t>L</w:t>
            </w:r>
            <w:r w:rsidRPr="001605E7">
              <w:rPr>
                <w:rFonts w:eastAsiaTheme="minorHAnsi"/>
                <w:vertAlign w:val="superscript"/>
              </w:rPr>
              <w:t>(1)</w:t>
            </w:r>
            <w:r w:rsidRPr="001605E7">
              <w:rPr>
                <w:rFonts w:eastAsiaTheme="minorHAnsi"/>
              </w:rPr>
              <w:t xml:space="preserve"> : Load Capacitance. eq) C</w:t>
            </w:r>
            <w:r w:rsidRPr="001605E7">
              <w:rPr>
                <w:rFonts w:eastAsiaTheme="minorHAnsi"/>
                <w:vertAlign w:val="subscript"/>
              </w:rPr>
              <w:t>L</w:t>
            </w:r>
            <w:r w:rsidRPr="001605E7">
              <w:rPr>
                <w:rFonts w:eastAsiaTheme="minorHAnsi"/>
              </w:rPr>
              <w:t xml:space="preserve"> = (C</w:t>
            </w:r>
            <w:r w:rsidRPr="001605E7">
              <w:rPr>
                <w:rFonts w:eastAsiaTheme="minorHAnsi"/>
                <w:vertAlign w:val="subscript"/>
              </w:rPr>
              <w:t>L1</w:t>
            </w:r>
            <w:r w:rsidRPr="001605E7">
              <w:rPr>
                <w:rFonts w:eastAsiaTheme="minorHAnsi"/>
              </w:rPr>
              <w:t xml:space="preserve"> X C</w:t>
            </w:r>
            <w:r w:rsidRPr="001605E7">
              <w:rPr>
                <w:rFonts w:eastAsiaTheme="minorHAnsi"/>
                <w:vertAlign w:val="subscript"/>
              </w:rPr>
              <w:t>L2</w:t>
            </w:r>
            <w:r w:rsidRPr="001605E7">
              <w:rPr>
                <w:rFonts w:eastAsiaTheme="minorHAnsi"/>
              </w:rPr>
              <w:t>) / (C</w:t>
            </w:r>
            <w:r w:rsidRPr="001605E7">
              <w:rPr>
                <w:rFonts w:eastAsiaTheme="minorHAnsi"/>
                <w:vertAlign w:val="subscript"/>
              </w:rPr>
              <w:t>L1</w:t>
            </w:r>
            <w:r w:rsidRPr="001605E7">
              <w:rPr>
                <w:rFonts w:eastAsiaTheme="minorHAnsi"/>
              </w:rPr>
              <w:t xml:space="preserve"> X C</w:t>
            </w:r>
            <w:r w:rsidRPr="001605E7">
              <w:rPr>
                <w:rFonts w:eastAsiaTheme="minorHAnsi"/>
                <w:vertAlign w:val="subscript"/>
              </w:rPr>
              <w:t>L2</w:t>
            </w:r>
            <w:r w:rsidRPr="001605E7">
              <w:rPr>
                <w:rFonts w:eastAsiaTheme="minorHAnsi"/>
              </w:rPr>
              <w:t>) + C</w:t>
            </w:r>
            <w:r w:rsidRPr="001605E7">
              <w:rPr>
                <w:rFonts w:eastAsiaTheme="minorHAnsi"/>
                <w:vertAlign w:val="subscript"/>
              </w:rPr>
              <w:t>s</w:t>
            </w:r>
          </w:p>
          <w:p w14:paraId="26923D02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C</w:t>
            </w:r>
            <w:r w:rsidRPr="001605E7">
              <w:rPr>
                <w:rFonts w:eastAsiaTheme="minorHAnsi"/>
                <w:vertAlign w:val="subscript"/>
              </w:rPr>
              <w:t xml:space="preserve">L1 , </w:t>
            </w:r>
            <w:r w:rsidRPr="001605E7">
              <w:rPr>
                <w:rFonts w:eastAsiaTheme="minorHAnsi"/>
              </w:rPr>
              <w:t>C</w:t>
            </w:r>
            <w:r w:rsidRPr="001605E7">
              <w:rPr>
                <w:rFonts w:eastAsiaTheme="minorHAnsi"/>
                <w:vertAlign w:val="subscript"/>
              </w:rPr>
              <w:t xml:space="preserve">L2  </w:t>
            </w:r>
            <w:r w:rsidRPr="001605E7">
              <w:rPr>
                <w:rFonts w:eastAsiaTheme="minorHAnsi"/>
              </w:rPr>
              <w:t>: External Capacitances of the circuit connected to the crystal (Typically, C</w:t>
            </w:r>
            <w:r w:rsidRPr="001605E7">
              <w:rPr>
                <w:rFonts w:eastAsiaTheme="minorHAnsi"/>
                <w:vertAlign w:val="subscript"/>
              </w:rPr>
              <w:t>L1</w:t>
            </w:r>
            <w:r w:rsidRPr="001605E7">
              <w:rPr>
                <w:rFonts w:eastAsiaTheme="minorHAnsi"/>
              </w:rPr>
              <w:t xml:space="preserve"> = C</w:t>
            </w:r>
            <w:r w:rsidRPr="001605E7">
              <w:rPr>
                <w:rFonts w:eastAsiaTheme="minorHAnsi"/>
                <w:vertAlign w:val="subscript"/>
              </w:rPr>
              <w:t>L2</w:t>
            </w:r>
            <w:r w:rsidRPr="001605E7">
              <w:rPr>
                <w:rFonts w:eastAsiaTheme="minorHAnsi"/>
              </w:rPr>
              <w:t>)</w:t>
            </w:r>
          </w:p>
          <w:p w14:paraId="533B4B85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C</w:t>
            </w:r>
            <w:r w:rsidRPr="001605E7">
              <w:rPr>
                <w:rFonts w:eastAsiaTheme="minorHAnsi"/>
                <w:vertAlign w:val="subscript"/>
              </w:rPr>
              <w:t xml:space="preserve">s </w:t>
            </w:r>
            <w:r w:rsidRPr="001605E7">
              <w:rPr>
                <w:rFonts w:eastAsiaTheme="minorHAnsi"/>
              </w:rPr>
              <w:t>: Stray Capacitance of printed circuit board and connections.</w:t>
            </w:r>
          </w:p>
          <w:p w14:paraId="24CD0655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g</w:t>
            </w:r>
            <w:r w:rsidRPr="001605E7">
              <w:rPr>
                <w:rFonts w:eastAsiaTheme="minorHAnsi"/>
                <w:vertAlign w:val="subscript"/>
              </w:rPr>
              <w:t xml:space="preserve">mcrit </w:t>
            </w:r>
            <w:r w:rsidRPr="001605E7">
              <w:rPr>
                <w:rFonts w:eastAsiaTheme="minorHAnsi"/>
              </w:rPr>
              <w:t>: Oscillator loop critical gain. eq) g</w:t>
            </w:r>
            <w:r w:rsidRPr="001605E7">
              <w:rPr>
                <w:rFonts w:eastAsiaTheme="minorHAnsi"/>
                <w:vertAlign w:val="subscript"/>
              </w:rPr>
              <w:t xml:space="preserve">mcrit  </w:t>
            </w:r>
            <w:r w:rsidRPr="001605E7">
              <w:rPr>
                <w:rFonts w:eastAsiaTheme="minorHAnsi"/>
              </w:rPr>
              <w:t>= 4 × (ESR + R</w:t>
            </w:r>
            <w:r w:rsidRPr="001605E7">
              <w:rPr>
                <w:rFonts w:eastAsiaTheme="minorHAnsi"/>
                <w:vertAlign w:val="subscript"/>
              </w:rPr>
              <w:t>Ext</w:t>
            </w:r>
            <w:r w:rsidRPr="001605E7">
              <w:rPr>
                <w:rFonts w:eastAsiaTheme="minorHAnsi"/>
              </w:rPr>
              <w:t>)</w:t>
            </w:r>
            <w:r w:rsidRPr="001605E7">
              <w:rPr>
                <w:rFonts w:eastAsiaTheme="minorHAnsi"/>
                <w:vertAlign w:val="subscript"/>
              </w:rPr>
              <w:t xml:space="preserve"> </w:t>
            </w:r>
            <w:r w:rsidRPr="001605E7">
              <w:rPr>
                <w:rFonts w:eastAsiaTheme="minorHAnsi"/>
              </w:rPr>
              <w:t>× (2πF)</w:t>
            </w:r>
            <w:r w:rsidRPr="001605E7">
              <w:rPr>
                <w:rFonts w:eastAsiaTheme="minorHAnsi"/>
                <w:vertAlign w:val="superscript"/>
              </w:rPr>
              <w:t xml:space="preserve">2 </w:t>
            </w:r>
            <w:r w:rsidRPr="001605E7">
              <w:rPr>
                <w:rFonts w:eastAsiaTheme="minorHAnsi"/>
              </w:rPr>
              <w:t>× (C</w:t>
            </w:r>
            <w:r w:rsidRPr="001605E7">
              <w:rPr>
                <w:rFonts w:eastAsiaTheme="minorHAnsi"/>
                <w:vertAlign w:val="subscript"/>
              </w:rPr>
              <w:t>0</w:t>
            </w:r>
            <w:r w:rsidRPr="001605E7">
              <w:rPr>
                <w:rFonts w:eastAsiaTheme="minorHAnsi"/>
              </w:rPr>
              <w:t xml:space="preserve"> + C</w:t>
            </w:r>
            <w:r w:rsidRPr="001605E7">
              <w:rPr>
                <w:rFonts w:eastAsiaTheme="minorHAnsi"/>
                <w:vertAlign w:val="subscript"/>
              </w:rPr>
              <w:t>L</w:t>
            </w:r>
            <w:r w:rsidRPr="001605E7">
              <w:rPr>
                <w:rFonts w:eastAsiaTheme="minorHAnsi"/>
              </w:rPr>
              <w:t>)</w:t>
            </w:r>
            <w:r w:rsidRPr="001605E7">
              <w:rPr>
                <w:rFonts w:eastAsiaTheme="minorHAnsi"/>
                <w:vertAlign w:val="superscript"/>
              </w:rPr>
              <w:t xml:space="preserve">2 </w:t>
            </w:r>
          </w:p>
          <w:p w14:paraId="6878BCA0" w14:textId="77777777" w:rsidR="00F42724" w:rsidRPr="001605E7" w:rsidRDefault="00F42724" w:rsidP="00155A42">
            <w:pPr>
              <w:pStyle w:val="11"/>
              <w:rPr>
                <w:rFonts w:eastAsiaTheme="minorHAnsi"/>
                <w:vertAlign w:val="superscript"/>
              </w:rPr>
            </w:pPr>
            <w:r w:rsidRPr="001605E7">
              <w:rPr>
                <w:rFonts w:eastAsiaTheme="minorHAnsi"/>
              </w:rPr>
              <w:t>ESR</w:t>
            </w:r>
            <w:r w:rsidRPr="001605E7">
              <w:rPr>
                <w:rFonts w:eastAsiaTheme="minorHAnsi"/>
                <w:vertAlign w:val="superscript"/>
              </w:rPr>
              <w:t>(1)</w:t>
            </w:r>
            <w:r w:rsidRPr="001605E7">
              <w:rPr>
                <w:rFonts w:eastAsiaTheme="minorHAnsi"/>
              </w:rPr>
              <w:t xml:space="preserve"> : Maximal equivalent series resistance. eq) ESR = R</w:t>
            </w:r>
            <w:r w:rsidRPr="001605E7">
              <w:rPr>
                <w:rFonts w:eastAsiaTheme="minorHAnsi"/>
                <w:vertAlign w:val="subscript"/>
              </w:rPr>
              <w:t>m</w:t>
            </w:r>
            <w:r w:rsidRPr="001605E7">
              <w:rPr>
                <w:rFonts w:eastAsiaTheme="minorHAnsi"/>
              </w:rPr>
              <w:t xml:space="preserve"> X ( 1 + C</w:t>
            </w:r>
            <w:r w:rsidRPr="001605E7">
              <w:rPr>
                <w:rFonts w:eastAsiaTheme="minorHAnsi"/>
                <w:vertAlign w:val="subscript"/>
              </w:rPr>
              <w:t>0</w:t>
            </w:r>
            <w:r w:rsidRPr="001605E7">
              <w:rPr>
                <w:rFonts w:eastAsiaTheme="minorHAnsi"/>
              </w:rPr>
              <w:t>/C</w:t>
            </w:r>
            <w:r w:rsidRPr="001605E7">
              <w:rPr>
                <w:rFonts w:eastAsiaTheme="minorHAnsi"/>
                <w:vertAlign w:val="subscript"/>
              </w:rPr>
              <w:t>L</w:t>
            </w:r>
            <w:r w:rsidRPr="001605E7">
              <w:rPr>
                <w:rFonts w:eastAsiaTheme="minorHAnsi"/>
              </w:rPr>
              <w:t>)</w:t>
            </w:r>
            <w:r w:rsidRPr="001605E7">
              <w:rPr>
                <w:rFonts w:eastAsiaTheme="minorHAnsi"/>
                <w:vertAlign w:val="superscript"/>
              </w:rPr>
              <w:t>2</w:t>
            </w:r>
          </w:p>
          <w:p w14:paraId="7AE9267B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</w:t>
            </w:r>
            <w:r w:rsidRPr="001605E7">
              <w:rPr>
                <w:rFonts w:eastAsiaTheme="minorHAnsi"/>
                <w:vertAlign w:val="subscript"/>
              </w:rPr>
              <w:t>Ext</w:t>
            </w:r>
            <w:r w:rsidRPr="001605E7">
              <w:rPr>
                <w:rFonts w:eastAsiaTheme="minorHAnsi"/>
              </w:rPr>
              <w:t xml:space="preserve"> : Resistor for limiting the drive level(DL) of the crystal.</w:t>
            </w:r>
          </w:p>
          <w:p w14:paraId="5D762D26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  <w:i/>
              </w:rPr>
              <w:t>DL</w:t>
            </w:r>
            <w:r w:rsidRPr="001605E7">
              <w:rPr>
                <w:rFonts w:eastAsiaTheme="minorHAnsi"/>
                <w:vertAlign w:val="superscript"/>
              </w:rPr>
              <w:t>(1)</w:t>
            </w:r>
            <w:r w:rsidRPr="001605E7">
              <w:rPr>
                <w:rFonts w:eastAsiaTheme="minorHAnsi"/>
              </w:rPr>
              <w:t xml:space="preserve">  </w:t>
            </w:r>
            <w:r w:rsidRPr="001605E7">
              <w:rPr>
                <w:rFonts w:eastAsiaTheme="minorHAnsi"/>
                <w:i/>
              </w:rPr>
              <w:t>:</w:t>
            </w:r>
            <w:r w:rsidRPr="001605E7">
              <w:rPr>
                <w:rFonts w:eastAsiaTheme="minorHAnsi"/>
              </w:rPr>
              <w:t xml:space="preserve"> The power dissipated in the crystal. Excess power can destroy the crystal.</w:t>
            </w:r>
          </w:p>
          <w:p w14:paraId="19AEFD5F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</w:t>
            </w:r>
            <w:r w:rsidRPr="001605E7">
              <w:rPr>
                <w:rFonts w:eastAsiaTheme="minorHAnsi"/>
                <w:vertAlign w:val="subscript"/>
              </w:rPr>
              <w:t>F</w:t>
            </w:r>
            <w:r w:rsidRPr="001605E7">
              <w:rPr>
                <w:rFonts w:eastAsiaTheme="minorHAnsi"/>
                <w:vertAlign w:val="superscript"/>
              </w:rPr>
              <w:t>(2)</w:t>
            </w:r>
            <w:r w:rsidRPr="001605E7">
              <w:rPr>
                <w:rFonts w:eastAsiaTheme="minorHAnsi"/>
                <w:vertAlign w:val="subscript"/>
              </w:rPr>
              <w:t xml:space="preserve"> </w:t>
            </w:r>
            <w:r w:rsidRPr="001605E7">
              <w:rPr>
                <w:rFonts w:eastAsiaTheme="minorHAnsi"/>
              </w:rPr>
              <w:t>: Feedback resistor.</w:t>
            </w:r>
          </w:p>
        </w:tc>
      </w:tr>
    </w:tbl>
    <w:p w14:paraId="15D36359" w14:textId="77777777" w:rsidR="00F42724" w:rsidRPr="001605E7" w:rsidRDefault="00F42724" w:rsidP="00155A42">
      <w:pPr>
        <w:pStyle w:val="11"/>
        <w:numPr>
          <w:ilvl w:val="0"/>
          <w:numId w:val="26"/>
        </w:numPr>
        <w:rPr>
          <w:rFonts w:eastAsiaTheme="minorHAnsi"/>
        </w:rPr>
      </w:pPr>
      <w:r w:rsidRPr="001605E7">
        <w:rPr>
          <w:rFonts w:eastAsiaTheme="minorHAnsi"/>
        </w:rPr>
        <w:t>C</w:t>
      </w:r>
      <w:r w:rsidRPr="001605E7">
        <w:rPr>
          <w:rFonts w:eastAsiaTheme="minorHAnsi"/>
          <w:vertAlign w:val="subscript"/>
        </w:rPr>
        <w:t>0</w:t>
      </w:r>
      <w:r w:rsidRPr="001605E7">
        <w:rPr>
          <w:rFonts w:eastAsiaTheme="minorHAnsi"/>
        </w:rPr>
        <w:t>, C</w:t>
      </w:r>
      <w:r w:rsidRPr="001605E7">
        <w:rPr>
          <w:rFonts w:eastAsiaTheme="minorHAnsi"/>
          <w:vertAlign w:val="subscript"/>
        </w:rPr>
        <w:t>L</w:t>
      </w:r>
      <w:r w:rsidRPr="001605E7">
        <w:rPr>
          <w:rFonts w:eastAsiaTheme="minorHAnsi"/>
        </w:rPr>
        <w:t>, ESR and DL are provided by the crystal manufacturer.</w:t>
      </w:r>
    </w:p>
    <w:p w14:paraId="6996FDBC" w14:textId="77777777" w:rsidR="00F42724" w:rsidRPr="001605E7" w:rsidRDefault="00F42724" w:rsidP="00155A42">
      <w:pPr>
        <w:pStyle w:val="11"/>
        <w:numPr>
          <w:ilvl w:val="0"/>
          <w:numId w:val="26"/>
        </w:numPr>
        <w:rPr>
          <w:rFonts w:eastAsiaTheme="minorHAnsi"/>
        </w:rPr>
      </w:pPr>
      <w:r w:rsidRPr="001605E7">
        <w:rPr>
          <w:rFonts w:eastAsiaTheme="minorHAnsi"/>
        </w:rPr>
        <w:t>The W5100S has no feedback resistor. Therefore, it must be inserted outside.</w:t>
      </w:r>
    </w:p>
    <w:p w14:paraId="6090FC2C" w14:textId="77777777" w:rsidR="00F42724" w:rsidRPr="001605E7" w:rsidRDefault="00F42724" w:rsidP="00155A42">
      <w:pPr>
        <w:pStyle w:val="11"/>
        <w:rPr>
          <w:rFonts w:eastAsiaTheme="minorHAnsi"/>
        </w:rPr>
      </w:pPr>
    </w:p>
    <w:p w14:paraId="35270CE3" w14:textId="77777777" w:rsidR="00F42724" w:rsidRPr="001605E7" w:rsidRDefault="00F42724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 xml:space="preserve">*  Crystal </w:t>
      </w:r>
      <w:r w:rsidRPr="001605E7">
        <w:rPr>
          <w:rFonts w:eastAsiaTheme="minorHAnsi" w:hint="eastAsia"/>
        </w:rPr>
        <w:t>회로는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아래와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같은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형식으로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모델링된다</w:t>
      </w:r>
      <w:r w:rsidRPr="001605E7">
        <w:rPr>
          <w:rFonts w:eastAsiaTheme="minorHAnsi"/>
        </w:rPr>
        <w:t>.</w:t>
      </w:r>
    </w:p>
    <w:p w14:paraId="36261F55" w14:textId="77777777" w:rsidR="00F42724" w:rsidRPr="001605E7" w:rsidRDefault="00F42724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object w:dxaOrig="2704" w:dyaOrig="2757" w14:anchorId="1926624A">
          <v:shape id="_x0000_i1033" type="#_x0000_t75" style="width:172.5pt;height:172.5pt" o:ole="">
            <v:imagedata r:id="rId67" o:title=""/>
          </v:shape>
          <o:OLEObject Type="Embed" ProgID="Visio.Drawing.11" ShapeID="_x0000_i1033" DrawAspect="Content" ObjectID="_1566709018" r:id="rId68"/>
        </w:object>
      </w:r>
    </w:p>
    <w:p w14:paraId="6F8CC290" w14:textId="77777777" w:rsidR="00F42724" w:rsidRPr="001605E7" w:rsidRDefault="00F42724" w:rsidP="00F42724">
      <w:pPr>
        <w:pStyle w:val="a8"/>
        <w:rPr>
          <w:rFonts w:eastAsiaTheme="minorHAnsi"/>
        </w:rPr>
      </w:pPr>
      <w:bookmarkStart w:id="647" w:name="_Toc483830159"/>
      <w:bookmarkStart w:id="648" w:name="_Ref492019837"/>
      <w:r w:rsidRPr="001605E7">
        <w:rPr>
          <w:rFonts w:eastAsiaTheme="minorHAnsi"/>
        </w:rPr>
        <w:t xml:space="preserve">Figure </w:t>
      </w:r>
      <w:r w:rsidR="00756EBE" w:rsidRPr="001605E7">
        <w:rPr>
          <w:rFonts w:eastAsiaTheme="minorHAnsi"/>
        </w:rPr>
        <w:fldChar w:fldCharType="begin"/>
      </w:r>
      <w:r w:rsidR="00756EBE" w:rsidRPr="001605E7">
        <w:rPr>
          <w:rFonts w:eastAsiaTheme="minorHAnsi"/>
        </w:rPr>
        <w:instrText xml:space="preserve"> SEQ Figure \* ARABIC </w:instrText>
      </w:r>
      <w:r w:rsidR="00756EBE" w:rsidRPr="001605E7">
        <w:rPr>
          <w:rFonts w:eastAsiaTheme="minorHAnsi"/>
        </w:rPr>
        <w:fldChar w:fldCharType="separate"/>
      </w:r>
      <w:ins w:id="649" w:author="becky" w:date="2017-09-01T08:50:00Z">
        <w:r w:rsidR="008B75BF">
          <w:rPr>
            <w:rFonts w:eastAsiaTheme="minorHAnsi"/>
            <w:noProof/>
          </w:rPr>
          <w:t>30</w:t>
        </w:r>
      </w:ins>
      <w:del w:id="650" w:author="becky" w:date="2017-09-01T08:30:00Z">
        <w:r w:rsidR="00C259F9" w:rsidDel="00F87973">
          <w:rPr>
            <w:rFonts w:eastAsiaTheme="minorHAnsi"/>
            <w:noProof/>
          </w:rPr>
          <w:delText>28</w:delText>
        </w:r>
      </w:del>
      <w:r w:rsidR="00756EBE" w:rsidRPr="001605E7">
        <w:rPr>
          <w:rFonts w:eastAsiaTheme="minorHAnsi"/>
          <w:noProof/>
        </w:rPr>
        <w:fldChar w:fldCharType="end"/>
      </w:r>
      <w:r w:rsidRPr="001605E7">
        <w:rPr>
          <w:rFonts w:eastAsiaTheme="minorHAnsi"/>
        </w:rPr>
        <w:t>. Quartz Crystal Model</w:t>
      </w:r>
      <w:bookmarkEnd w:id="647"/>
      <w:bookmarkEnd w:id="648"/>
    </w:p>
    <w:p w14:paraId="0611017B" w14:textId="77777777" w:rsidR="00F42724" w:rsidRPr="001605E7" w:rsidRDefault="00F42724" w:rsidP="00F42724">
      <w:pPr>
        <w:rPr>
          <w:rFonts w:ascii="Trebuchet MS" w:eastAsiaTheme="minorHAnsi" w:hAnsi="Trebuchet MS"/>
        </w:rPr>
      </w:pPr>
    </w:p>
    <w:p w14:paraId="55728634" w14:textId="77777777" w:rsidR="00F42724" w:rsidRPr="008C14F1" w:rsidRDefault="00F42724" w:rsidP="00E54C87">
      <w:pPr>
        <w:pStyle w:val="31"/>
      </w:pPr>
      <w:bookmarkStart w:id="651" w:name="_Toc483830131"/>
      <w:r w:rsidRPr="008C14F1">
        <w:t>Crystal</w:t>
      </w:r>
      <w:bookmarkEnd w:id="651"/>
      <w:r w:rsidRPr="008C14F1">
        <w:t xml:space="preserve"> recommendation characteristics.</w:t>
      </w:r>
    </w:p>
    <w:p w14:paraId="25934D69" w14:textId="6121975C" w:rsidR="00F42724" w:rsidRPr="001605E7" w:rsidRDefault="00F42724" w:rsidP="00F42724">
      <w:pPr>
        <w:pStyle w:val="a8"/>
        <w:keepNext/>
        <w:rPr>
          <w:rFonts w:eastAsiaTheme="minorHAnsi"/>
        </w:rPr>
      </w:pPr>
      <w:r w:rsidRPr="001605E7">
        <w:rPr>
          <w:rFonts w:eastAsiaTheme="minorHAnsi"/>
        </w:rPr>
        <w:t xml:space="preserve">Table </w:t>
      </w:r>
      <w:r w:rsidR="00756EBE" w:rsidRPr="001605E7">
        <w:rPr>
          <w:rFonts w:eastAsiaTheme="minorHAnsi"/>
        </w:rPr>
        <w:fldChar w:fldCharType="begin"/>
      </w:r>
      <w:r w:rsidR="00756EBE" w:rsidRPr="001605E7">
        <w:rPr>
          <w:rFonts w:eastAsiaTheme="minorHAnsi"/>
        </w:rPr>
        <w:instrText xml:space="preserve"> SEQ Table \* ARABIC </w:instrText>
      </w:r>
      <w:r w:rsidR="00756EBE" w:rsidRPr="001605E7">
        <w:rPr>
          <w:rFonts w:eastAsiaTheme="minorHAnsi"/>
        </w:rPr>
        <w:fldChar w:fldCharType="separate"/>
      </w:r>
      <w:r w:rsidR="00C12AAF" w:rsidRPr="001605E7">
        <w:rPr>
          <w:rFonts w:eastAsiaTheme="minorHAnsi"/>
          <w:noProof/>
        </w:rPr>
        <w:t>9</w:t>
      </w:r>
      <w:r w:rsidR="00756EBE" w:rsidRPr="001605E7">
        <w:rPr>
          <w:rFonts w:eastAsiaTheme="minorHAnsi"/>
          <w:noProof/>
        </w:rPr>
        <w:fldChar w:fldCharType="end"/>
      </w:r>
      <w:r w:rsidRPr="001605E7">
        <w:rPr>
          <w:rFonts w:eastAsiaTheme="minorHAnsi"/>
        </w:rPr>
        <w:t>. Crystal Characteristics</w:t>
      </w:r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00"/>
        <w:gridCol w:w="4680"/>
      </w:tblGrid>
      <w:tr w:rsidR="00F42724" w:rsidRPr="00546234" w14:paraId="34A6B2DB" w14:textId="77777777" w:rsidTr="001C7EF5"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F0D8ACA" w14:textId="77777777" w:rsidR="00F42724" w:rsidRPr="008C14F1" w:rsidRDefault="00F42724" w:rsidP="001C7EF5">
            <w:pPr>
              <w:spacing w:line="276" w:lineRule="auto"/>
              <w:ind w:right="200"/>
              <w:jc w:val="center"/>
              <w:rPr>
                <w:rFonts w:ascii="Trebuchet MS" w:eastAsiaTheme="minorHAnsi" w:hAnsi="Trebuchet MS"/>
                <w:b/>
                <w:szCs w:val="16"/>
              </w:rPr>
            </w:pPr>
            <w:r w:rsidRPr="008C14F1">
              <w:rPr>
                <w:rFonts w:ascii="Trebuchet MS" w:eastAsiaTheme="minorHAnsi" w:hAnsi="Trebuchet MS"/>
                <w:b/>
                <w:szCs w:val="16"/>
              </w:rPr>
              <w:t>Parameter</w:t>
            </w:r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3F3F3"/>
            <w:hideMark/>
          </w:tcPr>
          <w:p w14:paraId="65923276" w14:textId="77777777" w:rsidR="00F42724" w:rsidRPr="008C14F1" w:rsidRDefault="00F42724" w:rsidP="001C7EF5">
            <w:pPr>
              <w:spacing w:line="276" w:lineRule="auto"/>
              <w:ind w:right="200"/>
              <w:jc w:val="center"/>
              <w:rPr>
                <w:rFonts w:ascii="Trebuchet MS" w:eastAsiaTheme="minorHAnsi" w:hAnsi="Trebuchet MS"/>
                <w:b/>
                <w:szCs w:val="16"/>
              </w:rPr>
            </w:pPr>
            <w:r w:rsidRPr="008C14F1">
              <w:rPr>
                <w:rFonts w:ascii="Trebuchet MS" w:eastAsiaTheme="minorHAnsi" w:hAnsi="Trebuchet MS"/>
                <w:b/>
                <w:szCs w:val="16"/>
              </w:rPr>
              <w:t>Range</w:t>
            </w:r>
          </w:p>
        </w:tc>
      </w:tr>
      <w:tr w:rsidR="00F42724" w:rsidRPr="00546234" w14:paraId="66D3C19D" w14:textId="77777777" w:rsidTr="001C7EF5"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A285B2A" w14:textId="77777777" w:rsidR="00F42724" w:rsidRPr="008C14F1" w:rsidRDefault="00F42724" w:rsidP="001C7EF5">
            <w:pPr>
              <w:spacing w:line="276" w:lineRule="auto"/>
              <w:ind w:right="200"/>
              <w:rPr>
                <w:rFonts w:ascii="Trebuchet MS" w:eastAsiaTheme="minorHAnsi" w:hAnsi="Trebuchet MS"/>
                <w:szCs w:val="16"/>
              </w:rPr>
            </w:pPr>
            <w:r w:rsidRPr="008C14F1">
              <w:rPr>
                <w:rFonts w:ascii="Trebuchet MS" w:eastAsiaTheme="minorHAnsi" w:hAnsi="Trebuchet MS"/>
                <w:szCs w:val="16"/>
              </w:rPr>
              <w:t>Frequency</w:t>
            </w:r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793E51C4" w14:textId="77777777" w:rsidR="00F42724" w:rsidRPr="008C14F1" w:rsidRDefault="00F42724" w:rsidP="001C7EF5">
            <w:pPr>
              <w:spacing w:line="276" w:lineRule="auto"/>
              <w:ind w:right="200"/>
              <w:rPr>
                <w:rFonts w:ascii="Trebuchet MS" w:eastAsiaTheme="minorHAnsi" w:hAnsi="Trebuchet MS"/>
                <w:szCs w:val="16"/>
                <w:highlight w:val="yellow"/>
              </w:rPr>
            </w:pPr>
            <w:r w:rsidRPr="008C14F1">
              <w:rPr>
                <w:rFonts w:ascii="Trebuchet MS" w:eastAsiaTheme="minorHAnsi" w:hAnsi="Trebuchet MS"/>
                <w:szCs w:val="16"/>
              </w:rPr>
              <w:t>25 MHz</w:t>
            </w:r>
          </w:p>
        </w:tc>
      </w:tr>
      <w:tr w:rsidR="00F42724" w:rsidRPr="00546234" w14:paraId="3D12C653" w14:textId="77777777" w:rsidTr="001C7EF5"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4B79626" w14:textId="77777777" w:rsidR="00F42724" w:rsidRPr="008C14F1" w:rsidRDefault="00F42724" w:rsidP="001C7EF5">
            <w:pPr>
              <w:spacing w:line="276" w:lineRule="auto"/>
              <w:ind w:right="200"/>
              <w:rPr>
                <w:rFonts w:ascii="Trebuchet MS" w:eastAsiaTheme="minorHAnsi" w:hAnsi="Trebuchet MS" w:cs="Trebuchet MS"/>
                <w:szCs w:val="16"/>
              </w:rPr>
            </w:pPr>
            <w:r w:rsidRPr="008C14F1">
              <w:rPr>
                <w:rFonts w:ascii="Trebuchet MS" w:eastAsiaTheme="minorHAnsi" w:hAnsi="Trebuchet MS"/>
                <w:szCs w:val="16"/>
              </w:rPr>
              <w:t>Frequency Tolerance (at 25</w:t>
            </w:r>
            <w:r w:rsidRPr="001605E7">
              <w:rPr>
                <w:rFonts w:ascii="맑은 고딕" w:eastAsiaTheme="minorHAnsi" w:hAnsi="맑은 고딕" w:cs="맑은 고딕" w:hint="eastAsia"/>
                <w:szCs w:val="16"/>
              </w:rPr>
              <w:t>℃</w:t>
            </w:r>
            <w:r w:rsidRPr="008C14F1">
              <w:rPr>
                <w:rFonts w:ascii="Trebuchet MS" w:eastAsiaTheme="minorHAnsi" w:hAnsi="Trebuchet MS" w:cs="Trebuchet MS"/>
                <w:szCs w:val="16"/>
              </w:rPr>
              <w:t>)</w:t>
            </w:r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72082224" w14:textId="77777777" w:rsidR="00F42724" w:rsidRPr="008C14F1" w:rsidRDefault="00F42724" w:rsidP="001C7EF5">
            <w:pPr>
              <w:spacing w:line="276" w:lineRule="auto"/>
              <w:ind w:right="200"/>
              <w:rPr>
                <w:rFonts w:ascii="Trebuchet MS" w:eastAsiaTheme="minorHAnsi" w:hAnsi="Trebuchet MS"/>
                <w:szCs w:val="16"/>
                <w:highlight w:val="yellow"/>
              </w:rPr>
            </w:pPr>
            <w:r w:rsidRPr="008C14F1">
              <w:rPr>
                <w:rFonts w:ascii="Trebuchet MS" w:eastAsiaTheme="minorHAnsi" w:hAnsi="Trebuchet MS"/>
                <w:szCs w:val="16"/>
              </w:rPr>
              <w:t>±30 ppm</w:t>
            </w:r>
          </w:p>
        </w:tc>
      </w:tr>
      <w:tr w:rsidR="00F42724" w:rsidRPr="00546234" w14:paraId="599F14F5" w14:textId="77777777" w:rsidTr="001C7EF5"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44F32C0" w14:textId="77777777" w:rsidR="00F42724" w:rsidRPr="008C14F1" w:rsidRDefault="00F42724" w:rsidP="001C7EF5">
            <w:pPr>
              <w:spacing w:line="276" w:lineRule="auto"/>
              <w:ind w:right="200"/>
              <w:rPr>
                <w:rFonts w:ascii="Trebuchet MS" w:eastAsiaTheme="minorHAnsi" w:hAnsi="Trebuchet MS"/>
                <w:szCs w:val="16"/>
              </w:rPr>
            </w:pPr>
            <w:r w:rsidRPr="008C14F1">
              <w:rPr>
                <w:rFonts w:ascii="Trebuchet MS" w:eastAsiaTheme="minorHAnsi" w:hAnsi="Trebuchet MS"/>
                <w:szCs w:val="16"/>
              </w:rPr>
              <w:t>Shunt Capacitance</w:t>
            </w:r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3D5AA600" w14:textId="77777777" w:rsidR="00F42724" w:rsidRPr="008C14F1" w:rsidRDefault="00F42724" w:rsidP="001C7EF5">
            <w:pPr>
              <w:spacing w:line="276" w:lineRule="auto"/>
              <w:ind w:right="200"/>
              <w:rPr>
                <w:rFonts w:ascii="Trebuchet MS" w:eastAsiaTheme="minorHAnsi" w:hAnsi="Trebuchet MS"/>
                <w:szCs w:val="16"/>
                <w:highlight w:val="yellow"/>
              </w:rPr>
            </w:pPr>
            <w:r w:rsidRPr="008C14F1">
              <w:rPr>
                <w:rFonts w:ascii="Trebuchet MS" w:eastAsiaTheme="minorHAnsi" w:hAnsi="Trebuchet MS"/>
                <w:szCs w:val="16"/>
              </w:rPr>
              <w:t>7pF Max</w:t>
            </w:r>
          </w:p>
        </w:tc>
      </w:tr>
      <w:tr w:rsidR="00F42724" w:rsidRPr="00546234" w14:paraId="187F07B4" w14:textId="77777777" w:rsidTr="001C7EF5"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6F3D55E" w14:textId="77777777" w:rsidR="00F42724" w:rsidRPr="008C14F1" w:rsidRDefault="00F42724" w:rsidP="001C7EF5">
            <w:pPr>
              <w:spacing w:line="276" w:lineRule="auto"/>
              <w:ind w:right="200"/>
              <w:rPr>
                <w:rFonts w:ascii="Trebuchet MS" w:eastAsiaTheme="minorHAnsi" w:hAnsi="Trebuchet MS"/>
                <w:szCs w:val="16"/>
              </w:rPr>
            </w:pPr>
            <w:r w:rsidRPr="008C14F1">
              <w:rPr>
                <w:rFonts w:ascii="Trebuchet MS" w:eastAsiaTheme="minorHAnsi" w:hAnsi="Trebuchet MS"/>
                <w:szCs w:val="16"/>
              </w:rPr>
              <w:t>Drive Level</w:t>
            </w:r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134D533D" w14:textId="77777777" w:rsidR="00F42724" w:rsidRPr="008C14F1" w:rsidRDefault="00F42724" w:rsidP="001C7EF5">
            <w:pPr>
              <w:spacing w:line="276" w:lineRule="auto"/>
              <w:ind w:right="200"/>
              <w:rPr>
                <w:rFonts w:ascii="Trebuchet MS" w:eastAsiaTheme="minorHAnsi" w:hAnsi="Trebuchet MS"/>
                <w:szCs w:val="16"/>
                <w:highlight w:val="yellow"/>
              </w:rPr>
            </w:pPr>
            <w:r w:rsidRPr="008C14F1">
              <w:rPr>
                <w:rFonts w:ascii="Trebuchet MS" w:eastAsiaTheme="minorHAnsi" w:hAnsi="Trebuchet MS"/>
                <w:szCs w:val="16"/>
              </w:rPr>
              <w:t>500uW</w:t>
            </w:r>
          </w:p>
        </w:tc>
      </w:tr>
      <w:tr w:rsidR="00F42724" w:rsidRPr="00546234" w14:paraId="1B027552" w14:textId="77777777" w:rsidTr="001C7EF5"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C57553D" w14:textId="77777777" w:rsidR="00F42724" w:rsidRPr="008C14F1" w:rsidRDefault="00F42724" w:rsidP="001C7EF5">
            <w:pPr>
              <w:spacing w:line="276" w:lineRule="auto"/>
              <w:ind w:right="200"/>
              <w:rPr>
                <w:rFonts w:ascii="Trebuchet MS" w:eastAsiaTheme="minorHAnsi" w:hAnsi="Trebuchet MS"/>
                <w:szCs w:val="16"/>
                <w:highlight w:val="yellow"/>
              </w:rPr>
            </w:pPr>
            <w:r w:rsidRPr="008C14F1">
              <w:rPr>
                <w:rFonts w:ascii="Trebuchet MS" w:eastAsiaTheme="minorHAnsi" w:hAnsi="Trebuchet MS"/>
                <w:szCs w:val="16"/>
                <w:highlight w:val="yellow"/>
              </w:rPr>
              <w:t>Load Capacitance</w:t>
            </w:r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1D6DDEA1" w14:textId="77777777" w:rsidR="00F42724" w:rsidRPr="008C14F1" w:rsidRDefault="00F42724" w:rsidP="001C7EF5">
            <w:pPr>
              <w:spacing w:line="276" w:lineRule="auto"/>
              <w:ind w:right="200"/>
              <w:rPr>
                <w:rFonts w:ascii="Trebuchet MS" w:eastAsiaTheme="minorHAnsi" w:hAnsi="Trebuchet MS"/>
                <w:szCs w:val="16"/>
                <w:highlight w:val="yellow"/>
              </w:rPr>
            </w:pPr>
            <w:r w:rsidRPr="008C14F1">
              <w:rPr>
                <w:rFonts w:ascii="Trebuchet MS" w:eastAsiaTheme="minorHAnsi" w:hAnsi="Trebuchet MS"/>
                <w:szCs w:val="16"/>
                <w:highlight w:val="yellow"/>
              </w:rPr>
              <w:t xml:space="preserve">12pF </w:t>
            </w:r>
          </w:p>
        </w:tc>
      </w:tr>
      <w:tr w:rsidR="00F42724" w:rsidRPr="00546234" w14:paraId="1A9C28DB" w14:textId="77777777" w:rsidTr="001C7EF5"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85B926C" w14:textId="77777777" w:rsidR="00F42724" w:rsidRPr="008C14F1" w:rsidRDefault="00F42724" w:rsidP="001C7EF5">
            <w:pPr>
              <w:spacing w:line="276" w:lineRule="auto"/>
              <w:ind w:right="200"/>
              <w:rPr>
                <w:rFonts w:ascii="Trebuchet MS" w:eastAsiaTheme="minorHAnsi" w:hAnsi="Trebuchet MS" w:cs="Trebuchet MS"/>
                <w:szCs w:val="16"/>
              </w:rPr>
            </w:pPr>
            <w:r w:rsidRPr="008C14F1">
              <w:rPr>
                <w:rFonts w:ascii="Trebuchet MS" w:eastAsiaTheme="minorHAnsi" w:hAnsi="Trebuchet MS"/>
                <w:szCs w:val="16"/>
              </w:rPr>
              <w:t>Aging (at 25</w:t>
            </w:r>
            <w:r w:rsidRPr="001605E7">
              <w:rPr>
                <w:rFonts w:ascii="맑은 고딕" w:eastAsiaTheme="minorHAnsi" w:hAnsi="맑은 고딕" w:cs="맑은 고딕" w:hint="eastAsia"/>
                <w:szCs w:val="16"/>
              </w:rPr>
              <w:t>℃</w:t>
            </w:r>
            <w:r w:rsidRPr="008C14F1">
              <w:rPr>
                <w:rFonts w:ascii="Trebuchet MS" w:eastAsiaTheme="minorHAnsi" w:hAnsi="Trebuchet MS" w:cs="Trebuchet MS"/>
                <w:szCs w:val="16"/>
              </w:rPr>
              <w:t>)</w:t>
            </w:r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7C0D0595" w14:textId="77777777" w:rsidR="00F42724" w:rsidRPr="008C14F1" w:rsidRDefault="00F42724" w:rsidP="001C7EF5">
            <w:pPr>
              <w:spacing w:line="276" w:lineRule="auto"/>
              <w:ind w:right="200"/>
              <w:rPr>
                <w:rFonts w:ascii="Trebuchet MS" w:eastAsiaTheme="minorHAnsi" w:hAnsi="Trebuchet MS"/>
                <w:szCs w:val="16"/>
                <w:highlight w:val="yellow"/>
              </w:rPr>
            </w:pPr>
            <w:r w:rsidRPr="008C14F1">
              <w:rPr>
                <w:rFonts w:ascii="Trebuchet MS" w:eastAsiaTheme="minorHAnsi" w:hAnsi="Trebuchet MS"/>
                <w:szCs w:val="16"/>
              </w:rPr>
              <w:t>±3ppm / year Max</w:t>
            </w:r>
          </w:p>
        </w:tc>
      </w:tr>
    </w:tbl>
    <w:p w14:paraId="73D8199F" w14:textId="77777777" w:rsidR="00F42724" w:rsidRPr="001605E7" w:rsidRDefault="00F42724" w:rsidP="00F42724">
      <w:pPr>
        <w:rPr>
          <w:rFonts w:ascii="Trebuchet MS" w:eastAsiaTheme="minorHAnsi" w:hAnsi="Trebuchet MS"/>
        </w:rPr>
      </w:pPr>
    </w:p>
    <w:p w14:paraId="445BCE37" w14:textId="77777777" w:rsidR="00F42724" w:rsidRPr="001605E7" w:rsidRDefault="00F42724" w:rsidP="00F42724">
      <w:pPr>
        <w:rPr>
          <w:rFonts w:ascii="Trebuchet MS" w:eastAsiaTheme="minorHAnsi" w:hAnsi="Trebuchet MS"/>
        </w:rPr>
      </w:pPr>
    </w:p>
    <w:p w14:paraId="1102EBBA" w14:textId="77777777" w:rsidR="00F42724" w:rsidRPr="00BF5B95" w:rsidRDefault="00F42724" w:rsidP="00BF5B95">
      <w:pPr>
        <w:pStyle w:val="21"/>
      </w:pPr>
      <w:bookmarkStart w:id="652" w:name="_Toc483830122"/>
      <w:r w:rsidRPr="00BF5B95">
        <w:t>Oscillator</w:t>
      </w:r>
      <w:bookmarkEnd w:id="652"/>
      <w:r w:rsidRPr="00BF5B95">
        <w:t xml:space="preserve"> requirements.</w:t>
      </w:r>
    </w:p>
    <w:p w14:paraId="3819E695" w14:textId="77777777" w:rsidR="00F42724" w:rsidRPr="001605E7" w:rsidRDefault="00F42724" w:rsidP="00F42724">
      <w:pPr>
        <w:jc w:val="center"/>
        <w:rPr>
          <w:rFonts w:ascii="Trebuchet MS" w:eastAsiaTheme="minorHAnsi" w:hAnsi="Trebuchet MS" w:cs="굴림"/>
        </w:rPr>
      </w:pPr>
      <w:r w:rsidRPr="001605E7">
        <w:rPr>
          <w:rFonts w:ascii="Trebuchet MS" w:eastAsiaTheme="minorHAnsi" w:hAnsi="Trebuchet MS" w:cs="굴림"/>
        </w:rPr>
        <w:t>Table 15. Oscillator Characteristics</w:t>
      </w:r>
    </w:p>
    <w:tbl>
      <w:tblPr>
        <w:tblStyle w:val="af3"/>
        <w:tblW w:w="5000" w:type="pct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403"/>
        <w:gridCol w:w="3109"/>
        <w:gridCol w:w="776"/>
        <w:gridCol w:w="697"/>
        <w:gridCol w:w="704"/>
        <w:gridCol w:w="816"/>
      </w:tblGrid>
      <w:tr w:rsidR="00F42724" w:rsidRPr="00546234" w14:paraId="0EB0B35D" w14:textId="77777777" w:rsidTr="001C7EF5">
        <w:tc>
          <w:tcPr>
            <w:tcW w:w="1412" w:type="pct"/>
            <w:shd w:val="clear" w:color="auto" w:fill="F2F2F2" w:themeFill="background1" w:themeFillShade="F2"/>
            <w:vAlign w:val="center"/>
          </w:tcPr>
          <w:p w14:paraId="54AFBBD1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Parameter</w:t>
            </w:r>
          </w:p>
        </w:tc>
        <w:tc>
          <w:tcPr>
            <w:tcW w:w="1828" w:type="pct"/>
            <w:shd w:val="clear" w:color="auto" w:fill="F2F2F2" w:themeFill="background1" w:themeFillShade="F2"/>
            <w:vAlign w:val="center"/>
          </w:tcPr>
          <w:p w14:paraId="74C52B05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Condition / Description</w:t>
            </w:r>
          </w:p>
        </w:tc>
        <w:tc>
          <w:tcPr>
            <w:tcW w:w="456" w:type="pct"/>
            <w:shd w:val="clear" w:color="auto" w:fill="F2F2F2" w:themeFill="background1" w:themeFillShade="F2"/>
            <w:vAlign w:val="center"/>
          </w:tcPr>
          <w:p w14:paraId="4B1066D0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Min</w:t>
            </w:r>
          </w:p>
        </w:tc>
        <w:tc>
          <w:tcPr>
            <w:tcW w:w="410" w:type="pct"/>
            <w:shd w:val="clear" w:color="auto" w:fill="F2F2F2" w:themeFill="background1" w:themeFillShade="F2"/>
            <w:vAlign w:val="center"/>
          </w:tcPr>
          <w:p w14:paraId="4F45071D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Typ</w:t>
            </w:r>
          </w:p>
        </w:tc>
        <w:tc>
          <w:tcPr>
            <w:tcW w:w="414" w:type="pct"/>
            <w:shd w:val="clear" w:color="auto" w:fill="F2F2F2" w:themeFill="background1" w:themeFillShade="F2"/>
            <w:vAlign w:val="center"/>
          </w:tcPr>
          <w:p w14:paraId="262EBD4D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Max</w:t>
            </w:r>
          </w:p>
        </w:tc>
        <w:tc>
          <w:tcPr>
            <w:tcW w:w="480" w:type="pct"/>
            <w:shd w:val="clear" w:color="auto" w:fill="F2F2F2" w:themeFill="background1" w:themeFillShade="F2"/>
            <w:vAlign w:val="center"/>
          </w:tcPr>
          <w:p w14:paraId="6A20FDAD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Unit</w:t>
            </w:r>
          </w:p>
        </w:tc>
      </w:tr>
      <w:tr w:rsidR="00F42724" w:rsidRPr="00546234" w14:paraId="2D29893B" w14:textId="77777777" w:rsidTr="001C7EF5">
        <w:tc>
          <w:tcPr>
            <w:tcW w:w="1412" w:type="pct"/>
            <w:vAlign w:val="center"/>
          </w:tcPr>
          <w:p w14:paraId="2BDD9E46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Frequency</w:t>
            </w:r>
          </w:p>
        </w:tc>
        <w:tc>
          <w:tcPr>
            <w:tcW w:w="1828" w:type="pct"/>
            <w:vAlign w:val="center"/>
          </w:tcPr>
          <w:p w14:paraId="700DB2B4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1280" w:type="pct"/>
            <w:gridSpan w:val="3"/>
            <w:vAlign w:val="center"/>
          </w:tcPr>
          <w:p w14:paraId="588D83F9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25</w:t>
            </w:r>
          </w:p>
        </w:tc>
        <w:tc>
          <w:tcPr>
            <w:tcW w:w="480" w:type="pct"/>
            <w:vAlign w:val="center"/>
          </w:tcPr>
          <w:p w14:paraId="480CC68A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MHz</w:t>
            </w:r>
          </w:p>
        </w:tc>
      </w:tr>
      <w:tr w:rsidR="00F42724" w:rsidRPr="00546234" w14:paraId="15479B46" w14:textId="77777777" w:rsidTr="001C7EF5">
        <w:tc>
          <w:tcPr>
            <w:tcW w:w="1412" w:type="pct"/>
            <w:vAlign w:val="center"/>
          </w:tcPr>
          <w:p w14:paraId="2D8261E5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Frequency Tolerance</w:t>
            </w:r>
          </w:p>
        </w:tc>
        <w:tc>
          <w:tcPr>
            <w:tcW w:w="1828" w:type="pct"/>
            <w:vAlign w:val="center"/>
          </w:tcPr>
          <w:p w14:paraId="7DF25046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At 25</w:t>
            </w:r>
            <w:r w:rsidRPr="008C14F1">
              <w:rPr>
                <w:rFonts w:eastAsiaTheme="minorHAnsi" w:cs="Arial"/>
                <w:szCs w:val="20"/>
              </w:rPr>
              <w:sym w:font="Symbol" w:char="F0B0"/>
            </w:r>
            <w:r w:rsidRPr="008C14F1">
              <w:rPr>
                <w:rFonts w:eastAsiaTheme="minorHAnsi" w:cs="Arial"/>
                <w:szCs w:val="20"/>
              </w:rPr>
              <w:t>C</w:t>
            </w:r>
          </w:p>
        </w:tc>
        <w:tc>
          <w:tcPr>
            <w:tcW w:w="456" w:type="pct"/>
            <w:vAlign w:val="center"/>
          </w:tcPr>
          <w:p w14:paraId="53FE9593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-50</w:t>
            </w:r>
          </w:p>
        </w:tc>
        <w:tc>
          <w:tcPr>
            <w:tcW w:w="410" w:type="pct"/>
            <w:vAlign w:val="center"/>
          </w:tcPr>
          <w:p w14:paraId="68BD03E3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414" w:type="pct"/>
            <w:vAlign w:val="center"/>
          </w:tcPr>
          <w:p w14:paraId="364B135A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+50</w:t>
            </w:r>
          </w:p>
        </w:tc>
        <w:tc>
          <w:tcPr>
            <w:tcW w:w="480" w:type="pct"/>
            <w:vAlign w:val="center"/>
          </w:tcPr>
          <w:p w14:paraId="79322F25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ppm</w:t>
            </w:r>
          </w:p>
        </w:tc>
      </w:tr>
      <w:tr w:rsidR="00F42724" w:rsidRPr="00546234" w14:paraId="207BB93B" w14:textId="77777777" w:rsidTr="001C7EF5">
        <w:tc>
          <w:tcPr>
            <w:tcW w:w="1412" w:type="pct"/>
            <w:vAlign w:val="center"/>
          </w:tcPr>
          <w:p w14:paraId="771C9794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Frequency Stability</w:t>
            </w:r>
          </w:p>
        </w:tc>
        <w:tc>
          <w:tcPr>
            <w:tcW w:w="1828" w:type="pct"/>
            <w:vAlign w:val="center"/>
          </w:tcPr>
          <w:p w14:paraId="1EF01017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 Year aging. 25</w:t>
            </w:r>
            <w:r w:rsidRPr="008C14F1">
              <w:rPr>
                <w:rFonts w:eastAsiaTheme="minorHAnsi" w:cs="Arial"/>
                <w:szCs w:val="20"/>
              </w:rPr>
              <w:sym w:font="Symbol" w:char="F0B0"/>
            </w:r>
            <w:r w:rsidRPr="008C14F1">
              <w:rPr>
                <w:rFonts w:eastAsiaTheme="minorHAnsi" w:cs="Arial"/>
                <w:szCs w:val="20"/>
              </w:rPr>
              <w:t>C</w:t>
            </w:r>
          </w:p>
        </w:tc>
        <w:tc>
          <w:tcPr>
            <w:tcW w:w="456" w:type="pct"/>
            <w:vAlign w:val="center"/>
          </w:tcPr>
          <w:p w14:paraId="7AA5F7A0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-50</w:t>
            </w:r>
          </w:p>
        </w:tc>
        <w:tc>
          <w:tcPr>
            <w:tcW w:w="410" w:type="pct"/>
            <w:vAlign w:val="center"/>
          </w:tcPr>
          <w:p w14:paraId="4C19BAF2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414" w:type="pct"/>
            <w:vAlign w:val="center"/>
          </w:tcPr>
          <w:p w14:paraId="1225BFA4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+50</w:t>
            </w:r>
          </w:p>
        </w:tc>
        <w:tc>
          <w:tcPr>
            <w:tcW w:w="480" w:type="pct"/>
            <w:vAlign w:val="center"/>
          </w:tcPr>
          <w:p w14:paraId="4D35B55E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ppm</w:t>
            </w:r>
          </w:p>
        </w:tc>
      </w:tr>
      <w:tr w:rsidR="00F42724" w:rsidRPr="00546234" w14:paraId="73F012B3" w14:textId="77777777" w:rsidTr="001C7EF5">
        <w:tc>
          <w:tcPr>
            <w:tcW w:w="1412" w:type="pct"/>
            <w:vAlign w:val="center"/>
          </w:tcPr>
          <w:p w14:paraId="457DDD5B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Clock duty</w:t>
            </w:r>
          </w:p>
        </w:tc>
        <w:tc>
          <w:tcPr>
            <w:tcW w:w="1828" w:type="pct"/>
            <w:vAlign w:val="center"/>
          </w:tcPr>
          <w:p w14:paraId="08A1CC7F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50% of waveform</w:t>
            </w:r>
          </w:p>
        </w:tc>
        <w:tc>
          <w:tcPr>
            <w:tcW w:w="456" w:type="pct"/>
            <w:vAlign w:val="center"/>
          </w:tcPr>
          <w:p w14:paraId="422ECED9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45</w:t>
            </w:r>
          </w:p>
        </w:tc>
        <w:tc>
          <w:tcPr>
            <w:tcW w:w="410" w:type="pct"/>
            <w:vAlign w:val="center"/>
          </w:tcPr>
          <w:p w14:paraId="18C222D7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50</w:t>
            </w:r>
          </w:p>
        </w:tc>
        <w:tc>
          <w:tcPr>
            <w:tcW w:w="414" w:type="pct"/>
            <w:vAlign w:val="center"/>
          </w:tcPr>
          <w:p w14:paraId="6ABF5AEF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55</w:t>
            </w:r>
          </w:p>
        </w:tc>
        <w:tc>
          <w:tcPr>
            <w:tcW w:w="480" w:type="pct"/>
            <w:vAlign w:val="center"/>
          </w:tcPr>
          <w:p w14:paraId="4A1071F1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%</w:t>
            </w:r>
          </w:p>
        </w:tc>
      </w:tr>
      <w:tr w:rsidR="00F42724" w:rsidRPr="00546234" w14:paraId="6D13ACD3" w14:textId="77777777" w:rsidTr="001C7EF5">
        <w:tc>
          <w:tcPr>
            <w:tcW w:w="1412" w:type="pct"/>
            <w:vAlign w:val="center"/>
          </w:tcPr>
          <w:p w14:paraId="5C0A494C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Input high voltage</w:t>
            </w:r>
          </w:p>
        </w:tc>
        <w:tc>
          <w:tcPr>
            <w:tcW w:w="1828" w:type="pct"/>
            <w:vAlign w:val="center"/>
          </w:tcPr>
          <w:p w14:paraId="11AAD496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456" w:type="pct"/>
            <w:vAlign w:val="center"/>
          </w:tcPr>
          <w:p w14:paraId="61AA2827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410" w:type="pct"/>
            <w:vAlign w:val="center"/>
          </w:tcPr>
          <w:p w14:paraId="57D339B5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0.97</w:t>
            </w:r>
          </w:p>
        </w:tc>
        <w:tc>
          <w:tcPr>
            <w:tcW w:w="414" w:type="pct"/>
            <w:vAlign w:val="center"/>
          </w:tcPr>
          <w:p w14:paraId="5D59B0EA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480" w:type="pct"/>
            <w:vAlign w:val="center"/>
          </w:tcPr>
          <w:p w14:paraId="54E4EAE1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V</w:t>
            </w:r>
          </w:p>
        </w:tc>
      </w:tr>
      <w:tr w:rsidR="00F42724" w:rsidRPr="00546234" w14:paraId="6D1EDA9C" w14:textId="77777777" w:rsidTr="001C7EF5">
        <w:tc>
          <w:tcPr>
            <w:tcW w:w="1412" w:type="pct"/>
            <w:vAlign w:val="center"/>
          </w:tcPr>
          <w:p w14:paraId="26DA1ADB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Input low voltage</w:t>
            </w:r>
          </w:p>
        </w:tc>
        <w:tc>
          <w:tcPr>
            <w:tcW w:w="1828" w:type="pct"/>
            <w:vAlign w:val="center"/>
          </w:tcPr>
          <w:p w14:paraId="1845154F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456" w:type="pct"/>
            <w:vAlign w:val="center"/>
          </w:tcPr>
          <w:p w14:paraId="2D4F31B2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410" w:type="pct"/>
            <w:vAlign w:val="center"/>
          </w:tcPr>
          <w:p w14:paraId="523243C4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0.13</w:t>
            </w:r>
          </w:p>
        </w:tc>
        <w:tc>
          <w:tcPr>
            <w:tcW w:w="414" w:type="pct"/>
            <w:vAlign w:val="center"/>
          </w:tcPr>
          <w:p w14:paraId="6D5EA8B1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480" w:type="pct"/>
            <w:vAlign w:val="center"/>
          </w:tcPr>
          <w:p w14:paraId="637A7D1E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V</w:t>
            </w:r>
          </w:p>
        </w:tc>
      </w:tr>
      <w:tr w:rsidR="00F42724" w:rsidRPr="00546234" w14:paraId="5E78CD99" w14:textId="77777777" w:rsidTr="001C7EF5">
        <w:tc>
          <w:tcPr>
            <w:tcW w:w="1412" w:type="pct"/>
            <w:vAlign w:val="center"/>
          </w:tcPr>
          <w:p w14:paraId="53B59665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Rise/Fall Time</w:t>
            </w:r>
          </w:p>
        </w:tc>
        <w:tc>
          <w:tcPr>
            <w:tcW w:w="1828" w:type="pct"/>
            <w:vAlign w:val="center"/>
          </w:tcPr>
          <w:p w14:paraId="7857871E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10% to 90% of waveform</w:t>
            </w:r>
          </w:p>
        </w:tc>
        <w:tc>
          <w:tcPr>
            <w:tcW w:w="456" w:type="pct"/>
            <w:vAlign w:val="center"/>
          </w:tcPr>
          <w:p w14:paraId="50E76F5A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410" w:type="pct"/>
            <w:vAlign w:val="center"/>
          </w:tcPr>
          <w:p w14:paraId="59A7A76F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414" w:type="pct"/>
            <w:vAlign w:val="center"/>
          </w:tcPr>
          <w:p w14:paraId="0FCF4211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8ns</w:t>
            </w:r>
          </w:p>
        </w:tc>
        <w:tc>
          <w:tcPr>
            <w:tcW w:w="480" w:type="pct"/>
            <w:vAlign w:val="center"/>
          </w:tcPr>
          <w:p w14:paraId="1D263981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</w:p>
        </w:tc>
      </w:tr>
      <w:tr w:rsidR="00F42724" w:rsidRPr="00546234" w14:paraId="171202BB" w14:textId="77777777" w:rsidTr="001C7EF5">
        <w:tc>
          <w:tcPr>
            <w:tcW w:w="1412" w:type="pct"/>
            <w:vAlign w:val="center"/>
          </w:tcPr>
          <w:p w14:paraId="5B744836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Start up Time</w:t>
            </w:r>
          </w:p>
        </w:tc>
        <w:tc>
          <w:tcPr>
            <w:tcW w:w="1828" w:type="pct"/>
            <w:vAlign w:val="center"/>
          </w:tcPr>
          <w:p w14:paraId="17033376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</w:p>
        </w:tc>
        <w:tc>
          <w:tcPr>
            <w:tcW w:w="456" w:type="pct"/>
            <w:vAlign w:val="center"/>
          </w:tcPr>
          <w:p w14:paraId="70D9E24C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410" w:type="pct"/>
            <w:vAlign w:val="center"/>
          </w:tcPr>
          <w:p w14:paraId="71CB72CB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-</w:t>
            </w:r>
          </w:p>
        </w:tc>
        <w:tc>
          <w:tcPr>
            <w:tcW w:w="414" w:type="pct"/>
            <w:vAlign w:val="center"/>
          </w:tcPr>
          <w:p w14:paraId="24FFD93F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  <w:r w:rsidRPr="001605E7">
              <w:rPr>
                <w:rFonts w:eastAsiaTheme="minorHAnsi"/>
              </w:rPr>
              <w:t>10ms</w:t>
            </w:r>
          </w:p>
        </w:tc>
        <w:tc>
          <w:tcPr>
            <w:tcW w:w="480" w:type="pct"/>
            <w:vAlign w:val="center"/>
          </w:tcPr>
          <w:p w14:paraId="063E1756" w14:textId="77777777" w:rsidR="00F42724" w:rsidRPr="001605E7" w:rsidRDefault="00F42724" w:rsidP="00155A42">
            <w:pPr>
              <w:pStyle w:val="11"/>
              <w:rPr>
                <w:rFonts w:eastAsiaTheme="minorHAnsi"/>
              </w:rPr>
            </w:pPr>
          </w:p>
        </w:tc>
      </w:tr>
    </w:tbl>
    <w:p w14:paraId="28FF7429" w14:textId="77777777" w:rsidR="00F42724" w:rsidRPr="001605E7" w:rsidRDefault="00F42724" w:rsidP="00F42724">
      <w:pPr>
        <w:jc w:val="center"/>
        <w:rPr>
          <w:rFonts w:ascii="Trebuchet MS" w:eastAsiaTheme="minorHAnsi" w:hAnsi="Trebuchet MS" w:cs="굴림"/>
        </w:rPr>
      </w:pPr>
    </w:p>
    <w:p w14:paraId="6B181385" w14:textId="77777777" w:rsidR="00F42724" w:rsidRPr="001605E7" w:rsidRDefault="00F42724" w:rsidP="00F42724">
      <w:pPr>
        <w:jc w:val="center"/>
        <w:rPr>
          <w:rFonts w:ascii="Trebuchet MS" w:eastAsiaTheme="minorHAnsi" w:hAnsi="Trebuchet MS" w:cs="굴림"/>
        </w:rPr>
      </w:pPr>
      <w:r w:rsidRPr="001605E7">
        <w:rPr>
          <w:rFonts w:ascii="Trebuchet MS" w:eastAsiaTheme="minorHAnsi" w:hAnsi="Trebuchet MS" w:cs="굴림"/>
        </w:rPr>
        <w:t>1.08 1.2 1.32</w:t>
      </w:r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00"/>
        <w:gridCol w:w="4680"/>
      </w:tblGrid>
      <w:tr w:rsidR="00F42724" w:rsidRPr="00546234" w14:paraId="1C3C0FFC" w14:textId="77777777" w:rsidTr="001C7EF5"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5B1D23A" w14:textId="77777777" w:rsidR="00F42724" w:rsidRPr="008C14F1" w:rsidRDefault="00F42724" w:rsidP="001C7EF5">
            <w:pPr>
              <w:spacing w:line="276" w:lineRule="auto"/>
              <w:ind w:right="200"/>
              <w:jc w:val="center"/>
              <w:rPr>
                <w:rFonts w:ascii="Trebuchet MS" w:eastAsiaTheme="minorHAnsi" w:hAnsi="Trebuchet MS"/>
                <w:b/>
                <w:szCs w:val="16"/>
              </w:rPr>
            </w:pPr>
            <w:r w:rsidRPr="008C14F1">
              <w:rPr>
                <w:rFonts w:ascii="Trebuchet MS" w:eastAsiaTheme="minorHAnsi" w:hAnsi="Trebuchet MS"/>
                <w:b/>
                <w:szCs w:val="16"/>
              </w:rPr>
              <w:t>Parameter</w:t>
            </w:r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3F3F3"/>
            <w:hideMark/>
          </w:tcPr>
          <w:p w14:paraId="61DAA6C0" w14:textId="77777777" w:rsidR="00F42724" w:rsidRPr="008C14F1" w:rsidRDefault="00F42724" w:rsidP="001C7EF5">
            <w:pPr>
              <w:spacing w:line="276" w:lineRule="auto"/>
              <w:ind w:right="200"/>
              <w:jc w:val="center"/>
              <w:rPr>
                <w:rFonts w:ascii="Trebuchet MS" w:eastAsiaTheme="minorHAnsi" w:hAnsi="Trebuchet MS"/>
                <w:b/>
                <w:szCs w:val="16"/>
              </w:rPr>
            </w:pPr>
            <w:r w:rsidRPr="008C14F1">
              <w:rPr>
                <w:rFonts w:ascii="Trebuchet MS" w:eastAsiaTheme="minorHAnsi" w:hAnsi="Trebuchet MS"/>
                <w:b/>
                <w:szCs w:val="16"/>
              </w:rPr>
              <w:t>Range</w:t>
            </w:r>
          </w:p>
        </w:tc>
      </w:tr>
      <w:tr w:rsidR="00F42724" w:rsidRPr="00546234" w14:paraId="063FA49F" w14:textId="77777777" w:rsidTr="001C7EF5"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73DF02B" w14:textId="77777777" w:rsidR="00F42724" w:rsidRPr="008C14F1" w:rsidRDefault="00F42724" w:rsidP="001C7EF5">
            <w:pPr>
              <w:spacing w:line="276" w:lineRule="auto"/>
              <w:ind w:right="200"/>
              <w:rPr>
                <w:rFonts w:ascii="Trebuchet MS" w:eastAsiaTheme="minorHAnsi" w:hAnsi="Trebuchet MS"/>
                <w:szCs w:val="16"/>
              </w:rPr>
            </w:pPr>
            <w:r w:rsidRPr="008C14F1">
              <w:rPr>
                <w:rFonts w:ascii="Trebuchet MS" w:eastAsiaTheme="minorHAnsi" w:hAnsi="Trebuchet MS"/>
                <w:szCs w:val="16"/>
              </w:rPr>
              <w:t>Frequency</w:t>
            </w:r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2E336F40" w14:textId="77777777" w:rsidR="00F42724" w:rsidRPr="008C14F1" w:rsidRDefault="00F42724" w:rsidP="001C7EF5">
            <w:pPr>
              <w:spacing w:line="276" w:lineRule="auto"/>
              <w:ind w:right="200"/>
              <w:rPr>
                <w:rFonts w:ascii="Trebuchet MS" w:eastAsiaTheme="minorHAnsi" w:hAnsi="Trebuchet MS"/>
                <w:szCs w:val="16"/>
                <w:highlight w:val="yellow"/>
              </w:rPr>
            </w:pPr>
            <w:r w:rsidRPr="008C14F1">
              <w:rPr>
                <w:rFonts w:ascii="Trebuchet MS" w:eastAsiaTheme="minorHAnsi" w:hAnsi="Trebuchet MS"/>
                <w:szCs w:val="16"/>
              </w:rPr>
              <w:t>25 MHz</w:t>
            </w:r>
          </w:p>
        </w:tc>
      </w:tr>
      <w:tr w:rsidR="00F42724" w:rsidRPr="00546234" w14:paraId="105F72E4" w14:textId="77777777" w:rsidTr="001C7EF5"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29B2E58" w14:textId="77777777" w:rsidR="00F42724" w:rsidRPr="008C14F1" w:rsidRDefault="00F42724" w:rsidP="001C7EF5">
            <w:pPr>
              <w:spacing w:line="276" w:lineRule="auto"/>
              <w:ind w:right="200"/>
              <w:rPr>
                <w:rFonts w:ascii="Trebuchet MS" w:eastAsiaTheme="minorHAnsi" w:hAnsi="Trebuchet MS" w:cs="Trebuchet MS"/>
                <w:szCs w:val="16"/>
              </w:rPr>
            </w:pPr>
            <w:r w:rsidRPr="008C14F1">
              <w:rPr>
                <w:rFonts w:ascii="Trebuchet MS" w:eastAsiaTheme="minorHAnsi" w:hAnsi="Trebuchet MS"/>
                <w:szCs w:val="16"/>
              </w:rPr>
              <w:t>Frequency Tolerance (at 25</w:t>
            </w:r>
            <w:r w:rsidRPr="001605E7">
              <w:rPr>
                <w:rFonts w:ascii="맑은 고딕" w:eastAsiaTheme="minorHAnsi" w:hAnsi="맑은 고딕" w:cs="맑은 고딕" w:hint="eastAsia"/>
                <w:szCs w:val="16"/>
              </w:rPr>
              <w:t>℃</w:t>
            </w:r>
            <w:r w:rsidRPr="008C14F1">
              <w:rPr>
                <w:rFonts w:ascii="Trebuchet MS" w:eastAsiaTheme="minorHAnsi" w:hAnsi="Trebuchet MS" w:cs="Trebuchet MS"/>
                <w:szCs w:val="16"/>
              </w:rPr>
              <w:t>)</w:t>
            </w:r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264DC3DB" w14:textId="77777777" w:rsidR="00F42724" w:rsidRPr="008C14F1" w:rsidRDefault="00F42724" w:rsidP="001C7EF5">
            <w:pPr>
              <w:spacing w:line="276" w:lineRule="auto"/>
              <w:ind w:right="200"/>
              <w:rPr>
                <w:rFonts w:ascii="Trebuchet MS" w:eastAsiaTheme="minorHAnsi" w:hAnsi="Trebuchet MS"/>
                <w:szCs w:val="16"/>
                <w:highlight w:val="yellow"/>
              </w:rPr>
            </w:pPr>
            <w:r w:rsidRPr="008C14F1">
              <w:rPr>
                <w:rFonts w:ascii="Trebuchet MS" w:eastAsiaTheme="minorHAnsi" w:hAnsi="Trebuchet MS"/>
                <w:szCs w:val="16"/>
              </w:rPr>
              <w:t>±50 ppm</w:t>
            </w:r>
          </w:p>
        </w:tc>
      </w:tr>
      <w:tr w:rsidR="00F42724" w:rsidRPr="00546234" w14:paraId="5D479D9E" w14:textId="77777777" w:rsidTr="001C7EF5"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8C74F7F" w14:textId="77777777" w:rsidR="00F42724" w:rsidRPr="008C14F1" w:rsidRDefault="00F42724" w:rsidP="001C7EF5">
            <w:pPr>
              <w:spacing w:line="276" w:lineRule="auto"/>
              <w:ind w:right="200"/>
              <w:rPr>
                <w:rFonts w:ascii="Trebuchet MS" w:eastAsiaTheme="minorHAnsi" w:hAnsi="Trebuchet MS"/>
                <w:szCs w:val="16"/>
              </w:rPr>
            </w:pPr>
            <w:r w:rsidRPr="008C14F1">
              <w:rPr>
                <w:rFonts w:ascii="Trebuchet MS" w:eastAsiaTheme="minorHAnsi" w:hAnsi="Trebuchet MS"/>
                <w:szCs w:val="16"/>
              </w:rPr>
              <w:t>Operating volatage</w:t>
            </w:r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51419D97" w14:textId="77777777" w:rsidR="00F42724" w:rsidRPr="008C14F1" w:rsidRDefault="00F42724" w:rsidP="001C7EF5">
            <w:pPr>
              <w:spacing w:line="276" w:lineRule="auto"/>
              <w:ind w:right="200"/>
              <w:rPr>
                <w:rFonts w:ascii="Trebuchet MS" w:eastAsiaTheme="minorHAnsi" w:hAnsi="Trebuchet MS"/>
                <w:szCs w:val="16"/>
                <w:highlight w:val="yellow"/>
              </w:rPr>
            </w:pPr>
            <w:r w:rsidRPr="008C14F1">
              <w:rPr>
                <w:rFonts w:ascii="Trebuchet MS" w:eastAsiaTheme="minorHAnsi" w:hAnsi="Trebuchet MS"/>
                <w:szCs w:val="16"/>
              </w:rPr>
              <w:t>Typ. 1.2V(1.08V ~ 1.32V)</w:t>
            </w:r>
          </w:p>
        </w:tc>
      </w:tr>
      <w:tr w:rsidR="00F42724" w:rsidRPr="00546234" w14:paraId="6050443B" w14:textId="77777777" w:rsidTr="001C7EF5"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F76A897" w14:textId="77777777" w:rsidR="00F42724" w:rsidRPr="008C14F1" w:rsidRDefault="00F42724" w:rsidP="001C7EF5">
            <w:pPr>
              <w:spacing w:line="276" w:lineRule="auto"/>
              <w:ind w:right="200"/>
              <w:rPr>
                <w:rFonts w:ascii="Trebuchet MS" w:eastAsiaTheme="minorHAnsi" w:hAnsi="Trebuchet MS"/>
                <w:szCs w:val="16"/>
              </w:rPr>
            </w:pPr>
            <w:r w:rsidRPr="008C14F1">
              <w:rPr>
                <w:rFonts w:ascii="Trebuchet MS" w:eastAsiaTheme="minorHAnsi" w:hAnsi="Trebuchet MS"/>
                <w:szCs w:val="16"/>
              </w:rPr>
              <w:t>Clock duty</w:t>
            </w:r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262E7BCE" w14:textId="77777777" w:rsidR="00F42724" w:rsidRPr="008C14F1" w:rsidRDefault="00F42724" w:rsidP="001C7EF5">
            <w:pPr>
              <w:spacing w:line="276" w:lineRule="auto"/>
              <w:ind w:right="200"/>
              <w:rPr>
                <w:rFonts w:ascii="Trebuchet MS" w:eastAsiaTheme="minorHAnsi" w:hAnsi="Trebuchet MS"/>
                <w:szCs w:val="16"/>
              </w:rPr>
            </w:pPr>
            <w:r w:rsidRPr="008C14F1">
              <w:rPr>
                <w:rFonts w:ascii="Trebuchet MS" w:eastAsiaTheme="minorHAnsi" w:hAnsi="Trebuchet MS"/>
                <w:szCs w:val="16"/>
              </w:rPr>
              <w:t>±55</w:t>
            </w:r>
          </w:p>
        </w:tc>
      </w:tr>
      <w:tr w:rsidR="00F42724" w:rsidRPr="00546234" w14:paraId="00553A14" w14:textId="77777777" w:rsidTr="001C7EF5"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25686B2" w14:textId="77777777" w:rsidR="00F42724" w:rsidRPr="008C14F1" w:rsidRDefault="00F42724" w:rsidP="001C7EF5">
            <w:pPr>
              <w:spacing w:line="276" w:lineRule="auto"/>
              <w:ind w:right="200"/>
              <w:rPr>
                <w:rFonts w:ascii="Trebuchet MS" w:eastAsiaTheme="minorHAnsi" w:hAnsi="Trebuchet MS" w:cs="Trebuchet MS"/>
                <w:szCs w:val="16"/>
              </w:rPr>
            </w:pPr>
            <w:r w:rsidRPr="008C14F1">
              <w:rPr>
                <w:rFonts w:ascii="Trebuchet MS" w:eastAsiaTheme="minorHAnsi" w:hAnsi="Trebuchet MS"/>
                <w:szCs w:val="16"/>
              </w:rPr>
              <w:t>Aging (at 25</w:t>
            </w:r>
            <w:r w:rsidRPr="001605E7">
              <w:rPr>
                <w:rFonts w:ascii="맑은 고딕" w:eastAsiaTheme="minorHAnsi" w:hAnsi="맑은 고딕" w:cs="맑은 고딕" w:hint="eastAsia"/>
                <w:szCs w:val="16"/>
              </w:rPr>
              <w:t>℃</w:t>
            </w:r>
            <w:r w:rsidRPr="008C14F1">
              <w:rPr>
                <w:rFonts w:ascii="Trebuchet MS" w:eastAsiaTheme="minorHAnsi" w:hAnsi="Trebuchet MS" w:cs="Trebuchet MS"/>
                <w:szCs w:val="16"/>
              </w:rPr>
              <w:t>)</w:t>
            </w:r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4C7A066C" w14:textId="77777777" w:rsidR="00F42724" w:rsidRPr="008C14F1" w:rsidRDefault="00F42724" w:rsidP="001C7EF5">
            <w:pPr>
              <w:spacing w:line="276" w:lineRule="auto"/>
              <w:ind w:right="200"/>
              <w:rPr>
                <w:rFonts w:ascii="Trebuchet MS" w:eastAsiaTheme="minorHAnsi" w:hAnsi="Trebuchet MS"/>
                <w:szCs w:val="16"/>
                <w:highlight w:val="yellow"/>
              </w:rPr>
            </w:pPr>
            <w:r w:rsidRPr="008C14F1">
              <w:rPr>
                <w:rFonts w:ascii="Trebuchet MS" w:eastAsiaTheme="minorHAnsi" w:hAnsi="Trebuchet MS"/>
                <w:szCs w:val="16"/>
              </w:rPr>
              <w:t>±3ppm / year Max</w:t>
            </w:r>
          </w:p>
        </w:tc>
      </w:tr>
    </w:tbl>
    <w:p w14:paraId="60A1B767" w14:textId="77777777" w:rsidR="00F42724" w:rsidRPr="001605E7" w:rsidRDefault="00F42724" w:rsidP="00F42724">
      <w:pPr>
        <w:rPr>
          <w:rFonts w:ascii="Trebuchet MS" w:eastAsiaTheme="minorHAnsi" w:hAnsi="Trebuchet MS" w:cs="굴림"/>
        </w:rPr>
      </w:pPr>
    </w:p>
    <w:p w14:paraId="3705D5B8" w14:textId="77777777" w:rsidR="00F42724" w:rsidRPr="001605E7" w:rsidRDefault="00F42724" w:rsidP="00F42724">
      <w:pPr>
        <w:rPr>
          <w:rFonts w:ascii="Trebuchet MS" w:eastAsiaTheme="minorHAnsi" w:hAnsi="Trebuchet MS" w:cs="굴림"/>
        </w:rPr>
      </w:pPr>
      <w:r w:rsidRPr="001605E7">
        <w:rPr>
          <w:rFonts w:ascii="Trebuchet MS" w:eastAsiaTheme="minorHAnsi" w:hAnsi="Trebuchet MS" w:cs="굴림"/>
        </w:rPr>
        <w:br w:type="page"/>
      </w:r>
    </w:p>
    <w:p w14:paraId="75E4B9E6" w14:textId="77777777" w:rsidR="00F42724" w:rsidRPr="001605E7" w:rsidRDefault="00F42724" w:rsidP="00E21DFF">
      <w:pPr>
        <w:pStyle w:val="1"/>
        <w:rPr>
          <w:rFonts w:eastAsiaTheme="minorHAnsi"/>
        </w:rPr>
      </w:pPr>
      <w:bookmarkStart w:id="653" w:name="_Toc483830123"/>
      <w:r w:rsidRPr="001605E7">
        <w:rPr>
          <w:rFonts w:eastAsiaTheme="minorHAnsi"/>
        </w:rPr>
        <w:t>Electrical Specification</w:t>
      </w:r>
      <w:bookmarkEnd w:id="653"/>
    </w:p>
    <w:p w14:paraId="62BCA663" w14:textId="77777777" w:rsidR="00F42724" w:rsidRPr="00546234" w:rsidRDefault="00F42724" w:rsidP="00BF5B95">
      <w:pPr>
        <w:pStyle w:val="21"/>
      </w:pPr>
      <w:bookmarkStart w:id="654" w:name="_Toc483830124"/>
      <w:r w:rsidRPr="00546234">
        <w:t>Absolute Maximum ratings</w:t>
      </w:r>
      <w:bookmarkEnd w:id="654"/>
    </w:p>
    <w:p w14:paraId="7A480B4A" w14:textId="71C1ACB5" w:rsidR="00F42724" w:rsidRPr="001605E7" w:rsidRDefault="00F42724" w:rsidP="00F42724">
      <w:pPr>
        <w:pStyle w:val="a8"/>
        <w:keepNext/>
        <w:rPr>
          <w:rFonts w:eastAsiaTheme="minorHAnsi"/>
        </w:rPr>
      </w:pPr>
      <w:r w:rsidRPr="001605E7">
        <w:rPr>
          <w:rFonts w:eastAsiaTheme="minorHAnsi"/>
        </w:rPr>
        <w:t xml:space="preserve">Table </w:t>
      </w:r>
      <w:r w:rsidR="00756EBE" w:rsidRPr="001605E7">
        <w:rPr>
          <w:rFonts w:eastAsiaTheme="minorHAnsi"/>
        </w:rPr>
        <w:fldChar w:fldCharType="begin"/>
      </w:r>
      <w:r w:rsidR="00756EBE" w:rsidRPr="001605E7">
        <w:rPr>
          <w:rFonts w:eastAsiaTheme="minorHAnsi"/>
        </w:rPr>
        <w:instrText xml:space="preserve"> SEQ Table \* ARABIC </w:instrText>
      </w:r>
      <w:r w:rsidR="00756EBE" w:rsidRPr="001605E7">
        <w:rPr>
          <w:rFonts w:eastAsiaTheme="minorHAnsi"/>
        </w:rPr>
        <w:fldChar w:fldCharType="separate"/>
      </w:r>
      <w:r w:rsidR="00C12AAF" w:rsidRPr="001605E7">
        <w:rPr>
          <w:rFonts w:eastAsiaTheme="minorHAnsi"/>
          <w:noProof/>
        </w:rPr>
        <w:t>10</w:t>
      </w:r>
      <w:r w:rsidR="00756EBE" w:rsidRPr="001605E7">
        <w:rPr>
          <w:rFonts w:eastAsiaTheme="minorHAnsi"/>
          <w:noProof/>
        </w:rPr>
        <w:fldChar w:fldCharType="end"/>
      </w:r>
      <w:r w:rsidRPr="001605E7">
        <w:rPr>
          <w:rFonts w:eastAsiaTheme="minorHAnsi"/>
        </w:rPr>
        <w:t>. Absolute Maximum ratings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086"/>
        <w:gridCol w:w="2700"/>
        <w:gridCol w:w="3180"/>
        <w:gridCol w:w="900"/>
      </w:tblGrid>
      <w:tr w:rsidR="00F42724" w:rsidRPr="00546234" w14:paraId="2EEEA006" w14:textId="77777777" w:rsidTr="001C7EF5">
        <w:trPr>
          <w:jc w:val="center"/>
        </w:trPr>
        <w:tc>
          <w:tcPr>
            <w:tcW w:w="1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38E6023B" w14:textId="77777777" w:rsidR="00F42724" w:rsidRPr="008C14F1" w:rsidRDefault="00F42724" w:rsidP="001C7EF5">
            <w:pPr>
              <w:spacing w:line="276" w:lineRule="auto"/>
              <w:ind w:right="200"/>
              <w:jc w:val="center"/>
              <w:rPr>
                <w:rFonts w:ascii="Trebuchet MS" w:eastAsiaTheme="minorHAnsi" w:hAnsi="Trebuchet MS" w:cs="Arial"/>
                <w:b/>
                <w:szCs w:val="20"/>
              </w:rPr>
            </w:pPr>
            <w:r w:rsidRPr="008C14F1">
              <w:rPr>
                <w:rFonts w:ascii="Trebuchet MS" w:eastAsiaTheme="minorHAnsi" w:hAnsi="Trebuchet MS" w:cs="Arial"/>
                <w:b/>
                <w:szCs w:val="20"/>
              </w:rPr>
              <w:t>Symbol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6AF05E15" w14:textId="77777777" w:rsidR="00F42724" w:rsidRPr="008C14F1" w:rsidRDefault="00F42724" w:rsidP="001C7EF5">
            <w:pPr>
              <w:spacing w:line="276" w:lineRule="auto"/>
              <w:ind w:right="200"/>
              <w:jc w:val="center"/>
              <w:rPr>
                <w:rFonts w:ascii="Trebuchet MS" w:eastAsiaTheme="minorHAnsi" w:hAnsi="Trebuchet MS" w:cs="Arial"/>
                <w:b/>
                <w:szCs w:val="20"/>
              </w:rPr>
            </w:pPr>
            <w:r w:rsidRPr="008C14F1">
              <w:rPr>
                <w:rFonts w:ascii="Trebuchet MS" w:eastAsiaTheme="minorHAnsi" w:hAnsi="Trebuchet MS" w:cs="Arial"/>
                <w:b/>
                <w:szCs w:val="20"/>
              </w:rPr>
              <w:t>Parameter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225644DD" w14:textId="77777777" w:rsidR="00F42724" w:rsidRPr="008C14F1" w:rsidRDefault="00F42724" w:rsidP="001C7EF5">
            <w:pPr>
              <w:spacing w:line="276" w:lineRule="auto"/>
              <w:ind w:right="200"/>
              <w:jc w:val="center"/>
              <w:rPr>
                <w:rFonts w:ascii="Trebuchet MS" w:eastAsiaTheme="minorHAnsi" w:hAnsi="Trebuchet MS" w:cs="Arial"/>
                <w:b/>
                <w:szCs w:val="20"/>
              </w:rPr>
            </w:pPr>
            <w:r w:rsidRPr="008C14F1">
              <w:rPr>
                <w:rFonts w:ascii="Trebuchet MS" w:eastAsiaTheme="minorHAnsi" w:hAnsi="Trebuchet MS" w:cs="Arial"/>
                <w:b/>
                <w:szCs w:val="20"/>
              </w:rPr>
              <w:t>Rating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3F3F3"/>
            <w:vAlign w:val="center"/>
            <w:hideMark/>
          </w:tcPr>
          <w:p w14:paraId="629CA83A" w14:textId="77777777" w:rsidR="00F42724" w:rsidRPr="008C14F1" w:rsidRDefault="00F42724" w:rsidP="001C7EF5">
            <w:pPr>
              <w:spacing w:line="276" w:lineRule="auto"/>
              <w:ind w:right="200"/>
              <w:jc w:val="center"/>
              <w:rPr>
                <w:rFonts w:ascii="Trebuchet MS" w:eastAsiaTheme="minorHAnsi" w:hAnsi="Trebuchet MS" w:cs="Arial"/>
                <w:b/>
                <w:szCs w:val="20"/>
              </w:rPr>
            </w:pPr>
            <w:r w:rsidRPr="008C14F1">
              <w:rPr>
                <w:rFonts w:ascii="Trebuchet MS" w:eastAsiaTheme="minorHAnsi" w:hAnsi="Trebuchet MS" w:cs="Arial"/>
                <w:b/>
                <w:szCs w:val="20"/>
              </w:rPr>
              <w:t>Unit</w:t>
            </w:r>
          </w:p>
        </w:tc>
      </w:tr>
      <w:tr w:rsidR="00F42724" w:rsidRPr="00546234" w14:paraId="0562CF58" w14:textId="77777777" w:rsidTr="001C7EF5">
        <w:trPr>
          <w:jc w:val="center"/>
        </w:trPr>
        <w:tc>
          <w:tcPr>
            <w:tcW w:w="1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7DCFB0" w14:textId="77777777" w:rsidR="00F42724" w:rsidRPr="008C14F1" w:rsidRDefault="00F42724" w:rsidP="001C7EF5">
            <w:pPr>
              <w:spacing w:line="276" w:lineRule="auto"/>
              <w:ind w:right="200"/>
              <w:jc w:val="center"/>
              <w:rPr>
                <w:rFonts w:ascii="Trebuchet MS" w:eastAsiaTheme="minorHAnsi" w:hAnsi="Trebuchet MS" w:cs="Arial"/>
                <w:szCs w:val="20"/>
                <w:vertAlign w:val="subscript"/>
              </w:rPr>
            </w:pPr>
            <w:r w:rsidRPr="008C14F1">
              <w:rPr>
                <w:rFonts w:ascii="Trebuchet MS" w:eastAsiaTheme="minorHAnsi" w:hAnsi="Trebuchet MS" w:cs="Arial"/>
                <w:szCs w:val="20"/>
              </w:rPr>
              <w:t>V</w:t>
            </w:r>
            <w:r w:rsidRPr="008C14F1">
              <w:rPr>
                <w:rFonts w:ascii="Trebuchet MS" w:eastAsiaTheme="minorHAnsi" w:hAnsi="Trebuchet MS" w:cs="Arial"/>
                <w:szCs w:val="20"/>
                <w:vertAlign w:val="subscript"/>
              </w:rPr>
              <w:t>DD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54DAE" w14:textId="77777777" w:rsidR="00F42724" w:rsidRPr="008C14F1" w:rsidRDefault="00F42724" w:rsidP="001C7EF5">
            <w:pPr>
              <w:spacing w:line="276" w:lineRule="auto"/>
              <w:ind w:right="200"/>
              <w:rPr>
                <w:rFonts w:ascii="Trebuchet MS" w:eastAsiaTheme="minorHAnsi" w:hAnsi="Trebuchet MS" w:cs="Arial"/>
                <w:kern w:val="0"/>
                <w:szCs w:val="20"/>
              </w:rPr>
            </w:pPr>
            <w:r w:rsidRPr="008C14F1">
              <w:rPr>
                <w:rFonts w:ascii="Trebuchet MS" w:eastAsiaTheme="minorHAnsi" w:hAnsi="Trebuchet MS" w:cs="Arial"/>
                <w:kern w:val="0"/>
                <w:szCs w:val="20"/>
              </w:rPr>
              <w:t>DC Supply voltage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1F5A2" w14:textId="77777777" w:rsidR="00F42724" w:rsidRPr="008C14F1" w:rsidRDefault="00F42724" w:rsidP="001C7EF5">
            <w:pPr>
              <w:spacing w:line="276" w:lineRule="auto"/>
              <w:ind w:right="200"/>
              <w:rPr>
                <w:rFonts w:ascii="Trebuchet MS" w:eastAsiaTheme="minorHAnsi" w:hAnsi="Trebuchet MS" w:cs="Arial"/>
                <w:szCs w:val="20"/>
              </w:rPr>
            </w:pPr>
            <w:r w:rsidRPr="008C14F1">
              <w:rPr>
                <w:rFonts w:ascii="Trebuchet MS" w:eastAsiaTheme="minorHAnsi" w:hAnsi="Trebuchet MS" w:cs="Arial"/>
                <w:kern w:val="0"/>
                <w:szCs w:val="20"/>
              </w:rPr>
              <w:t>-0.5 to 3.63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1FC9377F" w14:textId="77777777" w:rsidR="00F42724" w:rsidRPr="008C14F1" w:rsidRDefault="00F42724" w:rsidP="001C7EF5">
            <w:pPr>
              <w:spacing w:line="276" w:lineRule="auto"/>
              <w:ind w:right="200"/>
              <w:jc w:val="center"/>
              <w:rPr>
                <w:rFonts w:ascii="Trebuchet MS" w:eastAsiaTheme="minorHAnsi" w:hAnsi="Trebuchet MS" w:cs="Arial"/>
                <w:szCs w:val="20"/>
              </w:rPr>
            </w:pPr>
            <w:r w:rsidRPr="008C14F1">
              <w:rPr>
                <w:rFonts w:ascii="Trebuchet MS" w:eastAsiaTheme="minorHAnsi" w:hAnsi="Trebuchet MS" w:cs="Arial"/>
                <w:szCs w:val="20"/>
              </w:rPr>
              <w:t>V</w:t>
            </w:r>
          </w:p>
        </w:tc>
      </w:tr>
      <w:tr w:rsidR="00F42724" w:rsidRPr="00546234" w14:paraId="27628F7B" w14:textId="77777777" w:rsidTr="001C7EF5">
        <w:trPr>
          <w:jc w:val="center"/>
        </w:trPr>
        <w:tc>
          <w:tcPr>
            <w:tcW w:w="1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B90C08" w14:textId="77777777" w:rsidR="00F42724" w:rsidRPr="008C14F1" w:rsidRDefault="00F42724" w:rsidP="001C7EF5">
            <w:pPr>
              <w:spacing w:line="276" w:lineRule="auto"/>
              <w:ind w:right="200"/>
              <w:jc w:val="center"/>
              <w:rPr>
                <w:rFonts w:ascii="Trebuchet MS" w:eastAsiaTheme="minorHAnsi" w:hAnsi="Trebuchet MS" w:cs="Arial"/>
                <w:szCs w:val="20"/>
              </w:rPr>
            </w:pPr>
            <w:r w:rsidRPr="008C14F1">
              <w:rPr>
                <w:rFonts w:ascii="Trebuchet MS" w:eastAsiaTheme="minorHAnsi" w:hAnsi="Trebuchet MS" w:cs="Arial"/>
                <w:szCs w:val="20"/>
              </w:rPr>
              <w:t>V</w:t>
            </w:r>
            <w:r w:rsidRPr="008C14F1">
              <w:rPr>
                <w:rFonts w:ascii="Trebuchet MS" w:eastAsiaTheme="minorHAnsi" w:hAnsi="Trebuchet MS" w:cs="Arial"/>
                <w:szCs w:val="20"/>
                <w:vertAlign w:val="subscript"/>
              </w:rPr>
              <w:t>IN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0F570F" w14:textId="77777777" w:rsidR="00F42724" w:rsidRPr="008C14F1" w:rsidRDefault="00F42724" w:rsidP="001C7EF5">
            <w:pPr>
              <w:spacing w:line="276" w:lineRule="auto"/>
              <w:ind w:right="200"/>
              <w:rPr>
                <w:rFonts w:ascii="Trebuchet MS" w:eastAsiaTheme="minorHAnsi" w:hAnsi="Trebuchet MS" w:cs="Arial"/>
                <w:kern w:val="0"/>
                <w:szCs w:val="20"/>
              </w:rPr>
            </w:pPr>
            <w:r w:rsidRPr="008C14F1">
              <w:rPr>
                <w:rFonts w:ascii="Trebuchet MS" w:eastAsiaTheme="minorHAnsi" w:hAnsi="Trebuchet MS" w:cs="Arial"/>
                <w:kern w:val="0"/>
                <w:szCs w:val="20"/>
              </w:rPr>
              <w:t>DC input voltage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8BD795" w14:textId="77777777" w:rsidR="00F42724" w:rsidRPr="008C14F1" w:rsidRDefault="00F42724" w:rsidP="001C7EF5">
            <w:pPr>
              <w:spacing w:line="276" w:lineRule="auto"/>
              <w:ind w:right="200"/>
              <w:rPr>
                <w:rFonts w:ascii="Trebuchet MS" w:eastAsiaTheme="minorHAnsi" w:hAnsi="Trebuchet MS" w:cs="Arial"/>
                <w:kern w:val="0"/>
                <w:szCs w:val="20"/>
              </w:rPr>
            </w:pPr>
            <w:r w:rsidRPr="008C14F1">
              <w:rPr>
                <w:rFonts w:ascii="Trebuchet MS" w:eastAsiaTheme="minorHAnsi" w:hAnsi="Trebuchet MS" w:cs="Arial"/>
                <w:kern w:val="0"/>
                <w:szCs w:val="20"/>
              </w:rPr>
              <w:t>-0.5 to 5.5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22DA2FA5" w14:textId="77777777" w:rsidR="00F42724" w:rsidRPr="008C14F1" w:rsidRDefault="00F42724" w:rsidP="001C7EF5">
            <w:pPr>
              <w:spacing w:line="276" w:lineRule="auto"/>
              <w:ind w:right="200"/>
              <w:jc w:val="center"/>
              <w:rPr>
                <w:rFonts w:ascii="Trebuchet MS" w:eastAsiaTheme="minorHAnsi" w:hAnsi="Trebuchet MS" w:cs="Arial"/>
                <w:kern w:val="0"/>
                <w:szCs w:val="20"/>
              </w:rPr>
            </w:pPr>
            <w:r w:rsidRPr="008C14F1">
              <w:rPr>
                <w:rFonts w:ascii="Trebuchet MS" w:eastAsiaTheme="minorHAnsi" w:hAnsi="Trebuchet MS" w:cs="Arial"/>
                <w:kern w:val="0"/>
                <w:szCs w:val="20"/>
              </w:rPr>
              <w:t>V</w:t>
            </w:r>
          </w:p>
        </w:tc>
      </w:tr>
      <w:tr w:rsidR="00F42724" w:rsidRPr="00546234" w14:paraId="75E2D421" w14:textId="77777777" w:rsidTr="001C7EF5">
        <w:trPr>
          <w:jc w:val="center"/>
        </w:trPr>
        <w:tc>
          <w:tcPr>
            <w:tcW w:w="1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7208D" w14:textId="77777777" w:rsidR="00F42724" w:rsidRPr="008C14F1" w:rsidRDefault="00F42724" w:rsidP="001C7EF5">
            <w:pPr>
              <w:spacing w:line="276" w:lineRule="auto"/>
              <w:ind w:right="200"/>
              <w:jc w:val="center"/>
              <w:rPr>
                <w:rFonts w:ascii="Trebuchet MS" w:eastAsiaTheme="minorHAnsi" w:hAnsi="Trebuchet MS" w:cs="Arial"/>
                <w:szCs w:val="20"/>
              </w:rPr>
            </w:pPr>
            <w:r w:rsidRPr="008C14F1">
              <w:rPr>
                <w:rFonts w:ascii="Trebuchet MS" w:eastAsiaTheme="minorHAnsi" w:hAnsi="Trebuchet MS" w:cs="Arial"/>
                <w:szCs w:val="20"/>
              </w:rPr>
              <w:t>V</w:t>
            </w:r>
            <w:r w:rsidRPr="008C14F1">
              <w:rPr>
                <w:rFonts w:ascii="Trebuchet MS" w:eastAsiaTheme="minorHAnsi" w:hAnsi="Trebuchet MS" w:cs="Arial"/>
                <w:szCs w:val="20"/>
                <w:vertAlign w:val="subscript"/>
              </w:rPr>
              <w:t>OUT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1883E8" w14:textId="77777777" w:rsidR="00F42724" w:rsidRPr="008C14F1" w:rsidRDefault="00F42724" w:rsidP="001C7EF5">
            <w:pPr>
              <w:spacing w:line="276" w:lineRule="auto"/>
              <w:ind w:right="200"/>
              <w:rPr>
                <w:rFonts w:ascii="Trebuchet MS" w:eastAsiaTheme="minorHAnsi" w:hAnsi="Trebuchet MS" w:cs="Arial"/>
                <w:kern w:val="0"/>
                <w:szCs w:val="20"/>
              </w:rPr>
            </w:pPr>
            <w:r w:rsidRPr="008C14F1">
              <w:rPr>
                <w:rFonts w:ascii="Trebuchet MS" w:eastAsiaTheme="minorHAnsi" w:hAnsi="Trebuchet MS" w:cs="Arial"/>
                <w:kern w:val="0"/>
                <w:szCs w:val="20"/>
              </w:rPr>
              <w:t>DC output voltage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894E73" w14:textId="77777777" w:rsidR="00F42724" w:rsidRPr="008C14F1" w:rsidRDefault="00F42724" w:rsidP="001C7EF5">
            <w:pPr>
              <w:spacing w:line="276" w:lineRule="auto"/>
              <w:ind w:right="200"/>
              <w:rPr>
                <w:rFonts w:ascii="Trebuchet MS" w:eastAsiaTheme="minorHAnsi" w:hAnsi="Trebuchet MS" w:cs="Arial"/>
                <w:kern w:val="0"/>
                <w:szCs w:val="20"/>
              </w:rPr>
            </w:pPr>
            <w:r w:rsidRPr="008C14F1">
              <w:rPr>
                <w:rFonts w:ascii="Trebuchet MS" w:eastAsiaTheme="minorHAnsi" w:hAnsi="Trebuchet MS" w:cs="Arial"/>
                <w:kern w:val="0"/>
                <w:szCs w:val="20"/>
              </w:rPr>
              <w:t>-0.5 to 3.63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68934C4B" w14:textId="77777777" w:rsidR="00F42724" w:rsidRPr="008C14F1" w:rsidRDefault="00F42724" w:rsidP="001C7EF5">
            <w:pPr>
              <w:spacing w:line="276" w:lineRule="auto"/>
              <w:ind w:right="200"/>
              <w:jc w:val="center"/>
              <w:rPr>
                <w:rFonts w:ascii="Trebuchet MS" w:eastAsiaTheme="minorHAnsi" w:hAnsi="Trebuchet MS" w:cs="Arial"/>
                <w:kern w:val="0"/>
                <w:szCs w:val="20"/>
              </w:rPr>
            </w:pPr>
            <w:r w:rsidRPr="008C14F1">
              <w:rPr>
                <w:rFonts w:ascii="Trebuchet MS" w:eastAsiaTheme="minorHAnsi" w:hAnsi="Trebuchet MS" w:cs="Arial"/>
                <w:kern w:val="0"/>
                <w:szCs w:val="20"/>
              </w:rPr>
              <w:t>V</w:t>
            </w:r>
          </w:p>
        </w:tc>
      </w:tr>
      <w:tr w:rsidR="00F42724" w:rsidRPr="00546234" w14:paraId="7C5810CC" w14:textId="77777777" w:rsidTr="001C7EF5">
        <w:trPr>
          <w:jc w:val="center"/>
        </w:trPr>
        <w:tc>
          <w:tcPr>
            <w:tcW w:w="1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9F0E2A3" w14:textId="77777777" w:rsidR="00F42724" w:rsidRPr="008C14F1" w:rsidRDefault="00F42724" w:rsidP="001C7EF5">
            <w:pPr>
              <w:spacing w:line="276" w:lineRule="auto"/>
              <w:ind w:right="200"/>
              <w:jc w:val="center"/>
              <w:rPr>
                <w:rFonts w:ascii="Trebuchet MS" w:eastAsiaTheme="minorHAnsi" w:hAnsi="Trebuchet MS" w:cs="Arial"/>
                <w:szCs w:val="20"/>
              </w:rPr>
            </w:pPr>
            <w:r w:rsidRPr="008C14F1">
              <w:rPr>
                <w:rFonts w:ascii="Trebuchet MS" w:eastAsiaTheme="minorHAnsi" w:hAnsi="Trebuchet MS" w:cs="Arial"/>
                <w:szCs w:val="20"/>
              </w:rPr>
              <w:t>I</w:t>
            </w:r>
            <w:r w:rsidRPr="008C14F1">
              <w:rPr>
                <w:rFonts w:ascii="Trebuchet MS" w:eastAsiaTheme="minorHAnsi" w:hAnsi="Trebuchet MS" w:cs="Arial"/>
                <w:szCs w:val="20"/>
                <w:vertAlign w:val="subscript"/>
              </w:rPr>
              <w:t>IN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34960" w14:textId="77777777" w:rsidR="00F42724" w:rsidRPr="008C14F1" w:rsidRDefault="00F42724" w:rsidP="001C7EF5">
            <w:pPr>
              <w:spacing w:line="276" w:lineRule="auto"/>
              <w:ind w:right="200"/>
              <w:rPr>
                <w:rFonts w:ascii="Trebuchet MS" w:eastAsiaTheme="minorHAnsi" w:hAnsi="Trebuchet MS" w:cs="Arial"/>
                <w:szCs w:val="20"/>
              </w:rPr>
            </w:pPr>
            <w:r w:rsidRPr="008C14F1">
              <w:rPr>
                <w:rFonts w:ascii="Trebuchet MS" w:eastAsiaTheme="minorHAnsi" w:hAnsi="Trebuchet MS" w:cs="Arial"/>
                <w:szCs w:val="20"/>
              </w:rPr>
              <w:t>DC input current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2D0A0" w14:textId="77777777" w:rsidR="00F42724" w:rsidRPr="008C14F1" w:rsidRDefault="00F42724" w:rsidP="001C7EF5">
            <w:pPr>
              <w:spacing w:line="276" w:lineRule="auto"/>
              <w:ind w:right="200"/>
              <w:rPr>
                <w:rFonts w:ascii="Trebuchet MS" w:eastAsiaTheme="minorHAnsi" w:hAnsi="Trebuchet MS" w:cs="Arial"/>
                <w:kern w:val="0"/>
                <w:szCs w:val="20"/>
              </w:rPr>
            </w:pPr>
            <w:r w:rsidRPr="008C14F1">
              <w:rPr>
                <w:rFonts w:ascii="Trebuchet MS" w:eastAsiaTheme="minorHAnsi" w:hAnsi="Trebuchet MS" w:cs="Arial"/>
                <w:szCs w:val="20"/>
              </w:rPr>
              <w:sym w:font="Symbol" w:char="F0B1"/>
            </w:r>
            <w:r w:rsidRPr="008C14F1">
              <w:rPr>
                <w:rFonts w:ascii="Trebuchet MS" w:eastAsiaTheme="minorHAnsi" w:hAnsi="Trebuchet MS" w:cs="Arial"/>
                <w:szCs w:val="20"/>
              </w:rPr>
              <w:t>8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4E5A616A" w14:textId="77777777" w:rsidR="00F42724" w:rsidRPr="008C14F1" w:rsidRDefault="00F42724" w:rsidP="001C7EF5">
            <w:pPr>
              <w:spacing w:line="276" w:lineRule="auto"/>
              <w:ind w:right="200"/>
              <w:jc w:val="center"/>
              <w:rPr>
                <w:rFonts w:ascii="Trebuchet MS" w:eastAsiaTheme="minorHAnsi" w:hAnsi="Trebuchet MS" w:cs="Arial"/>
                <w:kern w:val="0"/>
                <w:szCs w:val="20"/>
              </w:rPr>
            </w:pPr>
            <w:r w:rsidRPr="008C14F1">
              <w:rPr>
                <w:rFonts w:ascii="Trebuchet MS" w:eastAsiaTheme="minorHAnsi" w:hAnsi="Trebuchet MS" w:cs="Arial"/>
                <w:szCs w:val="20"/>
              </w:rPr>
              <w:t>mA</w:t>
            </w:r>
          </w:p>
        </w:tc>
      </w:tr>
      <w:tr w:rsidR="00F42724" w:rsidRPr="00546234" w14:paraId="31BD4652" w14:textId="77777777" w:rsidTr="001C7EF5">
        <w:trPr>
          <w:jc w:val="center"/>
        </w:trPr>
        <w:tc>
          <w:tcPr>
            <w:tcW w:w="1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95486" w14:textId="77777777" w:rsidR="00F42724" w:rsidRPr="008C14F1" w:rsidRDefault="00F42724" w:rsidP="001C7EF5">
            <w:pPr>
              <w:spacing w:line="276" w:lineRule="auto"/>
              <w:ind w:right="200"/>
              <w:jc w:val="center"/>
              <w:rPr>
                <w:rFonts w:ascii="Trebuchet MS" w:eastAsiaTheme="minorHAnsi" w:hAnsi="Trebuchet MS" w:cs="Arial"/>
                <w:szCs w:val="20"/>
              </w:rPr>
            </w:pPr>
            <w:r w:rsidRPr="008C14F1">
              <w:rPr>
                <w:rFonts w:ascii="Trebuchet MS" w:eastAsiaTheme="minorHAnsi" w:hAnsi="Trebuchet MS" w:cs="Arial"/>
                <w:szCs w:val="20"/>
              </w:rPr>
              <w:t>T</w:t>
            </w:r>
            <w:r w:rsidRPr="008C14F1">
              <w:rPr>
                <w:rFonts w:ascii="Trebuchet MS" w:eastAsiaTheme="minorHAnsi" w:hAnsi="Trebuchet MS" w:cs="Arial"/>
                <w:szCs w:val="20"/>
                <w:vertAlign w:val="subscript"/>
              </w:rPr>
              <w:t>OP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7C809C" w14:textId="77777777" w:rsidR="00F42724" w:rsidRPr="008C14F1" w:rsidRDefault="00F42724" w:rsidP="001C7EF5">
            <w:pPr>
              <w:spacing w:line="276" w:lineRule="auto"/>
              <w:ind w:right="200"/>
              <w:rPr>
                <w:rFonts w:ascii="Trebuchet MS" w:eastAsiaTheme="minorHAnsi" w:hAnsi="Trebuchet MS" w:cs="Arial"/>
                <w:kern w:val="0"/>
                <w:szCs w:val="20"/>
              </w:rPr>
            </w:pPr>
            <w:r w:rsidRPr="008C14F1">
              <w:rPr>
                <w:rFonts w:ascii="Trebuchet MS" w:eastAsiaTheme="minorHAnsi" w:hAnsi="Trebuchet MS" w:cs="Arial"/>
                <w:kern w:val="0"/>
                <w:szCs w:val="20"/>
              </w:rPr>
              <w:t>Operating temperature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E91AD" w14:textId="77777777" w:rsidR="00F42724" w:rsidRPr="008C14F1" w:rsidRDefault="00F42724" w:rsidP="001C7EF5">
            <w:pPr>
              <w:spacing w:line="276" w:lineRule="auto"/>
              <w:ind w:right="200"/>
              <w:rPr>
                <w:rFonts w:ascii="Trebuchet MS" w:eastAsiaTheme="minorHAnsi" w:hAnsi="Trebuchet MS" w:cs="Arial"/>
                <w:szCs w:val="20"/>
              </w:rPr>
            </w:pPr>
            <w:r w:rsidRPr="008C14F1">
              <w:rPr>
                <w:rFonts w:ascii="Trebuchet MS" w:eastAsiaTheme="minorHAnsi" w:hAnsi="Trebuchet MS" w:cs="Arial"/>
                <w:szCs w:val="20"/>
              </w:rPr>
              <w:t>-40 to +85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42076BBF" w14:textId="77777777" w:rsidR="00F42724" w:rsidRPr="008C14F1" w:rsidRDefault="00F42724" w:rsidP="001C7EF5">
            <w:pPr>
              <w:spacing w:line="276" w:lineRule="auto"/>
              <w:ind w:right="200"/>
              <w:jc w:val="center"/>
              <w:rPr>
                <w:rFonts w:ascii="Trebuchet MS" w:eastAsiaTheme="minorHAnsi" w:hAnsi="Trebuchet MS" w:cs="Arial"/>
                <w:kern w:val="0"/>
                <w:szCs w:val="20"/>
              </w:rPr>
            </w:pPr>
            <w:r w:rsidRPr="008C14F1">
              <w:rPr>
                <w:rFonts w:ascii="Trebuchet MS" w:eastAsiaTheme="minorHAnsi" w:hAnsi="Trebuchet MS" w:cs="Arial"/>
                <w:szCs w:val="20"/>
              </w:rPr>
              <w:sym w:font="Symbol" w:char="F0B0"/>
            </w:r>
            <w:r w:rsidRPr="008C14F1">
              <w:rPr>
                <w:rFonts w:ascii="Trebuchet MS" w:eastAsiaTheme="minorHAnsi" w:hAnsi="Trebuchet MS" w:cs="Arial"/>
                <w:szCs w:val="20"/>
              </w:rPr>
              <w:t>C</w:t>
            </w:r>
          </w:p>
        </w:tc>
      </w:tr>
      <w:tr w:rsidR="00F42724" w:rsidRPr="00546234" w14:paraId="1064C410" w14:textId="77777777" w:rsidTr="001C7EF5">
        <w:trPr>
          <w:jc w:val="center"/>
        </w:trPr>
        <w:tc>
          <w:tcPr>
            <w:tcW w:w="1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3F79A7" w14:textId="77777777" w:rsidR="00F42724" w:rsidRPr="008C14F1" w:rsidRDefault="00F42724" w:rsidP="001C7EF5">
            <w:pPr>
              <w:spacing w:line="276" w:lineRule="auto"/>
              <w:ind w:right="200"/>
              <w:jc w:val="center"/>
              <w:rPr>
                <w:rFonts w:ascii="Trebuchet MS" w:eastAsiaTheme="minorHAnsi" w:hAnsi="Trebuchet MS" w:cs="Arial"/>
                <w:szCs w:val="20"/>
              </w:rPr>
            </w:pPr>
            <w:r w:rsidRPr="008C14F1">
              <w:rPr>
                <w:rFonts w:ascii="Trebuchet MS" w:eastAsiaTheme="minorHAnsi" w:hAnsi="Trebuchet MS" w:cs="Arial"/>
                <w:szCs w:val="20"/>
              </w:rPr>
              <w:t>T</w:t>
            </w:r>
            <w:r w:rsidRPr="008C14F1">
              <w:rPr>
                <w:rFonts w:ascii="Trebuchet MS" w:eastAsiaTheme="minorHAnsi" w:hAnsi="Trebuchet MS" w:cs="Arial"/>
                <w:szCs w:val="20"/>
                <w:vertAlign w:val="subscript"/>
              </w:rPr>
              <w:t>STG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2AC88C" w14:textId="77777777" w:rsidR="00F42724" w:rsidRPr="008C14F1" w:rsidRDefault="00F42724" w:rsidP="001C7EF5">
            <w:pPr>
              <w:spacing w:line="276" w:lineRule="auto"/>
              <w:ind w:right="200"/>
              <w:rPr>
                <w:rFonts w:ascii="Trebuchet MS" w:eastAsiaTheme="minorHAnsi" w:hAnsi="Trebuchet MS" w:cs="Arial"/>
                <w:kern w:val="0"/>
                <w:szCs w:val="20"/>
              </w:rPr>
            </w:pPr>
            <w:r w:rsidRPr="008C14F1">
              <w:rPr>
                <w:rFonts w:ascii="Trebuchet MS" w:eastAsiaTheme="minorHAnsi" w:hAnsi="Trebuchet MS" w:cs="Arial"/>
                <w:kern w:val="0"/>
                <w:szCs w:val="20"/>
              </w:rPr>
              <w:t>Storage temperature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5C6446" w14:textId="77777777" w:rsidR="00F42724" w:rsidRPr="008C14F1" w:rsidRDefault="00F42724" w:rsidP="001C7EF5">
            <w:pPr>
              <w:spacing w:line="276" w:lineRule="auto"/>
              <w:ind w:right="200"/>
              <w:rPr>
                <w:rFonts w:ascii="Trebuchet MS" w:eastAsiaTheme="minorHAnsi" w:hAnsi="Trebuchet MS" w:cs="Arial"/>
                <w:szCs w:val="20"/>
              </w:rPr>
            </w:pPr>
            <w:r w:rsidRPr="008C14F1">
              <w:rPr>
                <w:rFonts w:ascii="Trebuchet MS" w:eastAsiaTheme="minorHAnsi" w:hAnsi="Trebuchet MS" w:cs="Arial"/>
                <w:szCs w:val="20"/>
              </w:rPr>
              <w:t>-65 to +150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4E7F9ADC" w14:textId="77777777" w:rsidR="00F42724" w:rsidRPr="008C14F1" w:rsidRDefault="00F42724" w:rsidP="001C7EF5">
            <w:pPr>
              <w:spacing w:line="276" w:lineRule="auto"/>
              <w:ind w:right="200"/>
              <w:jc w:val="center"/>
              <w:rPr>
                <w:rFonts w:ascii="Trebuchet MS" w:eastAsiaTheme="minorHAnsi" w:hAnsi="Trebuchet MS" w:cs="Arial"/>
                <w:kern w:val="0"/>
                <w:szCs w:val="20"/>
              </w:rPr>
            </w:pPr>
            <w:r w:rsidRPr="008C14F1">
              <w:rPr>
                <w:rFonts w:ascii="Trebuchet MS" w:eastAsiaTheme="minorHAnsi" w:hAnsi="Trebuchet MS" w:cs="Arial"/>
                <w:szCs w:val="20"/>
              </w:rPr>
              <w:sym w:font="Symbol" w:char="F0B0"/>
            </w:r>
            <w:r w:rsidRPr="008C14F1">
              <w:rPr>
                <w:rFonts w:ascii="Trebuchet MS" w:eastAsiaTheme="minorHAnsi" w:hAnsi="Trebuchet MS" w:cs="Arial"/>
                <w:szCs w:val="20"/>
              </w:rPr>
              <w:t>C</w:t>
            </w:r>
          </w:p>
        </w:tc>
      </w:tr>
    </w:tbl>
    <w:p w14:paraId="04C26100" w14:textId="77777777" w:rsidR="00F42724" w:rsidRPr="001605E7" w:rsidRDefault="00F42724" w:rsidP="00155A42">
      <w:pPr>
        <w:pStyle w:val="11"/>
        <w:rPr>
          <w:rFonts w:eastAsiaTheme="minorHAnsi"/>
        </w:rPr>
      </w:pPr>
      <w:r w:rsidRPr="001605E7">
        <w:rPr>
          <w:rFonts w:eastAsiaTheme="minorHAnsi"/>
          <w:b/>
          <w:bCs/>
        </w:rPr>
        <w:t>*COMMENT</w:t>
      </w:r>
      <w:r w:rsidRPr="001605E7">
        <w:rPr>
          <w:rFonts w:eastAsiaTheme="minorHAnsi"/>
        </w:rPr>
        <w:t>: Stressing the device beyond the ‘Absolute Maximum Ratings’ may cause permanent damage.</w:t>
      </w:r>
    </w:p>
    <w:p w14:paraId="300FDF8B" w14:textId="77777777" w:rsidR="00F42724" w:rsidRPr="001605E7" w:rsidRDefault="00F42724" w:rsidP="00155A42">
      <w:pPr>
        <w:pStyle w:val="11"/>
        <w:rPr>
          <w:rFonts w:eastAsiaTheme="minorHAnsi"/>
        </w:rPr>
      </w:pPr>
    </w:p>
    <w:p w14:paraId="6BFFA738" w14:textId="77777777" w:rsidR="00F42724" w:rsidRPr="00546234" w:rsidRDefault="00F42724" w:rsidP="00BF5B95">
      <w:pPr>
        <w:pStyle w:val="21"/>
      </w:pPr>
      <w:bookmarkStart w:id="655" w:name="_Toc483830125"/>
      <w:r w:rsidRPr="00546234">
        <w:t>Absolute Maximum ratings (Electrical Ssensitivity)</w:t>
      </w:r>
      <w:bookmarkEnd w:id="655"/>
    </w:p>
    <w:p w14:paraId="49BEF35F" w14:textId="12341A09" w:rsidR="00F42724" w:rsidRPr="001605E7" w:rsidRDefault="00F42724" w:rsidP="00F42724">
      <w:pPr>
        <w:pStyle w:val="a8"/>
        <w:keepNext/>
        <w:rPr>
          <w:rFonts w:eastAsiaTheme="minorHAnsi"/>
        </w:rPr>
      </w:pPr>
      <w:r w:rsidRPr="001605E7">
        <w:rPr>
          <w:rFonts w:eastAsiaTheme="minorHAnsi"/>
        </w:rPr>
        <w:t xml:space="preserve">Table </w:t>
      </w:r>
      <w:r w:rsidR="00756EBE" w:rsidRPr="001605E7">
        <w:rPr>
          <w:rFonts w:eastAsiaTheme="minorHAnsi"/>
        </w:rPr>
        <w:fldChar w:fldCharType="begin"/>
      </w:r>
      <w:r w:rsidR="00756EBE" w:rsidRPr="001605E7">
        <w:rPr>
          <w:rFonts w:eastAsiaTheme="minorHAnsi"/>
        </w:rPr>
        <w:instrText xml:space="preserve"> SEQ Table \* ARABIC </w:instrText>
      </w:r>
      <w:r w:rsidR="00756EBE" w:rsidRPr="001605E7">
        <w:rPr>
          <w:rFonts w:eastAsiaTheme="minorHAnsi"/>
        </w:rPr>
        <w:fldChar w:fldCharType="separate"/>
      </w:r>
      <w:r w:rsidR="00C12AAF" w:rsidRPr="001605E7">
        <w:rPr>
          <w:rFonts w:eastAsiaTheme="minorHAnsi"/>
          <w:noProof/>
        </w:rPr>
        <w:t>11</w:t>
      </w:r>
      <w:r w:rsidR="00756EBE" w:rsidRPr="001605E7">
        <w:rPr>
          <w:rFonts w:eastAsiaTheme="minorHAnsi"/>
          <w:noProof/>
        </w:rPr>
        <w:fldChar w:fldCharType="end"/>
      </w:r>
      <w:r w:rsidRPr="001605E7">
        <w:rPr>
          <w:rFonts w:eastAsiaTheme="minorHAnsi"/>
        </w:rPr>
        <w:t>. Electro Static Discharge (ESD)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354"/>
        <w:gridCol w:w="2403"/>
        <w:gridCol w:w="2319"/>
        <w:gridCol w:w="677"/>
        <w:gridCol w:w="1132"/>
        <w:gridCol w:w="620"/>
      </w:tblGrid>
      <w:tr w:rsidR="00F42724" w:rsidRPr="00546234" w14:paraId="4AB11DAF" w14:textId="77777777" w:rsidTr="001C7EF5">
        <w:trPr>
          <w:jc w:val="center"/>
        </w:trPr>
        <w:tc>
          <w:tcPr>
            <w:tcW w:w="1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3D8B703C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b/>
              </w:rPr>
            </w:pPr>
            <w:r w:rsidRPr="001605E7">
              <w:rPr>
                <w:rFonts w:ascii="Trebuchet MS" w:eastAsiaTheme="minorHAnsi" w:hAnsi="Trebuchet MS"/>
                <w:b/>
              </w:rPr>
              <w:t>Symbol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295D76C7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b/>
              </w:rPr>
            </w:pPr>
            <w:r w:rsidRPr="001605E7">
              <w:rPr>
                <w:rFonts w:ascii="Trebuchet MS" w:eastAsiaTheme="minorHAnsi" w:hAnsi="Trebuchet MS"/>
                <w:b/>
              </w:rPr>
              <w:t>Parameter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01A286FD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b/>
              </w:rPr>
            </w:pPr>
            <w:r w:rsidRPr="001605E7">
              <w:rPr>
                <w:rFonts w:ascii="Trebuchet MS" w:eastAsiaTheme="minorHAnsi" w:hAnsi="Trebuchet MS"/>
                <w:b/>
              </w:rPr>
              <w:t>Test Condition</w:t>
            </w:r>
          </w:p>
        </w:tc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53215174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b/>
              </w:rPr>
            </w:pPr>
            <w:r w:rsidRPr="001605E7">
              <w:rPr>
                <w:rFonts w:ascii="Trebuchet MS" w:eastAsiaTheme="minorHAnsi" w:hAnsi="Trebuchet MS"/>
                <w:b/>
              </w:rPr>
              <w:t>Class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403EBC2A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b/>
              </w:rPr>
            </w:pPr>
            <w:r w:rsidRPr="001605E7">
              <w:rPr>
                <w:rFonts w:ascii="Trebuchet MS" w:eastAsiaTheme="minorHAnsi" w:hAnsi="Trebuchet MS"/>
                <w:b/>
              </w:rPr>
              <w:t>Maximum</w:t>
            </w:r>
          </w:p>
          <w:p w14:paraId="41C56136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b/>
              </w:rPr>
            </w:pPr>
            <w:r w:rsidRPr="001605E7">
              <w:rPr>
                <w:rFonts w:ascii="Trebuchet MS" w:eastAsiaTheme="minorHAnsi" w:hAnsi="Trebuchet MS"/>
                <w:b/>
              </w:rPr>
              <w:t>value(1)</w: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3F3F3"/>
            <w:vAlign w:val="center"/>
            <w:hideMark/>
          </w:tcPr>
          <w:p w14:paraId="4C2F392C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b/>
              </w:rPr>
            </w:pPr>
            <w:r w:rsidRPr="001605E7">
              <w:rPr>
                <w:rFonts w:ascii="Trebuchet MS" w:eastAsiaTheme="minorHAnsi" w:hAnsi="Trebuchet MS"/>
                <w:b/>
              </w:rPr>
              <w:t>Unit</w:t>
            </w:r>
          </w:p>
        </w:tc>
      </w:tr>
      <w:tr w:rsidR="00F42724" w:rsidRPr="00546234" w14:paraId="147B1119" w14:textId="77777777" w:rsidTr="001C7EF5">
        <w:trPr>
          <w:jc w:val="center"/>
        </w:trPr>
        <w:tc>
          <w:tcPr>
            <w:tcW w:w="1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7CC8E1B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V</w:t>
            </w:r>
            <w:r w:rsidRPr="001605E7">
              <w:rPr>
                <w:rFonts w:ascii="Trebuchet MS" w:eastAsiaTheme="minorHAnsi" w:hAnsi="Trebuchet MS"/>
                <w:vertAlign w:val="subscript"/>
              </w:rPr>
              <w:t xml:space="preserve">ESD </w:t>
            </w:r>
            <w:r w:rsidRPr="001605E7">
              <w:rPr>
                <w:rFonts w:ascii="Trebuchet MS" w:eastAsiaTheme="minorHAnsi" w:hAnsi="Trebuchet MS"/>
              </w:rPr>
              <w:t>HBM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458E1" w14:textId="77777777" w:rsidR="00F42724" w:rsidRPr="001605E7" w:rsidRDefault="00F42724" w:rsidP="001C7EF5">
            <w:pPr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Electrostatic discharge voltage (human body model)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29CFD" w14:textId="77777777" w:rsidR="00F42724" w:rsidRPr="001605E7" w:rsidRDefault="00F42724" w:rsidP="001C7EF5">
            <w:pPr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TA = +25 °C conforming to MIL-STD 883F Method 3015.7</w:t>
            </w:r>
          </w:p>
        </w:tc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D42F1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2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DF7C3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2000</w: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0E66B003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V</w:t>
            </w:r>
          </w:p>
        </w:tc>
      </w:tr>
      <w:tr w:rsidR="00F42724" w:rsidRPr="00546234" w14:paraId="5C787359" w14:textId="77777777" w:rsidTr="001C7EF5">
        <w:trPr>
          <w:jc w:val="center"/>
        </w:trPr>
        <w:tc>
          <w:tcPr>
            <w:tcW w:w="1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04BB3CA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V</w:t>
            </w:r>
            <w:r w:rsidRPr="001605E7">
              <w:rPr>
                <w:rFonts w:ascii="Trebuchet MS" w:eastAsiaTheme="minorHAnsi" w:hAnsi="Trebuchet MS"/>
                <w:vertAlign w:val="subscript"/>
              </w:rPr>
              <w:t xml:space="preserve">ESD </w:t>
            </w:r>
            <w:r w:rsidRPr="001605E7">
              <w:rPr>
                <w:rFonts w:ascii="Trebuchet MS" w:eastAsiaTheme="minorHAnsi" w:hAnsi="Trebuchet MS"/>
              </w:rPr>
              <w:t>MM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D1FB5" w14:textId="77777777" w:rsidR="00F42724" w:rsidRPr="001605E7" w:rsidRDefault="00F42724" w:rsidP="001C7EF5">
            <w:pPr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Electrostatic discharge voltage (man machine model)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615A1" w14:textId="77777777" w:rsidR="00F42724" w:rsidRPr="001605E7" w:rsidRDefault="00F42724" w:rsidP="001C7EF5">
            <w:pPr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TA = +25 °C conforming to JEDEC EIA/JESD22 A115-A</w:t>
            </w:r>
          </w:p>
        </w:tc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8A825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B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75814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200</w: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5E0AB96D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V</w:t>
            </w:r>
          </w:p>
        </w:tc>
      </w:tr>
      <w:tr w:rsidR="00F42724" w:rsidRPr="00546234" w14:paraId="1801462A" w14:textId="77777777" w:rsidTr="001C7EF5">
        <w:trPr>
          <w:jc w:val="center"/>
        </w:trPr>
        <w:tc>
          <w:tcPr>
            <w:tcW w:w="1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3EDF4A0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VESD CDM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E690E" w14:textId="77777777" w:rsidR="00F42724" w:rsidRPr="001605E7" w:rsidRDefault="00F42724" w:rsidP="001C7EF5">
            <w:pPr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Electrostatic discharge voltage (charge device model)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A10A23" w14:textId="77777777" w:rsidR="00F42724" w:rsidRPr="001605E7" w:rsidRDefault="00F42724" w:rsidP="001C7EF5">
            <w:pPr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TA = +25 °C conforming to JEDEC JESD22 C101-C</w:t>
            </w:r>
          </w:p>
        </w:tc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EC890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III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13313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500</w: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208135FF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V</w:t>
            </w:r>
          </w:p>
        </w:tc>
      </w:tr>
    </w:tbl>
    <w:p w14:paraId="03ED7A86" w14:textId="77777777" w:rsidR="00F42724" w:rsidRPr="001605E7" w:rsidRDefault="00F42724" w:rsidP="00F42724">
      <w:pPr>
        <w:pStyle w:val="a8"/>
        <w:keepNext/>
        <w:rPr>
          <w:rFonts w:eastAsiaTheme="minorHAnsi"/>
        </w:rPr>
      </w:pPr>
    </w:p>
    <w:p w14:paraId="4882222C" w14:textId="0512EA04" w:rsidR="00F42724" w:rsidRPr="001605E7" w:rsidRDefault="00F42724" w:rsidP="00F42724">
      <w:pPr>
        <w:pStyle w:val="a8"/>
        <w:keepNext/>
        <w:rPr>
          <w:rFonts w:eastAsiaTheme="minorHAnsi"/>
        </w:rPr>
      </w:pPr>
      <w:r w:rsidRPr="001605E7">
        <w:rPr>
          <w:rFonts w:eastAsiaTheme="minorHAnsi"/>
        </w:rPr>
        <w:t xml:space="preserve">Table </w:t>
      </w:r>
      <w:r w:rsidR="00756EBE" w:rsidRPr="001605E7">
        <w:rPr>
          <w:rFonts w:eastAsiaTheme="minorHAnsi"/>
        </w:rPr>
        <w:fldChar w:fldCharType="begin"/>
      </w:r>
      <w:r w:rsidR="00756EBE" w:rsidRPr="001605E7">
        <w:rPr>
          <w:rFonts w:eastAsiaTheme="minorHAnsi"/>
        </w:rPr>
        <w:instrText xml:space="preserve"> SEQ Table \* ARABIC </w:instrText>
      </w:r>
      <w:r w:rsidR="00756EBE" w:rsidRPr="001605E7">
        <w:rPr>
          <w:rFonts w:eastAsiaTheme="minorHAnsi"/>
        </w:rPr>
        <w:fldChar w:fldCharType="separate"/>
      </w:r>
      <w:r w:rsidR="00C12AAF" w:rsidRPr="001605E7">
        <w:rPr>
          <w:rFonts w:eastAsiaTheme="minorHAnsi"/>
          <w:noProof/>
        </w:rPr>
        <w:t>12</w:t>
      </w:r>
      <w:r w:rsidR="00756EBE" w:rsidRPr="001605E7">
        <w:rPr>
          <w:rFonts w:eastAsiaTheme="minorHAnsi"/>
          <w:noProof/>
        </w:rPr>
        <w:fldChar w:fldCharType="end"/>
      </w:r>
      <w:r w:rsidRPr="001605E7">
        <w:rPr>
          <w:rFonts w:eastAsiaTheme="minorHAnsi"/>
        </w:rPr>
        <w:t>. Static Latchup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374"/>
        <w:gridCol w:w="2391"/>
        <w:gridCol w:w="2312"/>
        <w:gridCol w:w="677"/>
        <w:gridCol w:w="1131"/>
        <w:gridCol w:w="620"/>
      </w:tblGrid>
      <w:tr w:rsidR="00F42724" w:rsidRPr="00546234" w14:paraId="6CAB03F2" w14:textId="77777777" w:rsidTr="001C7EF5">
        <w:trPr>
          <w:jc w:val="center"/>
        </w:trPr>
        <w:tc>
          <w:tcPr>
            <w:tcW w:w="13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4365D45E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b/>
              </w:rPr>
            </w:pPr>
            <w:r w:rsidRPr="001605E7">
              <w:rPr>
                <w:rFonts w:ascii="Trebuchet MS" w:eastAsiaTheme="minorHAnsi" w:hAnsi="Trebuchet MS"/>
                <w:b/>
              </w:rPr>
              <w:t>Symbol</w:t>
            </w:r>
          </w:p>
        </w:tc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3490E095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b/>
              </w:rPr>
            </w:pPr>
            <w:r w:rsidRPr="001605E7">
              <w:rPr>
                <w:rFonts w:ascii="Trebuchet MS" w:eastAsiaTheme="minorHAnsi" w:hAnsi="Trebuchet MS"/>
                <w:b/>
              </w:rPr>
              <w:t>Parameter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35048414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b/>
              </w:rPr>
            </w:pPr>
            <w:r w:rsidRPr="001605E7">
              <w:rPr>
                <w:rFonts w:ascii="Trebuchet MS" w:eastAsiaTheme="minorHAnsi" w:hAnsi="Trebuchet MS"/>
                <w:b/>
              </w:rPr>
              <w:t>Test Condition</w:t>
            </w:r>
          </w:p>
        </w:tc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094BC5D7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b/>
              </w:rPr>
            </w:pPr>
            <w:r w:rsidRPr="001605E7">
              <w:rPr>
                <w:rFonts w:ascii="Trebuchet MS" w:eastAsiaTheme="minorHAnsi" w:hAnsi="Trebuchet MS"/>
                <w:b/>
              </w:rPr>
              <w:t>Class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3AF18307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b/>
              </w:rPr>
            </w:pPr>
            <w:r w:rsidRPr="001605E7">
              <w:rPr>
                <w:rFonts w:ascii="Trebuchet MS" w:eastAsiaTheme="minorHAnsi" w:hAnsi="Trebuchet MS"/>
                <w:b/>
              </w:rPr>
              <w:t>Maximum</w:t>
            </w:r>
          </w:p>
          <w:p w14:paraId="5E3C66AD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b/>
              </w:rPr>
            </w:pPr>
            <w:r w:rsidRPr="001605E7">
              <w:rPr>
                <w:rFonts w:ascii="Trebuchet MS" w:eastAsiaTheme="minorHAnsi" w:hAnsi="Trebuchet MS"/>
                <w:b/>
              </w:rPr>
              <w:t>value(1)</w: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3F3F3"/>
            <w:vAlign w:val="center"/>
            <w:hideMark/>
          </w:tcPr>
          <w:p w14:paraId="4E3BF175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b/>
              </w:rPr>
            </w:pPr>
            <w:r w:rsidRPr="001605E7">
              <w:rPr>
                <w:rFonts w:ascii="Trebuchet MS" w:eastAsiaTheme="minorHAnsi" w:hAnsi="Trebuchet MS"/>
                <w:b/>
              </w:rPr>
              <w:t>Unit</w:t>
            </w:r>
          </w:p>
        </w:tc>
      </w:tr>
      <w:tr w:rsidR="00F42724" w:rsidRPr="00546234" w14:paraId="38AFEAC2" w14:textId="77777777" w:rsidTr="001C7EF5">
        <w:trPr>
          <w:jc w:val="center"/>
        </w:trPr>
        <w:tc>
          <w:tcPr>
            <w:tcW w:w="13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7C35113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LU</w:t>
            </w:r>
          </w:p>
        </w:tc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A30FA" w14:textId="77777777" w:rsidR="00F42724" w:rsidRPr="001605E7" w:rsidRDefault="00F42724" w:rsidP="001C7EF5">
            <w:pPr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Static latch-up class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5B006" w14:textId="77777777" w:rsidR="00F42724" w:rsidRPr="001605E7" w:rsidRDefault="00F42724" w:rsidP="001C7EF5">
            <w:pPr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TA = +25 °C conforming to JESD78A</w:t>
            </w:r>
          </w:p>
        </w:tc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EC1C8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I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CC2D7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 w:hint="eastAsia"/>
                <w:color w:val="FF0000"/>
              </w:rPr>
              <w:t>≥</w:t>
            </w:r>
            <w:r w:rsidRPr="001605E7">
              <w:rPr>
                <w:rFonts w:ascii="Trebuchet MS" w:eastAsiaTheme="minorHAnsi" w:hAnsi="Trebuchet MS"/>
                <w:color w:val="FF0000"/>
              </w:rPr>
              <w:t xml:space="preserve"> ±200</w: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64EB79E3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mA</w:t>
            </w:r>
          </w:p>
        </w:tc>
      </w:tr>
    </w:tbl>
    <w:p w14:paraId="4FCDE087" w14:textId="77777777" w:rsidR="00F42724" w:rsidRPr="001605E7" w:rsidRDefault="00F42724" w:rsidP="00F42724">
      <w:pPr>
        <w:rPr>
          <w:rFonts w:ascii="Trebuchet MS" w:eastAsiaTheme="minorHAnsi" w:hAnsi="Trebuchet MS" w:cs="굴림"/>
        </w:rPr>
      </w:pPr>
      <w:r w:rsidRPr="001605E7">
        <w:rPr>
          <w:rFonts w:ascii="Trebuchet MS" w:eastAsiaTheme="minorHAnsi" w:hAnsi="Trebuchet MS"/>
        </w:rPr>
        <w:br w:type="page"/>
      </w:r>
    </w:p>
    <w:p w14:paraId="282B82E5" w14:textId="77777777" w:rsidR="00F42724" w:rsidRPr="001605E7" w:rsidRDefault="00F42724" w:rsidP="00155A42">
      <w:pPr>
        <w:pStyle w:val="11"/>
        <w:rPr>
          <w:rFonts w:eastAsiaTheme="minorHAnsi"/>
        </w:rPr>
      </w:pPr>
    </w:p>
    <w:p w14:paraId="28495B97" w14:textId="77777777" w:rsidR="00F42724" w:rsidRPr="00546234" w:rsidRDefault="00F42724" w:rsidP="00BF5B95">
      <w:pPr>
        <w:pStyle w:val="21"/>
      </w:pPr>
      <w:bookmarkStart w:id="656" w:name="_Toc483830126"/>
      <w:r w:rsidRPr="00546234">
        <w:t>DC Characteristics</w:t>
      </w:r>
      <w:bookmarkEnd w:id="656"/>
    </w:p>
    <w:p w14:paraId="214B85E0" w14:textId="5876AD05" w:rsidR="00F42724" w:rsidRPr="001605E7" w:rsidRDefault="00F42724" w:rsidP="00F42724">
      <w:pPr>
        <w:pStyle w:val="a8"/>
        <w:keepNext/>
        <w:rPr>
          <w:rFonts w:eastAsiaTheme="minorHAnsi"/>
        </w:rPr>
      </w:pPr>
      <w:r w:rsidRPr="001605E7">
        <w:rPr>
          <w:rFonts w:eastAsiaTheme="minorHAnsi"/>
        </w:rPr>
        <w:t xml:space="preserve">Table </w:t>
      </w:r>
      <w:r w:rsidR="00756EBE" w:rsidRPr="001605E7">
        <w:rPr>
          <w:rFonts w:eastAsiaTheme="minorHAnsi"/>
        </w:rPr>
        <w:fldChar w:fldCharType="begin"/>
      </w:r>
      <w:r w:rsidR="00756EBE" w:rsidRPr="001605E7">
        <w:rPr>
          <w:rFonts w:eastAsiaTheme="minorHAnsi"/>
        </w:rPr>
        <w:instrText xml:space="preserve"> SEQ Table \* ARABIC </w:instrText>
      </w:r>
      <w:r w:rsidR="00756EBE" w:rsidRPr="001605E7">
        <w:rPr>
          <w:rFonts w:eastAsiaTheme="minorHAnsi"/>
        </w:rPr>
        <w:fldChar w:fldCharType="separate"/>
      </w:r>
      <w:r w:rsidR="00C12AAF" w:rsidRPr="001605E7">
        <w:rPr>
          <w:rFonts w:eastAsiaTheme="minorHAnsi"/>
          <w:noProof/>
        </w:rPr>
        <w:t>13</w:t>
      </w:r>
      <w:r w:rsidR="00756EBE" w:rsidRPr="001605E7">
        <w:rPr>
          <w:rFonts w:eastAsiaTheme="minorHAnsi"/>
          <w:noProof/>
        </w:rPr>
        <w:fldChar w:fldCharType="end"/>
      </w:r>
      <w:r w:rsidRPr="001605E7">
        <w:rPr>
          <w:rFonts w:eastAsiaTheme="minorHAnsi"/>
        </w:rPr>
        <w:t>. DC Characteristics</w:t>
      </w:r>
    </w:p>
    <w:p w14:paraId="695BA9EE" w14:textId="77777777" w:rsidR="00F42724" w:rsidRPr="001605E7" w:rsidRDefault="00F42724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(Test Condition: Ta = –40 to 85°C)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87"/>
        <w:gridCol w:w="2073"/>
        <w:gridCol w:w="2401"/>
        <w:gridCol w:w="757"/>
        <w:gridCol w:w="710"/>
        <w:gridCol w:w="787"/>
        <w:gridCol w:w="890"/>
      </w:tblGrid>
      <w:tr w:rsidR="00F42724" w:rsidRPr="00546234" w14:paraId="3F84C740" w14:textId="77777777" w:rsidTr="001C7EF5">
        <w:trPr>
          <w:jc w:val="center"/>
        </w:trPr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7C92FB34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b/>
              </w:rPr>
            </w:pPr>
            <w:r w:rsidRPr="001605E7">
              <w:rPr>
                <w:rFonts w:ascii="Trebuchet MS" w:eastAsiaTheme="minorHAnsi" w:hAnsi="Trebuchet MS"/>
                <w:b/>
              </w:rPr>
              <w:t>Symbol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2DBC01BD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b/>
              </w:rPr>
            </w:pPr>
            <w:r w:rsidRPr="001605E7">
              <w:rPr>
                <w:rFonts w:ascii="Trebuchet MS" w:eastAsiaTheme="minorHAnsi" w:hAnsi="Trebuchet MS"/>
                <w:b/>
              </w:rPr>
              <w:t>Parameter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209B6F47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b/>
              </w:rPr>
            </w:pPr>
            <w:r w:rsidRPr="001605E7">
              <w:rPr>
                <w:rFonts w:ascii="Trebuchet MS" w:eastAsiaTheme="minorHAnsi" w:hAnsi="Trebuchet MS"/>
                <w:b/>
              </w:rPr>
              <w:t>Test Condition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0608B271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b/>
              </w:rPr>
            </w:pPr>
            <w:r w:rsidRPr="001605E7">
              <w:rPr>
                <w:rFonts w:ascii="Trebuchet MS" w:eastAsiaTheme="minorHAnsi" w:hAnsi="Trebuchet MS"/>
                <w:b/>
              </w:rPr>
              <w:t>Min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16B23CA5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b/>
              </w:rPr>
            </w:pPr>
            <w:r w:rsidRPr="001605E7">
              <w:rPr>
                <w:rFonts w:ascii="Trebuchet MS" w:eastAsiaTheme="minorHAnsi" w:hAnsi="Trebuchet MS"/>
                <w:b/>
              </w:rPr>
              <w:t>Typ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4ECD4422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b/>
              </w:rPr>
            </w:pPr>
            <w:r w:rsidRPr="001605E7">
              <w:rPr>
                <w:rFonts w:ascii="Trebuchet MS" w:eastAsiaTheme="minorHAnsi" w:hAnsi="Trebuchet MS"/>
                <w:b/>
              </w:rPr>
              <w:t>Max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3F3F3"/>
            <w:vAlign w:val="center"/>
            <w:hideMark/>
          </w:tcPr>
          <w:p w14:paraId="33BB9D0D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b/>
              </w:rPr>
            </w:pPr>
            <w:r w:rsidRPr="001605E7">
              <w:rPr>
                <w:rFonts w:ascii="Trebuchet MS" w:eastAsiaTheme="minorHAnsi" w:hAnsi="Trebuchet MS"/>
                <w:b/>
              </w:rPr>
              <w:t>Unit</w:t>
            </w:r>
          </w:p>
        </w:tc>
      </w:tr>
      <w:tr w:rsidR="00F42724" w:rsidRPr="00546234" w14:paraId="64D06A5C" w14:textId="77777777" w:rsidTr="001C7EF5">
        <w:trPr>
          <w:jc w:val="center"/>
        </w:trPr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3DCBFAF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8C14F1">
              <w:rPr>
                <w:rFonts w:ascii="Trebuchet MS" w:eastAsiaTheme="minorHAnsi" w:hAnsi="Trebuchet MS" w:cs="Arial"/>
              </w:rPr>
              <w:t>V</w:t>
            </w:r>
            <w:r w:rsidRPr="008C14F1">
              <w:rPr>
                <w:rFonts w:ascii="Trebuchet MS" w:eastAsiaTheme="minorHAnsi" w:hAnsi="Trebuchet MS" w:cs="Arial"/>
                <w:szCs w:val="20"/>
                <w:vertAlign w:val="subscript"/>
              </w:rPr>
              <w:t>DD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289D2" w14:textId="77777777" w:rsidR="00F42724" w:rsidRPr="001605E7" w:rsidRDefault="00F42724" w:rsidP="001C7EF5">
            <w:pPr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Supply voltage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E10B0" w14:textId="77777777" w:rsidR="00F42724" w:rsidRPr="008C14F1" w:rsidRDefault="00F42724" w:rsidP="001C7EF5">
            <w:pPr>
              <w:rPr>
                <w:rFonts w:ascii="Trebuchet MS" w:eastAsiaTheme="minorHAnsi" w:hAnsi="Trebuchet MS"/>
              </w:rPr>
            </w:pPr>
            <w:r w:rsidRPr="008C14F1">
              <w:rPr>
                <w:rFonts w:ascii="Trebuchet MS" w:eastAsiaTheme="minorHAnsi" w:hAnsi="Trebuchet MS"/>
              </w:rPr>
              <w:t>Apply VDD, AVDD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2E9C7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1605E7">
              <w:rPr>
                <w:rFonts w:ascii="Trebuchet MS" w:eastAsiaTheme="minorHAnsi" w:hAnsi="Trebuchet MS"/>
                <w:szCs w:val="20"/>
              </w:rPr>
              <w:t>2.97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F802F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1605E7">
              <w:rPr>
                <w:rFonts w:ascii="Trebuchet MS" w:eastAsiaTheme="minorHAnsi" w:hAnsi="Trebuchet MS"/>
                <w:szCs w:val="20"/>
              </w:rPr>
              <w:t>3.3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585E2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1605E7">
              <w:rPr>
                <w:rFonts w:ascii="Trebuchet MS" w:eastAsiaTheme="minorHAnsi" w:hAnsi="Trebuchet MS"/>
                <w:szCs w:val="20"/>
              </w:rPr>
              <w:t>3.63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650DFDD9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1605E7">
              <w:rPr>
                <w:rFonts w:ascii="Trebuchet MS" w:eastAsiaTheme="minorHAnsi" w:hAnsi="Trebuchet MS"/>
                <w:szCs w:val="20"/>
              </w:rPr>
              <w:t>V</w:t>
            </w:r>
          </w:p>
        </w:tc>
      </w:tr>
      <w:tr w:rsidR="00F42724" w:rsidRPr="00546234" w14:paraId="605093FD" w14:textId="77777777" w:rsidTr="001C7EF5">
        <w:trPr>
          <w:jc w:val="center"/>
        </w:trPr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A8D4748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8C14F1">
              <w:rPr>
                <w:rFonts w:ascii="Trebuchet MS" w:eastAsiaTheme="minorHAnsi" w:hAnsi="Trebuchet MS" w:cs="Arial"/>
              </w:rPr>
              <w:t>V</w:t>
            </w:r>
            <w:r w:rsidRPr="008C14F1">
              <w:rPr>
                <w:rFonts w:ascii="Trebuchet MS" w:eastAsiaTheme="minorHAnsi" w:hAnsi="Trebuchet MS" w:cs="Arial"/>
                <w:szCs w:val="20"/>
                <w:vertAlign w:val="subscript"/>
              </w:rPr>
              <w:t>IH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4524D" w14:textId="77777777" w:rsidR="00F42724" w:rsidRPr="001605E7" w:rsidRDefault="00F42724" w:rsidP="001C7EF5">
            <w:pPr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High level input voltage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60FD8" w14:textId="77777777" w:rsidR="00F42724" w:rsidRPr="008C14F1" w:rsidRDefault="00F42724" w:rsidP="001C7EF5">
            <w:pPr>
              <w:rPr>
                <w:rFonts w:ascii="Trebuchet MS" w:eastAsiaTheme="minorHAnsi" w:hAnsi="Trebuchet MS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A89F7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1605E7">
              <w:rPr>
                <w:rFonts w:ascii="Trebuchet MS" w:eastAsiaTheme="minorHAnsi" w:hAnsi="Trebuchet MS"/>
                <w:szCs w:val="20"/>
              </w:rPr>
              <w:t>2.0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BA0EB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1605E7">
              <w:rPr>
                <w:rFonts w:ascii="Trebuchet MS" w:eastAsiaTheme="minorHAnsi" w:hAnsi="Trebuchet MS"/>
                <w:szCs w:val="20"/>
              </w:rPr>
              <w:t>-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94F8F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1605E7">
              <w:rPr>
                <w:rFonts w:ascii="Trebuchet MS" w:eastAsiaTheme="minorHAnsi" w:hAnsi="Trebuchet MS"/>
                <w:szCs w:val="20"/>
              </w:rPr>
              <w:t>-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087DE1EA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1605E7">
              <w:rPr>
                <w:rFonts w:ascii="Trebuchet MS" w:eastAsiaTheme="minorHAnsi" w:hAnsi="Trebuchet MS"/>
                <w:szCs w:val="20"/>
              </w:rPr>
              <w:t>V</w:t>
            </w:r>
          </w:p>
        </w:tc>
      </w:tr>
      <w:tr w:rsidR="00F42724" w:rsidRPr="00546234" w14:paraId="77AA8B78" w14:textId="77777777" w:rsidTr="001C7EF5">
        <w:trPr>
          <w:jc w:val="center"/>
        </w:trPr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E4A43C7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8C14F1">
              <w:rPr>
                <w:rFonts w:ascii="Trebuchet MS" w:eastAsiaTheme="minorHAnsi" w:hAnsi="Trebuchet MS" w:cs="Arial"/>
              </w:rPr>
              <w:t>V</w:t>
            </w:r>
            <w:r w:rsidRPr="008C14F1">
              <w:rPr>
                <w:rFonts w:ascii="Trebuchet MS" w:eastAsiaTheme="minorHAnsi" w:hAnsi="Trebuchet MS" w:cs="Arial"/>
                <w:szCs w:val="20"/>
                <w:vertAlign w:val="subscript"/>
              </w:rPr>
              <w:t>IL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6EE3A" w14:textId="77777777" w:rsidR="00F42724" w:rsidRPr="001605E7" w:rsidRDefault="00F42724" w:rsidP="001C7EF5">
            <w:pPr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Low level input voltage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E051B" w14:textId="77777777" w:rsidR="00F42724" w:rsidRPr="008C14F1" w:rsidRDefault="00F42724" w:rsidP="001C7EF5">
            <w:pPr>
              <w:rPr>
                <w:rFonts w:ascii="Trebuchet MS" w:eastAsiaTheme="minorHAnsi" w:hAnsi="Trebuchet MS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6B514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1605E7">
              <w:rPr>
                <w:rFonts w:ascii="Trebuchet MS" w:eastAsiaTheme="minorHAnsi" w:hAnsi="Trebuchet MS"/>
                <w:szCs w:val="20"/>
              </w:rPr>
              <w:t>-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D72B0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</w:rPr>
            </w:pP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5D381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1605E7">
              <w:rPr>
                <w:rFonts w:ascii="Trebuchet MS" w:eastAsiaTheme="minorHAnsi" w:hAnsi="Trebuchet MS"/>
                <w:szCs w:val="20"/>
              </w:rPr>
              <w:t>0.8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1E9FE896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1605E7">
              <w:rPr>
                <w:rFonts w:ascii="Trebuchet MS" w:eastAsiaTheme="minorHAnsi" w:hAnsi="Trebuchet MS"/>
                <w:szCs w:val="20"/>
              </w:rPr>
              <w:t>V</w:t>
            </w:r>
          </w:p>
        </w:tc>
      </w:tr>
      <w:tr w:rsidR="00F42724" w:rsidRPr="00546234" w14:paraId="5A3A9586" w14:textId="77777777" w:rsidTr="001C7EF5">
        <w:trPr>
          <w:jc w:val="center"/>
        </w:trPr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4B577A6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8C14F1">
              <w:rPr>
                <w:rFonts w:ascii="Trebuchet MS" w:eastAsiaTheme="minorHAnsi" w:hAnsi="Trebuchet MS" w:cs="Arial"/>
              </w:rPr>
              <w:t>V</w:t>
            </w:r>
            <w:r w:rsidRPr="008C14F1">
              <w:rPr>
                <w:rFonts w:ascii="Trebuchet MS" w:eastAsiaTheme="minorHAnsi" w:hAnsi="Trebuchet MS" w:cs="Arial"/>
                <w:szCs w:val="20"/>
                <w:vertAlign w:val="subscript"/>
              </w:rPr>
              <w:t>T+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BFB4A" w14:textId="77777777" w:rsidR="00F42724" w:rsidRPr="001605E7" w:rsidRDefault="00F42724" w:rsidP="001C7EF5">
            <w:pPr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Schmitt trig Low to High Threshold point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41382" w14:textId="77777777" w:rsidR="00F42724" w:rsidRPr="008C14F1" w:rsidRDefault="00F42724" w:rsidP="001C7EF5">
            <w:pPr>
              <w:rPr>
                <w:rFonts w:ascii="Trebuchet MS" w:eastAsiaTheme="minorHAnsi" w:hAnsi="Trebuchet MS"/>
              </w:rPr>
            </w:pPr>
            <w:r w:rsidRPr="008C14F1">
              <w:rPr>
                <w:rFonts w:ascii="Trebuchet MS" w:eastAsiaTheme="minorHAnsi" w:hAnsi="Trebuchet MS"/>
              </w:rPr>
              <w:t>All inputs except XI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D42F6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1605E7">
              <w:rPr>
                <w:rFonts w:ascii="Trebuchet MS" w:eastAsiaTheme="minorHAnsi" w:hAnsi="Trebuchet MS"/>
                <w:szCs w:val="20"/>
              </w:rPr>
              <w:t>0.8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E9DF4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1605E7">
              <w:rPr>
                <w:rFonts w:ascii="Trebuchet MS" w:eastAsiaTheme="minorHAnsi" w:hAnsi="Trebuchet MS"/>
                <w:szCs w:val="20"/>
              </w:rPr>
              <w:t>1.1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E512A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1605E7">
              <w:rPr>
                <w:rFonts w:ascii="Trebuchet MS" w:eastAsiaTheme="minorHAnsi" w:hAnsi="Trebuchet MS"/>
                <w:szCs w:val="20"/>
              </w:rPr>
              <w:t>-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684C8296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1605E7">
              <w:rPr>
                <w:rFonts w:ascii="Trebuchet MS" w:eastAsiaTheme="minorHAnsi" w:hAnsi="Trebuchet MS"/>
                <w:szCs w:val="20"/>
              </w:rPr>
              <w:t>V</w:t>
            </w:r>
          </w:p>
        </w:tc>
      </w:tr>
      <w:tr w:rsidR="00F42724" w:rsidRPr="00546234" w14:paraId="7E592C78" w14:textId="77777777" w:rsidTr="001C7EF5">
        <w:trPr>
          <w:jc w:val="center"/>
        </w:trPr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4871823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8C14F1">
              <w:rPr>
                <w:rFonts w:ascii="Trebuchet MS" w:eastAsiaTheme="minorHAnsi" w:hAnsi="Trebuchet MS" w:cs="Arial"/>
              </w:rPr>
              <w:t>V</w:t>
            </w:r>
            <w:r w:rsidRPr="008C14F1">
              <w:rPr>
                <w:rFonts w:ascii="Trebuchet MS" w:eastAsiaTheme="minorHAnsi" w:hAnsi="Trebuchet MS" w:cs="Arial"/>
                <w:szCs w:val="20"/>
                <w:vertAlign w:val="subscript"/>
              </w:rPr>
              <w:t>T-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5C41E" w14:textId="77777777" w:rsidR="00F42724" w:rsidRPr="001605E7" w:rsidRDefault="00F42724" w:rsidP="001C7EF5">
            <w:pPr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Schmitt trig High to Low Threshold point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17EB9" w14:textId="77777777" w:rsidR="00F42724" w:rsidRPr="008C14F1" w:rsidRDefault="00F42724" w:rsidP="001C7EF5">
            <w:pPr>
              <w:rPr>
                <w:rFonts w:ascii="Trebuchet MS" w:eastAsiaTheme="minorHAnsi" w:hAnsi="Trebuchet MS"/>
              </w:rPr>
            </w:pPr>
            <w:r w:rsidRPr="008C14F1">
              <w:rPr>
                <w:rFonts w:ascii="Trebuchet MS" w:eastAsiaTheme="minorHAnsi" w:hAnsi="Trebuchet MS"/>
              </w:rPr>
              <w:t>All inputs except XI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77884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1605E7">
              <w:rPr>
                <w:rFonts w:ascii="Trebuchet MS" w:eastAsiaTheme="minorHAnsi" w:hAnsi="Trebuchet MS"/>
                <w:szCs w:val="20"/>
              </w:rPr>
              <w:t>-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73CB6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1605E7">
              <w:rPr>
                <w:rFonts w:ascii="Trebuchet MS" w:eastAsiaTheme="minorHAnsi" w:hAnsi="Trebuchet MS"/>
                <w:szCs w:val="20"/>
              </w:rPr>
              <w:t>1.6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10D5F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1605E7">
              <w:rPr>
                <w:rFonts w:ascii="Trebuchet MS" w:eastAsiaTheme="minorHAnsi" w:hAnsi="Trebuchet MS"/>
                <w:szCs w:val="20"/>
              </w:rPr>
              <w:t>2.0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400AEDFF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1605E7">
              <w:rPr>
                <w:rFonts w:ascii="Trebuchet MS" w:eastAsiaTheme="minorHAnsi" w:hAnsi="Trebuchet MS"/>
                <w:szCs w:val="20"/>
              </w:rPr>
              <w:t>V</w:t>
            </w:r>
          </w:p>
        </w:tc>
      </w:tr>
      <w:tr w:rsidR="00F42724" w:rsidRPr="00546234" w14:paraId="2275E11D" w14:textId="77777777" w:rsidTr="001C7EF5">
        <w:trPr>
          <w:jc w:val="center"/>
        </w:trPr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E0BF9D2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8C14F1">
              <w:rPr>
                <w:rFonts w:ascii="Trebuchet MS" w:eastAsiaTheme="minorHAnsi" w:hAnsi="Trebuchet MS" w:cs="Arial"/>
              </w:rPr>
              <w:t>T</w:t>
            </w:r>
            <w:r w:rsidRPr="008C14F1">
              <w:rPr>
                <w:rFonts w:ascii="Trebuchet MS" w:eastAsiaTheme="minorHAnsi" w:hAnsi="Trebuchet MS" w:cs="Arial"/>
                <w:szCs w:val="20"/>
                <w:vertAlign w:val="subscript"/>
              </w:rPr>
              <w:t>J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BBB70" w14:textId="77777777" w:rsidR="00F42724" w:rsidRPr="001605E7" w:rsidRDefault="00F42724" w:rsidP="001C7EF5">
            <w:pPr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Junction temperature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2A2D5" w14:textId="77777777" w:rsidR="00F42724" w:rsidRPr="008C14F1" w:rsidRDefault="00F42724" w:rsidP="001C7EF5">
            <w:pPr>
              <w:rPr>
                <w:rFonts w:ascii="Trebuchet MS" w:eastAsiaTheme="minorHAnsi" w:hAnsi="Trebuchet MS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DBBFD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1605E7">
              <w:rPr>
                <w:rFonts w:ascii="Trebuchet MS" w:eastAsiaTheme="minorHAnsi" w:hAnsi="Trebuchet MS"/>
                <w:szCs w:val="20"/>
              </w:rPr>
              <w:t>-40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1C75B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1605E7">
              <w:rPr>
                <w:rFonts w:ascii="Trebuchet MS" w:eastAsiaTheme="minorHAnsi" w:hAnsi="Trebuchet MS"/>
                <w:szCs w:val="20"/>
              </w:rPr>
              <w:t>25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9BDDB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1605E7">
              <w:rPr>
                <w:rFonts w:ascii="Trebuchet MS" w:eastAsiaTheme="minorHAnsi" w:hAnsi="Trebuchet MS"/>
                <w:szCs w:val="20"/>
              </w:rPr>
              <w:t>125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53E5658E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1605E7">
              <w:rPr>
                <w:rFonts w:ascii="Trebuchet MS" w:eastAsiaTheme="minorHAnsi" w:hAnsi="Trebuchet MS"/>
                <w:szCs w:val="20"/>
              </w:rPr>
              <w:t>°C</w:t>
            </w:r>
          </w:p>
        </w:tc>
      </w:tr>
      <w:tr w:rsidR="00F42724" w:rsidRPr="00546234" w14:paraId="6244B700" w14:textId="77777777" w:rsidTr="001C7EF5">
        <w:trPr>
          <w:jc w:val="center"/>
        </w:trPr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F49D7ED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8C14F1">
              <w:rPr>
                <w:rFonts w:ascii="Trebuchet MS" w:eastAsiaTheme="minorHAnsi" w:hAnsi="Trebuchet MS" w:cs="Arial"/>
              </w:rPr>
              <w:t>I</w:t>
            </w:r>
            <w:r w:rsidRPr="008C14F1">
              <w:rPr>
                <w:rFonts w:ascii="Trebuchet MS" w:eastAsiaTheme="minorHAnsi" w:hAnsi="Trebuchet MS" w:cs="Arial"/>
                <w:szCs w:val="20"/>
                <w:vertAlign w:val="subscript"/>
              </w:rPr>
              <w:t>L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D5006" w14:textId="77777777" w:rsidR="00F42724" w:rsidRPr="001605E7" w:rsidRDefault="00F42724" w:rsidP="001C7EF5">
            <w:pPr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Input Leakage Current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3E779" w14:textId="77777777" w:rsidR="00F42724" w:rsidRPr="008C14F1" w:rsidRDefault="00F42724" w:rsidP="001C7EF5">
            <w:pPr>
              <w:rPr>
                <w:rFonts w:ascii="Trebuchet MS" w:eastAsiaTheme="minorHAnsi" w:hAnsi="Trebuchet MS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3D902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590993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1605E7">
              <w:rPr>
                <w:rFonts w:ascii="Trebuchet MS" w:eastAsiaTheme="minorHAnsi" w:hAnsi="Trebuchet MS"/>
                <w:szCs w:val="20"/>
              </w:rPr>
              <w:sym w:font="Symbol" w:char="F0B1"/>
            </w:r>
            <w:r w:rsidRPr="001605E7">
              <w:rPr>
                <w:rFonts w:ascii="Trebuchet MS" w:eastAsiaTheme="minorHAnsi" w:hAnsi="Trebuchet MS"/>
                <w:szCs w:val="20"/>
              </w:rPr>
              <w:t>1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14351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1605E7">
              <w:rPr>
                <w:rFonts w:ascii="Trebuchet MS" w:eastAsiaTheme="minorHAnsi" w:hAnsi="Trebuchet MS"/>
                <w:szCs w:val="20"/>
              </w:rPr>
              <w:sym w:font="Symbol" w:char="F0B1"/>
            </w:r>
            <w:r w:rsidRPr="001605E7">
              <w:rPr>
                <w:rFonts w:ascii="Trebuchet MS" w:eastAsiaTheme="minorHAnsi" w:hAnsi="Trebuchet MS"/>
                <w:szCs w:val="20"/>
              </w:rPr>
              <w:t>10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2D103818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1605E7">
              <w:rPr>
                <w:rFonts w:ascii="Trebuchet MS" w:eastAsiaTheme="minorHAnsi" w:hAnsi="Trebuchet MS"/>
                <w:szCs w:val="20"/>
              </w:rPr>
              <w:sym w:font="Symbol" w:char="F06D"/>
            </w:r>
            <w:r w:rsidRPr="001605E7">
              <w:rPr>
                <w:rFonts w:ascii="Trebuchet MS" w:eastAsiaTheme="minorHAnsi" w:hAnsi="Trebuchet MS"/>
                <w:szCs w:val="20"/>
              </w:rPr>
              <w:t>A</w:t>
            </w:r>
          </w:p>
        </w:tc>
      </w:tr>
      <w:tr w:rsidR="00F42724" w:rsidRPr="00546234" w14:paraId="22583E95" w14:textId="77777777" w:rsidTr="001C7EF5">
        <w:trPr>
          <w:jc w:val="center"/>
        </w:trPr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12D6361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8C14F1">
              <w:rPr>
                <w:rFonts w:ascii="Trebuchet MS" w:eastAsiaTheme="minorHAnsi" w:hAnsi="Trebuchet MS" w:cs="Arial"/>
              </w:rPr>
              <w:t>R</w:t>
            </w:r>
            <w:r w:rsidRPr="008C14F1">
              <w:rPr>
                <w:rFonts w:ascii="Trebuchet MS" w:eastAsiaTheme="minorHAnsi" w:hAnsi="Trebuchet MS" w:cs="Arial"/>
                <w:szCs w:val="20"/>
                <w:vertAlign w:val="subscript"/>
              </w:rPr>
              <w:t>PU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A34B0" w14:textId="77777777" w:rsidR="00F42724" w:rsidRPr="001605E7" w:rsidRDefault="00F42724" w:rsidP="001C7EF5">
            <w:pPr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Pull-up Resistor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42379" w14:textId="77777777" w:rsidR="00F42724" w:rsidRPr="008C14F1" w:rsidRDefault="00F42724" w:rsidP="001C7EF5">
            <w:pPr>
              <w:rPr>
                <w:rFonts w:ascii="Trebuchet MS" w:eastAsiaTheme="minorHAnsi" w:hAnsi="Trebuchet MS"/>
              </w:rPr>
            </w:pPr>
            <w:r w:rsidRPr="008C14F1">
              <w:rPr>
                <w:rFonts w:ascii="Trebuchet MS" w:eastAsiaTheme="minorHAnsi" w:hAnsi="Trebuchet MS"/>
              </w:rPr>
              <w:t>SCSn, RSTn, PMODE[2:0]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1AE9A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1605E7">
              <w:rPr>
                <w:rFonts w:ascii="Trebuchet MS" w:eastAsiaTheme="minorHAnsi" w:hAnsi="Trebuchet MS"/>
                <w:szCs w:val="20"/>
              </w:rPr>
              <w:t>40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41507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1605E7">
              <w:rPr>
                <w:rFonts w:ascii="Trebuchet MS" w:eastAsiaTheme="minorHAnsi" w:hAnsi="Trebuchet MS"/>
                <w:szCs w:val="20"/>
              </w:rPr>
              <w:t>75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7612B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1605E7">
              <w:rPr>
                <w:rFonts w:ascii="Trebuchet MS" w:eastAsiaTheme="minorHAnsi" w:hAnsi="Trebuchet MS"/>
                <w:szCs w:val="20"/>
              </w:rPr>
              <w:t>190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44378E3B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1605E7">
              <w:rPr>
                <w:rFonts w:ascii="Trebuchet MS" w:eastAsiaTheme="minorHAnsi" w:hAnsi="Trebuchet MS"/>
                <w:szCs w:val="20"/>
              </w:rPr>
              <w:t>Kohm</w:t>
            </w:r>
          </w:p>
        </w:tc>
      </w:tr>
      <w:tr w:rsidR="00F42724" w:rsidRPr="00546234" w14:paraId="79618354" w14:textId="77777777" w:rsidTr="001C7EF5">
        <w:trPr>
          <w:jc w:val="center"/>
        </w:trPr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E65A91B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8C14F1">
              <w:rPr>
                <w:rFonts w:ascii="Trebuchet MS" w:eastAsiaTheme="minorHAnsi" w:hAnsi="Trebuchet MS" w:cs="Arial"/>
              </w:rPr>
              <w:t>R</w:t>
            </w:r>
            <w:r w:rsidRPr="008C14F1">
              <w:rPr>
                <w:rFonts w:ascii="Trebuchet MS" w:eastAsiaTheme="minorHAnsi" w:hAnsi="Trebuchet MS" w:cs="Arial"/>
                <w:szCs w:val="20"/>
                <w:vertAlign w:val="subscript"/>
              </w:rPr>
              <w:t>PD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53585" w14:textId="77777777" w:rsidR="00F42724" w:rsidRPr="001605E7" w:rsidRDefault="00F42724" w:rsidP="001C7EF5">
            <w:pPr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Pull-down Resistor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2F873" w14:textId="77777777" w:rsidR="00F42724" w:rsidRPr="008C14F1" w:rsidRDefault="00F42724" w:rsidP="001C7EF5">
            <w:pPr>
              <w:rPr>
                <w:rFonts w:ascii="Trebuchet MS" w:eastAsiaTheme="minorHAnsi" w:hAnsi="Trebuchet MS"/>
              </w:rPr>
            </w:pPr>
            <w:r w:rsidRPr="008C14F1">
              <w:rPr>
                <w:rFonts w:ascii="Trebuchet MS" w:eastAsiaTheme="minorHAnsi" w:hAnsi="Trebuchet MS"/>
              </w:rPr>
              <w:t>RSVD(Pin 23, Pin 38 ~ Pin 42)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2120B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1605E7">
              <w:rPr>
                <w:rFonts w:ascii="Trebuchet MS" w:eastAsiaTheme="minorHAnsi" w:hAnsi="Trebuchet MS"/>
                <w:szCs w:val="20"/>
              </w:rPr>
              <w:t>40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B07AA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1605E7">
              <w:rPr>
                <w:rFonts w:ascii="Trebuchet MS" w:eastAsiaTheme="minorHAnsi" w:hAnsi="Trebuchet MS"/>
                <w:szCs w:val="20"/>
              </w:rPr>
              <w:t>75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1E32B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1605E7">
              <w:rPr>
                <w:rFonts w:ascii="Trebuchet MS" w:eastAsiaTheme="minorHAnsi" w:hAnsi="Trebuchet MS"/>
                <w:szCs w:val="20"/>
              </w:rPr>
              <w:t>190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4284BD5D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1605E7">
              <w:rPr>
                <w:rFonts w:ascii="Trebuchet MS" w:eastAsiaTheme="minorHAnsi" w:hAnsi="Trebuchet MS"/>
                <w:szCs w:val="20"/>
              </w:rPr>
              <w:t>Kohm</w:t>
            </w:r>
          </w:p>
        </w:tc>
      </w:tr>
      <w:tr w:rsidR="00F42724" w:rsidRPr="00546234" w14:paraId="5B2917D0" w14:textId="77777777" w:rsidTr="001C7EF5">
        <w:trPr>
          <w:jc w:val="center"/>
        </w:trPr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CF838F5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8C14F1">
              <w:rPr>
                <w:rFonts w:ascii="Trebuchet MS" w:eastAsiaTheme="minorHAnsi" w:hAnsi="Trebuchet MS" w:cs="Arial"/>
              </w:rPr>
              <w:t>V</w:t>
            </w:r>
            <w:r w:rsidRPr="008C14F1">
              <w:rPr>
                <w:rFonts w:ascii="Trebuchet MS" w:eastAsiaTheme="minorHAnsi" w:hAnsi="Trebuchet MS" w:cs="Arial"/>
                <w:vertAlign w:val="subscript"/>
              </w:rPr>
              <w:t>OL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DEA31" w14:textId="77777777" w:rsidR="00F42724" w:rsidRPr="001605E7" w:rsidRDefault="00F42724" w:rsidP="001C7EF5">
            <w:pPr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Low level output voltage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E35D0" w14:textId="77777777" w:rsidR="00F42724" w:rsidRPr="008C14F1" w:rsidRDefault="00F42724" w:rsidP="001C7EF5">
            <w:pPr>
              <w:rPr>
                <w:rFonts w:ascii="Trebuchet MS" w:eastAsiaTheme="minorHAnsi" w:hAnsi="Trebuchet MS"/>
              </w:rPr>
            </w:pPr>
            <w:r w:rsidRPr="008C14F1">
              <w:rPr>
                <w:rFonts w:ascii="Trebuchet MS" w:eastAsiaTheme="minorHAnsi" w:hAnsi="Trebuchet MS"/>
              </w:rPr>
              <w:t>IOL = 8mA,</w:t>
            </w:r>
          </w:p>
          <w:p w14:paraId="46634880" w14:textId="77777777" w:rsidR="00F42724" w:rsidRPr="008C14F1" w:rsidRDefault="00F42724" w:rsidP="001C7EF5">
            <w:pPr>
              <w:rPr>
                <w:rFonts w:ascii="Trebuchet MS" w:eastAsiaTheme="minorHAnsi" w:hAnsi="Trebuchet MS"/>
              </w:rPr>
            </w:pPr>
            <w:r w:rsidRPr="008C14F1">
              <w:rPr>
                <w:rFonts w:ascii="Trebuchet MS" w:eastAsiaTheme="minorHAnsi" w:hAnsi="Trebuchet MS"/>
              </w:rPr>
              <w:t>All outputs except XO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12B77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D73AE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</w:rPr>
            </w:pP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BD949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1605E7">
              <w:rPr>
                <w:rFonts w:ascii="Trebuchet MS" w:eastAsiaTheme="minorHAnsi" w:hAnsi="Trebuchet MS"/>
                <w:szCs w:val="20"/>
              </w:rPr>
              <w:t>0.4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6AABC81E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1605E7">
              <w:rPr>
                <w:rFonts w:ascii="Trebuchet MS" w:eastAsiaTheme="minorHAnsi" w:hAnsi="Trebuchet MS"/>
                <w:szCs w:val="20"/>
              </w:rPr>
              <w:t>V</w:t>
            </w:r>
          </w:p>
        </w:tc>
      </w:tr>
      <w:tr w:rsidR="00F42724" w:rsidRPr="00546234" w14:paraId="472E3539" w14:textId="77777777" w:rsidTr="001C7EF5">
        <w:trPr>
          <w:jc w:val="center"/>
        </w:trPr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2837C80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8C14F1">
              <w:rPr>
                <w:rFonts w:ascii="Trebuchet MS" w:eastAsiaTheme="minorHAnsi" w:hAnsi="Trebuchet MS" w:cs="Arial"/>
              </w:rPr>
              <w:t>V</w:t>
            </w:r>
            <w:r w:rsidRPr="008C14F1">
              <w:rPr>
                <w:rFonts w:ascii="Trebuchet MS" w:eastAsiaTheme="minorHAnsi" w:hAnsi="Trebuchet MS" w:cs="Arial"/>
                <w:vertAlign w:val="subscript"/>
              </w:rPr>
              <w:t>OH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C1098" w14:textId="77777777" w:rsidR="00F42724" w:rsidRPr="001605E7" w:rsidRDefault="00F42724" w:rsidP="001C7EF5">
            <w:pPr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High level output voltage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565BF" w14:textId="77777777" w:rsidR="00F42724" w:rsidRPr="008C14F1" w:rsidRDefault="00F42724" w:rsidP="001C7EF5">
            <w:pPr>
              <w:rPr>
                <w:rFonts w:ascii="Trebuchet MS" w:eastAsiaTheme="minorHAnsi" w:hAnsi="Trebuchet MS"/>
              </w:rPr>
            </w:pPr>
            <w:r w:rsidRPr="008C14F1">
              <w:rPr>
                <w:rFonts w:ascii="Trebuchet MS" w:eastAsiaTheme="minorHAnsi" w:hAnsi="Trebuchet MS"/>
              </w:rPr>
              <w:t>IOH = 8mA,</w:t>
            </w:r>
          </w:p>
          <w:p w14:paraId="33BD11A6" w14:textId="77777777" w:rsidR="00F42724" w:rsidRPr="008C14F1" w:rsidRDefault="00F42724" w:rsidP="001C7EF5">
            <w:pPr>
              <w:rPr>
                <w:rFonts w:ascii="Trebuchet MS" w:eastAsiaTheme="minorHAnsi" w:hAnsi="Trebuchet MS"/>
              </w:rPr>
            </w:pPr>
            <w:r w:rsidRPr="008C14F1">
              <w:rPr>
                <w:rFonts w:ascii="Trebuchet MS" w:eastAsiaTheme="minorHAnsi" w:hAnsi="Trebuchet MS"/>
              </w:rPr>
              <w:t xml:space="preserve">All outputs except XO 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AEF28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1605E7">
              <w:rPr>
                <w:rFonts w:ascii="Trebuchet MS" w:eastAsiaTheme="minorHAnsi" w:hAnsi="Trebuchet MS"/>
                <w:szCs w:val="20"/>
              </w:rPr>
              <w:t>2.4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5DA46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</w:rPr>
            </w:pP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39C4C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</w:rPr>
            </w:pP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4FF00CF7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1605E7">
              <w:rPr>
                <w:rFonts w:ascii="Trebuchet MS" w:eastAsiaTheme="minorHAnsi" w:hAnsi="Trebuchet MS"/>
                <w:szCs w:val="20"/>
              </w:rPr>
              <w:t>V</w:t>
            </w:r>
          </w:p>
        </w:tc>
      </w:tr>
      <w:tr w:rsidR="00F42724" w:rsidRPr="00546234" w14:paraId="611F3E20" w14:textId="77777777" w:rsidTr="001C7EF5">
        <w:trPr>
          <w:jc w:val="center"/>
        </w:trPr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2BCAF36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highlight w:val="yellow"/>
              </w:rPr>
            </w:pPr>
            <w:r w:rsidRPr="008C14F1">
              <w:rPr>
                <w:rFonts w:ascii="Trebuchet MS" w:eastAsiaTheme="minorHAnsi" w:hAnsi="Trebuchet MS" w:cs="Arial"/>
                <w:highlight w:val="yellow"/>
              </w:rPr>
              <w:t>I</w:t>
            </w:r>
            <w:r w:rsidRPr="008C14F1">
              <w:rPr>
                <w:rFonts w:ascii="Trebuchet MS" w:eastAsiaTheme="minorHAnsi" w:hAnsi="Trebuchet MS" w:cs="Arial"/>
                <w:szCs w:val="20"/>
                <w:highlight w:val="yellow"/>
                <w:vertAlign w:val="subscript"/>
              </w:rPr>
              <w:t>OL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A8CDA" w14:textId="77777777" w:rsidR="00F42724" w:rsidRPr="001605E7" w:rsidRDefault="00F42724" w:rsidP="001C7EF5">
            <w:pPr>
              <w:rPr>
                <w:rFonts w:ascii="Trebuchet MS" w:eastAsiaTheme="minorHAnsi" w:hAnsi="Trebuchet MS"/>
                <w:highlight w:val="yellow"/>
              </w:rPr>
            </w:pPr>
            <w:r w:rsidRPr="001605E7">
              <w:rPr>
                <w:rFonts w:ascii="Trebuchet MS" w:eastAsiaTheme="minorHAnsi" w:hAnsi="Trebuchet MS"/>
                <w:highlight w:val="yellow"/>
              </w:rPr>
              <w:t>Low level output Current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A3FB0" w14:textId="77777777" w:rsidR="00F42724" w:rsidRPr="008C14F1" w:rsidRDefault="00F42724" w:rsidP="001C7EF5">
            <w:pPr>
              <w:rPr>
                <w:rFonts w:ascii="Trebuchet MS" w:eastAsiaTheme="minorHAnsi" w:hAnsi="Trebuchet MS"/>
                <w:highlight w:val="yellow"/>
              </w:rPr>
            </w:pPr>
            <w:r w:rsidRPr="008C14F1">
              <w:rPr>
                <w:rFonts w:ascii="Trebuchet MS" w:eastAsiaTheme="minorHAnsi" w:hAnsi="Trebuchet MS"/>
                <w:highlight w:val="yellow"/>
              </w:rPr>
              <w:t>VOL = 0.4V, All outputs except XO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A417F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  <w:highlight w:val="yellow"/>
              </w:rPr>
            </w:pPr>
            <w:r w:rsidRPr="001605E7">
              <w:rPr>
                <w:rFonts w:ascii="Trebuchet MS" w:eastAsiaTheme="minorHAnsi" w:hAnsi="Trebuchet MS"/>
                <w:szCs w:val="20"/>
                <w:highlight w:val="yellow"/>
              </w:rPr>
              <w:t>8.6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F5099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  <w:highlight w:val="yellow"/>
              </w:rPr>
            </w:pPr>
            <w:r w:rsidRPr="001605E7">
              <w:rPr>
                <w:rFonts w:ascii="Trebuchet MS" w:eastAsiaTheme="minorHAnsi" w:hAnsi="Trebuchet MS"/>
                <w:szCs w:val="20"/>
                <w:highlight w:val="yellow"/>
              </w:rPr>
              <w:t>13.9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3BE8D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  <w:highlight w:val="yellow"/>
              </w:rPr>
            </w:pPr>
            <w:r w:rsidRPr="001605E7">
              <w:rPr>
                <w:rFonts w:ascii="Trebuchet MS" w:eastAsiaTheme="minorHAnsi" w:hAnsi="Trebuchet MS"/>
                <w:szCs w:val="20"/>
                <w:highlight w:val="yellow"/>
              </w:rPr>
              <w:t>18.9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1DF1D258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  <w:highlight w:val="yellow"/>
              </w:rPr>
            </w:pPr>
            <w:r w:rsidRPr="001605E7">
              <w:rPr>
                <w:rFonts w:ascii="Trebuchet MS" w:eastAsiaTheme="minorHAnsi" w:hAnsi="Trebuchet MS"/>
                <w:szCs w:val="20"/>
                <w:highlight w:val="yellow"/>
              </w:rPr>
              <w:t>mA</w:t>
            </w:r>
          </w:p>
        </w:tc>
      </w:tr>
      <w:tr w:rsidR="00F42724" w:rsidRPr="00546234" w14:paraId="4207EA3F" w14:textId="77777777" w:rsidTr="001C7EF5">
        <w:trPr>
          <w:jc w:val="center"/>
        </w:trPr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69F2F4A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highlight w:val="yellow"/>
              </w:rPr>
            </w:pPr>
            <w:r w:rsidRPr="008C14F1">
              <w:rPr>
                <w:rFonts w:ascii="Trebuchet MS" w:eastAsiaTheme="minorHAnsi" w:hAnsi="Trebuchet MS" w:cs="Arial"/>
                <w:highlight w:val="yellow"/>
              </w:rPr>
              <w:t>I</w:t>
            </w:r>
            <w:r w:rsidRPr="008C14F1">
              <w:rPr>
                <w:rFonts w:ascii="Trebuchet MS" w:eastAsiaTheme="minorHAnsi" w:hAnsi="Trebuchet MS" w:cs="Arial"/>
                <w:szCs w:val="20"/>
                <w:highlight w:val="yellow"/>
                <w:vertAlign w:val="subscript"/>
              </w:rPr>
              <w:t>OH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5DF4F" w14:textId="77777777" w:rsidR="00F42724" w:rsidRPr="001605E7" w:rsidRDefault="00F42724" w:rsidP="001C7EF5">
            <w:pPr>
              <w:rPr>
                <w:rFonts w:ascii="Trebuchet MS" w:eastAsiaTheme="minorHAnsi" w:hAnsi="Trebuchet MS"/>
                <w:highlight w:val="yellow"/>
              </w:rPr>
            </w:pPr>
            <w:r w:rsidRPr="001605E7">
              <w:rPr>
                <w:rFonts w:ascii="Trebuchet MS" w:eastAsiaTheme="minorHAnsi" w:hAnsi="Trebuchet MS"/>
                <w:highlight w:val="yellow"/>
              </w:rPr>
              <w:t>High level output Current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4A0BB" w14:textId="77777777" w:rsidR="00F42724" w:rsidRPr="008C14F1" w:rsidRDefault="00F42724" w:rsidP="001C7EF5">
            <w:pPr>
              <w:rPr>
                <w:rFonts w:ascii="Trebuchet MS" w:eastAsiaTheme="minorHAnsi" w:hAnsi="Trebuchet MS"/>
                <w:highlight w:val="yellow"/>
              </w:rPr>
            </w:pPr>
            <w:r w:rsidRPr="008C14F1">
              <w:rPr>
                <w:rFonts w:ascii="Trebuchet MS" w:eastAsiaTheme="minorHAnsi" w:hAnsi="Trebuchet MS"/>
                <w:highlight w:val="yellow"/>
              </w:rPr>
              <w:t>VOH = 2.4V, All outputs except XO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70744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  <w:highlight w:val="yellow"/>
              </w:rPr>
            </w:pPr>
            <w:r w:rsidRPr="001605E7">
              <w:rPr>
                <w:rFonts w:ascii="Trebuchet MS" w:eastAsiaTheme="minorHAnsi" w:hAnsi="Trebuchet MS"/>
                <w:szCs w:val="20"/>
                <w:highlight w:val="yellow"/>
              </w:rPr>
              <w:t>12.5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E93AB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  <w:highlight w:val="yellow"/>
              </w:rPr>
            </w:pPr>
            <w:r w:rsidRPr="001605E7">
              <w:rPr>
                <w:rFonts w:ascii="Trebuchet MS" w:eastAsiaTheme="minorHAnsi" w:hAnsi="Trebuchet MS"/>
                <w:szCs w:val="20"/>
                <w:highlight w:val="yellow"/>
              </w:rPr>
              <w:t>26.9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3EA67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  <w:highlight w:val="yellow"/>
              </w:rPr>
            </w:pPr>
            <w:r w:rsidRPr="001605E7">
              <w:rPr>
                <w:rFonts w:ascii="Trebuchet MS" w:eastAsiaTheme="minorHAnsi" w:hAnsi="Trebuchet MS"/>
                <w:szCs w:val="20"/>
                <w:highlight w:val="yellow"/>
              </w:rPr>
              <w:t>47.1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12A43EBF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  <w:highlight w:val="yellow"/>
              </w:rPr>
            </w:pPr>
            <w:r w:rsidRPr="001605E7">
              <w:rPr>
                <w:rFonts w:ascii="Trebuchet MS" w:eastAsiaTheme="minorHAnsi" w:hAnsi="Trebuchet MS"/>
                <w:szCs w:val="20"/>
                <w:highlight w:val="yellow"/>
              </w:rPr>
              <w:t>mA</w:t>
            </w:r>
          </w:p>
        </w:tc>
      </w:tr>
      <w:tr w:rsidR="00F42724" w:rsidRPr="00546234" w14:paraId="46BF5F49" w14:textId="77777777" w:rsidTr="001C7EF5">
        <w:trPr>
          <w:jc w:val="center"/>
        </w:trPr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4B249F4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8C14F1">
              <w:rPr>
                <w:rFonts w:ascii="Trebuchet MS" w:eastAsiaTheme="minorHAnsi" w:hAnsi="Trebuchet MS" w:cs="Arial"/>
              </w:rPr>
              <w:t>I</w:t>
            </w:r>
            <w:r w:rsidRPr="008C14F1">
              <w:rPr>
                <w:rFonts w:ascii="Trebuchet MS" w:eastAsiaTheme="minorHAnsi" w:hAnsi="Trebuchet MS" w:cs="Arial"/>
                <w:szCs w:val="20"/>
                <w:vertAlign w:val="subscript"/>
              </w:rPr>
              <w:t>DD1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BF208" w14:textId="77777777" w:rsidR="00F42724" w:rsidRPr="001605E7" w:rsidRDefault="00F42724" w:rsidP="001C7EF5">
            <w:pPr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Supply Current</w:t>
            </w:r>
          </w:p>
          <w:p w14:paraId="5910CEF5" w14:textId="77777777" w:rsidR="00F42724" w:rsidRPr="001605E7" w:rsidRDefault="00F42724" w:rsidP="001C7EF5">
            <w:pPr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(Normal operation mode)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E073BA" w14:textId="77777777" w:rsidR="00F42724" w:rsidRPr="008C14F1" w:rsidRDefault="00F42724" w:rsidP="001C7EF5">
            <w:pPr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  <w:szCs w:val="20"/>
              </w:rPr>
              <w:t>VDD=3.3V, AVDD=3.3V, Ta = 25°C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4A7E5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9E9D0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1605E7">
              <w:rPr>
                <w:rFonts w:ascii="Trebuchet MS" w:eastAsiaTheme="minorHAnsi" w:hAnsi="Trebuchet MS"/>
                <w:szCs w:val="20"/>
              </w:rPr>
              <w:t>132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BA071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</w:rPr>
            </w:pP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2C86B44B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1605E7">
              <w:rPr>
                <w:rFonts w:ascii="Trebuchet MS" w:eastAsiaTheme="minorHAnsi" w:hAnsi="Trebuchet MS"/>
                <w:szCs w:val="20"/>
              </w:rPr>
              <w:t>mA</w:t>
            </w:r>
          </w:p>
        </w:tc>
      </w:tr>
      <w:tr w:rsidR="00F42724" w:rsidRPr="00546234" w14:paraId="739B2A0A" w14:textId="77777777" w:rsidTr="001C7EF5">
        <w:trPr>
          <w:jc w:val="center"/>
        </w:trPr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6B75CA5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8C14F1">
              <w:rPr>
                <w:rFonts w:ascii="Trebuchet MS" w:eastAsiaTheme="minorHAnsi" w:hAnsi="Trebuchet MS" w:cs="Arial"/>
              </w:rPr>
              <w:t>I</w:t>
            </w:r>
            <w:r w:rsidRPr="008C14F1">
              <w:rPr>
                <w:rFonts w:ascii="Trebuchet MS" w:eastAsiaTheme="minorHAnsi" w:hAnsi="Trebuchet MS" w:cs="Arial"/>
                <w:szCs w:val="20"/>
                <w:vertAlign w:val="subscript"/>
              </w:rPr>
              <w:t>DD2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9F9B6" w14:textId="77777777" w:rsidR="00F42724" w:rsidRPr="001605E7" w:rsidRDefault="00F42724" w:rsidP="001C7EF5">
            <w:pPr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Supply Current</w:t>
            </w:r>
          </w:p>
          <w:p w14:paraId="039D97CF" w14:textId="77777777" w:rsidR="00F42724" w:rsidRPr="001605E7" w:rsidRDefault="00F42724" w:rsidP="001C7EF5">
            <w:pPr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(Power Down mode)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587C3" w14:textId="77777777" w:rsidR="00F42724" w:rsidRPr="008C14F1" w:rsidRDefault="00F42724" w:rsidP="001C7EF5">
            <w:pPr>
              <w:rPr>
                <w:rFonts w:ascii="Trebuchet MS" w:eastAsiaTheme="minorHAnsi" w:hAnsi="Trebuchet MS"/>
              </w:rPr>
            </w:pPr>
            <w:r w:rsidRPr="008C14F1">
              <w:rPr>
                <w:rFonts w:ascii="Trebuchet MS" w:eastAsiaTheme="minorHAnsi" w:hAnsi="Trebuchet MS"/>
              </w:rPr>
              <w:t xml:space="preserve">PHY Power Down mode, </w:t>
            </w:r>
            <w:r w:rsidRPr="001605E7">
              <w:rPr>
                <w:rFonts w:ascii="Trebuchet MS" w:eastAsiaTheme="minorHAnsi" w:hAnsi="Trebuchet MS"/>
                <w:szCs w:val="20"/>
              </w:rPr>
              <w:t>VDD=3.3V, AVDD=3.3V, Ta = 25°C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61A15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37417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1605E7">
              <w:rPr>
                <w:rFonts w:ascii="Trebuchet MS" w:eastAsiaTheme="minorHAnsi" w:hAnsi="Trebuchet MS"/>
                <w:szCs w:val="20"/>
              </w:rPr>
              <w:t>13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975BE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</w:rPr>
            </w:pP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2256B645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szCs w:val="20"/>
              </w:rPr>
            </w:pPr>
            <w:r w:rsidRPr="001605E7">
              <w:rPr>
                <w:rFonts w:ascii="Trebuchet MS" w:eastAsiaTheme="minorHAnsi" w:hAnsi="Trebuchet MS"/>
                <w:szCs w:val="20"/>
              </w:rPr>
              <w:t>mA</w:t>
            </w:r>
          </w:p>
        </w:tc>
      </w:tr>
    </w:tbl>
    <w:p w14:paraId="22A8AB95" w14:textId="77777777" w:rsidR="00F42724" w:rsidRPr="001605E7" w:rsidRDefault="00F42724" w:rsidP="00F42724">
      <w:pPr>
        <w:rPr>
          <w:rFonts w:ascii="Trebuchet MS" w:eastAsiaTheme="minorHAnsi" w:hAnsi="Trebuchet MS" w:cs="굴림"/>
        </w:rPr>
      </w:pPr>
      <w:r w:rsidRPr="001605E7">
        <w:rPr>
          <w:rFonts w:ascii="Trebuchet MS" w:eastAsiaTheme="minorHAnsi" w:hAnsi="Trebuchet MS"/>
        </w:rPr>
        <w:br w:type="page"/>
      </w:r>
    </w:p>
    <w:p w14:paraId="3BCB46F9" w14:textId="77777777" w:rsidR="00F42724" w:rsidRPr="00546234" w:rsidRDefault="00F42724" w:rsidP="00BF5B95">
      <w:pPr>
        <w:pStyle w:val="21"/>
      </w:pPr>
      <w:bookmarkStart w:id="657" w:name="_Toc483830127"/>
      <w:r w:rsidRPr="00546234">
        <w:t>POWER DISSPATION</w:t>
      </w:r>
      <w:bookmarkEnd w:id="657"/>
    </w:p>
    <w:p w14:paraId="006EA21E" w14:textId="1E86883B" w:rsidR="00F42724" w:rsidRPr="001605E7" w:rsidRDefault="00F42724" w:rsidP="00F42724">
      <w:pPr>
        <w:pStyle w:val="a8"/>
        <w:keepNext/>
        <w:rPr>
          <w:rFonts w:eastAsiaTheme="minorHAnsi"/>
        </w:rPr>
      </w:pPr>
      <w:r w:rsidRPr="001605E7">
        <w:rPr>
          <w:rFonts w:eastAsiaTheme="minorHAnsi"/>
        </w:rPr>
        <w:t xml:space="preserve">Table </w:t>
      </w:r>
      <w:r w:rsidR="00756EBE" w:rsidRPr="001605E7">
        <w:rPr>
          <w:rFonts w:eastAsiaTheme="minorHAnsi"/>
        </w:rPr>
        <w:fldChar w:fldCharType="begin"/>
      </w:r>
      <w:r w:rsidR="00756EBE" w:rsidRPr="001605E7">
        <w:rPr>
          <w:rFonts w:eastAsiaTheme="minorHAnsi"/>
        </w:rPr>
        <w:instrText xml:space="preserve"> SEQ Table \* ARABIC </w:instrText>
      </w:r>
      <w:r w:rsidR="00756EBE" w:rsidRPr="001605E7">
        <w:rPr>
          <w:rFonts w:eastAsiaTheme="minorHAnsi"/>
        </w:rPr>
        <w:fldChar w:fldCharType="separate"/>
      </w:r>
      <w:r w:rsidR="00C12AAF" w:rsidRPr="001605E7">
        <w:rPr>
          <w:rFonts w:eastAsiaTheme="minorHAnsi"/>
          <w:noProof/>
        </w:rPr>
        <w:t>14</w:t>
      </w:r>
      <w:r w:rsidR="00756EBE" w:rsidRPr="001605E7">
        <w:rPr>
          <w:rFonts w:eastAsiaTheme="minorHAnsi"/>
          <w:noProof/>
        </w:rPr>
        <w:fldChar w:fldCharType="end"/>
      </w:r>
      <w:r w:rsidRPr="001605E7">
        <w:rPr>
          <w:rFonts w:eastAsiaTheme="minorHAnsi"/>
        </w:rPr>
        <w:t>. Power Disspation</w:t>
      </w:r>
    </w:p>
    <w:p w14:paraId="2F4DFC57" w14:textId="77777777" w:rsidR="00F42724" w:rsidRPr="001605E7" w:rsidRDefault="00F42724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(Test Condition: VDD=3.3V, AVDD=3.3V, Ta = 25°C)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9"/>
        <w:gridCol w:w="1134"/>
        <w:gridCol w:w="1276"/>
        <w:gridCol w:w="1276"/>
        <w:gridCol w:w="850"/>
      </w:tblGrid>
      <w:tr w:rsidR="00F42724" w:rsidRPr="00546234" w14:paraId="7A1EE7CE" w14:textId="77777777" w:rsidTr="001C7EF5">
        <w:trPr>
          <w:jc w:val="center"/>
        </w:trPr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5DD66C39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Condition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0602AB27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Min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2F6CAA45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Typ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76CCEE42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Max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3F3F3"/>
            <w:vAlign w:val="center"/>
            <w:hideMark/>
          </w:tcPr>
          <w:p w14:paraId="2EDD47F9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Unit</w:t>
            </w:r>
          </w:p>
        </w:tc>
      </w:tr>
      <w:tr w:rsidR="00F42724" w:rsidRPr="00546234" w14:paraId="434D4F9A" w14:textId="77777777" w:rsidTr="001C7EF5">
        <w:trPr>
          <w:jc w:val="center"/>
        </w:trPr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AFCD90" w14:textId="77777777" w:rsidR="00F42724" w:rsidRPr="008C14F1" w:rsidRDefault="00F42724" w:rsidP="001C7EF5">
            <w:pPr>
              <w:spacing w:line="276" w:lineRule="auto"/>
              <w:ind w:right="200"/>
              <w:rPr>
                <w:rFonts w:ascii="Trebuchet MS" w:eastAsiaTheme="minorHAnsi" w:hAnsi="Trebuchet MS" w:cs="Arial"/>
                <w:kern w:val="0"/>
                <w:szCs w:val="20"/>
              </w:rPr>
            </w:pPr>
            <w:r w:rsidRPr="008C14F1">
              <w:rPr>
                <w:rFonts w:ascii="Trebuchet MS" w:eastAsiaTheme="minorHAnsi" w:hAnsi="Trebuchet MS" w:cs="Arial"/>
                <w:szCs w:val="20"/>
              </w:rPr>
              <w:t>100M Link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6DCD61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6CC154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91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418B1B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110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4C82719C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mA</w:t>
            </w:r>
          </w:p>
        </w:tc>
      </w:tr>
      <w:tr w:rsidR="00F42724" w:rsidRPr="00546234" w14:paraId="004C64AB" w14:textId="77777777" w:rsidTr="001C7EF5">
        <w:trPr>
          <w:jc w:val="center"/>
        </w:trPr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07F3B04C" w14:textId="77777777" w:rsidR="00F42724" w:rsidRPr="008C14F1" w:rsidRDefault="00F42724" w:rsidP="001C7EF5">
            <w:pPr>
              <w:spacing w:line="276" w:lineRule="auto"/>
              <w:ind w:right="200"/>
              <w:rPr>
                <w:rFonts w:ascii="Trebuchet MS" w:eastAsiaTheme="minorHAnsi" w:hAnsi="Trebuchet MS" w:cs="Arial"/>
                <w:szCs w:val="20"/>
              </w:rPr>
            </w:pPr>
            <w:r w:rsidRPr="00546234">
              <w:rPr>
                <w:rFonts w:ascii="Trebuchet MS" w:eastAsiaTheme="minorHAnsi" w:hAnsi="Trebuchet MS" w:cs="Arial" w:hint="eastAsia"/>
                <w:szCs w:val="20"/>
              </w:rPr>
              <w:t>실측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2ABF15EC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7FB8CF0E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93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6FEC417F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00"/>
            <w:vAlign w:val="center"/>
          </w:tcPr>
          <w:p w14:paraId="55999740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mA</w:t>
            </w:r>
          </w:p>
        </w:tc>
      </w:tr>
      <w:tr w:rsidR="00F42724" w:rsidRPr="00546234" w14:paraId="339D0682" w14:textId="77777777" w:rsidTr="001C7EF5">
        <w:trPr>
          <w:jc w:val="center"/>
        </w:trPr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BEB59D" w14:textId="77777777" w:rsidR="00F42724" w:rsidRPr="008C14F1" w:rsidRDefault="00F42724" w:rsidP="001C7EF5">
            <w:pPr>
              <w:spacing w:line="276" w:lineRule="auto"/>
              <w:ind w:right="200"/>
              <w:rPr>
                <w:rFonts w:ascii="Trebuchet MS" w:eastAsiaTheme="minorHAnsi" w:hAnsi="Trebuchet MS" w:cs="Arial"/>
                <w:kern w:val="0"/>
                <w:szCs w:val="20"/>
              </w:rPr>
            </w:pPr>
            <w:r w:rsidRPr="008C14F1">
              <w:rPr>
                <w:rFonts w:ascii="Trebuchet MS" w:eastAsiaTheme="minorHAnsi" w:hAnsi="Trebuchet MS" w:cs="Arial"/>
                <w:szCs w:val="20"/>
              </w:rPr>
              <w:t>10M Link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49F212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D880EC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150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D6CEBA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170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16C58C1E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mA</w:t>
            </w:r>
          </w:p>
        </w:tc>
      </w:tr>
      <w:tr w:rsidR="00F42724" w:rsidRPr="00546234" w14:paraId="4E349F67" w14:textId="77777777" w:rsidTr="001C7EF5">
        <w:trPr>
          <w:jc w:val="center"/>
        </w:trPr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2A0F7821" w14:textId="77777777" w:rsidR="00F42724" w:rsidRPr="008C14F1" w:rsidRDefault="00F42724" w:rsidP="001C7EF5">
            <w:pPr>
              <w:spacing w:line="276" w:lineRule="auto"/>
              <w:ind w:right="200"/>
              <w:rPr>
                <w:rFonts w:ascii="Trebuchet MS" w:eastAsiaTheme="minorHAnsi" w:hAnsi="Trebuchet MS" w:cs="Arial"/>
                <w:szCs w:val="20"/>
              </w:rPr>
            </w:pPr>
            <w:r w:rsidRPr="00546234">
              <w:rPr>
                <w:rFonts w:ascii="Trebuchet MS" w:eastAsiaTheme="minorHAnsi" w:hAnsi="Trebuchet MS" w:cs="Arial" w:hint="eastAsia"/>
                <w:szCs w:val="20"/>
              </w:rPr>
              <w:t>실측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2E8047BB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0A4C9E30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21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385D5554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00"/>
            <w:vAlign w:val="center"/>
          </w:tcPr>
          <w:p w14:paraId="6F9F52B3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mA</w:t>
            </w:r>
          </w:p>
        </w:tc>
      </w:tr>
      <w:tr w:rsidR="00F42724" w:rsidRPr="00546234" w14:paraId="33B7177D" w14:textId="77777777" w:rsidTr="001C7EF5">
        <w:trPr>
          <w:jc w:val="center"/>
        </w:trPr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3D40E5B" w14:textId="77777777" w:rsidR="00F42724" w:rsidRPr="008C14F1" w:rsidRDefault="00F42724" w:rsidP="001C7EF5">
            <w:pPr>
              <w:spacing w:line="276" w:lineRule="auto"/>
              <w:ind w:right="200"/>
              <w:rPr>
                <w:rFonts w:ascii="Trebuchet MS" w:eastAsiaTheme="minorHAnsi" w:hAnsi="Trebuchet MS" w:cs="Arial"/>
                <w:szCs w:val="20"/>
              </w:rPr>
            </w:pPr>
            <w:r w:rsidRPr="008C14F1">
              <w:rPr>
                <w:rFonts w:ascii="Trebuchet MS" w:eastAsiaTheme="minorHAnsi" w:hAnsi="Trebuchet MS" w:cs="Arial"/>
                <w:szCs w:val="20"/>
              </w:rPr>
              <w:t>100M Unlink(</w:t>
            </w:r>
            <w:r w:rsidRPr="00546234">
              <w:rPr>
                <w:rFonts w:ascii="Trebuchet MS" w:eastAsiaTheme="minorHAnsi" w:hAnsi="Trebuchet MS" w:cs="Arial" w:hint="eastAsia"/>
                <w:szCs w:val="20"/>
              </w:rPr>
              <w:t>실측</w:t>
            </w:r>
            <w:r w:rsidRPr="008C14F1">
              <w:rPr>
                <w:rFonts w:ascii="Trebuchet MS" w:eastAsiaTheme="minorHAnsi" w:hAnsi="Trebuchet MS" w:cs="Arial"/>
                <w:szCs w:val="20"/>
              </w:rPr>
              <w:t>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378E08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507BA2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45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A3CE91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4386CE9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mA</w:t>
            </w:r>
          </w:p>
        </w:tc>
      </w:tr>
      <w:tr w:rsidR="00F42724" w:rsidRPr="00546234" w14:paraId="2431C997" w14:textId="77777777" w:rsidTr="001C7EF5">
        <w:trPr>
          <w:jc w:val="center"/>
        </w:trPr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0CDF2B" w14:textId="77777777" w:rsidR="00F42724" w:rsidRPr="008C14F1" w:rsidRDefault="00F42724" w:rsidP="001C7EF5">
            <w:pPr>
              <w:spacing w:line="276" w:lineRule="auto"/>
              <w:ind w:right="200"/>
              <w:rPr>
                <w:rFonts w:ascii="Trebuchet MS" w:eastAsiaTheme="minorHAnsi" w:hAnsi="Trebuchet MS" w:cs="Arial"/>
                <w:szCs w:val="20"/>
              </w:rPr>
            </w:pPr>
            <w:r w:rsidRPr="008C14F1">
              <w:rPr>
                <w:rFonts w:ascii="Trebuchet MS" w:eastAsiaTheme="minorHAnsi" w:hAnsi="Trebuchet MS" w:cs="Arial"/>
                <w:szCs w:val="20"/>
              </w:rPr>
              <w:t>10M Unlink(</w:t>
            </w:r>
            <w:r w:rsidRPr="00546234">
              <w:rPr>
                <w:rFonts w:ascii="Trebuchet MS" w:eastAsiaTheme="minorHAnsi" w:hAnsi="Trebuchet MS" w:cs="Arial" w:hint="eastAsia"/>
                <w:szCs w:val="20"/>
              </w:rPr>
              <w:t>실측</w:t>
            </w:r>
            <w:r w:rsidRPr="008C14F1">
              <w:rPr>
                <w:rFonts w:ascii="Trebuchet MS" w:eastAsiaTheme="minorHAnsi" w:hAnsi="Trebuchet MS" w:cs="Arial"/>
                <w:szCs w:val="20"/>
              </w:rPr>
              <w:t>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DA3669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66200D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17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E87E9E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24E62D1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mA</w:t>
            </w:r>
          </w:p>
        </w:tc>
      </w:tr>
      <w:tr w:rsidR="00F42724" w:rsidRPr="00546234" w14:paraId="1954E044" w14:textId="77777777" w:rsidTr="001C7EF5">
        <w:trPr>
          <w:jc w:val="center"/>
        </w:trPr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F5B48" w14:textId="77777777" w:rsidR="00F42724" w:rsidRPr="008C14F1" w:rsidRDefault="00F42724" w:rsidP="001C7EF5">
            <w:pPr>
              <w:spacing w:line="276" w:lineRule="auto"/>
              <w:ind w:right="200"/>
              <w:rPr>
                <w:rFonts w:ascii="Trebuchet MS" w:eastAsiaTheme="minorHAnsi" w:hAnsi="Trebuchet MS" w:cs="Arial"/>
                <w:szCs w:val="20"/>
              </w:rPr>
            </w:pPr>
            <w:r w:rsidRPr="008C14F1">
              <w:rPr>
                <w:rFonts w:ascii="Trebuchet MS" w:eastAsiaTheme="minorHAnsi" w:hAnsi="Trebuchet MS" w:cs="Arial"/>
                <w:szCs w:val="20"/>
              </w:rPr>
              <w:t xml:space="preserve">Un-Link </w:t>
            </w:r>
            <w:r w:rsidRPr="008C14F1">
              <w:rPr>
                <w:rFonts w:ascii="Trebuchet MS" w:eastAsiaTheme="minorHAnsi" w:hAnsi="Trebuchet MS" w:cs="Arial"/>
                <w:sz w:val="16"/>
                <w:szCs w:val="16"/>
              </w:rPr>
              <w:t>(Auto-negotiation mode)(</w:t>
            </w:r>
            <w:r w:rsidRPr="00546234">
              <w:rPr>
                <w:rFonts w:ascii="Trebuchet MS" w:eastAsiaTheme="minorHAnsi" w:hAnsi="Trebuchet MS" w:cs="Arial" w:hint="eastAsia"/>
                <w:sz w:val="16"/>
                <w:szCs w:val="16"/>
              </w:rPr>
              <w:t>실측</w:t>
            </w:r>
            <w:r w:rsidRPr="008C14F1">
              <w:rPr>
                <w:rFonts w:ascii="Trebuchet MS" w:eastAsiaTheme="minorHAnsi" w:hAnsi="Trebuchet MS" w:cs="Arial"/>
                <w:sz w:val="16"/>
                <w:szCs w:val="16"/>
              </w:rPr>
              <w:t>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DA030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6732C5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43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138789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08434FB1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highlight w:val="yellow"/>
              </w:rPr>
            </w:pPr>
            <w:r w:rsidRPr="001605E7">
              <w:rPr>
                <w:rFonts w:ascii="Trebuchet MS" w:eastAsiaTheme="minorHAnsi" w:hAnsi="Trebuchet MS"/>
              </w:rPr>
              <w:t>mA</w:t>
            </w:r>
          </w:p>
        </w:tc>
      </w:tr>
      <w:tr w:rsidR="00F42724" w:rsidRPr="00546234" w14:paraId="1C538B89" w14:textId="77777777" w:rsidTr="001C7EF5">
        <w:trPr>
          <w:jc w:val="center"/>
        </w:trPr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2C6337" w14:textId="77777777" w:rsidR="00F42724" w:rsidRPr="008C14F1" w:rsidRDefault="00F42724" w:rsidP="001C7EF5">
            <w:pPr>
              <w:spacing w:line="276" w:lineRule="auto"/>
              <w:ind w:right="200"/>
              <w:rPr>
                <w:rFonts w:ascii="Trebuchet MS" w:eastAsiaTheme="minorHAnsi" w:hAnsi="Trebuchet MS" w:cs="Arial"/>
                <w:kern w:val="0"/>
                <w:szCs w:val="20"/>
              </w:rPr>
            </w:pPr>
            <w:r w:rsidRPr="008C14F1">
              <w:rPr>
                <w:rFonts w:ascii="Trebuchet MS" w:eastAsiaTheme="minorHAnsi" w:hAnsi="Trebuchet MS" w:cs="Arial"/>
                <w:kern w:val="0"/>
                <w:szCs w:val="20"/>
              </w:rPr>
              <w:t>Power Down mode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E72CD0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AEE42F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31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749087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46D96063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highlight w:val="yellow"/>
              </w:rPr>
            </w:pPr>
            <w:r w:rsidRPr="001605E7">
              <w:rPr>
                <w:rFonts w:ascii="Trebuchet MS" w:eastAsiaTheme="minorHAnsi" w:hAnsi="Trebuchet MS"/>
              </w:rPr>
              <w:t>mA</w:t>
            </w:r>
          </w:p>
        </w:tc>
      </w:tr>
      <w:tr w:rsidR="00F42724" w:rsidRPr="00546234" w14:paraId="4B3AAA8F" w14:textId="77777777" w:rsidTr="001C7EF5">
        <w:trPr>
          <w:jc w:val="center"/>
        </w:trPr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4C1CCAE1" w14:textId="77777777" w:rsidR="00F42724" w:rsidRPr="008C14F1" w:rsidRDefault="00F42724" w:rsidP="001C7EF5">
            <w:pPr>
              <w:spacing w:line="276" w:lineRule="auto"/>
              <w:ind w:right="200"/>
              <w:rPr>
                <w:rFonts w:ascii="Trebuchet MS" w:eastAsiaTheme="minorHAnsi" w:hAnsi="Trebuchet MS" w:cs="Arial"/>
                <w:kern w:val="0"/>
                <w:szCs w:val="20"/>
              </w:rPr>
            </w:pPr>
            <w:r w:rsidRPr="00546234">
              <w:rPr>
                <w:rFonts w:ascii="Trebuchet MS" w:eastAsiaTheme="minorHAnsi" w:hAnsi="Trebuchet MS" w:cs="Arial" w:hint="eastAsia"/>
                <w:kern w:val="0"/>
                <w:szCs w:val="20"/>
              </w:rPr>
              <w:t>실측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079FF7DA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EF41F11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17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658A3D9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00"/>
            <w:vAlign w:val="center"/>
          </w:tcPr>
          <w:p w14:paraId="6192790C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mA</w:t>
            </w:r>
          </w:p>
        </w:tc>
      </w:tr>
    </w:tbl>
    <w:p w14:paraId="24AE0AB0" w14:textId="77777777" w:rsidR="00F42724" w:rsidRPr="001605E7" w:rsidRDefault="00F42724" w:rsidP="00155A42">
      <w:pPr>
        <w:pStyle w:val="11"/>
        <w:rPr>
          <w:rFonts w:eastAsiaTheme="minorHAnsi"/>
        </w:rPr>
      </w:pPr>
    </w:p>
    <w:p w14:paraId="43DCDA81" w14:textId="77777777" w:rsidR="00F42724" w:rsidRPr="00546234" w:rsidRDefault="00F42724" w:rsidP="00BF5B95">
      <w:pPr>
        <w:pStyle w:val="21"/>
      </w:pPr>
      <w:bookmarkStart w:id="658" w:name="_Toc483830128"/>
      <w:r w:rsidRPr="00546234">
        <w:t>AC Characteristics</w:t>
      </w:r>
      <w:bookmarkEnd w:id="658"/>
    </w:p>
    <w:p w14:paraId="0AB7552B" w14:textId="77777777" w:rsidR="00F42724" w:rsidRPr="008C14F1" w:rsidRDefault="00F42724" w:rsidP="00E54C87">
      <w:pPr>
        <w:pStyle w:val="31"/>
      </w:pPr>
      <w:bookmarkStart w:id="659" w:name="_Toc483830129"/>
      <w:r w:rsidRPr="008C14F1">
        <w:t>Reset Timing</w:t>
      </w:r>
      <w:bookmarkEnd w:id="659"/>
    </w:p>
    <w:p w14:paraId="364AFEFB" w14:textId="77777777" w:rsidR="00F42724" w:rsidRPr="001605E7" w:rsidRDefault="00F42724" w:rsidP="00155A42">
      <w:pPr>
        <w:pStyle w:val="11"/>
        <w:rPr>
          <w:rFonts w:eastAsiaTheme="minorHAnsi"/>
        </w:rPr>
      </w:pPr>
      <w:commentRangeStart w:id="660"/>
      <w:r w:rsidRPr="001605E7">
        <w:rPr>
          <w:rFonts w:eastAsiaTheme="minorHAnsi"/>
          <w:noProof/>
        </w:rPr>
        <w:drawing>
          <wp:inline distT="0" distB="0" distL="0" distR="0" wp14:anchorId="7095791C" wp14:editId="31542B46">
            <wp:extent cx="4049694" cy="1028700"/>
            <wp:effectExtent l="0" t="0" r="8255" b="0"/>
            <wp:docPr id="13" name="그림 13" descr="D:\temp\0708\3_W5500\Datasheet\RESET_TIMING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emp\0708\3_W5500\Datasheet\RESET_TIMING.emf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954" cy="102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660"/>
      <w:r w:rsidR="00F271DC" w:rsidRPr="001605E7">
        <w:rPr>
          <w:rStyle w:val="aff7"/>
          <w:rFonts w:eastAsiaTheme="minorHAnsi" w:cs="Times New Roman"/>
        </w:rPr>
        <w:commentReference w:id="660"/>
      </w:r>
    </w:p>
    <w:p w14:paraId="7624AB09" w14:textId="77777777" w:rsidR="00F42724" w:rsidRPr="001605E7" w:rsidRDefault="00F42724" w:rsidP="00F42724">
      <w:pPr>
        <w:pStyle w:val="a8"/>
        <w:rPr>
          <w:rFonts w:eastAsiaTheme="minorHAnsi" w:cs="Helvetica-Bold"/>
          <w:b/>
          <w:bCs w:val="0"/>
          <w:kern w:val="0"/>
        </w:rPr>
      </w:pPr>
      <w:bookmarkStart w:id="661" w:name="_Toc483830160"/>
      <w:bookmarkStart w:id="662" w:name="_Ref492019844"/>
      <w:r w:rsidRPr="001605E7">
        <w:rPr>
          <w:rFonts w:eastAsiaTheme="minorHAnsi"/>
        </w:rPr>
        <w:t xml:space="preserve">Figure </w:t>
      </w:r>
      <w:r w:rsidR="00756EBE" w:rsidRPr="001605E7">
        <w:rPr>
          <w:rFonts w:eastAsiaTheme="minorHAnsi"/>
        </w:rPr>
        <w:fldChar w:fldCharType="begin"/>
      </w:r>
      <w:r w:rsidR="00756EBE" w:rsidRPr="001605E7">
        <w:rPr>
          <w:rFonts w:eastAsiaTheme="minorHAnsi"/>
        </w:rPr>
        <w:instrText xml:space="preserve"> SEQ Figure \* ARABIC </w:instrText>
      </w:r>
      <w:r w:rsidR="00756EBE" w:rsidRPr="001605E7">
        <w:rPr>
          <w:rFonts w:eastAsiaTheme="minorHAnsi"/>
        </w:rPr>
        <w:fldChar w:fldCharType="separate"/>
      </w:r>
      <w:ins w:id="663" w:author="becky" w:date="2017-09-01T08:50:00Z">
        <w:r w:rsidR="008B75BF">
          <w:rPr>
            <w:rFonts w:eastAsiaTheme="minorHAnsi"/>
            <w:noProof/>
          </w:rPr>
          <w:t>31</w:t>
        </w:r>
      </w:ins>
      <w:del w:id="664" w:author="becky" w:date="2017-09-01T08:30:00Z">
        <w:r w:rsidR="00C259F9" w:rsidDel="00F87973">
          <w:rPr>
            <w:rFonts w:eastAsiaTheme="minorHAnsi"/>
            <w:noProof/>
          </w:rPr>
          <w:delText>29</w:delText>
        </w:r>
      </w:del>
      <w:r w:rsidR="00756EBE" w:rsidRPr="001605E7">
        <w:rPr>
          <w:rFonts w:eastAsiaTheme="minorHAnsi"/>
          <w:noProof/>
        </w:rPr>
        <w:fldChar w:fldCharType="end"/>
      </w:r>
      <w:r w:rsidRPr="001605E7">
        <w:rPr>
          <w:rFonts w:eastAsiaTheme="minorHAnsi"/>
        </w:rPr>
        <w:t>. Reset Timing</w:t>
      </w:r>
      <w:bookmarkEnd w:id="661"/>
      <w:bookmarkEnd w:id="662"/>
    </w:p>
    <w:p w14:paraId="77C27FE3" w14:textId="77777777" w:rsidR="00F42724" w:rsidRPr="001605E7" w:rsidRDefault="00F42724" w:rsidP="00155A42">
      <w:pPr>
        <w:pStyle w:val="11"/>
        <w:rPr>
          <w:rFonts w:eastAsiaTheme="minorHAnsi"/>
        </w:rPr>
      </w:pPr>
    </w:p>
    <w:p w14:paraId="7BB11EF9" w14:textId="32814418" w:rsidR="00F42724" w:rsidRPr="001605E7" w:rsidRDefault="00F42724" w:rsidP="00F42724">
      <w:pPr>
        <w:pStyle w:val="a8"/>
        <w:keepNext/>
        <w:rPr>
          <w:rFonts w:eastAsiaTheme="minorHAnsi"/>
        </w:rPr>
      </w:pPr>
      <w:r w:rsidRPr="001605E7">
        <w:rPr>
          <w:rFonts w:eastAsiaTheme="minorHAnsi"/>
        </w:rPr>
        <w:t xml:space="preserve">Table </w:t>
      </w:r>
      <w:r w:rsidR="00756EBE" w:rsidRPr="001605E7">
        <w:rPr>
          <w:rFonts w:eastAsiaTheme="minorHAnsi"/>
        </w:rPr>
        <w:fldChar w:fldCharType="begin"/>
      </w:r>
      <w:r w:rsidR="00756EBE" w:rsidRPr="001605E7">
        <w:rPr>
          <w:rFonts w:eastAsiaTheme="minorHAnsi"/>
        </w:rPr>
        <w:instrText xml:space="preserve"> SEQ Table \* ARABIC </w:instrText>
      </w:r>
      <w:r w:rsidR="00756EBE" w:rsidRPr="001605E7">
        <w:rPr>
          <w:rFonts w:eastAsiaTheme="minorHAnsi"/>
        </w:rPr>
        <w:fldChar w:fldCharType="separate"/>
      </w:r>
      <w:r w:rsidR="00C12AAF" w:rsidRPr="001605E7">
        <w:rPr>
          <w:rFonts w:eastAsiaTheme="minorHAnsi"/>
          <w:noProof/>
        </w:rPr>
        <w:t>15</w:t>
      </w:r>
      <w:r w:rsidR="00756EBE" w:rsidRPr="001605E7">
        <w:rPr>
          <w:rFonts w:eastAsiaTheme="minorHAnsi"/>
          <w:noProof/>
        </w:rPr>
        <w:fldChar w:fldCharType="end"/>
      </w:r>
      <w:r w:rsidRPr="001605E7">
        <w:rPr>
          <w:rFonts w:eastAsiaTheme="minorHAnsi"/>
        </w:rPr>
        <w:t xml:space="preserve"> Reset Timing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086"/>
        <w:gridCol w:w="3967"/>
        <w:gridCol w:w="1204"/>
        <w:gridCol w:w="1206"/>
      </w:tblGrid>
      <w:tr w:rsidR="00F42724" w:rsidRPr="00546234" w14:paraId="165018BE" w14:textId="77777777" w:rsidTr="001C7EF5">
        <w:trPr>
          <w:jc w:val="center"/>
        </w:trPr>
        <w:tc>
          <w:tcPr>
            <w:tcW w:w="1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54FE2BDE" w14:textId="77777777" w:rsidR="00F42724" w:rsidRPr="008C14F1" w:rsidRDefault="00F42724" w:rsidP="001C7EF5">
            <w:pPr>
              <w:spacing w:line="276" w:lineRule="auto"/>
              <w:ind w:right="200"/>
              <w:jc w:val="center"/>
              <w:rPr>
                <w:rFonts w:ascii="Trebuchet MS" w:eastAsiaTheme="minorHAnsi" w:hAnsi="Trebuchet MS" w:cs="Arial"/>
                <w:b/>
                <w:szCs w:val="16"/>
              </w:rPr>
            </w:pPr>
            <w:r w:rsidRPr="008C14F1">
              <w:rPr>
                <w:rFonts w:ascii="Trebuchet MS" w:eastAsiaTheme="minorHAnsi" w:hAnsi="Trebuchet MS" w:cs="Arial"/>
                <w:b/>
                <w:szCs w:val="16"/>
              </w:rPr>
              <w:t>Symbol</w:t>
            </w:r>
          </w:p>
        </w:tc>
        <w:tc>
          <w:tcPr>
            <w:tcW w:w="3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35E5D5C4" w14:textId="77777777" w:rsidR="00F42724" w:rsidRPr="008C14F1" w:rsidRDefault="00F42724" w:rsidP="001C7EF5">
            <w:pPr>
              <w:spacing w:line="276" w:lineRule="auto"/>
              <w:ind w:right="200"/>
              <w:jc w:val="center"/>
              <w:rPr>
                <w:rFonts w:ascii="Trebuchet MS" w:eastAsiaTheme="minorHAnsi" w:hAnsi="Trebuchet MS" w:cs="Arial"/>
                <w:b/>
                <w:szCs w:val="16"/>
              </w:rPr>
            </w:pPr>
            <w:r w:rsidRPr="008C14F1">
              <w:rPr>
                <w:rFonts w:ascii="Trebuchet MS" w:eastAsiaTheme="minorHAnsi" w:hAnsi="Trebuchet MS" w:cs="Arial"/>
                <w:b/>
                <w:szCs w:val="16"/>
              </w:rPr>
              <w:t>Description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4D468C2E" w14:textId="77777777" w:rsidR="00F42724" w:rsidRPr="008C14F1" w:rsidRDefault="00F42724" w:rsidP="001C7EF5">
            <w:pPr>
              <w:spacing w:line="276" w:lineRule="auto"/>
              <w:ind w:right="200"/>
              <w:jc w:val="center"/>
              <w:rPr>
                <w:rFonts w:ascii="Trebuchet MS" w:eastAsiaTheme="minorHAnsi" w:hAnsi="Trebuchet MS" w:cs="Arial"/>
                <w:b/>
                <w:szCs w:val="16"/>
              </w:rPr>
            </w:pPr>
            <w:r w:rsidRPr="008C14F1">
              <w:rPr>
                <w:rFonts w:ascii="Trebuchet MS" w:eastAsiaTheme="minorHAnsi" w:hAnsi="Trebuchet MS" w:cs="Arial"/>
                <w:b/>
                <w:szCs w:val="16"/>
              </w:rPr>
              <w:t>Min</w:t>
            </w: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3F3F3"/>
            <w:vAlign w:val="center"/>
            <w:hideMark/>
          </w:tcPr>
          <w:p w14:paraId="267CA198" w14:textId="77777777" w:rsidR="00F42724" w:rsidRPr="008C14F1" w:rsidRDefault="00F42724" w:rsidP="001C7EF5">
            <w:pPr>
              <w:spacing w:line="276" w:lineRule="auto"/>
              <w:ind w:right="200"/>
              <w:jc w:val="center"/>
              <w:rPr>
                <w:rFonts w:ascii="Trebuchet MS" w:eastAsiaTheme="minorHAnsi" w:hAnsi="Trebuchet MS" w:cs="Arial"/>
                <w:b/>
                <w:szCs w:val="16"/>
              </w:rPr>
            </w:pPr>
            <w:r w:rsidRPr="008C14F1">
              <w:rPr>
                <w:rFonts w:ascii="Trebuchet MS" w:eastAsiaTheme="minorHAnsi" w:hAnsi="Trebuchet MS" w:cs="Arial"/>
                <w:b/>
                <w:szCs w:val="16"/>
              </w:rPr>
              <w:t>Max</w:t>
            </w:r>
          </w:p>
        </w:tc>
      </w:tr>
      <w:tr w:rsidR="00F42724" w:rsidRPr="00546234" w14:paraId="04703E8A" w14:textId="77777777" w:rsidTr="001C7EF5">
        <w:trPr>
          <w:jc w:val="center"/>
        </w:trPr>
        <w:tc>
          <w:tcPr>
            <w:tcW w:w="1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D1E04E" w14:textId="77777777" w:rsidR="00F42724" w:rsidRPr="008C14F1" w:rsidRDefault="00F42724" w:rsidP="001C7EF5">
            <w:pPr>
              <w:spacing w:line="276" w:lineRule="auto"/>
              <w:ind w:right="200"/>
              <w:jc w:val="center"/>
              <w:rPr>
                <w:rFonts w:ascii="Trebuchet MS" w:eastAsiaTheme="minorHAnsi" w:hAnsi="Trebuchet MS" w:cs="Arial"/>
                <w:szCs w:val="16"/>
              </w:rPr>
            </w:pPr>
            <w:r w:rsidRPr="008C14F1">
              <w:rPr>
                <w:rFonts w:ascii="Trebuchet MS" w:eastAsiaTheme="minorHAnsi" w:hAnsi="Trebuchet MS" w:cs="Arial"/>
                <w:szCs w:val="16"/>
              </w:rPr>
              <w:t>T</w:t>
            </w:r>
            <w:r w:rsidRPr="008C14F1">
              <w:rPr>
                <w:rFonts w:ascii="Trebuchet MS" w:eastAsiaTheme="minorHAnsi" w:hAnsi="Trebuchet MS" w:cs="Arial"/>
                <w:szCs w:val="16"/>
                <w:vertAlign w:val="subscript"/>
              </w:rPr>
              <w:t>RC</w:t>
            </w:r>
          </w:p>
        </w:tc>
        <w:tc>
          <w:tcPr>
            <w:tcW w:w="3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6DB6B" w14:textId="77777777" w:rsidR="00F42724" w:rsidRPr="008C14F1" w:rsidRDefault="00F42724" w:rsidP="001C7EF5">
            <w:pPr>
              <w:spacing w:line="276" w:lineRule="auto"/>
              <w:ind w:right="200"/>
              <w:rPr>
                <w:rFonts w:ascii="Trebuchet MS" w:eastAsiaTheme="minorHAnsi" w:hAnsi="Trebuchet MS" w:cs="Arial"/>
                <w:szCs w:val="16"/>
              </w:rPr>
            </w:pPr>
            <w:r w:rsidRPr="008C14F1">
              <w:rPr>
                <w:rFonts w:ascii="Trebuchet MS" w:eastAsiaTheme="minorHAnsi" w:hAnsi="Trebuchet MS" w:cs="Arial"/>
                <w:szCs w:val="16"/>
              </w:rPr>
              <w:t>Reset Cycle Time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C4B7F" w14:textId="6B7900DD" w:rsidR="00F42724" w:rsidRPr="008C14F1" w:rsidRDefault="00F5299C">
            <w:pPr>
              <w:spacing w:line="276" w:lineRule="auto"/>
              <w:ind w:right="200"/>
              <w:jc w:val="center"/>
              <w:rPr>
                <w:rFonts w:ascii="Trebuchet MS" w:eastAsiaTheme="minorHAnsi" w:hAnsi="Trebuchet MS" w:cs="Arial"/>
                <w:szCs w:val="16"/>
              </w:rPr>
            </w:pPr>
            <w:r w:rsidRPr="008C14F1">
              <w:rPr>
                <w:rFonts w:ascii="Trebuchet MS" w:eastAsiaTheme="minorHAnsi" w:hAnsi="Trebuchet MS" w:cs="Arial"/>
                <w:szCs w:val="16"/>
              </w:rPr>
              <w:t>0.5</w:t>
            </w:r>
            <w:commentRangeStart w:id="665"/>
            <w:r w:rsidR="00F271DC" w:rsidRPr="008C14F1">
              <w:rPr>
                <w:rFonts w:ascii="Trebuchet MS" w:eastAsiaTheme="minorHAnsi" w:hAnsi="Trebuchet MS" w:cs="Arial"/>
                <w:szCs w:val="16"/>
              </w:rPr>
              <w:t xml:space="preserve"> </w:t>
            </w:r>
            <w:r w:rsidRPr="008C14F1">
              <w:rPr>
                <w:rFonts w:ascii="Trebuchet MS" w:eastAsiaTheme="minorHAnsi" w:hAnsi="Trebuchet MS" w:cs="Arial"/>
                <w:szCs w:val="16"/>
              </w:rPr>
              <w:t>u</w:t>
            </w:r>
            <w:r w:rsidR="00F42724" w:rsidRPr="008C14F1">
              <w:rPr>
                <w:rFonts w:ascii="Trebuchet MS" w:eastAsiaTheme="minorHAnsi" w:hAnsi="Trebuchet MS" w:cs="Arial"/>
                <w:szCs w:val="16"/>
              </w:rPr>
              <w:t>s</w:t>
            </w:r>
            <w:commentRangeEnd w:id="665"/>
            <w:r w:rsidR="00F271DC" w:rsidRPr="001605E7">
              <w:rPr>
                <w:rStyle w:val="aff7"/>
                <w:rFonts w:ascii="Trebuchet MS" w:eastAsiaTheme="minorHAnsi" w:hAnsi="Trebuchet MS"/>
              </w:rPr>
              <w:commentReference w:id="665"/>
            </w: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6E9926BE" w14:textId="77777777" w:rsidR="00F42724" w:rsidRPr="008C14F1" w:rsidRDefault="00F42724" w:rsidP="001C7EF5">
            <w:pPr>
              <w:spacing w:line="276" w:lineRule="auto"/>
              <w:ind w:right="200"/>
              <w:jc w:val="center"/>
              <w:rPr>
                <w:rFonts w:ascii="Trebuchet MS" w:eastAsiaTheme="minorHAnsi" w:hAnsi="Trebuchet MS" w:cs="Arial"/>
                <w:szCs w:val="16"/>
              </w:rPr>
            </w:pPr>
            <w:r w:rsidRPr="008C14F1">
              <w:rPr>
                <w:rFonts w:ascii="Trebuchet MS" w:eastAsiaTheme="minorHAnsi" w:hAnsi="Trebuchet MS" w:cs="Arial"/>
                <w:szCs w:val="16"/>
              </w:rPr>
              <w:t>-</w:t>
            </w:r>
          </w:p>
        </w:tc>
      </w:tr>
      <w:tr w:rsidR="00F42724" w:rsidRPr="00546234" w14:paraId="495303EC" w14:textId="77777777" w:rsidTr="001C7EF5">
        <w:trPr>
          <w:jc w:val="center"/>
        </w:trPr>
        <w:tc>
          <w:tcPr>
            <w:tcW w:w="1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1BDCD1" w14:textId="77777777" w:rsidR="00F42724" w:rsidRPr="008C14F1" w:rsidRDefault="00F42724" w:rsidP="001C7EF5">
            <w:pPr>
              <w:spacing w:line="276" w:lineRule="auto"/>
              <w:ind w:right="200"/>
              <w:jc w:val="center"/>
              <w:rPr>
                <w:rFonts w:ascii="Trebuchet MS" w:eastAsiaTheme="minorHAnsi" w:hAnsi="Trebuchet MS" w:cs="Arial"/>
                <w:szCs w:val="16"/>
              </w:rPr>
            </w:pPr>
            <w:r w:rsidRPr="008C14F1">
              <w:rPr>
                <w:rFonts w:ascii="Trebuchet MS" w:eastAsiaTheme="minorHAnsi" w:hAnsi="Trebuchet MS" w:cs="Arial"/>
                <w:szCs w:val="16"/>
              </w:rPr>
              <w:t>T</w:t>
            </w:r>
            <w:r w:rsidRPr="008C14F1">
              <w:rPr>
                <w:rFonts w:ascii="Trebuchet MS" w:eastAsiaTheme="minorHAnsi" w:hAnsi="Trebuchet MS" w:cs="Arial"/>
                <w:szCs w:val="16"/>
                <w:vertAlign w:val="subscript"/>
              </w:rPr>
              <w:t>PL</w:t>
            </w:r>
          </w:p>
        </w:tc>
        <w:tc>
          <w:tcPr>
            <w:tcW w:w="3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32FF8" w14:textId="77777777" w:rsidR="00F42724" w:rsidRPr="008C14F1" w:rsidRDefault="00F42724" w:rsidP="001C7EF5">
            <w:pPr>
              <w:spacing w:line="276" w:lineRule="auto"/>
              <w:ind w:right="200"/>
              <w:rPr>
                <w:rFonts w:ascii="Trebuchet MS" w:eastAsiaTheme="minorHAnsi" w:hAnsi="Trebuchet MS" w:cs="Arial"/>
                <w:szCs w:val="16"/>
              </w:rPr>
            </w:pPr>
            <w:r w:rsidRPr="008C14F1">
              <w:rPr>
                <w:rFonts w:ascii="Trebuchet MS" w:eastAsiaTheme="minorHAnsi" w:hAnsi="Trebuchet MS" w:cs="Arial"/>
                <w:szCs w:val="16"/>
              </w:rPr>
              <w:t>RSTn to System clock stable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4021B" w14:textId="77777777" w:rsidR="00F42724" w:rsidRPr="008C14F1" w:rsidRDefault="00F42724" w:rsidP="001C7EF5">
            <w:pPr>
              <w:spacing w:line="276" w:lineRule="auto"/>
              <w:ind w:right="200"/>
              <w:jc w:val="center"/>
              <w:rPr>
                <w:rFonts w:ascii="Trebuchet MS" w:eastAsiaTheme="minorHAnsi" w:hAnsi="Trebuchet MS" w:cs="Arial"/>
                <w:szCs w:val="16"/>
              </w:rPr>
            </w:pPr>
            <w:r w:rsidRPr="008C14F1">
              <w:rPr>
                <w:rFonts w:ascii="Trebuchet MS" w:eastAsiaTheme="minorHAnsi" w:hAnsi="Trebuchet MS" w:cs="Arial"/>
                <w:szCs w:val="16"/>
              </w:rPr>
              <w:t>-</w:t>
            </w: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63518472" w14:textId="77777777" w:rsidR="00F42724" w:rsidRPr="008C14F1" w:rsidRDefault="00F42724" w:rsidP="001C7EF5">
            <w:pPr>
              <w:spacing w:line="276" w:lineRule="auto"/>
              <w:ind w:right="200"/>
              <w:jc w:val="center"/>
              <w:rPr>
                <w:rFonts w:ascii="Trebuchet MS" w:eastAsiaTheme="minorHAnsi" w:hAnsi="Trebuchet MS" w:cs="Arial"/>
                <w:szCs w:val="16"/>
              </w:rPr>
            </w:pPr>
            <w:r w:rsidRPr="008C14F1">
              <w:rPr>
                <w:rFonts w:ascii="Trebuchet MS" w:eastAsiaTheme="minorHAnsi" w:hAnsi="Trebuchet MS" w:cs="Arial"/>
                <w:szCs w:val="16"/>
              </w:rPr>
              <w:t>60.2 ms</w:t>
            </w:r>
          </w:p>
        </w:tc>
      </w:tr>
    </w:tbl>
    <w:p w14:paraId="10CA595E" w14:textId="77777777" w:rsidR="00F42724" w:rsidRPr="001605E7" w:rsidRDefault="00F42724" w:rsidP="00155A42">
      <w:pPr>
        <w:pStyle w:val="11"/>
        <w:rPr>
          <w:rFonts w:eastAsiaTheme="minorHAnsi"/>
        </w:rPr>
      </w:pPr>
    </w:p>
    <w:p w14:paraId="3DD31C74" w14:textId="77777777" w:rsidR="00F42724" w:rsidRPr="008C14F1" w:rsidRDefault="00F42724" w:rsidP="00E54C87">
      <w:pPr>
        <w:pStyle w:val="31"/>
        <w:rPr>
          <w:highlight w:val="yellow"/>
        </w:rPr>
      </w:pPr>
      <w:bookmarkStart w:id="666" w:name="_Toc483830130"/>
      <w:commentRangeStart w:id="667"/>
      <w:r w:rsidRPr="008C14F1">
        <w:rPr>
          <w:highlight w:val="yellow"/>
        </w:rPr>
        <w:t>Wake up Time</w:t>
      </w:r>
      <w:bookmarkEnd w:id="666"/>
      <w:commentRangeEnd w:id="667"/>
      <w:r w:rsidR="00F5299C" w:rsidRPr="001605E7">
        <w:rPr>
          <w:rStyle w:val="aff7"/>
          <w:rFonts w:eastAsiaTheme="minorHAnsi"/>
        </w:rPr>
        <w:commentReference w:id="667"/>
      </w:r>
    </w:p>
    <w:p w14:paraId="66F7558C" w14:textId="77777777" w:rsidR="00F42724" w:rsidRPr="001605E7" w:rsidRDefault="00F42724" w:rsidP="00155A42">
      <w:pPr>
        <w:pStyle w:val="11"/>
        <w:rPr>
          <w:rFonts w:eastAsiaTheme="minorHAnsi"/>
        </w:rPr>
      </w:pPr>
      <w:r w:rsidRPr="001605E7">
        <w:rPr>
          <w:rFonts w:eastAsiaTheme="minorHAnsi"/>
          <w:highlight w:val="yellow"/>
        </w:rPr>
        <w:t>Voltage Regulator Wake Up Time: 10us</w:t>
      </w:r>
    </w:p>
    <w:p w14:paraId="3999B9AC" w14:textId="77777777" w:rsidR="00F42724" w:rsidRPr="001605E7" w:rsidRDefault="00F42724" w:rsidP="00F42724">
      <w:pPr>
        <w:rPr>
          <w:rFonts w:ascii="Trebuchet MS" w:eastAsiaTheme="minorHAnsi" w:hAnsi="Trebuchet MS" w:cs="굴림"/>
        </w:rPr>
      </w:pPr>
      <w:r w:rsidRPr="001605E7">
        <w:rPr>
          <w:rFonts w:ascii="Trebuchet MS" w:eastAsiaTheme="minorHAnsi" w:hAnsi="Trebuchet MS"/>
        </w:rPr>
        <w:br w:type="page"/>
      </w:r>
    </w:p>
    <w:p w14:paraId="5974BED8" w14:textId="77777777" w:rsidR="00F42724" w:rsidRPr="001605E7" w:rsidRDefault="00F42724" w:rsidP="00155A42">
      <w:pPr>
        <w:pStyle w:val="11"/>
        <w:rPr>
          <w:rFonts w:eastAsiaTheme="minorHAnsi"/>
        </w:rPr>
      </w:pPr>
    </w:p>
    <w:p w14:paraId="6ECA499F" w14:textId="77777777" w:rsidR="00F42724" w:rsidRPr="001605E7" w:rsidRDefault="00F42724" w:rsidP="00155A42">
      <w:pPr>
        <w:pStyle w:val="11"/>
        <w:rPr>
          <w:rFonts w:eastAsiaTheme="minorHAnsi"/>
        </w:rPr>
      </w:pPr>
    </w:p>
    <w:p w14:paraId="61773AD7" w14:textId="77777777" w:rsidR="00F42724" w:rsidRPr="001605E7" w:rsidRDefault="00F42724" w:rsidP="00F42724">
      <w:pPr>
        <w:rPr>
          <w:rFonts w:ascii="Trebuchet MS" w:eastAsiaTheme="minorHAnsi" w:hAnsi="Trebuchet MS" w:cs="굴림"/>
        </w:rPr>
      </w:pPr>
      <w:r w:rsidRPr="001605E7">
        <w:rPr>
          <w:rFonts w:ascii="Trebuchet MS" w:eastAsiaTheme="minorHAnsi" w:hAnsi="Trebuchet MS"/>
        </w:rPr>
        <w:br w:type="page"/>
      </w:r>
    </w:p>
    <w:p w14:paraId="36194178" w14:textId="77777777" w:rsidR="00F42724" w:rsidRPr="001605E7" w:rsidRDefault="00F42724" w:rsidP="00155A42">
      <w:pPr>
        <w:pStyle w:val="11"/>
        <w:rPr>
          <w:rFonts w:eastAsiaTheme="minorHAnsi"/>
        </w:rPr>
      </w:pPr>
    </w:p>
    <w:p w14:paraId="01F159A3" w14:textId="77777777" w:rsidR="00F42724" w:rsidRPr="008C14F1" w:rsidRDefault="00F42724" w:rsidP="00E54C87">
      <w:pPr>
        <w:pStyle w:val="31"/>
      </w:pPr>
      <w:bookmarkStart w:id="668" w:name="_Toc483830132"/>
      <w:r w:rsidRPr="008C14F1">
        <w:t>SPI Timing</w:t>
      </w:r>
      <w:bookmarkEnd w:id="668"/>
    </w:p>
    <w:p w14:paraId="230868CE" w14:textId="77777777" w:rsidR="00F42724" w:rsidRPr="001605E7" w:rsidRDefault="00F42724" w:rsidP="00155A42">
      <w:pPr>
        <w:pStyle w:val="11"/>
        <w:rPr>
          <w:rFonts w:eastAsiaTheme="minorHAnsi"/>
        </w:rPr>
      </w:pPr>
      <w:r w:rsidRPr="001605E7">
        <w:rPr>
          <w:rFonts w:eastAsiaTheme="minorHAnsi"/>
          <w:noProof/>
        </w:rPr>
        <w:drawing>
          <wp:inline distT="0" distB="0" distL="0" distR="0" wp14:anchorId="050CD8E7" wp14:editId="58E9B96F">
            <wp:extent cx="3898232" cy="1949119"/>
            <wp:effectExtent l="0" t="0" r="7620" b="0"/>
            <wp:docPr id="17" name="그림 17" descr="D:\1_project\100_W5500\0_document\W5500용_그림\SPI_MODE_TIME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1_project\100_W5500\0_document\W5500용_그림\SPI_MODE_TIME.emf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920" cy="1946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96F39" w14:textId="77777777" w:rsidR="00F42724" w:rsidRPr="001605E7" w:rsidRDefault="00F42724" w:rsidP="00F42724">
      <w:pPr>
        <w:pStyle w:val="a8"/>
        <w:rPr>
          <w:rFonts w:eastAsiaTheme="minorHAnsi"/>
        </w:rPr>
      </w:pPr>
      <w:bookmarkStart w:id="669" w:name="_Toc483830161"/>
      <w:bookmarkStart w:id="670" w:name="_Ref492019850"/>
      <w:r w:rsidRPr="001605E7">
        <w:rPr>
          <w:rFonts w:eastAsiaTheme="minorHAnsi"/>
        </w:rPr>
        <w:t xml:space="preserve">Figure </w:t>
      </w:r>
      <w:r w:rsidR="00756EBE" w:rsidRPr="001605E7">
        <w:rPr>
          <w:rFonts w:eastAsiaTheme="minorHAnsi"/>
        </w:rPr>
        <w:fldChar w:fldCharType="begin"/>
      </w:r>
      <w:r w:rsidR="00756EBE" w:rsidRPr="001605E7">
        <w:rPr>
          <w:rFonts w:eastAsiaTheme="minorHAnsi"/>
        </w:rPr>
        <w:instrText xml:space="preserve"> SEQ Figure \* ARABIC </w:instrText>
      </w:r>
      <w:r w:rsidR="00756EBE" w:rsidRPr="001605E7">
        <w:rPr>
          <w:rFonts w:eastAsiaTheme="minorHAnsi"/>
        </w:rPr>
        <w:fldChar w:fldCharType="separate"/>
      </w:r>
      <w:ins w:id="671" w:author="becky" w:date="2017-09-01T08:50:00Z">
        <w:r w:rsidR="008B75BF">
          <w:rPr>
            <w:rFonts w:eastAsiaTheme="minorHAnsi"/>
            <w:noProof/>
          </w:rPr>
          <w:t>32</w:t>
        </w:r>
      </w:ins>
      <w:del w:id="672" w:author="becky" w:date="2017-09-01T08:30:00Z">
        <w:r w:rsidR="00C259F9" w:rsidDel="00F87973">
          <w:rPr>
            <w:rFonts w:eastAsiaTheme="minorHAnsi"/>
            <w:noProof/>
          </w:rPr>
          <w:delText>30</w:delText>
        </w:r>
      </w:del>
      <w:r w:rsidR="00756EBE" w:rsidRPr="001605E7">
        <w:rPr>
          <w:rFonts w:eastAsiaTheme="minorHAnsi"/>
          <w:noProof/>
        </w:rPr>
        <w:fldChar w:fldCharType="end"/>
      </w:r>
      <w:r w:rsidRPr="001605E7">
        <w:rPr>
          <w:rFonts w:eastAsiaTheme="minorHAnsi"/>
        </w:rPr>
        <w:t>. SPI Timing</w:t>
      </w:r>
      <w:bookmarkEnd w:id="669"/>
      <w:bookmarkEnd w:id="670"/>
    </w:p>
    <w:p w14:paraId="431C93A8" w14:textId="77777777" w:rsidR="00F42724" w:rsidRPr="001605E7" w:rsidRDefault="00F42724" w:rsidP="00F42724">
      <w:pPr>
        <w:rPr>
          <w:rFonts w:ascii="Trebuchet MS" w:eastAsiaTheme="minorHAnsi" w:hAnsi="Trebuchet MS"/>
        </w:rPr>
      </w:pPr>
    </w:p>
    <w:p w14:paraId="3A59657B" w14:textId="69EE4EA6" w:rsidR="00F42724" w:rsidRPr="001605E7" w:rsidRDefault="00F42724" w:rsidP="00F42724">
      <w:pPr>
        <w:pStyle w:val="a8"/>
        <w:keepNext/>
        <w:rPr>
          <w:rFonts w:eastAsiaTheme="minorHAnsi"/>
        </w:rPr>
      </w:pPr>
      <w:r w:rsidRPr="001605E7">
        <w:rPr>
          <w:rFonts w:eastAsiaTheme="minorHAnsi"/>
        </w:rPr>
        <w:t xml:space="preserve">Table </w:t>
      </w:r>
      <w:r w:rsidR="00756EBE" w:rsidRPr="001605E7">
        <w:rPr>
          <w:rFonts w:eastAsiaTheme="minorHAnsi"/>
        </w:rPr>
        <w:fldChar w:fldCharType="begin"/>
      </w:r>
      <w:r w:rsidR="00756EBE" w:rsidRPr="001605E7">
        <w:rPr>
          <w:rFonts w:eastAsiaTheme="minorHAnsi"/>
        </w:rPr>
        <w:instrText xml:space="preserve"> SEQ Table \* ARABIC </w:instrText>
      </w:r>
      <w:r w:rsidR="00756EBE" w:rsidRPr="001605E7">
        <w:rPr>
          <w:rFonts w:eastAsiaTheme="minorHAnsi"/>
        </w:rPr>
        <w:fldChar w:fldCharType="separate"/>
      </w:r>
      <w:r w:rsidR="00C12AAF" w:rsidRPr="001605E7">
        <w:rPr>
          <w:rFonts w:eastAsiaTheme="minorHAnsi"/>
          <w:noProof/>
        </w:rPr>
        <w:t>16</w:t>
      </w:r>
      <w:r w:rsidR="00756EBE" w:rsidRPr="001605E7">
        <w:rPr>
          <w:rFonts w:eastAsiaTheme="minorHAnsi"/>
          <w:noProof/>
        </w:rPr>
        <w:fldChar w:fldCharType="end"/>
      </w:r>
      <w:r w:rsidRPr="001605E7">
        <w:rPr>
          <w:rFonts w:eastAsiaTheme="minorHAnsi"/>
        </w:rPr>
        <w:t>. SPI Timing</w:t>
      </w:r>
    </w:p>
    <w:tbl>
      <w:tblPr>
        <w:tblW w:w="8720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05"/>
        <w:gridCol w:w="2797"/>
        <w:gridCol w:w="1393"/>
        <w:gridCol w:w="1662"/>
        <w:gridCol w:w="1363"/>
      </w:tblGrid>
      <w:tr w:rsidR="00F42724" w:rsidRPr="00546234" w14:paraId="779AE1DF" w14:textId="77777777" w:rsidTr="001C7EF5">
        <w:trPr>
          <w:jc w:val="center"/>
        </w:trPr>
        <w:tc>
          <w:tcPr>
            <w:tcW w:w="1523" w:type="dxa"/>
            <w:shd w:val="clear" w:color="auto" w:fill="F3F3F3"/>
            <w:vAlign w:val="center"/>
          </w:tcPr>
          <w:p w14:paraId="1296E42C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b/>
              </w:rPr>
            </w:pPr>
            <w:r w:rsidRPr="001605E7">
              <w:rPr>
                <w:rFonts w:ascii="Trebuchet MS" w:eastAsiaTheme="minorHAnsi" w:hAnsi="Trebuchet MS"/>
                <w:b/>
              </w:rPr>
              <w:t>Symbol</w:t>
            </w:r>
          </w:p>
        </w:tc>
        <w:tc>
          <w:tcPr>
            <w:tcW w:w="2838" w:type="dxa"/>
            <w:shd w:val="clear" w:color="auto" w:fill="F3F3F3"/>
            <w:vAlign w:val="center"/>
          </w:tcPr>
          <w:p w14:paraId="41BC2036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b/>
              </w:rPr>
            </w:pPr>
            <w:r w:rsidRPr="001605E7">
              <w:rPr>
                <w:rFonts w:ascii="Trebuchet MS" w:eastAsiaTheme="minorHAnsi" w:hAnsi="Trebuchet MS"/>
                <w:b/>
              </w:rPr>
              <w:t>Description</w:t>
            </w:r>
          </w:p>
        </w:tc>
        <w:tc>
          <w:tcPr>
            <w:tcW w:w="1417" w:type="dxa"/>
            <w:shd w:val="clear" w:color="auto" w:fill="F3F3F3"/>
            <w:vAlign w:val="center"/>
          </w:tcPr>
          <w:p w14:paraId="692C823E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b/>
              </w:rPr>
            </w:pPr>
            <w:r w:rsidRPr="001605E7">
              <w:rPr>
                <w:rFonts w:ascii="Trebuchet MS" w:eastAsiaTheme="minorHAnsi" w:hAnsi="Trebuchet MS"/>
                <w:b/>
              </w:rPr>
              <w:t>Min</w:t>
            </w:r>
          </w:p>
        </w:tc>
        <w:tc>
          <w:tcPr>
            <w:tcW w:w="1560" w:type="dxa"/>
            <w:shd w:val="clear" w:color="auto" w:fill="F3F3F3"/>
            <w:vAlign w:val="center"/>
          </w:tcPr>
          <w:p w14:paraId="6B8D816D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b/>
              </w:rPr>
            </w:pPr>
            <w:r w:rsidRPr="001605E7">
              <w:rPr>
                <w:rFonts w:ascii="Trebuchet MS" w:eastAsiaTheme="minorHAnsi" w:hAnsi="Trebuchet MS"/>
                <w:b/>
              </w:rPr>
              <w:t>Max</w:t>
            </w:r>
          </w:p>
        </w:tc>
        <w:tc>
          <w:tcPr>
            <w:tcW w:w="1382" w:type="dxa"/>
            <w:shd w:val="clear" w:color="auto" w:fill="F3F3F3"/>
            <w:vAlign w:val="center"/>
          </w:tcPr>
          <w:p w14:paraId="2EAB2AEF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  <w:b/>
              </w:rPr>
            </w:pPr>
            <w:r w:rsidRPr="001605E7">
              <w:rPr>
                <w:rFonts w:ascii="Trebuchet MS" w:eastAsiaTheme="minorHAnsi" w:hAnsi="Trebuchet MS"/>
                <w:b/>
              </w:rPr>
              <w:t>Units</w:t>
            </w:r>
          </w:p>
        </w:tc>
      </w:tr>
      <w:tr w:rsidR="00F42724" w:rsidRPr="00546234" w14:paraId="54B2B120" w14:textId="77777777" w:rsidTr="001C7EF5">
        <w:trPr>
          <w:jc w:val="center"/>
        </w:trPr>
        <w:tc>
          <w:tcPr>
            <w:tcW w:w="1523" w:type="dxa"/>
            <w:vAlign w:val="center"/>
          </w:tcPr>
          <w:p w14:paraId="0BD81A0E" w14:textId="77777777" w:rsidR="00F42724" w:rsidRPr="008C14F1" w:rsidRDefault="00F42724" w:rsidP="001C7EF5">
            <w:pPr>
              <w:ind w:right="200"/>
              <w:jc w:val="center"/>
              <w:rPr>
                <w:rFonts w:ascii="Trebuchet MS" w:eastAsiaTheme="minorHAnsi" w:hAnsi="Trebuchet MS" w:cs="Arial"/>
              </w:rPr>
            </w:pPr>
            <w:r w:rsidRPr="008C14F1">
              <w:rPr>
                <w:rFonts w:ascii="Trebuchet MS" w:eastAsiaTheme="minorHAnsi" w:hAnsi="Trebuchet MS" w:cs="Arial"/>
              </w:rPr>
              <w:t>F</w:t>
            </w:r>
            <w:r w:rsidRPr="008C14F1">
              <w:rPr>
                <w:rFonts w:ascii="Trebuchet MS" w:eastAsiaTheme="minorHAnsi" w:hAnsi="Trebuchet MS" w:cs="Arial"/>
                <w:vertAlign w:val="subscript"/>
              </w:rPr>
              <w:t>SCK</w:t>
            </w:r>
          </w:p>
        </w:tc>
        <w:tc>
          <w:tcPr>
            <w:tcW w:w="2838" w:type="dxa"/>
            <w:vAlign w:val="center"/>
          </w:tcPr>
          <w:p w14:paraId="7C6C503E" w14:textId="77777777" w:rsidR="00F42724" w:rsidRPr="008C14F1" w:rsidRDefault="00F42724" w:rsidP="001C7EF5">
            <w:pPr>
              <w:ind w:right="200"/>
              <w:rPr>
                <w:rFonts w:ascii="Trebuchet MS" w:eastAsiaTheme="minorHAnsi" w:hAnsi="Trebuchet MS"/>
                <w:color w:val="000000"/>
                <w:sz w:val="22"/>
                <w:szCs w:val="22"/>
              </w:rPr>
            </w:pPr>
            <w:r w:rsidRPr="008C14F1">
              <w:rPr>
                <w:rFonts w:ascii="Trebuchet MS" w:eastAsiaTheme="minorHAnsi" w:hAnsi="Trebuchet MS"/>
                <w:color w:val="000000"/>
                <w:szCs w:val="22"/>
              </w:rPr>
              <w:t>SCK Clock Frequency</w:t>
            </w:r>
          </w:p>
        </w:tc>
        <w:tc>
          <w:tcPr>
            <w:tcW w:w="1417" w:type="dxa"/>
            <w:vAlign w:val="center"/>
          </w:tcPr>
          <w:p w14:paraId="624F4D76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</w:p>
        </w:tc>
        <w:tc>
          <w:tcPr>
            <w:tcW w:w="1560" w:type="dxa"/>
            <w:vAlign w:val="center"/>
          </w:tcPr>
          <w:p w14:paraId="175B9A49" w14:textId="77777777" w:rsidR="00F42724" w:rsidRPr="008C14F1" w:rsidRDefault="00F42724" w:rsidP="001C7EF5">
            <w:pPr>
              <w:ind w:right="200"/>
              <w:jc w:val="center"/>
              <w:rPr>
                <w:rFonts w:ascii="Trebuchet MS" w:eastAsiaTheme="minorHAnsi" w:hAnsi="Trebuchet MS" w:cs="Arial"/>
              </w:rPr>
            </w:pPr>
            <w:commentRangeStart w:id="673"/>
            <w:r w:rsidRPr="008C14F1">
              <w:rPr>
                <w:rFonts w:ascii="Trebuchet MS" w:eastAsiaTheme="minorHAnsi" w:hAnsi="Trebuchet MS" w:cs="Arial"/>
              </w:rPr>
              <w:t>80/33.3</w:t>
            </w:r>
            <w:r w:rsidRPr="001605E7">
              <w:rPr>
                <w:rStyle w:val="af7"/>
                <w:rFonts w:ascii="Trebuchet MS" w:eastAsiaTheme="minorHAnsi" w:hAnsi="Trebuchet MS" w:cs="Arial"/>
              </w:rPr>
              <w:footnoteReference w:id="2"/>
            </w:r>
            <w:commentRangeEnd w:id="673"/>
            <w:r w:rsidR="006912F6" w:rsidRPr="001605E7">
              <w:rPr>
                <w:rStyle w:val="aff7"/>
                <w:rFonts w:ascii="Trebuchet MS" w:eastAsiaTheme="minorHAnsi" w:hAnsi="Trebuchet MS"/>
              </w:rPr>
              <w:commentReference w:id="673"/>
            </w:r>
          </w:p>
        </w:tc>
        <w:tc>
          <w:tcPr>
            <w:tcW w:w="1382" w:type="dxa"/>
          </w:tcPr>
          <w:p w14:paraId="303AA402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MHz</w:t>
            </w:r>
          </w:p>
        </w:tc>
      </w:tr>
      <w:tr w:rsidR="00F42724" w:rsidRPr="00546234" w14:paraId="0DFB7CF3" w14:textId="77777777" w:rsidTr="001C7EF5">
        <w:trPr>
          <w:trHeight w:val="312"/>
          <w:jc w:val="center"/>
        </w:trPr>
        <w:tc>
          <w:tcPr>
            <w:tcW w:w="1523" w:type="dxa"/>
            <w:vAlign w:val="center"/>
          </w:tcPr>
          <w:p w14:paraId="6641EEA4" w14:textId="77777777" w:rsidR="00F42724" w:rsidRPr="008C14F1" w:rsidRDefault="00F42724" w:rsidP="001C7EF5">
            <w:pPr>
              <w:ind w:right="200"/>
              <w:jc w:val="center"/>
              <w:rPr>
                <w:rFonts w:ascii="Trebuchet MS" w:eastAsiaTheme="minorHAnsi" w:hAnsi="Trebuchet MS" w:cs="Arial"/>
              </w:rPr>
            </w:pPr>
            <w:r w:rsidRPr="008C14F1">
              <w:rPr>
                <w:rFonts w:ascii="Trebuchet MS" w:eastAsiaTheme="minorHAnsi" w:hAnsi="Trebuchet MS" w:cs="Arial"/>
              </w:rPr>
              <w:t>T</w:t>
            </w:r>
            <w:r w:rsidRPr="008C14F1">
              <w:rPr>
                <w:rFonts w:ascii="Trebuchet MS" w:eastAsiaTheme="minorHAnsi" w:hAnsi="Trebuchet MS" w:cs="Arial"/>
                <w:vertAlign w:val="subscript"/>
              </w:rPr>
              <w:t>WH</w:t>
            </w:r>
          </w:p>
        </w:tc>
        <w:tc>
          <w:tcPr>
            <w:tcW w:w="2838" w:type="dxa"/>
            <w:vAlign w:val="center"/>
          </w:tcPr>
          <w:p w14:paraId="0A6CF780" w14:textId="77777777" w:rsidR="00F42724" w:rsidRPr="008C14F1" w:rsidRDefault="00F42724" w:rsidP="001C7EF5">
            <w:pPr>
              <w:ind w:right="200"/>
              <w:rPr>
                <w:rFonts w:ascii="Trebuchet MS" w:eastAsiaTheme="minorHAnsi" w:hAnsi="Trebuchet MS" w:cs="Arial"/>
              </w:rPr>
            </w:pPr>
            <w:r w:rsidRPr="008C14F1">
              <w:rPr>
                <w:rFonts w:ascii="Trebuchet MS" w:eastAsiaTheme="minorHAnsi" w:hAnsi="Trebuchet MS" w:cs="Arial"/>
              </w:rPr>
              <w:t>SCK High Time</w:t>
            </w:r>
          </w:p>
        </w:tc>
        <w:tc>
          <w:tcPr>
            <w:tcW w:w="1417" w:type="dxa"/>
            <w:vAlign w:val="center"/>
          </w:tcPr>
          <w:p w14:paraId="115FAEE3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6</w:t>
            </w:r>
          </w:p>
        </w:tc>
        <w:tc>
          <w:tcPr>
            <w:tcW w:w="1560" w:type="dxa"/>
            <w:vAlign w:val="center"/>
          </w:tcPr>
          <w:p w14:paraId="1EC4F596" w14:textId="77777777" w:rsidR="00F42724" w:rsidRPr="008C14F1" w:rsidRDefault="00F42724" w:rsidP="001C7EF5">
            <w:pPr>
              <w:ind w:right="200"/>
              <w:jc w:val="center"/>
              <w:rPr>
                <w:rFonts w:ascii="Trebuchet MS" w:eastAsiaTheme="minorHAnsi" w:hAnsi="Trebuchet MS" w:cs="Arial"/>
              </w:rPr>
            </w:pPr>
          </w:p>
        </w:tc>
        <w:tc>
          <w:tcPr>
            <w:tcW w:w="1382" w:type="dxa"/>
          </w:tcPr>
          <w:p w14:paraId="050E3B09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ns</w:t>
            </w:r>
          </w:p>
        </w:tc>
      </w:tr>
      <w:tr w:rsidR="00F42724" w:rsidRPr="00546234" w14:paraId="0D74505F" w14:textId="77777777" w:rsidTr="001C7EF5">
        <w:trPr>
          <w:jc w:val="center"/>
        </w:trPr>
        <w:tc>
          <w:tcPr>
            <w:tcW w:w="1523" w:type="dxa"/>
            <w:vAlign w:val="center"/>
          </w:tcPr>
          <w:p w14:paraId="03F51DFE" w14:textId="77777777" w:rsidR="00F42724" w:rsidRPr="008C14F1" w:rsidRDefault="00F42724" w:rsidP="001C7EF5">
            <w:pPr>
              <w:ind w:right="200"/>
              <w:jc w:val="center"/>
              <w:rPr>
                <w:rFonts w:ascii="Trebuchet MS" w:eastAsiaTheme="minorHAnsi" w:hAnsi="Trebuchet MS" w:cs="Arial"/>
              </w:rPr>
            </w:pPr>
            <w:r w:rsidRPr="008C14F1">
              <w:rPr>
                <w:rFonts w:ascii="Trebuchet MS" w:eastAsiaTheme="minorHAnsi" w:hAnsi="Trebuchet MS" w:cs="Arial"/>
              </w:rPr>
              <w:t>T</w:t>
            </w:r>
            <w:r w:rsidRPr="008C14F1">
              <w:rPr>
                <w:rFonts w:ascii="Trebuchet MS" w:eastAsiaTheme="minorHAnsi" w:hAnsi="Trebuchet MS" w:cs="Arial"/>
                <w:vertAlign w:val="subscript"/>
              </w:rPr>
              <w:t>WL</w:t>
            </w:r>
          </w:p>
        </w:tc>
        <w:tc>
          <w:tcPr>
            <w:tcW w:w="2838" w:type="dxa"/>
            <w:vAlign w:val="center"/>
          </w:tcPr>
          <w:p w14:paraId="6D8C5716" w14:textId="77777777" w:rsidR="00F42724" w:rsidRPr="008C14F1" w:rsidRDefault="00F42724" w:rsidP="001C7EF5">
            <w:pPr>
              <w:ind w:right="200"/>
              <w:rPr>
                <w:rFonts w:ascii="Trebuchet MS" w:eastAsiaTheme="minorHAnsi" w:hAnsi="Trebuchet MS" w:cs="Arial"/>
              </w:rPr>
            </w:pPr>
            <w:r w:rsidRPr="008C14F1">
              <w:rPr>
                <w:rFonts w:ascii="Trebuchet MS" w:eastAsiaTheme="minorHAnsi" w:hAnsi="Trebuchet MS" w:cs="Arial"/>
              </w:rPr>
              <w:t>SCK Low Time</w:t>
            </w:r>
          </w:p>
        </w:tc>
        <w:tc>
          <w:tcPr>
            <w:tcW w:w="1417" w:type="dxa"/>
            <w:vAlign w:val="center"/>
          </w:tcPr>
          <w:p w14:paraId="3BF5E193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6</w:t>
            </w:r>
          </w:p>
        </w:tc>
        <w:tc>
          <w:tcPr>
            <w:tcW w:w="1560" w:type="dxa"/>
            <w:vAlign w:val="center"/>
          </w:tcPr>
          <w:p w14:paraId="62DBA489" w14:textId="77777777" w:rsidR="00F42724" w:rsidRPr="008C14F1" w:rsidRDefault="00F42724" w:rsidP="001C7EF5">
            <w:pPr>
              <w:ind w:right="200"/>
              <w:jc w:val="center"/>
              <w:rPr>
                <w:rFonts w:ascii="Trebuchet MS" w:eastAsiaTheme="minorHAnsi" w:hAnsi="Trebuchet MS" w:cs="Arial"/>
              </w:rPr>
            </w:pPr>
          </w:p>
        </w:tc>
        <w:tc>
          <w:tcPr>
            <w:tcW w:w="1382" w:type="dxa"/>
          </w:tcPr>
          <w:p w14:paraId="1F43F756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ns</w:t>
            </w:r>
          </w:p>
        </w:tc>
      </w:tr>
      <w:tr w:rsidR="00F42724" w:rsidRPr="00546234" w14:paraId="6BB7006F" w14:textId="77777777" w:rsidTr="001C7EF5">
        <w:trPr>
          <w:jc w:val="center"/>
        </w:trPr>
        <w:tc>
          <w:tcPr>
            <w:tcW w:w="1523" w:type="dxa"/>
            <w:vAlign w:val="center"/>
          </w:tcPr>
          <w:p w14:paraId="423C13D8" w14:textId="77777777" w:rsidR="00F42724" w:rsidRPr="008C14F1" w:rsidRDefault="00F42724" w:rsidP="001C7EF5">
            <w:pPr>
              <w:ind w:right="200"/>
              <w:jc w:val="center"/>
              <w:rPr>
                <w:rFonts w:ascii="Trebuchet MS" w:eastAsiaTheme="minorHAnsi" w:hAnsi="Trebuchet MS" w:cs="Arial"/>
              </w:rPr>
            </w:pPr>
            <w:r w:rsidRPr="008C14F1">
              <w:rPr>
                <w:rFonts w:ascii="Trebuchet MS" w:eastAsiaTheme="minorHAnsi" w:hAnsi="Trebuchet MS" w:cs="Arial"/>
              </w:rPr>
              <w:t>T</w:t>
            </w:r>
            <w:r w:rsidRPr="008C14F1">
              <w:rPr>
                <w:rFonts w:ascii="Trebuchet MS" w:eastAsiaTheme="minorHAnsi" w:hAnsi="Trebuchet MS" w:cs="Arial"/>
                <w:vertAlign w:val="subscript"/>
              </w:rPr>
              <w:t>CS</w:t>
            </w:r>
          </w:p>
        </w:tc>
        <w:tc>
          <w:tcPr>
            <w:tcW w:w="2838" w:type="dxa"/>
            <w:vAlign w:val="center"/>
          </w:tcPr>
          <w:p w14:paraId="15D21C50" w14:textId="77777777" w:rsidR="00F42724" w:rsidRPr="008C14F1" w:rsidRDefault="00F42724" w:rsidP="001C7EF5">
            <w:pPr>
              <w:ind w:right="200"/>
              <w:rPr>
                <w:rFonts w:ascii="Trebuchet MS" w:eastAsiaTheme="minorHAnsi" w:hAnsi="Trebuchet MS" w:cs="Arial"/>
              </w:rPr>
            </w:pPr>
            <w:r w:rsidRPr="008C14F1">
              <w:rPr>
                <w:rFonts w:ascii="Trebuchet MS" w:eastAsiaTheme="minorHAnsi" w:hAnsi="Trebuchet MS" w:cs="Arial"/>
              </w:rPr>
              <w:t>SCSn High Time</w:t>
            </w:r>
          </w:p>
        </w:tc>
        <w:tc>
          <w:tcPr>
            <w:tcW w:w="1417" w:type="dxa"/>
            <w:vAlign w:val="center"/>
          </w:tcPr>
          <w:p w14:paraId="3894F08B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30</w:t>
            </w:r>
          </w:p>
        </w:tc>
        <w:tc>
          <w:tcPr>
            <w:tcW w:w="1560" w:type="dxa"/>
            <w:vAlign w:val="center"/>
          </w:tcPr>
          <w:p w14:paraId="44DCE946" w14:textId="77777777" w:rsidR="00F42724" w:rsidRPr="008C14F1" w:rsidRDefault="00F42724" w:rsidP="001C7EF5">
            <w:pPr>
              <w:ind w:right="200"/>
              <w:jc w:val="center"/>
              <w:rPr>
                <w:rFonts w:ascii="Trebuchet MS" w:eastAsiaTheme="minorHAnsi" w:hAnsi="Trebuchet MS" w:cs="Arial"/>
              </w:rPr>
            </w:pPr>
          </w:p>
        </w:tc>
        <w:tc>
          <w:tcPr>
            <w:tcW w:w="1382" w:type="dxa"/>
          </w:tcPr>
          <w:p w14:paraId="69EE0808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ns</w:t>
            </w:r>
          </w:p>
        </w:tc>
      </w:tr>
      <w:tr w:rsidR="00F42724" w:rsidRPr="00546234" w14:paraId="40ADE5BB" w14:textId="77777777" w:rsidTr="001C7EF5">
        <w:trPr>
          <w:jc w:val="center"/>
        </w:trPr>
        <w:tc>
          <w:tcPr>
            <w:tcW w:w="1523" w:type="dxa"/>
            <w:vAlign w:val="center"/>
          </w:tcPr>
          <w:p w14:paraId="669880E2" w14:textId="77777777" w:rsidR="00F42724" w:rsidRPr="008C14F1" w:rsidRDefault="00F42724" w:rsidP="001C7EF5">
            <w:pPr>
              <w:ind w:right="200"/>
              <w:jc w:val="center"/>
              <w:rPr>
                <w:rFonts w:ascii="Trebuchet MS" w:eastAsiaTheme="minorHAnsi" w:hAnsi="Trebuchet MS" w:cs="Arial"/>
              </w:rPr>
            </w:pPr>
            <w:r w:rsidRPr="008C14F1">
              <w:rPr>
                <w:rFonts w:ascii="Trebuchet MS" w:eastAsiaTheme="minorHAnsi" w:hAnsi="Trebuchet MS" w:cs="Arial"/>
              </w:rPr>
              <w:t>T</w:t>
            </w:r>
            <w:r w:rsidRPr="008C14F1">
              <w:rPr>
                <w:rFonts w:ascii="Trebuchet MS" w:eastAsiaTheme="minorHAnsi" w:hAnsi="Trebuchet MS" w:cs="Arial"/>
                <w:vertAlign w:val="subscript"/>
              </w:rPr>
              <w:t>CSS</w:t>
            </w:r>
          </w:p>
        </w:tc>
        <w:tc>
          <w:tcPr>
            <w:tcW w:w="2838" w:type="dxa"/>
            <w:shd w:val="clear" w:color="auto" w:fill="auto"/>
            <w:vAlign w:val="center"/>
          </w:tcPr>
          <w:p w14:paraId="039540F0" w14:textId="77777777" w:rsidR="00F42724" w:rsidRPr="008C14F1" w:rsidRDefault="00F42724" w:rsidP="001C7EF5">
            <w:pPr>
              <w:ind w:right="200"/>
              <w:rPr>
                <w:rFonts w:ascii="Trebuchet MS" w:eastAsiaTheme="minorHAnsi" w:hAnsi="Trebuchet MS" w:cs="Arial"/>
              </w:rPr>
            </w:pPr>
            <w:r w:rsidRPr="008C14F1">
              <w:rPr>
                <w:rFonts w:ascii="Trebuchet MS" w:eastAsiaTheme="minorHAnsi" w:hAnsi="Trebuchet MS" w:cs="Arial"/>
              </w:rPr>
              <w:t xml:space="preserve">SCSn </w:t>
            </w:r>
            <w:r w:rsidRPr="001605E7">
              <w:rPr>
                <w:rFonts w:ascii="Trebuchet MS" w:eastAsiaTheme="minorHAnsi" w:hAnsi="Trebuchet MS" w:cs="Arial"/>
              </w:rPr>
              <w:t>Setup</w:t>
            </w:r>
            <w:r w:rsidRPr="008C14F1">
              <w:rPr>
                <w:rFonts w:ascii="Trebuchet MS" w:eastAsiaTheme="minorHAnsi" w:hAnsi="Trebuchet MS" w:cs="Arial"/>
              </w:rPr>
              <w:t xml:space="preserve"> Time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0FE8DAB5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5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731B08F9" w14:textId="77777777" w:rsidR="00F42724" w:rsidRPr="008C14F1" w:rsidRDefault="00F42724" w:rsidP="001C7EF5">
            <w:pPr>
              <w:ind w:right="200"/>
              <w:jc w:val="center"/>
              <w:rPr>
                <w:rFonts w:ascii="Trebuchet MS" w:eastAsiaTheme="minorHAnsi" w:hAnsi="Trebuchet MS" w:cs="Arial"/>
              </w:rPr>
            </w:pPr>
            <w:r w:rsidRPr="008C14F1">
              <w:rPr>
                <w:rFonts w:ascii="Trebuchet MS" w:eastAsiaTheme="minorHAnsi" w:hAnsi="Trebuchet MS" w:cs="Arial"/>
              </w:rPr>
              <w:t>-</w:t>
            </w:r>
          </w:p>
        </w:tc>
        <w:tc>
          <w:tcPr>
            <w:tcW w:w="1382" w:type="dxa"/>
          </w:tcPr>
          <w:p w14:paraId="6F3433A3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ns</w:t>
            </w:r>
          </w:p>
        </w:tc>
      </w:tr>
      <w:tr w:rsidR="00F42724" w:rsidRPr="00546234" w14:paraId="1F80FB54" w14:textId="77777777" w:rsidTr="001C7EF5">
        <w:trPr>
          <w:trHeight w:val="180"/>
          <w:jc w:val="center"/>
        </w:trPr>
        <w:tc>
          <w:tcPr>
            <w:tcW w:w="1523" w:type="dxa"/>
            <w:vAlign w:val="center"/>
          </w:tcPr>
          <w:p w14:paraId="6A5317F7" w14:textId="77777777" w:rsidR="00F42724" w:rsidRPr="008C14F1" w:rsidRDefault="00F42724" w:rsidP="001C7EF5">
            <w:pPr>
              <w:ind w:right="200"/>
              <w:jc w:val="center"/>
              <w:rPr>
                <w:rFonts w:ascii="Trebuchet MS" w:eastAsiaTheme="minorHAnsi" w:hAnsi="Trebuchet MS" w:cs="Arial"/>
              </w:rPr>
            </w:pPr>
            <w:r w:rsidRPr="008C14F1">
              <w:rPr>
                <w:rFonts w:ascii="Trebuchet MS" w:eastAsiaTheme="minorHAnsi" w:hAnsi="Trebuchet MS" w:cs="Arial"/>
              </w:rPr>
              <w:t>T</w:t>
            </w:r>
            <w:r w:rsidRPr="008C14F1">
              <w:rPr>
                <w:rFonts w:ascii="Trebuchet MS" w:eastAsiaTheme="minorHAnsi" w:hAnsi="Trebuchet MS" w:cs="Arial"/>
                <w:vertAlign w:val="subscript"/>
              </w:rPr>
              <w:t>CSH</w:t>
            </w:r>
          </w:p>
        </w:tc>
        <w:tc>
          <w:tcPr>
            <w:tcW w:w="2838" w:type="dxa"/>
            <w:shd w:val="clear" w:color="auto" w:fill="auto"/>
            <w:vAlign w:val="center"/>
          </w:tcPr>
          <w:p w14:paraId="10CB4130" w14:textId="77777777" w:rsidR="00F42724" w:rsidRPr="008C14F1" w:rsidRDefault="00F42724" w:rsidP="001C7EF5">
            <w:pPr>
              <w:ind w:right="200"/>
              <w:rPr>
                <w:rFonts w:ascii="Trebuchet MS" w:eastAsiaTheme="minorHAnsi" w:hAnsi="Trebuchet MS" w:cs="Arial"/>
              </w:rPr>
            </w:pPr>
            <w:r w:rsidRPr="008C14F1">
              <w:rPr>
                <w:rFonts w:ascii="Trebuchet MS" w:eastAsiaTheme="minorHAnsi" w:hAnsi="Trebuchet MS" w:cs="Arial"/>
              </w:rPr>
              <w:t>SCSn Hold Time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60909BD6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5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26B752EF" w14:textId="77777777" w:rsidR="00F42724" w:rsidRPr="008C14F1" w:rsidRDefault="00F42724" w:rsidP="001C7EF5">
            <w:pPr>
              <w:ind w:right="200"/>
              <w:jc w:val="center"/>
              <w:rPr>
                <w:rFonts w:ascii="Trebuchet MS" w:eastAsiaTheme="minorHAnsi" w:hAnsi="Trebuchet MS" w:cs="Arial"/>
              </w:rPr>
            </w:pPr>
          </w:p>
        </w:tc>
        <w:tc>
          <w:tcPr>
            <w:tcW w:w="1382" w:type="dxa"/>
          </w:tcPr>
          <w:p w14:paraId="61F56DC5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ns</w:t>
            </w:r>
          </w:p>
        </w:tc>
      </w:tr>
      <w:tr w:rsidR="00F42724" w:rsidRPr="00546234" w14:paraId="25B77A51" w14:textId="77777777" w:rsidTr="001C7EF5">
        <w:trPr>
          <w:trHeight w:val="180"/>
          <w:jc w:val="center"/>
        </w:trPr>
        <w:tc>
          <w:tcPr>
            <w:tcW w:w="1523" w:type="dxa"/>
            <w:vAlign w:val="center"/>
          </w:tcPr>
          <w:p w14:paraId="32369A69" w14:textId="77777777" w:rsidR="00F42724" w:rsidRPr="008C14F1" w:rsidRDefault="00F42724" w:rsidP="001C7EF5">
            <w:pPr>
              <w:ind w:right="200"/>
              <w:jc w:val="center"/>
              <w:rPr>
                <w:rFonts w:ascii="Trebuchet MS" w:eastAsiaTheme="minorHAnsi" w:hAnsi="Trebuchet MS" w:cs="Arial"/>
              </w:rPr>
            </w:pPr>
            <w:r w:rsidRPr="008C14F1">
              <w:rPr>
                <w:rFonts w:ascii="Trebuchet MS" w:eastAsiaTheme="minorHAnsi" w:hAnsi="Trebuchet MS" w:cs="Arial"/>
              </w:rPr>
              <w:t>T</w:t>
            </w:r>
            <w:r w:rsidRPr="008C14F1">
              <w:rPr>
                <w:rFonts w:ascii="Trebuchet MS" w:eastAsiaTheme="minorHAnsi" w:hAnsi="Trebuchet MS" w:cs="Arial"/>
                <w:vertAlign w:val="subscript"/>
              </w:rPr>
              <w:t>DS</w:t>
            </w:r>
          </w:p>
        </w:tc>
        <w:tc>
          <w:tcPr>
            <w:tcW w:w="2838" w:type="dxa"/>
            <w:shd w:val="clear" w:color="auto" w:fill="auto"/>
            <w:vAlign w:val="center"/>
          </w:tcPr>
          <w:p w14:paraId="73CE8043" w14:textId="77777777" w:rsidR="00F42724" w:rsidRPr="008C14F1" w:rsidRDefault="00F42724" w:rsidP="001C7EF5">
            <w:pPr>
              <w:ind w:right="200"/>
              <w:rPr>
                <w:rFonts w:ascii="Trebuchet MS" w:eastAsiaTheme="minorHAnsi" w:hAnsi="Trebuchet MS" w:cs="Arial"/>
              </w:rPr>
            </w:pPr>
            <w:r w:rsidRPr="008C14F1">
              <w:rPr>
                <w:rFonts w:ascii="Trebuchet MS" w:eastAsiaTheme="minorHAnsi" w:hAnsi="Trebuchet MS" w:cs="Arial"/>
              </w:rPr>
              <w:t>Data In Setup Time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541B8D8A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3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4011C312" w14:textId="77777777" w:rsidR="00F42724" w:rsidRPr="008C14F1" w:rsidRDefault="00F42724" w:rsidP="001C7EF5">
            <w:pPr>
              <w:ind w:right="200"/>
              <w:jc w:val="center"/>
              <w:rPr>
                <w:rFonts w:ascii="Trebuchet MS" w:eastAsiaTheme="minorHAnsi" w:hAnsi="Trebuchet MS" w:cs="Arial"/>
              </w:rPr>
            </w:pPr>
          </w:p>
        </w:tc>
        <w:tc>
          <w:tcPr>
            <w:tcW w:w="1382" w:type="dxa"/>
          </w:tcPr>
          <w:p w14:paraId="04755E83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ns</w:t>
            </w:r>
          </w:p>
        </w:tc>
      </w:tr>
      <w:tr w:rsidR="00F42724" w:rsidRPr="00546234" w14:paraId="1BC15B5D" w14:textId="77777777" w:rsidTr="001C7EF5">
        <w:trPr>
          <w:trHeight w:val="180"/>
          <w:jc w:val="center"/>
        </w:trPr>
        <w:tc>
          <w:tcPr>
            <w:tcW w:w="1523" w:type="dxa"/>
            <w:vAlign w:val="center"/>
          </w:tcPr>
          <w:p w14:paraId="0ADC4E25" w14:textId="77777777" w:rsidR="00F42724" w:rsidRPr="008C14F1" w:rsidRDefault="00F42724" w:rsidP="001C7EF5">
            <w:pPr>
              <w:ind w:right="200"/>
              <w:jc w:val="center"/>
              <w:rPr>
                <w:rFonts w:ascii="Trebuchet MS" w:eastAsiaTheme="minorHAnsi" w:hAnsi="Trebuchet MS" w:cs="Arial"/>
              </w:rPr>
            </w:pPr>
            <w:r w:rsidRPr="008C14F1">
              <w:rPr>
                <w:rFonts w:ascii="Trebuchet MS" w:eastAsiaTheme="minorHAnsi" w:hAnsi="Trebuchet MS" w:cs="Arial"/>
              </w:rPr>
              <w:t>T</w:t>
            </w:r>
            <w:r w:rsidRPr="008C14F1">
              <w:rPr>
                <w:rFonts w:ascii="Trebuchet MS" w:eastAsiaTheme="minorHAnsi" w:hAnsi="Trebuchet MS" w:cs="Arial"/>
                <w:vertAlign w:val="subscript"/>
              </w:rPr>
              <w:t>DH</w:t>
            </w:r>
          </w:p>
        </w:tc>
        <w:tc>
          <w:tcPr>
            <w:tcW w:w="2838" w:type="dxa"/>
            <w:shd w:val="clear" w:color="auto" w:fill="auto"/>
            <w:vAlign w:val="center"/>
          </w:tcPr>
          <w:p w14:paraId="40AE9751" w14:textId="77777777" w:rsidR="00F42724" w:rsidRPr="008C14F1" w:rsidRDefault="00F42724" w:rsidP="001C7EF5">
            <w:pPr>
              <w:ind w:right="200"/>
              <w:rPr>
                <w:rFonts w:ascii="Trebuchet MS" w:eastAsiaTheme="minorHAnsi" w:hAnsi="Trebuchet MS" w:cs="Arial"/>
              </w:rPr>
            </w:pPr>
            <w:r w:rsidRPr="008C14F1">
              <w:rPr>
                <w:rFonts w:ascii="Trebuchet MS" w:eastAsiaTheme="minorHAnsi" w:hAnsi="Trebuchet MS" w:cs="Arial"/>
              </w:rPr>
              <w:t>Data In Hold Time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04EFC8E9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3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7DFB34E2" w14:textId="77777777" w:rsidR="00F42724" w:rsidRPr="008C14F1" w:rsidRDefault="00F42724" w:rsidP="001C7EF5">
            <w:pPr>
              <w:ind w:right="200"/>
              <w:jc w:val="center"/>
              <w:rPr>
                <w:rFonts w:ascii="Trebuchet MS" w:eastAsiaTheme="minorHAnsi" w:hAnsi="Trebuchet MS" w:cs="Arial"/>
              </w:rPr>
            </w:pPr>
          </w:p>
        </w:tc>
        <w:tc>
          <w:tcPr>
            <w:tcW w:w="1382" w:type="dxa"/>
          </w:tcPr>
          <w:p w14:paraId="2928C2AE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ns</w:t>
            </w:r>
          </w:p>
        </w:tc>
      </w:tr>
      <w:tr w:rsidR="00F42724" w:rsidRPr="00546234" w14:paraId="6A8CA76C" w14:textId="77777777" w:rsidTr="001C7EF5">
        <w:trPr>
          <w:trHeight w:val="180"/>
          <w:jc w:val="center"/>
        </w:trPr>
        <w:tc>
          <w:tcPr>
            <w:tcW w:w="1523" w:type="dxa"/>
            <w:vAlign w:val="center"/>
          </w:tcPr>
          <w:p w14:paraId="63DAC391" w14:textId="77777777" w:rsidR="00F42724" w:rsidRPr="008C14F1" w:rsidRDefault="00F42724" w:rsidP="001C7EF5">
            <w:pPr>
              <w:ind w:right="200"/>
              <w:jc w:val="center"/>
              <w:rPr>
                <w:rFonts w:ascii="Trebuchet MS" w:eastAsiaTheme="minorHAnsi" w:hAnsi="Trebuchet MS" w:cs="Arial"/>
              </w:rPr>
            </w:pPr>
            <w:r w:rsidRPr="008C14F1">
              <w:rPr>
                <w:rFonts w:ascii="Trebuchet MS" w:eastAsiaTheme="minorHAnsi" w:hAnsi="Trebuchet MS" w:cs="Arial"/>
              </w:rPr>
              <w:t>T</w:t>
            </w:r>
            <w:r w:rsidRPr="008C14F1">
              <w:rPr>
                <w:rFonts w:ascii="Trebuchet MS" w:eastAsiaTheme="minorHAnsi" w:hAnsi="Trebuchet MS" w:cs="Arial"/>
                <w:vertAlign w:val="subscript"/>
              </w:rPr>
              <w:t>OV</w:t>
            </w:r>
          </w:p>
        </w:tc>
        <w:tc>
          <w:tcPr>
            <w:tcW w:w="2838" w:type="dxa"/>
            <w:shd w:val="clear" w:color="auto" w:fill="auto"/>
            <w:vAlign w:val="center"/>
          </w:tcPr>
          <w:p w14:paraId="5A8D8823" w14:textId="77777777" w:rsidR="00F42724" w:rsidRPr="008C14F1" w:rsidRDefault="00F42724" w:rsidP="001C7EF5">
            <w:pPr>
              <w:ind w:right="200"/>
              <w:rPr>
                <w:rFonts w:ascii="Trebuchet MS" w:eastAsiaTheme="minorHAnsi" w:hAnsi="Trebuchet MS" w:cs="Arial"/>
              </w:rPr>
            </w:pPr>
            <w:r w:rsidRPr="008C14F1">
              <w:rPr>
                <w:rFonts w:ascii="Trebuchet MS" w:eastAsiaTheme="minorHAnsi" w:hAnsi="Trebuchet MS" w:cs="Arial"/>
              </w:rPr>
              <w:t>Output Valid Time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02AC873A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</w:p>
        </w:tc>
        <w:tc>
          <w:tcPr>
            <w:tcW w:w="1560" w:type="dxa"/>
            <w:shd w:val="clear" w:color="auto" w:fill="auto"/>
            <w:vAlign w:val="center"/>
          </w:tcPr>
          <w:p w14:paraId="2FCC6DC0" w14:textId="77777777" w:rsidR="00F42724" w:rsidRPr="008C14F1" w:rsidRDefault="00F42724" w:rsidP="001C7EF5">
            <w:pPr>
              <w:ind w:right="200"/>
              <w:jc w:val="center"/>
              <w:rPr>
                <w:rFonts w:ascii="Trebuchet MS" w:eastAsiaTheme="minorHAnsi" w:hAnsi="Trebuchet MS" w:cs="Arial"/>
              </w:rPr>
            </w:pPr>
            <w:r w:rsidRPr="008C14F1">
              <w:rPr>
                <w:rFonts w:ascii="Trebuchet MS" w:eastAsiaTheme="minorHAnsi" w:hAnsi="Trebuchet MS" w:cs="Arial"/>
              </w:rPr>
              <w:t>5</w:t>
            </w:r>
          </w:p>
        </w:tc>
        <w:tc>
          <w:tcPr>
            <w:tcW w:w="1382" w:type="dxa"/>
          </w:tcPr>
          <w:p w14:paraId="509B22A3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ns</w:t>
            </w:r>
          </w:p>
        </w:tc>
      </w:tr>
      <w:tr w:rsidR="00F42724" w:rsidRPr="00546234" w14:paraId="0893EFBF" w14:textId="77777777" w:rsidTr="001C7EF5">
        <w:trPr>
          <w:trHeight w:val="180"/>
          <w:jc w:val="center"/>
        </w:trPr>
        <w:tc>
          <w:tcPr>
            <w:tcW w:w="1523" w:type="dxa"/>
            <w:vAlign w:val="center"/>
          </w:tcPr>
          <w:p w14:paraId="30FFBCC4" w14:textId="77777777" w:rsidR="00F42724" w:rsidRPr="008C14F1" w:rsidRDefault="00F42724" w:rsidP="001C7EF5">
            <w:pPr>
              <w:ind w:right="200"/>
              <w:jc w:val="center"/>
              <w:rPr>
                <w:rFonts w:ascii="Trebuchet MS" w:eastAsiaTheme="minorHAnsi" w:hAnsi="Trebuchet MS" w:cs="Arial"/>
              </w:rPr>
            </w:pPr>
            <w:r w:rsidRPr="008C14F1">
              <w:rPr>
                <w:rFonts w:ascii="Trebuchet MS" w:eastAsiaTheme="minorHAnsi" w:hAnsi="Trebuchet MS" w:cs="Arial"/>
              </w:rPr>
              <w:t>T</w:t>
            </w:r>
            <w:r w:rsidRPr="008C14F1">
              <w:rPr>
                <w:rFonts w:ascii="Trebuchet MS" w:eastAsiaTheme="minorHAnsi" w:hAnsi="Trebuchet MS" w:cs="Arial"/>
                <w:vertAlign w:val="subscript"/>
              </w:rPr>
              <w:t>OH</w:t>
            </w:r>
          </w:p>
        </w:tc>
        <w:tc>
          <w:tcPr>
            <w:tcW w:w="2838" w:type="dxa"/>
            <w:shd w:val="clear" w:color="auto" w:fill="auto"/>
            <w:vAlign w:val="center"/>
          </w:tcPr>
          <w:p w14:paraId="5DF97F92" w14:textId="77777777" w:rsidR="00F42724" w:rsidRPr="008C14F1" w:rsidRDefault="00F42724" w:rsidP="001C7EF5">
            <w:pPr>
              <w:ind w:right="200"/>
              <w:rPr>
                <w:rFonts w:ascii="Trebuchet MS" w:eastAsiaTheme="minorHAnsi" w:hAnsi="Trebuchet MS" w:cs="Arial"/>
              </w:rPr>
            </w:pPr>
            <w:r w:rsidRPr="008C14F1">
              <w:rPr>
                <w:rFonts w:ascii="Trebuchet MS" w:eastAsiaTheme="minorHAnsi" w:hAnsi="Trebuchet MS" w:cs="Arial"/>
              </w:rPr>
              <w:t>Output Hold Time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479FF21C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0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5E17EF7E" w14:textId="77777777" w:rsidR="00F42724" w:rsidRPr="008C14F1" w:rsidRDefault="00F42724" w:rsidP="001C7EF5">
            <w:pPr>
              <w:ind w:right="200"/>
              <w:jc w:val="center"/>
              <w:rPr>
                <w:rFonts w:ascii="Trebuchet MS" w:eastAsiaTheme="minorHAnsi" w:hAnsi="Trebuchet MS" w:cs="Arial"/>
              </w:rPr>
            </w:pPr>
          </w:p>
        </w:tc>
        <w:tc>
          <w:tcPr>
            <w:tcW w:w="1382" w:type="dxa"/>
          </w:tcPr>
          <w:p w14:paraId="574B8E03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ns</w:t>
            </w:r>
          </w:p>
        </w:tc>
      </w:tr>
      <w:tr w:rsidR="00F42724" w:rsidRPr="00546234" w14:paraId="6F2DABA4" w14:textId="77777777" w:rsidTr="001C7EF5">
        <w:trPr>
          <w:trHeight w:val="180"/>
          <w:jc w:val="center"/>
        </w:trPr>
        <w:tc>
          <w:tcPr>
            <w:tcW w:w="1523" w:type="dxa"/>
            <w:vAlign w:val="center"/>
          </w:tcPr>
          <w:p w14:paraId="2E612005" w14:textId="77777777" w:rsidR="00F42724" w:rsidRPr="008C14F1" w:rsidRDefault="00F42724" w:rsidP="001C7EF5">
            <w:pPr>
              <w:ind w:right="200"/>
              <w:jc w:val="center"/>
              <w:rPr>
                <w:rFonts w:ascii="Trebuchet MS" w:eastAsiaTheme="minorHAnsi" w:hAnsi="Trebuchet MS" w:cs="Arial"/>
              </w:rPr>
            </w:pPr>
            <w:r w:rsidRPr="008C14F1">
              <w:rPr>
                <w:rFonts w:ascii="Trebuchet MS" w:eastAsiaTheme="minorHAnsi" w:hAnsi="Trebuchet MS" w:cs="Arial"/>
              </w:rPr>
              <w:t>T</w:t>
            </w:r>
            <w:r w:rsidRPr="008C14F1">
              <w:rPr>
                <w:rFonts w:ascii="Trebuchet MS" w:eastAsiaTheme="minorHAnsi" w:hAnsi="Trebuchet MS" w:cs="Arial"/>
                <w:vertAlign w:val="subscript"/>
              </w:rPr>
              <w:t>CHZ</w:t>
            </w:r>
          </w:p>
        </w:tc>
        <w:tc>
          <w:tcPr>
            <w:tcW w:w="2838" w:type="dxa"/>
            <w:shd w:val="clear" w:color="auto" w:fill="auto"/>
            <w:vAlign w:val="center"/>
          </w:tcPr>
          <w:p w14:paraId="5F162B0B" w14:textId="77777777" w:rsidR="00F42724" w:rsidRPr="008C14F1" w:rsidRDefault="00F42724" w:rsidP="001C7EF5">
            <w:pPr>
              <w:ind w:right="200"/>
              <w:rPr>
                <w:rFonts w:ascii="Trebuchet MS" w:eastAsiaTheme="minorHAnsi" w:hAnsi="Trebuchet MS" w:cs="Arial"/>
              </w:rPr>
            </w:pPr>
            <w:r w:rsidRPr="008C14F1">
              <w:rPr>
                <w:rFonts w:ascii="Trebuchet MS" w:eastAsiaTheme="minorHAnsi" w:hAnsi="Trebuchet MS" w:cs="Arial"/>
              </w:rPr>
              <w:t>SCSn High to Output Hi-Z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707E2CEB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</w:p>
        </w:tc>
        <w:tc>
          <w:tcPr>
            <w:tcW w:w="1560" w:type="dxa"/>
            <w:shd w:val="clear" w:color="auto" w:fill="auto"/>
            <w:vAlign w:val="center"/>
          </w:tcPr>
          <w:p w14:paraId="338E311A" w14:textId="77777777" w:rsidR="00F42724" w:rsidRPr="008C14F1" w:rsidRDefault="00F42724" w:rsidP="001C7EF5">
            <w:pPr>
              <w:ind w:right="200"/>
              <w:jc w:val="center"/>
              <w:rPr>
                <w:rFonts w:ascii="Trebuchet MS" w:eastAsiaTheme="minorHAnsi" w:hAnsi="Trebuchet MS" w:cs="Arial"/>
              </w:rPr>
            </w:pPr>
            <w:r w:rsidRPr="008C14F1">
              <w:rPr>
                <w:rFonts w:ascii="Trebuchet MS" w:eastAsiaTheme="minorHAnsi" w:hAnsi="Trebuchet MS" w:cs="Arial"/>
              </w:rPr>
              <w:t>2.1</w:t>
            </w:r>
            <w:r w:rsidRPr="001605E7">
              <w:rPr>
                <w:rStyle w:val="af7"/>
                <w:rFonts w:ascii="Trebuchet MS" w:eastAsiaTheme="minorHAnsi" w:hAnsi="Trebuchet MS" w:cs="Arial"/>
              </w:rPr>
              <w:footnoteReference w:id="3"/>
            </w:r>
          </w:p>
        </w:tc>
        <w:tc>
          <w:tcPr>
            <w:tcW w:w="1382" w:type="dxa"/>
          </w:tcPr>
          <w:p w14:paraId="70FE847D" w14:textId="77777777" w:rsidR="00F42724" w:rsidRPr="001605E7" w:rsidRDefault="00F42724" w:rsidP="001C7EF5">
            <w:pPr>
              <w:jc w:val="center"/>
              <w:rPr>
                <w:rFonts w:ascii="Trebuchet MS" w:eastAsiaTheme="minorHAnsi" w:hAnsi="Trebuchet MS"/>
              </w:rPr>
            </w:pPr>
            <w:r w:rsidRPr="001605E7">
              <w:rPr>
                <w:rFonts w:ascii="Trebuchet MS" w:eastAsiaTheme="minorHAnsi" w:hAnsi="Trebuchet MS"/>
              </w:rPr>
              <w:t>ns</w:t>
            </w:r>
          </w:p>
        </w:tc>
      </w:tr>
    </w:tbl>
    <w:p w14:paraId="461E92B6" w14:textId="77777777" w:rsidR="00F42724" w:rsidRPr="001605E7" w:rsidRDefault="00F42724" w:rsidP="00F42724">
      <w:pPr>
        <w:rPr>
          <w:rFonts w:ascii="Trebuchet MS" w:eastAsiaTheme="minorHAnsi" w:hAnsi="Trebuchet MS"/>
          <w:sz w:val="32"/>
          <w:szCs w:val="28"/>
        </w:rPr>
      </w:pPr>
      <w:r w:rsidRPr="001605E7">
        <w:rPr>
          <w:rFonts w:ascii="Trebuchet MS" w:eastAsiaTheme="minorHAnsi" w:hAnsi="Trebuchet MS"/>
        </w:rPr>
        <w:br w:type="page"/>
      </w:r>
    </w:p>
    <w:p w14:paraId="1DEF2BC2" w14:textId="77777777" w:rsidR="00F42724" w:rsidRPr="008C14F1" w:rsidRDefault="00F42724" w:rsidP="00E54C87">
      <w:pPr>
        <w:pStyle w:val="31"/>
      </w:pPr>
      <w:bookmarkStart w:id="674" w:name="_Toc483830133"/>
      <w:r w:rsidRPr="008C14F1">
        <w:t>Transformer Characteristics</w:t>
      </w:r>
      <w:bookmarkEnd w:id="674"/>
    </w:p>
    <w:p w14:paraId="7B6E6A92" w14:textId="02CC9DB7" w:rsidR="00F42724" w:rsidRPr="001605E7" w:rsidRDefault="00F42724" w:rsidP="00F42724">
      <w:pPr>
        <w:pStyle w:val="a8"/>
        <w:keepNext/>
        <w:rPr>
          <w:rFonts w:eastAsiaTheme="minorHAnsi"/>
        </w:rPr>
      </w:pPr>
      <w:r w:rsidRPr="001605E7">
        <w:rPr>
          <w:rFonts w:eastAsiaTheme="minorHAnsi"/>
        </w:rPr>
        <w:t xml:space="preserve">Table </w:t>
      </w:r>
      <w:r w:rsidR="00756EBE" w:rsidRPr="001605E7">
        <w:rPr>
          <w:rFonts w:eastAsiaTheme="minorHAnsi"/>
        </w:rPr>
        <w:fldChar w:fldCharType="begin"/>
      </w:r>
      <w:r w:rsidR="00756EBE" w:rsidRPr="001605E7">
        <w:rPr>
          <w:rFonts w:eastAsiaTheme="minorHAnsi"/>
        </w:rPr>
        <w:instrText xml:space="preserve"> SEQ Table \* ARABIC </w:instrText>
      </w:r>
      <w:r w:rsidR="00756EBE" w:rsidRPr="001605E7">
        <w:rPr>
          <w:rFonts w:eastAsiaTheme="minorHAnsi"/>
        </w:rPr>
        <w:fldChar w:fldCharType="separate"/>
      </w:r>
      <w:r w:rsidR="00C12AAF" w:rsidRPr="001605E7">
        <w:rPr>
          <w:rFonts w:eastAsiaTheme="minorHAnsi"/>
          <w:noProof/>
        </w:rPr>
        <w:t>17</w:t>
      </w:r>
      <w:r w:rsidR="00756EBE" w:rsidRPr="001605E7">
        <w:rPr>
          <w:rFonts w:eastAsiaTheme="minorHAnsi"/>
          <w:noProof/>
        </w:rPr>
        <w:fldChar w:fldCharType="end"/>
      </w:r>
      <w:r w:rsidRPr="001605E7">
        <w:rPr>
          <w:rFonts w:eastAsiaTheme="minorHAnsi"/>
        </w:rPr>
        <w:t>. Transformer Characteristics</w:t>
      </w:r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92"/>
        <w:gridCol w:w="2744"/>
        <w:gridCol w:w="2744"/>
      </w:tblGrid>
      <w:tr w:rsidR="00F42724" w:rsidRPr="00546234" w14:paraId="27F86878" w14:textId="77777777" w:rsidTr="001C7EF5">
        <w:tc>
          <w:tcPr>
            <w:tcW w:w="2792" w:type="dxa"/>
            <w:shd w:val="clear" w:color="auto" w:fill="F3F3F3"/>
          </w:tcPr>
          <w:p w14:paraId="55FB4C9D" w14:textId="77777777" w:rsidR="00F42724" w:rsidRPr="008C14F1" w:rsidRDefault="00F42724" w:rsidP="001C7EF5">
            <w:pPr>
              <w:ind w:right="200"/>
              <w:jc w:val="center"/>
              <w:rPr>
                <w:rFonts w:ascii="Trebuchet MS" w:eastAsiaTheme="minorHAnsi" w:hAnsi="Trebuchet MS"/>
                <w:b/>
              </w:rPr>
            </w:pPr>
            <w:r w:rsidRPr="008C14F1">
              <w:rPr>
                <w:rFonts w:ascii="Trebuchet MS" w:eastAsiaTheme="minorHAnsi" w:hAnsi="Trebuchet MS"/>
                <w:b/>
              </w:rPr>
              <w:t>Parameter</w:t>
            </w:r>
          </w:p>
        </w:tc>
        <w:tc>
          <w:tcPr>
            <w:tcW w:w="2744" w:type="dxa"/>
            <w:shd w:val="clear" w:color="auto" w:fill="F3F3F3"/>
          </w:tcPr>
          <w:p w14:paraId="24B6FA54" w14:textId="77777777" w:rsidR="00F42724" w:rsidRPr="008C14F1" w:rsidRDefault="00F42724" w:rsidP="001C7EF5">
            <w:pPr>
              <w:ind w:right="200"/>
              <w:jc w:val="center"/>
              <w:rPr>
                <w:rFonts w:ascii="Trebuchet MS" w:eastAsiaTheme="minorHAnsi" w:hAnsi="Trebuchet MS"/>
                <w:b/>
              </w:rPr>
            </w:pPr>
            <w:r w:rsidRPr="008C14F1">
              <w:rPr>
                <w:rFonts w:ascii="Trebuchet MS" w:eastAsiaTheme="minorHAnsi" w:hAnsi="Trebuchet MS"/>
                <w:b/>
              </w:rPr>
              <w:t>Transmit End</w:t>
            </w:r>
          </w:p>
        </w:tc>
        <w:tc>
          <w:tcPr>
            <w:tcW w:w="2744" w:type="dxa"/>
            <w:shd w:val="clear" w:color="auto" w:fill="F3F3F3"/>
          </w:tcPr>
          <w:p w14:paraId="1AAE3372" w14:textId="77777777" w:rsidR="00F42724" w:rsidRPr="008C14F1" w:rsidRDefault="00F42724" w:rsidP="001C7EF5">
            <w:pPr>
              <w:ind w:right="200"/>
              <w:jc w:val="center"/>
              <w:rPr>
                <w:rFonts w:ascii="Trebuchet MS" w:eastAsiaTheme="minorHAnsi" w:hAnsi="Trebuchet MS"/>
                <w:b/>
              </w:rPr>
            </w:pPr>
            <w:r w:rsidRPr="008C14F1">
              <w:rPr>
                <w:rFonts w:ascii="Trebuchet MS" w:eastAsiaTheme="minorHAnsi" w:hAnsi="Trebuchet MS"/>
                <w:b/>
              </w:rPr>
              <w:t>Receive End</w:t>
            </w:r>
          </w:p>
        </w:tc>
      </w:tr>
      <w:tr w:rsidR="00F42724" w:rsidRPr="00546234" w14:paraId="76C914BD" w14:textId="77777777" w:rsidTr="001C7EF5">
        <w:tc>
          <w:tcPr>
            <w:tcW w:w="2792" w:type="dxa"/>
          </w:tcPr>
          <w:p w14:paraId="7FCC8514" w14:textId="77777777" w:rsidR="00F42724" w:rsidRPr="008C14F1" w:rsidRDefault="00F42724" w:rsidP="001C7EF5">
            <w:pPr>
              <w:ind w:right="200"/>
              <w:rPr>
                <w:rFonts w:ascii="Trebuchet MS" w:eastAsiaTheme="minorHAnsi" w:hAnsi="Trebuchet MS"/>
              </w:rPr>
            </w:pPr>
            <w:r w:rsidRPr="008C14F1">
              <w:rPr>
                <w:rFonts w:ascii="Trebuchet MS" w:eastAsiaTheme="minorHAnsi" w:hAnsi="Trebuchet MS"/>
              </w:rPr>
              <w:t>Turn Ratio</w:t>
            </w:r>
          </w:p>
        </w:tc>
        <w:tc>
          <w:tcPr>
            <w:tcW w:w="2744" w:type="dxa"/>
          </w:tcPr>
          <w:p w14:paraId="641A4706" w14:textId="77777777" w:rsidR="00F42724" w:rsidRPr="008C14F1" w:rsidRDefault="00F42724" w:rsidP="001C7EF5">
            <w:pPr>
              <w:ind w:right="200"/>
              <w:jc w:val="center"/>
              <w:rPr>
                <w:rFonts w:ascii="Trebuchet MS" w:eastAsiaTheme="minorHAnsi" w:hAnsi="Trebuchet MS"/>
              </w:rPr>
            </w:pPr>
            <w:r w:rsidRPr="008C14F1">
              <w:rPr>
                <w:rFonts w:ascii="Trebuchet MS" w:eastAsiaTheme="minorHAnsi" w:hAnsi="Trebuchet MS"/>
              </w:rPr>
              <w:t>1:1</w:t>
            </w:r>
          </w:p>
        </w:tc>
        <w:tc>
          <w:tcPr>
            <w:tcW w:w="2744" w:type="dxa"/>
          </w:tcPr>
          <w:p w14:paraId="5F23ADA2" w14:textId="77777777" w:rsidR="00F42724" w:rsidRPr="008C14F1" w:rsidRDefault="00F42724" w:rsidP="001C7EF5">
            <w:pPr>
              <w:ind w:right="200"/>
              <w:jc w:val="center"/>
              <w:rPr>
                <w:rFonts w:ascii="Trebuchet MS" w:eastAsiaTheme="minorHAnsi" w:hAnsi="Trebuchet MS"/>
              </w:rPr>
            </w:pPr>
            <w:r w:rsidRPr="008C14F1">
              <w:rPr>
                <w:rFonts w:ascii="Trebuchet MS" w:eastAsiaTheme="minorHAnsi" w:hAnsi="Trebuchet MS"/>
              </w:rPr>
              <w:t>1:1</w:t>
            </w:r>
          </w:p>
        </w:tc>
      </w:tr>
      <w:tr w:rsidR="00F42724" w:rsidRPr="00546234" w14:paraId="64947D4C" w14:textId="77777777" w:rsidTr="001C7EF5">
        <w:tc>
          <w:tcPr>
            <w:tcW w:w="2792" w:type="dxa"/>
          </w:tcPr>
          <w:p w14:paraId="1B2D7E4A" w14:textId="77777777" w:rsidR="00F42724" w:rsidRPr="008C14F1" w:rsidRDefault="00F42724" w:rsidP="001C7EF5">
            <w:pPr>
              <w:ind w:right="200"/>
              <w:rPr>
                <w:rFonts w:ascii="Trebuchet MS" w:eastAsiaTheme="minorHAnsi" w:hAnsi="Trebuchet MS"/>
              </w:rPr>
            </w:pPr>
            <w:r w:rsidRPr="008C14F1">
              <w:rPr>
                <w:rFonts w:ascii="Trebuchet MS" w:eastAsiaTheme="minorHAnsi" w:hAnsi="Trebuchet MS"/>
              </w:rPr>
              <w:t>Inductance</w:t>
            </w:r>
          </w:p>
        </w:tc>
        <w:tc>
          <w:tcPr>
            <w:tcW w:w="2744" w:type="dxa"/>
          </w:tcPr>
          <w:p w14:paraId="3B529874" w14:textId="77777777" w:rsidR="00F42724" w:rsidRPr="008C14F1" w:rsidRDefault="00F42724" w:rsidP="001C7EF5">
            <w:pPr>
              <w:ind w:right="200"/>
              <w:jc w:val="center"/>
              <w:rPr>
                <w:rFonts w:ascii="Trebuchet MS" w:eastAsiaTheme="minorHAnsi" w:hAnsi="Trebuchet MS"/>
              </w:rPr>
            </w:pPr>
            <w:r w:rsidRPr="008C14F1">
              <w:rPr>
                <w:rFonts w:ascii="Trebuchet MS" w:eastAsiaTheme="minorHAnsi" w:hAnsi="Trebuchet MS"/>
              </w:rPr>
              <w:t>350 uH</w:t>
            </w:r>
          </w:p>
        </w:tc>
        <w:tc>
          <w:tcPr>
            <w:tcW w:w="2744" w:type="dxa"/>
          </w:tcPr>
          <w:p w14:paraId="6AAF5D20" w14:textId="77777777" w:rsidR="00F42724" w:rsidRPr="008C14F1" w:rsidRDefault="00F42724" w:rsidP="001C7EF5">
            <w:pPr>
              <w:ind w:right="200"/>
              <w:jc w:val="center"/>
              <w:rPr>
                <w:rFonts w:ascii="Trebuchet MS" w:eastAsiaTheme="minorHAnsi" w:hAnsi="Trebuchet MS"/>
              </w:rPr>
            </w:pPr>
            <w:r w:rsidRPr="008C14F1">
              <w:rPr>
                <w:rFonts w:ascii="Trebuchet MS" w:eastAsiaTheme="minorHAnsi" w:hAnsi="Trebuchet MS"/>
              </w:rPr>
              <w:t>350 uH</w:t>
            </w:r>
          </w:p>
        </w:tc>
      </w:tr>
    </w:tbl>
    <w:p w14:paraId="2F97C34C" w14:textId="77777777" w:rsidR="00F42724" w:rsidRPr="001605E7" w:rsidRDefault="00F42724" w:rsidP="00155A42">
      <w:pPr>
        <w:pStyle w:val="11"/>
        <w:rPr>
          <w:rFonts w:eastAsiaTheme="minorHAnsi"/>
        </w:rPr>
      </w:pPr>
    </w:p>
    <w:p w14:paraId="6C2C09A8" w14:textId="77777777" w:rsidR="00F42724" w:rsidRPr="001605E7" w:rsidRDefault="00F42724" w:rsidP="00155A42">
      <w:pPr>
        <w:pStyle w:val="11"/>
        <w:rPr>
          <w:rFonts w:eastAsiaTheme="minorHAnsi"/>
        </w:rPr>
      </w:pPr>
      <w:r w:rsidRPr="001605E7">
        <w:rPr>
          <w:rFonts w:eastAsiaTheme="minorHAnsi"/>
          <w:noProof/>
        </w:rPr>
        <w:drawing>
          <wp:inline distT="0" distB="0" distL="0" distR="0" wp14:anchorId="197BB4EA" wp14:editId="39D82377">
            <wp:extent cx="5060950" cy="2030730"/>
            <wp:effectExtent l="19050" t="0" r="6350" b="0"/>
            <wp:docPr id="21" name="그림 21" descr="Transformer S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 descr="Transformer SCH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203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7B6412" w14:textId="77777777" w:rsidR="00F42724" w:rsidRPr="001605E7" w:rsidRDefault="00F42724" w:rsidP="00F42724">
      <w:pPr>
        <w:pStyle w:val="a8"/>
        <w:rPr>
          <w:rFonts w:eastAsiaTheme="minorHAnsi"/>
        </w:rPr>
      </w:pPr>
      <w:bookmarkStart w:id="675" w:name="_Toc483830162"/>
      <w:bookmarkStart w:id="676" w:name="_Ref492019863"/>
      <w:r w:rsidRPr="001605E7">
        <w:rPr>
          <w:rFonts w:eastAsiaTheme="minorHAnsi"/>
        </w:rPr>
        <w:t xml:space="preserve">Figure </w:t>
      </w:r>
      <w:r w:rsidR="00756EBE" w:rsidRPr="001605E7">
        <w:rPr>
          <w:rFonts w:eastAsiaTheme="minorHAnsi"/>
        </w:rPr>
        <w:fldChar w:fldCharType="begin"/>
      </w:r>
      <w:r w:rsidR="00756EBE" w:rsidRPr="001605E7">
        <w:rPr>
          <w:rFonts w:eastAsiaTheme="minorHAnsi"/>
        </w:rPr>
        <w:instrText xml:space="preserve"> SEQ Figure \* ARABIC </w:instrText>
      </w:r>
      <w:r w:rsidR="00756EBE" w:rsidRPr="001605E7">
        <w:rPr>
          <w:rFonts w:eastAsiaTheme="minorHAnsi"/>
        </w:rPr>
        <w:fldChar w:fldCharType="separate"/>
      </w:r>
      <w:ins w:id="677" w:author="becky" w:date="2017-09-01T08:50:00Z">
        <w:r w:rsidR="008B75BF">
          <w:rPr>
            <w:rFonts w:eastAsiaTheme="minorHAnsi"/>
            <w:noProof/>
          </w:rPr>
          <w:t>33</w:t>
        </w:r>
      </w:ins>
      <w:del w:id="678" w:author="becky" w:date="2017-09-01T08:30:00Z">
        <w:r w:rsidR="00C259F9" w:rsidDel="00F87973">
          <w:rPr>
            <w:rFonts w:eastAsiaTheme="minorHAnsi"/>
            <w:noProof/>
          </w:rPr>
          <w:delText>31</w:delText>
        </w:r>
      </w:del>
      <w:r w:rsidR="00756EBE" w:rsidRPr="001605E7">
        <w:rPr>
          <w:rFonts w:eastAsiaTheme="minorHAnsi"/>
          <w:noProof/>
        </w:rPr>
        <w:fldChar w:fldCharType="end"/>
      </w:r>
      <w:r w:rsidRPr="001605E7">
        <w:rPr>
          <w:rFonts w:eastAsiaTheme="minorHAnsi"/>
        </w:rPr>
        <w:t>. Transformer Type</w:t>
      </w:r>
      <w:bookmarkEnd w:id="675"/>
      <w:bookmarkEnd w:id="676"/>
    </w:p>
    <w:p w14:paraId="48BAF210" w14:textId="77777777" w:rsidR="00F42724" w:rsidRPr="001605E7" w:rsidRDefault="00F42724" w:rsidP="00155A42">
      <w:pPr>
        <w:pStyle w:val="11"/>
        <w:rPr>
          <w:rFonts w:eastAsiaTheme="minorHAnsi"/>
        </w:rPr>
      </w:pPr>
    </w:p>
    <w:p w14:paraId="46E51C77" w14:textId="77777777" w:rsidR="00F42724" w:rsidRPr="008C14F1" w:rsidRDefault="00F42724" w:rsidP="00E54C87">
      <w:pPr>
        <w:pStyle w:val="31"/>
      </w:pPr>
      <w:bookmarkStart w:id="679" w:name="_Toc483830134"/>
      <w:r w:rsidRPr="008C14F1">
        <w:t>MDIX</w:t>
      </w:r>
      <w:bookmarkEnd w:id="679"/>
    </w:p>
    <w:p w14:paraId="5E81D41A" w14:textId="77777777" w:rsidR="00F42724" w:rsidRPr="001605E7" w:rsidRDefault="00F42724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W5100S</w:t>
      </w:r>
      <w:r w:rsidRPr="001605E7">
        <w:rPr>
          <w:rFonts w:eastAsiaTheme="minorHAnsi" w:hint="eastAsia"/>
        </w:rPr>
        <w:t>는</w:t>
      </w:r>
      <w:r w:rsidRPr="001605E7">
        <w:rPr>
          <w:rFonts w:eastAsiaTheme="minorHAnsi"/>
        </w:rPr>
        <w:t xml:space="preserve"> Auto-MDIX</w:t>
      </w:r>
      <w:r w:rsidRPr="001605E7">
        <w:rPr>
          <w:rFonts w:eastAsiaTheme="minorHAnsi" w:hint="eastAsia"/>
        </w:rPr>
        <w:t>를</w:t>
      </w:r>
      <w:r w:rsidRPr="001605E7">
        <w:rPr>
          <w:rFonts w:eastAsiaTheme="minorHAnsi"/>
        </w:rPr>
        <w:t xml:space="preserve"> </w:t>
      </w:r>
      <w:r w:rsidRPr="001605E7">
        <w:rPr>
          <w:rFonts w:eastAsiaTheme="minorHAnsi" w:hint="eastAsia"/>
        </w:rPr>
        <w:t>지원한다</w:t>
      </w:r>
      <w:r w:rsidRPr="001605E7">
        <w:rPr>
          <w:rFonts w:eastAsiaTheme="minorHAnsi"/>
        </w:rPr>
        <w:t xml:space="preserve">. </w:t>
      </w:r>
    </w:p>
    <w:p w14:paraId="35B2BF3D" w14:textId="77777777" w:rsidR="00F42724" w:rsidRPr="001605E7" w:rsidRDefault="00F42724" w:rsidP="00155A42">
      <w:pPr>
        <w:pStyle w:val="11"/>
        <w:rPr>
          <w:rFonts w:eastAsiaTheme="minorHAnsi"/>
        </w:rPr>
      </w:pPr>
    </w:p>
    <w:p w14:paraId="255F602D" w14:textId="77777777" w:rsidR="00F42724" w:rsidRPr="001605E7" w:rsidRDefault="00F42724" w:rsidP="00F42724">
      <w:pPr>
        <w:rPr>
          <w:rFonts w:ascii="Trebuchet MS" w:eastAsiaTheme="minorHAnsi" w:hAnsi="Trebuchet MS" w:cs="굴림"/>
        </w:rPr>
      </w:pPr>
      <w:r w:rsidRPr="001605E7">
        <w:rPr>
          <w:rFonts w:ascii="Trebuchet MS" w:eastAsiaTheme="minorHAnsi" w:hAnsi="Trebuchet MS"/>
        </w:rPr>
        <w:br w:type="page"/>
      </w:r>
    </w:p>
    <w:p w14:paraId="56F97018" w14:textId="77777777" w:rsidR="00F42724" w:rsidRPr="001605E7" w:rsidRDefault="00F42724" w:rsidP="00155A42">
      <w:pPr>
        <w:pStyle w:val="11"/>
        <w:rPr>
          <w:rFonts w:eastAsiaTheme="minorHAnsi"/>
        </w:rPr>
      </w:pPr>
    </w:p>
    <w:p w14:paraId="3A4E2914" w14:textId="77777777" w:rsidR="00F42724" w:rsidRPr="001605E7" w:rsidRDefault="00F42724" w:rsidP="00E21DFF">
      <w:pPr>
        <w:pStyle w:val="1"/>
        <w:rPr>
          <w:rFonts w:eastAsiaTheme="minorHAnsi"/>
        </w:rPr>
      </w:pPr>
      <w:bookmarkStart w:id="680" w:name="_Toc483830135"/>
      <w:r w:rsidRPr="001605E7">
        <w:rPr>
          <w:rFonts w:eastAsiaTheme="minorHAnsi"/>
        </w:rPr>
        <w:t>IR Reflow Temperature Progile (Lead-Free)</w:t>
      </w:r>
      <w:bookmarkEnd w:id="680"/>
    </w:p>
    <w:p w14:paraId="638AAE5E" w14:textId="77777777" w:rsidR="00F42724" w:rsidRPr="001605E7" w:rsidRDefault="00F42724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Moisture Sensitivity Level : 3</w:t>
      </w:r>
    </w:p>
    <w:p w14:paraId="5A503EA3" w14:textId="77777777" w:rsidR="00F42724" w:rsidRPr="001605E7" w:rsidRDefault="00F42724" w:rsidP="00155A42">
      <w:pPr>
        <w:pStyle w:val="11"/>
        <w:rPr>
          <w:rFonts w:eastAsiaTheme="minorHAnsi"/>
        </w:rPr>
      </w:pPr>
      <w:r w:rsidRPr="001605E7">
        <w:rPr>
          <w:rFonts w:eastAsiaTheme="minorHAnsi"/>
        </w:rPr>
        <w:t>Dry Pack Required : Yes</w:t>
      </w:r>
    </w:p>
    <w:p w14:paraId="537FE208" w14:textId="77777777" w:rsidR="00F42724" w:rsidRPr="001605E7" w:rsidRDefault="00F42724" w:rsidP="00155A42">
      <w:pPr>
        <w:pStyle w:val="11"/>
        <w:rPr>
          <w:rFonts w:eastAsiaTheme="minorHAnsi"/>
        </w:rPr>
      </w:pPr>
    </w:p>
    <w:p w14:paraId="6C0F3F8B" w14:textId="194471E1" w:rsidR="00F42724" w:rsidRPr="001605E7" w:rsidRDefault="00F42724" w:rsidP="00F42724">
      <w:pPr>
        <w:pStyle w:val="a8"/>
        <w:keepNext/>
        <w:rPr>
          <w:rFonts w:eastAsiaTheme="minorHAnsi"/>
        </w:rPr>
      </w:pPr>
      <w:r w:rsidRPr="001605E7">
        <w:rPr>
          <w:rFonts w:eastAsiaTheme="minorHAnsi"/>
        </w:rPr>
        <w:t xml:space="preserve">Table </w:t>
      </w:r>
      <w:r w:rsidR="00756EBE" w:rsidRPr="001605E7">
        <w:rPr>
          <w:rFonts w:eastAsiaTheme="minorHAnsi"/>
        </w:rPr>
        <w:fldChar w:fldCharType="begin"/>
      </w:r>
      <w:r w:rsidR="00756EBE" w:rsidRPr="001605E7">
        <w:rPr>
          <w:rFonts w:eastAsiaTheme="minorHAnsi"/>
        </w:rPr>
        <w:instrText xml:space="preserve"> SEQ Table \* ARABIC </w:instrText>
      </w:r>
      <w:r w:rsidR="00756EBE" w:rsidRPr="001605E7">
        <w:rPr>
          <w:rFonts w:eastAsiaTheme="minorHAnsi"/>
        </w:rPr>
        <w:fldChar w:fldCharType="separate"/>
      </w:r>
      <w:r w:rsidR="00C12AAF" w:rsidRPr="001605E7">
        <w:rPr>
          <w:rFonts w:eastAsiaTheme="minorHAnsi"/>
          <w:noProof/>
        </w:rPr>
        <w:t>18</w:t>
      </w:r>
      <w:r w:rsidR="00756EBE" w:rsidRPr="001605E7">
        <w:rPr>
          <w:rFonts w:eastAsiaTheme="minorHAnsi"/>
          <w:noProof/>
        </w:rPr>
        <w:fldChar w:fldCharType="end"/>
      </w:r>
      <w:r w:rsidRPr="001605E7">
        <w:rPr>
          <w:rFonts w:eastAsiaTheme="minorHAnsi"/>
        </w:rPr>
        <w:t>. IR Reflow Temperature Profile</w:t>
      </w:r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57"/>
        <w:gridCol w:w="3040"/>
      </w:tblGrid>
      <w:tr w:rsidR="00F42724" w:rsidRPr="00546234" w14:paraId="10E6AAAA" w14:textId="77777777" w:rsidTr="001C7EF5">
        <w:tc>
          <w:tcPr>
            <w:tcW w:w="5357" w:type="dxa"/>
            <w:shd w:val="clear" w:color="auto" w:fill="F3F3F3"/>
          </w:tcPr>
          <w:p w14:paraId="2005B441" w14:textId="77777777" w:rsidR="00F42724" w:rsidRPr="008C14F1" w:rsidRDefault="00F42724" w:rsidP="001C7EF5">
            <w:pPr>
              <w:widowControl w:val="0"/>
              <w:wordWrap w:val="0"/>
              <w:autoSpaceDE w:val="0"/>
              <w:autoSpaceDN w:val="0"/>
              <w:ind w:firstLineChars="50" w:firstLine="100"/>
              <w:jc w:val="both"/>
              <w:rPr>
                <w:rFonts w:ascii="Trebuchet MS" w:eastAsiaTheme="minorHAnsi" w:hAnsi="Trebuchet MS"/>
              </w:rPr>
            </w:pPr>
            <w:r w:rsidRPr="008C14F1">
              <w:rPr>
                <w:rFonts w:ascii="Trebuchet MS" w:eastAsiaTheme="minorHAnsi" w:hAnsi="Trebuchet MS"/>
              </w:rPr>
              <w:t>Average Ramp-Up Rate</w:t>
            </w:r>
          </w:p>
          <w:p w14:paraId="15E0E5BA" w14:textId="77777777" w:rsidR="00F42724" w:rsidRPr="008C14F1" w:rsidRDefault="00F42724" w:rsidP="001C7EF5">
            <w:pPr>
              <w:widowControl w:val="0"/>
              <w:wordWrap w:val="0"/>
              <w:autoSpaceDE w:val="0"/>
              <w:autoSpaceDN w:val="0"/>
              <w:ind w:firstLineChars="100" w:firstLine="200"/>
              <w:jc w:val="both"/>
              <w:rPr>
                <w:rFonts w:ascii="Trebuchet MS" w:eastAsiaTheme="minorHAnsi" w:hAnsi="Trebuchet MS"/>
              </w:rPr>
            </w:pPr>
            <w:r w:rsidRPr="008C14F1">
              <w:rPr>
                <w:rFonts w:ascii="Trebuchet MS" w:eastAsiaTheme="minorHAnsi" w:hAnsi="Trebuchet MS"/>
              </w:rPr>
              <w:t>(Ts</w:t>
            </w:r>
            <w:r w:rsidRPr="008C14F1">
              <w:rPr>
                <w:rFonts w:ascii="Trebuchet MS" w:eastAsiaTheme="minorHAnsi" w:hAnsi="Trebuchet MS"/>
                <w:vertAlign w:val="subscript"/>
              </w:rPr>
              <w:t>max</w:t>
            </w:r>
            <w:r w:rsidRPr="008C14F1">
              <w:rPr>
                <w:rFonts w:ascii="Trebuchet MS" w:eastAsiaTheme="minorHAnsi" w:hAnsi="Trebuchet MS"/>
              </w:rPr>
              <w:t xml:space="preserve"> to Tp)</w:t>
            </w:r>
          </w:p>
        </w:tc>
        <w:tc>
          <w:tcPr>
            <w:tcW w:w="3040" w:type="dxa"/>
          </w:tcPr>
          <w:p w14:paraId="6FD9C850" w14:textId="77777777" w:rsidR="00F42724" w:rsidRPr="008C14F1" w:rsidRDefault="00F42724" w:rsidP="001C7EF5">
            <w:pPr>
              <w:widowControl w:val="0"/>
              <w:wordWrap w:val="0"/>
              <w:autoSpaceDE w:val="0"/>
              <w:autoSpaceDN w:val="0"/>
              <w:ind w:firstLineChars="100" w:firstLine="200"/>
              <w:jc w:val="both"/>
              <w:rPr>
                <w:rFonts w:ascii="Trebuchet MS" w:eastAsiaTheme="minorHAnsi" w:hAnsi="Trebuchet MS"/>
              </w:rPr>
            </w:pPr>
            <w:r w:rsidRPr="008C14F1">
              <w:rPr>
                <w:rFonts w:ascii="Trebuchet MS" w:eastAsiaTheme="minorHAnsi" w:hAnsi="Trebuchet MS"/>
              </w:rPr>
              <w:t>3° C/second max.</w:t>
            </w:r>
          </w:p>
        </w:tc>
      </w:tr>
      <w:tr w:rsidR="00F42724" w:rsidRPr="00546234" w14:paraId="36214F37" w14:textId="77777777" w:rsidTr="001C7EF5">
        <w:tc>
          <w:tcPr>
            <w:tcW w:w="5357" w:type="dxa"/>
            <w:shd w:val="clear" w:color="auto" w:fill="F3F3F3"/>
          </w:tcPr>
          <w:p w14:paraId="7C2DEA23" w14:textId="77777777" w:rsidR="00F42724" w:rsidRPr="008C14F1" w:rsidRDefault="00F42724" w:rsidP="001C7EF5">
            <w:pPr>
              <w:widowControl w:val="0"/>
              <w:wordWrap w:val="0"/>
              <w:autoSpaceDE w:val="0"/>
              <w:autoSpaceDN w:val="0"/>
              <w:ind w:firstLineChars="50" w:firstLine="100"/>
              <w:jc w:val="both"/>
              <w:rPr>
                <w:rFonts w:ascii="Trebuchet MS" w:eastAsiaTheme="minorHAnsi" w:hAnsi="Trebuchet MS"/>
              </w:rPr>
            </w:pPr>
            <w:r w:rsidRPr="008C14F1">
              <w:rPr>
                <w:rFonts w:ascii="Trebuchet MS" w:eastAsiaTheme="minorHAnsi" w:hAnsi="Trebuchet MS"/>
              </w:rPr>
              <w:t>Preheat</w:t>
            </w:r>
          </w:p>
          <w:p w14:paraId="087C2B44" w14:textId="77777777" w:rsidR="00F42724" w:rsidRPr="008C14F1" w:rsidRDefault="00F42724" w:rsidP="001C7EF5">
            <w:pPr>
              <w:widowControl w:val="0"/>
              <w:wordWrap w:val="0"/>
              <w:autoSpaceDE w:val="0"/>
              <w:autoSpaceDN w:val="0"/>
              <w:ind w:firstLineChars="200" w:firstLine="400"/>
              <w:jc w:val="both"/>
              <w:rPr>
                <w:rFonts w:ascii="Trebuchet MS" w:eastAsiaTheme="minorHAnsi" w:hAnsi="Trebuchet MS"/>
              </w:rPr>
            </w:pPr>
            <w:r w:rsidRPr="008C14F1">
              <w:rPr>
                <w:rFonts w:ascii="Trebuchet MS" w:eastAsiaTheme="minorHAnsi" w:hAnsi="Trebuchet MS"/>
              </w:rPr>
              <w:t>– Temperature Min (Ts</w:t>
            </w:r>
            <w:r w:rsidRPr="008C14F1">
              <w:rPr>
                <w:rFonts w:ascii="Trebuchet MS" w:eastAsiaTheme="minorHAnsi" w:hAnsi="Trebuchet MS"/>
                <w:vertAlign w:val="subscript"/>
              </w:rPr>
              <w:t>min</w:t>
            </w:r>
            <w:r w:rsidRPr="008C14F1">
              <w:rPr>
                <w:rFonts w:ascii="Trebuchet MS" w:eastAsiaTheme="minorHAnsi" w:hAnsi="Trebuchet MS"/>
              </w:rPr>
              <w:t>)</w:t>
            </w:r>
          </w:p>
          <w:p w14:paraId="1E948E92" w14:textId="77777777" w:rsidR="00F42724" w:rsidRPr="008C14F1" w:rsidRDefault="00F42724" w:rsidP="001C7EF5">
            <w:pPr>
              <w:widowControl w:val="0"/>
              <w:wordWrap w:val="0"/>
              <w:autoSpaceDE w:val="0"/>
              <w:autoSpaceDN w:val="0"/>
              <w:ind w:firstLineChars="200" w:firstLine="400"/>
              <w:jc w:val="both"/>
              <w:rPr>
                <w:rFonts w:ascii="Trebuchet MS" w:eastAsiaTheme="minorHAnsi" w:hAnsi="Trebuchet MS"/>
              </w:rPr>
            </w:pPr>
            <w:r w:rsidRPr="008C14F1">
              <w:rPr>
                <w:rFonts w:ascii="Trebuchet MS" w:eastAsiaTheme="minorHAnsi" w:hAnsi="Trebuchet MS"/>
              </w:rPr>
              <w:t>– Temperature Max (Ts</w:t>
            </w:r>
            <w:r w:rsidRPr="008C14F1">
              <w:rPr>
                <w:rFonts w:ascii="Trebuchet MS" w:eastAsiaTheme="minorHAnsi" w:hAnsi="Trebuchet MS"/>
                <w:vertAlign w:val="subscript"/>
              </w:rPr>
              <w:t>max</w:t>
            </w:r>
            <w:r w:rsidRPr="008C14F1">
              <w:rPr>
                <w:rFonts w:ascii="Trebuchet MS" w:eastAsiaTheme="minorHAnsi" w:hAnsi="Trebuchet MS"/>
              </w:rPr>
              <w:t>)</w:t>
            </w:r>
          </w:p>
          <w:p w14:paraId="442E39BA" w14:textId="77777777" w:rsidR="00F42724" w:rsidRPr="008C14F1" w:rsidRDefault="00F42724" w:rsidP="001C7EF5">
            <w:pPr>
              <w:widowControl w:val="0"/>
              <w:wordWrap w:val="0"/>
              <w:autoSpaceDE w:val="0"/>
              <w:autoSpaceDN w:val="0"/>
              <w:ind w:firstLineChars="200" w:firstLine="400"/>
              <w:jc w:val="both"/>
              <w:rPr>
                <w:rFonts w:ascii="Trebuchet MS" w:eastAsiaTheme="minorHAnsi" w:hAnsi="Trebuchet MS"/>
              </w:rPr>
            </w:pPr>
            <w:r w:rsidRPr="008C14F1">
              <w:rPr>
                <w:rFonts w:ascii="Trebuchet MS" w:eastAsiaTheme="minorHAnsi" w:hAnsi="Trebuchet MS"/>
              </w:rPr>
              <w:t>– Time (ts</w:t>
            </w:r>
            <w:r w:rsidRPr="008C14F1">
              <w:rPr>
                <w:rFonts w:ascii="Trebuchet MS" w:eastAsiaTheme="minorHAnsi" w:hAnsi="Trebuchet MS"/>
                <w:vertAlign w:val="subscript"/>
              </w:rPr>
              <w:t>min</w:t>
            </w:r>
            <w:r w:rsidRPr="008C14F1">
              <w:rPr>
                <w:rFonts w:ascii="Trebuchet MS" w:eastAsiaTheme="minorHAnsi" w:hAnsi="Trebuchet MS"/>
              </w:rPr>
              <w:t xml:space="preserve"> to ts</w:t>
            </w:r>
            <w:r w:rsidRPr="008C14F1">
              <w:rPr>
                <w:rFonts w:ascii="Trebuchet MS" w:eastAsiaTheme="minorHAnsi" w:hAnsi="Trebuchet MS"/>
                <w:vertAlign w:val="subscript"/>
              </w:rPr>
              <w:t>max</w:t>
            </w:r>
            <w:r w:rsidRPr="008C14F1">
              <w:rPr>
                <w:rFonts w:ascii="Trebuchet MS" w:eastAsiaTheme="minorHAnsi" w:hAnsi="Trebuchet MS"/>
              </w:rPr>
              <w:t>)</w:t>
            </w:r>
          </w:p>
        </w:tc>
        <w:tc>
          <w:tcPr>
            <w:tcW w:w="3040" w:type="dxa"/>
          </w:tcPr>
          <w:p w14:paraId="3C69615F" w14:textId="77777777" w:rsidR="00F42724" w:rsidRPr="008C14F1" w:rsidRDefault="00F42724" w:rsidP="001C7EF5">
            <w:pPr>
              <w:widowControl w:val="0"/>
              <w:wordWrap w:val="0"/>
              <w:autoSpaceDE w:val="0"/>
              <w:autoSpaceDN w:val="0"/>
              <w:jc w:val="both"/>
              <w:rPr>
                <w:rFonts w:ascii="Trebuchet MS" w:eastAsiaTheme="minorHAnsi" w:hAnsi="Trebuchet MS"/>
              </w:rPr>
            </w:pPr>
          </w:p>
          <w:p w14:paraId="31C95A52" w14:textId="77777777" w:rsidR="00F42724" w:rsidRPr="008C14F1" w:rsidRDefault="00F42724" w:rsidP="001C7EF5">
            <w:pPr>
              <w:widowControl w:val="0"/>
              <w:wordWrap w:val="0"/>
              <w:autoSpaceDE w:val="0"/>
              <w:autoSpaceDN w:val="0"/>
              <w:ind w:firstLineChars="100" w:firstLine="200"/>
              <w:jc w:val="both"/>
              <w:rPr>
                <w:rFonts w:ascii="Trebuchet MS" w:eastAsiaTheme="minorHAnsi" w:hAnsi="Trebuchet MS"/>
              </w:rPr>
            </w:pPr>
            <w:r w:rsidRPr="008C14F1">
              <w:rPr>
                <w:rFonts w:ascii="Trebuchet MS" w:eastAsiaTheme="minorHAnsi" w:hAnsi="Trebuchet MS"/>
              </w:rPr>
              <w:t>150 °C</w:t>
            </w:r>
          </w:p>
          <w:p w14:paraId="149AC958" w14:textId="77777777" w:rsidR="00F42724" w:rsidRPr="008C14F1" w:rsidRDefault="00F42724" w:rsidP="001C7EF5">
            <w:pPr>
              <w:widowControl w:val="0"/>
              <w:wordWrap w:val="0"/>
              <w:autoSpaceDE w:val="0"/>
              <w:autoSpaceDN w:val="0"/>
              <w:ind w:firstLineChars="100" w:firstLine="200"/>
              <w:jc w:val="both"/>
              <w:rPr>
                <w:rFonts w:ascii="Trebuchet MS" w:eastAsiaTheme="minorHAnsi" w:hAnsi="Trebuchet MS"/>
              </w:rPr>
            </w:pPr>
            <w:r w:rsidRPr="008C14F1">
              <w:rPr>
                <w:rFonts w:ascii="Trebuchet MS" w:eastAsiaTheme="minorHAnsi" w:hAnsi="Trebuchet MS"/>
              </w:rPr>
              <w:t>200 °C</w:t>
            </w:r>
          </w:p>
          <w:p w14:paraId="112AE85F" w14:textId="77777777" w:rsidR="00F42724" w:rsidRPr="008C14F1" w:rsidRDefault="00F42724" w:rsidP="001C7EF5">
            <w:pPr>
              <w:widowControl w:val="0"/>
              <w:wordWrap w:val="0"/>
              <w:autoSpaceDE w:val="0"/>
              <w:autoSpaceDN w:val="0"/>
              <w:ind w:firstLineChars="100" w:firstLine="200"/>
              <w:jc w:val="both"/>
              <w:rPr>
                <w:rFonts w:ascii="Trebuchet MS" w:eastAsiaTheme="minorHAnsi" w:hAnsi="Trebuchet MS"/>
              </w:rPr>
            </w:pPr>
            <w:r w:rsidRPr="008C14F1">
              <w:rPr>
                <w:rFonts w:ascii="Trebuchet MS" w:eastAsiaTheme="minorHAnsi" w:hAnsi="Trebuchet MS"/>
              </w:rPr>
              <w:t>60-120 seconds</w:t>
            </w:r>
          </w:p>
        </w:tc>
      </w:tr>
      <w:tr w:rsidR="00F42724" w:rsidRPr="00546234" w14:paraId="736C3E52" w14:textId="77777777" w:rsidTr="001C7EF5">
        <w:tc>
          <w:tcPr>
            <w:tcW w:w="5357" w:type="dxa"/>
            <w:shd w:val="clear" w:color="auto" w:fill="F3F3F3"/>
          </w:tcPr>
          <w:p w14:paraId="36E8CE7E" w14:textId="77777777" w:rsidR="00F42724" w:rsidRPr="008C14F1" w:rsidRDefault="00F42724" w:rsidP="001C7EF5">
            <w:pPr>
              <w:widowControl w:val="0"/>
              <w:wordWrap w:val="0"/>
              <w:autoSpaceDE w:val="0"/>
              <w:autoSpaceDN w:val="0"/>
              <w:ind w:firstLineChars="50" w:firstLine="100"/>
              <w:jc w:val="both"/>
              <w:rPr>
                <w:rFonts w:ascii="Trebuchet MS" w:eastAsiaTheme="minorHAnsi" w:hAnsi="Trebuchet MS"/>
              </w:rPr>
            </w:pPr>
            <w:r w:rsidRPr="008C14F1">
              <w:rPr>
                <w:rFonts w:ascii="Trebuchet MS" w:eastAsiaTheme="minorHAnsi" w:hAnsi="Trebuchet MS"/>
              </w:rPr>
              <w:t>Time maintained above:</w:t>
            </w:r>
          </w:p>
          <w:p w14:paraId="1C4685A0" w14:textId="77777777" w:rsidR="00F42724" w:rsidRPr="008C14F1" w:rsidRDefault="00F42724" w:rsidP="001C7EF5">
            <w:pPr>
              <w:widowControl w:val="0"/>
              <w:wordWrap w:val="0"/>
              <w:autoSpaceDE w:val="0"/>
              <w:autoSpaceDN w:val="0"/>
              <w:ind w:firstLineChars="200" w:firstLine="400"/>
              <w:jc w:val="both"/>
              <w:rPr>
                <w:rFonts w:ascii="Trebuchet MS" w:eastAsiaTheme="minorHAnsi" w:hAnsi="Trebuchet MS"/>
              </w:rPr>
            </w:pPr>
            <w:r w:rsidRPr="008C14F1">
              <w:rPr>
                <w:rFonts w:ascii="Trebuchet MS" w:eastAsiaTheme="minorHAnsi" w:hAnsi="Trebuchet MS"/>
              </w:rPr>
              <w:t>– Temperature (TL)</w:t>
            </w:r>
          </w:p>
          <w:p w14:paraId="58811A66" w14:textId="77777777" w:rsidR="00F42724" w:rsidRPr="008C14F1" w:rsidRDefault="00F42724" w:rsidP="001C7EF5">
            <w:pPr>
              <w:widowControl w:val="0"/>
              <w:wordWrap w:val="0"/>
              <w:autoSpaceDE w:val="0"/>
              <w:autoSpaceDN w:val="0"/>
              <w:ind w:firstLineChars="200" w:firstLine="400"/>
              <w:jc w:val="both"/>
              <w:rPr>
                <w:rFonts w:ascii="Trebuchet MS" w:eastAsiaTheme="minorHAnsi" w:hAnsi="Trebuchet MS"/>
              </w:rPr>
            </w:pPr>
            <w:r w:rsidRPr="008C14F1">
              <w:rPr>
                <w:rFonts w:ascii="Trebuchet MS" w:eastAsiaTheme="minorHAnsi" w:hAnsi="Trebuchet MS"/>
              </w:rPr>
              <w:t>– Time (tL)</w:t>
            </w:r>
          </w:p>
        </w:tc>
        <w:tc>
          <w:tcPr>
            <w:tcW w:w="3040" w:type="dxa"/>
          </w:tcPr>
          <w:p w14:paraId="6BDE9BA3" w14:textId="77777777" w:rsidR="00F42724" w:rsidRPr="008C14F1" w:rsidRDefault="00F42724" w:rsidP="001C7EF5">
            <w:pPr>
              <w:widowControl w:val="0"/>
              <w:wordWrap w:val="0"/>
              <w:autoSpaceDE w:val="0"/>
              <w:autoSpaceDN w:val="0"/>
              <w:jc w:val="both"/>
              <w:rPr>
                <w:rFonts w:ascii="Trebuchet MS" w:eastAsiaTheme="minorHAnsi" w:hAnsi="Trebuchet MS"/>
              </w:rPr>
            </w:pPr>
          </w:p>
          <w:p w14:paraId="56059B39" w14:textId="77777777" w:rsidR="00F42724" w:rsidRPr="008C14F1" w:rsidRDefault="00F42724" w:rsidP="001C7EF5">
            <w:pPr>
              <w:widowControl w:val="0"/>
              <w:wordWrap w:val="0"/>
              <w:autoSpaceDE w:val="0"/>
              <w:autoSpaceDN w:val="0"/>
              <w:ind w:firstLineChars="100" w:firstLine="200"/>
              <w:jc w:val="both"/>
              <w:rPr>
                <w:rFonts w:ascii="Trebuchet MS" w:eastAsiaTheme="minorHAnsi" w:hAnsi="Trebuchet MS"/>
              </w:rPr>
            </w:pPr>
            <w:r w:rsidRPr="008C14F1">
              <w:rPr>
                <w:rFonts w:ascii="Trebuchet MS" w:eastAsiaTheme="minorHAnsi" w:hAnsi="Trebuchet MS"/>
              </w:rPr>
              <w:t>217 °C</w:t>
            </w:r>
          </w:p>
          <w:p w14:paraId="3020BFD6" w14:textId="77777777" w:rsidR="00F42724" w:rsidRPr="008C14F1" w:rsidRDefault="00F42724" w:rsidP="001C7EF5">
            <w:pPr>
              <w:widowControl w:val="0"/>
              <w:wordWrap w:val="0"/>
              <w:autoSpaceDE w:val="0"/>
              <w:autoSpaceDN w:val="0"/>
              <w:ind w:firstLineChars="100" w:firstLine="200"/>
              <w:jc w:val="both"/>
              <w:rPr>
                <w:rFonts w:ascii="Trebuchet MS" w:eastAsiaTheme="minorHAnsi" w:hAnsi="Trebuchet MS"/>
              </w:rPr>
            </w:pPr>
            <w:r w:rsidRPr="008C14F1">
              <w:rPr>
                <w:rFonts w:ascii="Trebuchet MS" w:eastAsiaTheme="minorHAnsi" w:hAnsi="Trebuchet MS"/>
              </w:rPr>
              <w:t>60-150 seconds</w:t>
            </w:r>
          </w:p>
        </w:tc>
      </w:tr>
      <w:tr w:rsidR="00F42724" w:rsidRPr="00546234" w14:paraId="29D11062" w14:textId="77777777" w:rsidTr="001C7EF5">
        <w:tc>
          <w:tcPr>
            <w:tcW w:w="5357" w:type="dxa"/>
            <w:shd w:val="clear" w:color="auto" w:fill="F3F3F3"/>
          </w:tcPr>
          <w:p w14:paraId="1A9FB7DE" w14:textId="77777777" w:rsidR="00F42724" w:rsidRPr="008C14F1" w:rsidRDefault="00F42724" w:rsidP="001C7EF5">
            <w:pPr>
              <w:widowControl w:val="0"/>
              <w:wordWrap w:val="0"/>
              <w:autoSpaceDE w:val="0"/>
              <w:autoSpaceDN w:val="0"/>
              <w:ind w:firstLineChars="50" w:firstLine="100"/>
              <w:jc w:val="both"/>
              <w:rPr>
                <w:rFonts w:ascii="Trebuchet MS" w:eastAsiaTheme="minorHAnsi" w:hAnsi="Trebuchet MS"/>
              </w:rPr>
            </w:pPr>
            <w:r w:rsidRPr="008C14F1">
              <w:rPr>
                <w:rFonts w:ascii="Trebuchet MS" w:eastAsiaTheme="minorHAnsi" w:hAnsi="Trebuchet MS"/>
              </w:rPr>
              <w:t>Peak/Classification Temperature (Tp)</w:t>
            </w:r>
          </w:p>
        </w:tc>
        <w:tc>
          <w:tcPr>
            <w:tcW w:w="3040" w:type="dxa"/>
          </w:tcPr>
          <w:p w14:paraId="7C5D7EA9" w14:textId="77777777" w:rsidR="00F42724" w:rsidRPr="008C14F1" w:rsidRDefault="00F42724" w:rsidP="001C7EF5">
            <w:pPr>
              <w:widowControl w:val="0"/>
              <w:wordWrap w:val="0"/>
              <w:autoSpaceDE w:val="0"/>
              <w:autoSpaceDN w:val="0"/>
              <w:ind w:firstLineChars="100" w:firstLine="200"/>
              <w:jc w:val="both"/>
              <w:rPr>
                <w:rFonts w:ascii="Trebuchet MS" w:eastAsiaTheme="minorHAnsi" w:hAnsi="Trebuchet MS"/>
              </w:rPr>
            </w:pPr>
            <w:r w:rsidRPr="008C14F1">
              <w:rPr>
                <w:rFonts w:ascii="Trebuchet MS" w:eastAsiaTheme="minorHAnsi" w:hAnsi="Trebuchet MS"/>
              </w:rPr>
              <w:t>265 + 0/-5°C</w:t>
            </w:r>
          </w:p>
        </w:tc>
      </w:tr>
      <w:tr w:rsidR="00F42724" w:rsidRPr="00546234" w14:paraId="32B2BAA6" w14:textId="77777777" w:rsidTr="001C7EF5">
        <w:tc>
          <w:tcPr>
            <w:tcW w:w="5357" w:type="dxa"/>
            <w:shd w:val="clear" w:color="auto" w:fill="F3F3F3"/>
          </w:tcPr>
          <w:p w14:paraId="546E4429" w14:textId="77777777" w:rsidR="00F42724" w:rsidRPr="008C14F1" w:rsidRDefault="00F42724" w:rsidP="001C7EF5">
            <w:pPr>
              <w:widowControl w:val="0"/>
              <w:wordWrap w:val="0"/>
              <w:autoSpaceDE w:val="0"/>
              <w:autoSpaceDN w:val="0"/>
              <w:ind w:firstLineChars="50" w:firstLine="100"/>
              <w:jc w:val="both"/>
              <w:rPr>
                <w:rFonts w:ascii="Trebuchet MS" w:eastAsiaTheme="minorHAnsi" w:hAnsi="Trebuchet MS"/>
              </w:rPr>
            </w:pPr>
            <w:r w:rsidRPr="008C14F1">
              <w:rPr>
                <w:rFonts w:ascii="Trebuchet MS" w:eastAsiaTheme="minorHAnsi" w:hAnsi="Trebuchet MS"/>
              </w:rPr>
              <w:t>Time within 5 °C of actual Peak Temperature (tp)</w:t>
            </w:r>
          </w:p>
        </w:tc>
        <w:tc>
          <w:tcPr>
            <w:tcW w:w="3040" w:type="dxa"/>
          </w:tcPr>
          <w:p w14:paraId="2539BA74" w14:textId="77777777" w:rsidR="00F42724" w:rsidRPr="008C14F1" w:rsidRDefault="00F42724" w:rsidP="001C7EF5">
            <w:pPr>
              <w:widowControl w:val="0"/>
              <w:wordWrap w:val="0"/>
              <w:autoSpaceDE w:val="0"/>
              <w:autoSpaceDN w:val="0"/>
              <w:ind w:firstLineChars="100" w:firstLine="200"/>
              <w:jc w:val="both"/>
              <w:rPr>
                <w:rFonts w:ascii="Trebuchet MS" w:eastAsiaTheme="minorHAnsi" w:hAnsi="Trebuchet MS"/>
              </w:rPr>
            </w:pPr>
            <w:r w:rsidRPr="008C14F1">
              <w:rPr>
                <w:rFonts w:ascii="Trebuchet MS" w:eastAsiaTheme="minorHAnsi" w:hAnsi="Trebuchet MS"/>
              </w:rPr>
              <w:t>30 seconds</w:t>
            </w:r>
          </w:p>
        </w:tc>
      </w:tr>
      <w:tr w:rsidR="00F42724" w:rsidRPr="00546234" w14:paraId="3B8F8530" w14:textId="77777777" w:rsidTr="001C7EF5">
        <w:tc>
          <w:tcPr>
            <w:tcW w:w="5357" w:type="dxa"/>
            <w:shd w:val="clear" w:color="auto" w:fill="F3F3F3"/>
          </w:tcPr>
          <w:p w14:paraId="0DAF493A" w14:textId="77777777" w:rsidR="00F42724" w:rsidRPr="008C14F1" w:rsidRDefault="00F42724" w:rsidP="001C7EF5">
            <w:pPr>
              <w:widowControl w:val="0"/>
              <w:wordWrap w:val="0"/>
              <w:autoSpaceDE w:val="0"/>
              <w:autoSpaceDN w:val="0"/>
              <w:ind w:firstLineChars="50" w:firstLine="100"/>
              <w:jc w:val="both"/>
              <w:rPr>
                <w:rFonts w:ascii="Trebuchet MS" w:eastAsiaTheme="minorHAnsi" w:hAnsi="Trebuchet MS"/>
              </w:rPr>
            </w:pPr>
            <w:r w:rsidRPr="008C14F1">
              <w:rPr>
                <w:rFonts w:ascii="Trebuchet MS" w:eastAsiaTheme="minorHAnsi" w:hAnsi="Trebuchet MS"/>
              </w:rPr>
              <w:t>Ramp-Down Rate</w:t>
            </w:r>
          </w:p>
        </w:tc>
        <w:tc>
          <w:tcPr>
            <w:tcW w:w="3040" w:type="dxa"/>
          </w:tcPr>
          <w:p w14:paraId="1898DE29" w14:textId="77777777" w:rsidR="00F42724" w:rsidRPr="008C14F1" w:rsidRDefault="00F42724" w:rsidP="001C7EF5">
            <w:pPr>
              <w:widowControl w:val="0"/>
              <w:wordWrap w:val="0"/>
              <w:autoSpaceDE w:val="0"/>
              <w:autoSpaceDN w:val="0"/>
              <w:ind w:firstLineChars="100" w:firstLine="200"/>
              <w:jc w:val="both"/>
              <w:rPr>
                <w:rFonts w:ascii="Trebuchet MS" w:eastAsiaTheme="minorHAnsi" w:hAnsi="Trebuchet MS"/>
              </w:rPr>
            </w:pPr>
            <w:r w:rsidRPr="008C14F1">
              <w:rPr>
                <w:rFonts w:ascii="Trebuchet MS" w:eastAsiaTheme="minorHAnsi" w:hAnsi="Trebuchet MS"/>
              </w:rPr>
              <w:t>6 °C/second max.</w:t>
            </w:r>
          </w:p>
        </w:tc>
      </w:tr>
      <w:tr w:rsidR="00F42724" w:rsidRPr="00546234" w14:paraId="63226DE8" w14:textId="77777777" w:rsidTr="001C7EF5">
        <w:tc>
          <w:tcPr>
            <w:tcW w:w="5357" w:type="dxa"/>
            <w:shd w:val="clear" w:color="auto" w:fill="F3F3F3"/>
          </w:tcPr>
          <w:p w14:paraId="0BF5686B" w14:textId="77777777" w:rsidR="00F42724" w:rsidRPr="008C14F1" w:rsidRDefault="00F42724" w:rsidP="001C7EF5">
            <w:pPr>
              <w:widowControl w:val="0"/>
              <w:wordWrap w:val="0"/>
              <w:autoSpaceDE w:val="0"/>
              <w:autoSpaceDN w:val="0"/>
              <w:ind w:firstLineChars="50" w:firstLine="100"/>
              <w:jc w:val="both"/>
              <w:rPr>
                <w:rFonts w:ascii="Trebuchet MS" w:eastAsiaTheme="minorHAnsi" w:hAnsi="Trebuchet MS"/>
              </w:rPr>
            </w:pPr>
            <w:r w:rsidRPr="008C14F1">
              <w:rPr>
                <w:rFonts w:ascii="Trebuchet MS" w:eastAsiaTheme="minorHAnsi" w:hAnsi="Trebuchet MS"/>
              </w:rPr>
              <w:t>Time 25 °C to Peak Temperature</w:t>
            </w:r>
          </w:p>
        </w:tc>
        <w:tc>
          <w:tcPr>
            <w:tcW w:w="3040" w:type="dxa"/>
          </w:tcPr>
          <w:p w14:paraId="60B38C83" w14:textId="77777777" w:rsidR="00F42724" w:rsidRPr="008C14F1" w:rsidRDefault="00F42724" w:rsidP="001C7EF5">
            <w:pPr>
              <w:widowControl w:val="0"/>
              <w:wordWrap w:val="0"/>
              <w:autoSpaceDE w:val="0"/>
              <w:autoSpaceDN w:val="0"/>
              <w:ind w:firstLineChars="100" w:firstLine="200"/>
              <w:jc w:val="both"/>
              <w:rPr>
                <w:rFonts w:ascii="Trebuchet MS" w:eastAsiaTheme="minorHAnsi" w:hAnsi="Trebuchet MS"/>
              </w:rPr>
            </w:pPr>
            <w:r w:rsidRPr="008C14F1">
              <w:rPr>
                <w:rFonts w:ascii="Trebuchet MS" w:eastAsiaTheme="minorHAnsi" w:hAnsi="Trebuchet MS"/>
              </w:rPr>
              <w:t>8 minutes max.</w:t>
            </w:r>
          </w:p>
        </w:tc>
      </w:tr>
    </w:tbl>
    <w:p w14:paraId="3ADF41D6" w14:textId="77777777" w:rsidR="00F42724" w:rsidRPr="001605E7" w:rsidRDefault="00F42724" w:rsidP="00155A42">
      <w:pPr>
        <w:pStyle w:val="11"/>
        <w:rPr>
          <w:rFonts w:eastAsiaTheme="minorHAnsi"/>
        </w:rPr>
      </w:pPr>
    </w:p>
    <w:p w14:paraId="21ED7F71" w14:textId="77777777" w:rsidR="00F42724" w:rsidRPr="001605E7" w:rsidRDefault="00F42724" w:rsidP="00155A42">
      <w:pPr>
        <w:pStyle w:val="11"/>
        <w:rPr>
          <w:rFonts w:eastAsiaTheme="minorHAnsi"/>
        </w:rPr>
      </w:pPr>
      <w:r w:rsidRPr="001605E7">
        <w:rPr>
          <w:rFonts w:eastAsiaTheme="minorHAnsi"/>
          <w:noProof/>
        </w:rPr>
        <w:drawing>
          <wp:inline distT="0" distB="0" distL="0" distR="0" wp14:anchorId="33D55762" wp14:editId="1A862B90">
            <wp:extent cx="5390515" cy="3094355"/>
            <wp:effectExtent l="19050" t="0" r="635" b="0"/>
            <wp:docPr id="26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5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09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3EDD94" w14:textId="77777777" w:rsidR="00F42724" w:rsidRPr="001605E7" w:rsidRDefault="00F42724" w:rsidP="00F42724">
      <w:pPr>
        <w:pStyle w:val="a8"/>
        <w:rPr>
          <w:rFonts w:eastAsiaTheme="minorHAnsi"/>
        </w:rPr>
      </w:pPr>
      <w:bookmarkStart w:id="681" w:name="_Toc483830163"/>
      <w:bookmarkStart w:id="682" w:name="_Ref492019868"/>
      <w:r w:rsidRPr="001605E7">
        <w:rPr>
          <w:rFonts w:eastAsiaTheme="minorHAnsi"/>
        </w:rPr>
        <w:t xml:space="preserve">Figure </w:t>
      </w:r>
      <w:r w:rsidR="00756EBE" w:rsidRPr="001605E7">
        <w:rPr>
          <w:rFonts w:eastAsiaTheme="minorHAnsi"/>
        </w:rPr>
        <w:fldChar w:fldCharType="begin"/>
      </w:r>
      <w:r w:rsidR="00756EBE" w:rsidRPr="001605E7">
        <w:rPr>
          <w:rFonts w:eastAsiaTheme="minorHAnsi"/>
        </w:rPr>
        <w:instrText xml:space="preserve"> SEQ Figure \* ARABIC </w:instrText>
      </w:r>
      <w:r w:rsidR="00756EBE" w:rsidRPr="001605E7">
        <w:rPr>
          <w:rFonts w:eastAsiaTheme="minorHAnsi"/>
        </w:rPr>
        <w:fldChar w:fldCharType="separate"/>
      </w:r>
      <w:ins w:id="683" w:author="becky" w:date="2017-09-01T08:50:00Z">
        <w:r w:rsidR="008B75BF">
          <w:rPr>
            <w:rFonts w:eastAsiaTheme="minorHAnsi"/>
            <w:noProof/>
          </w:rPr>
          <w:t>34</w:t>
        </w:r>
      </w:ins>
      <w:del w:id="684" w:author="becky" w:date="2017-09-01T08:30:00Z">
        <w:r w:rsidR="00C259F9" w:rsidDel="00F87973">
          <w:rPr>
            <w:rFonts w:eastAsiaTheme="minorHAnsi"/>
            <w:noProof/>
          </w:rPr>
          <w:delText>32</w:delText>
        </w:r>
      </w:del>
      <w:r w:rsidR="00756EBE" w:rsidRPr="001605E7">
        <w:rPr>
          <w:rFonts w:eastAsiaTheme="minorHAnsi"/>
          <w:noProof/>
        </w:rPr>
        <w:fldChar w:fldCharType="end"/>
      </w:r>
      <w:r w:rsidRPr="001605E7">
        <w:rPr>
          <w:rFonts w:eastAsiaTheme="minorHAnsi"/>
        </w:rPr>
        <w:t>. IR Reflow Temperature</w:t>
      </w:r>
      <w:bookmarkEnd w:id="681"/>
      <w:bookmarkEnd w:id="682"/>
    </w:p>
    <w:p w14:paraId="19C75434" w14:textId="77777777" w:rsidR="00F42724" w:rsidRPr="001605E7" w:rsidRDefault="00F42724" w:rsidP="00155A42">
      <w:pPr>
        <w:pStyle w:val="11"/>
        <w:rPr>
          <w:rFonts w:eastAsiaTheme="minorHAnsi"/>
        </w:rPr>
      </w:pPr>
    </w:p>
    <w:p w14:paraId="0EF615C7" w14:textId="77777777" w:rsidR="00F42724" w:rsidRPr="001605E7" w:rsidRDefault="00F42724" w:rsidP="00F42724">
      <w:pPr>
        <w:rPr>
          <w:rFonts w:ascii="Trebuchet MS" w:eastAsiaTheme="minorHAnsi" w:hAnsi="Trebuchet MS" w:cs="굴림"/>
        </w:rPr>
      </w:pPr>
      <w:r w:rsidRPr="001605E7">
        <w:rPr>
          <w:rFonts w:ascii="Trebuchet MS" w:eastAsiaTheme="minorHAnsi" w:hAnsi="Trebuchet MS"/>
        </w:rPr>
        <w:br w:type="page"/>
      </w:r>
    </w:p>
    <w:bookmarkStart w:id="685" w:name="_Toc483830136"/>
    <w:p w14:paraId="11AE2054" w14:textId="77777777" w:rsidR="00F42724" w:rsidRPr="001605E7" w:rsidRDefault="00F42724" w:rsidP="00E21DFF">
      <w:pPr>
        <w:pStyle w:val="1"/>
        <w:rPr>
          <w:rFonts w:eastAsiaTheme="minorHAnsi"/>
        </w:rPr>
      </w:pPr>
      <w:r w:rsidRPr="001605E7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841E870" wp14:editId="037EE237">
                <wp:simplePos x="0" y="0"/>
                <wp:positionH relativeFrom="column">
                  <wp:posOffset>2973070</wp:posOffset>
                </wp:positionH>
                <wp:positionV relativeFrom="paragraph">
                  <wp:posOffset>6508750</wp:posOffset>
                </wp:positionV>
                <wp:extent cx="2809461" cy="1629742"/>
                <wp:effectExtent l="0" t="0" r="0" b="889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461" cy="16297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D732D2" w14:textId="77777777" w:rsidR="0041458D" w:rsidRPr="007F19C0" w:rsidRDefault="0041458D" w:rsidP="00F42724">
                            <w:pPr>
                              <w:rPr>
                                <w:rFonts w:ascii="Trebuchet MS" w:hAnsi="Trebuchet MS"/>
                                <w:sz w:val="18"/>
                              </w:rPr>
                            </w:pPr>
                            <w:r w:rsidRPr="007F19C0">
                              <w:rPr>
                                <w:rFonts w:ascii="Trebuchet MS" w:hAnsi="Trebuchet MS"/>
                                <w:sz w:val="18"/>
                              </w:rPr>
                              <w:t>Note</w:t>
                            </w:r>
                          </w:p>
                          <w:p w14:paraId="64C56E31" w14:textId="77777777" w:rsidR="0041458D" w:rsidRPr="007F19C0" w:rsidRDefault="0041458D" w:rsidP="00F42724">
                            <w:pPr>
                              <w:rPr>
                                <w:rFonts w:ascii="Trebuchet MS" w:hAnsi="Trebuchet MS"/>
                                <w:sz w:val="18"/>
                              </w:rPr>
                            </w:pPr>
                            <w:r w:rsidRPr="007F19C0">
                              <w:rPr>
                                <w:rFonts w:ascii="Trebuchet MS" w:hAnsi="Trebuchet MS"/>
                                <w:sz w:val="18"/>
                              </w:rPr>
                              <w:t>1. These dimensions do not include mold protrusion.</w:t>
                            </w:r>
                          </w:p>
                          <w:p w14:paraId="052127B8" w14:textId="77777777" w:rsidR="0041458D" w:rsidRPr="002A1AE1" w:rsidRDefault="0041458D" w:rsidP="00F42724">
                            <w:pPr>
                              <w:rPr>
                                <w:rFonts w:ascii="Trebuchet MS" w:hAnsi="Trebuchet MS"/>
                                <w:sz w:val="18"/>
                                <w:u w:val="single"/>
                              </w:rPr>
                            </w:pPr>
                            <w:r w:rsidRPr="007F19C0">
                              <w:rPr>
                                <w:rFonts w:ascii="Trebuchet MS" w:hAnsi="Trebuchet MS"/>
                                <w:sz w:val="18"/>
                              </w:rPr>
                              <w:t xml:space="preserve">2. (  ) is </w:t>
                            </w:r>
                            <w:r w:rsidRPr="002A1AE1">
                              <w:rPr>
                                <w:rFonts w:ascii="Trebuchet MS" w:hAnsi="Trebuchet MS"/>
                                <w:sz w:val="18"/>
                                <w:u w:val="single"/>
                              </w:rPr>
                              <w:t>reference.</w:t>
                            </w:r>
                          </w:p>
                          <w:p w14:paraId="63FD701E" w14:textId="77777777" w:rsidR="0041458D" w:rsidRPr="002A1AE1" w:rsidRDefault="0041458D" w:rsidP="00F42724">
                            <w:pPr>
                              <w:rPr>
                                <w:rFonts w:ascii="Trebuchet MS" w:hAnsi="Trebuchet MS"/>
                                <w:sz w:val="18"/>
                                <w:u w:val="single"/>
                              </w:rPr>
                            </w:pPr>
                            <w:r w:rsidRPr="002A1AE1">
                              <w:rPr>
                                <w:rFonts w:ascii="Trebuchet MS" w:hAnsi="Trebuchet MS"/>
                                <w:sz w:val="18"/>
                                <w:u w:val="single"/>
                              </w:rPr>
                              <w:t>3. [  ] is ass’</w:t>
                            </w:r>
                            <w:r w:rsidRPr="002A1AE1">
                              <w:rPr>
                                <w:rFonts w:ascii="Trebuchet MS" w:hAnsi="Trebuchet MS" w:hint="eastAsia"/>
                                <w:sz w:val="18"/>
                                <w:u w:val="single"/>
                              </w:rPr>
                              <w:t>y</w:t>
                            </w:r>
                            <w:r w:rsidRPr="002A1AE1">
                              <w:rPr>
                                <w:rFonts w:ascii="Trebuchet MS" w:hAnsi="Trebuchet MS"/>
                                <w:sz w:val="18"/>
                                <w:u w:val="single"/>
                              </w:rPr>
                              <w:t xml:space="preserve"> out quality.</w:t>
                            </w:r>
                          </w:p>
                          <w:p w14:paraId="0CC32A89" w14:textId="77777777" w:rsidR="0041458D" w:rsidRPr="002A1AE1" w:rsidRDefault="0041458D" w:rsidP="00F42724">
                            <w:pPr>
                              <w:rPr>
                                <w:rFonts w:ascii="Trebuchet MS" w:hAnsi="Trebuchet MS"/>
                                <w:sz w:val="18"/>
                                <w:u w:val="single"/>
                              </w:rPr>
                            </w:pPr>
                            <w:r w:rsidRPr="002A1AE1">
                              <w:rPr>
                                <w:rFonts w:ascii="Trebuchet MS" w:hAnsi="Trebuchet MS"/>
                                <w:sz w:val="18"/>
                                <w:u w:val="single"/>
                              </w:rPr>
                              <w:t>4. UNIT: mm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1E870" id="Text Box 27" o:spid="_x0000_s1030" type="#_x0000_t202" style="position:absolute;left:0;text-align:left;margin-left:234.1pt;margin-top:512.5pt;width:221.2pt;height:128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" fillcolor="white [3201]" stroked="f" strokeweight=".5pt">
                <v:textbox>
                  <w:txbxContent>
                    <w:p w14:paraId="12D732D2" w14:textId="77777777" w:rsidR="0041458D" w:rsidRPr="007F19C0" w:rsidRDefault="0041458D" w:rsidP="00F42724">
                      <w:pPr>
                        <w:rPr>
                          <w:rFonts w:ascii="Trebuchet MS" w:hAnsi="Trebuchet MS"/>
                          <w:sz w:val="18"/>
                        </w:rPr>
                      </w:pPr>
                      <w:r w:rsidRPr="007F19C0">
                        <w:rPr>
                          <w:rFonts w:ascii="Trebuchet MS" w:hAnsi="Trebuchet MS"/>
                          <w:sz w:val="18"/>
                        </w:rPr>
                        <w:t>Note</w:t>
                      </w:r>
                    </w:p>
                    <w:p w14:paraId="64C56E31" w14:textId="77777777" w:rsidR="0041458D" w:rsidRPr="007F19C0" w:rsidRDefault="0041458D" w:rsidP="00F42724">
                      <w:pPr>
                        <w:rPr>
                          <w:rFonts w:ascii="Trebuchet MS" w:hAnsi="Trebuchet MS"/>
                          <w:sz w:val="18"/>
                        </w:rPr>
                      </w:pPr>
                      <w:r w:rsidRPr="007F19C0">
                        <w:rPr>
                          <w:rFonts w:ascii="Trebuchet MS" w:hAnsi="Trebuchet MS"/>
                          <w:sz w:val="18"/>
                        </w:rPr>
                        <w:t>1. These dimensions do not include mold protrusion.</w:t>
                      </w:r>
                    </w:p>
                    <w:p w14:paraId="052127B8" w14:textId="77777777" w:rsidR="0041458D" w:rsidRPr="002A1AE1" w:rsidRDefault="0041458D" w:rsidP="00F42724">
                      <w:pPr>
                        <w:rPr>
                          <w:rFonts w:ascii="Trebuchet MS" w:hAnsi="Trebuchet MS"/>
                          <w:sz w:val="18"/>
                          <w:u w:val="single"/>
                        </w:rPr>
                      </w:pPr>
                      <w:r w:rsidRPr="007F19C0">
                        <w:rPr>
                          <w:rFonts w:ascii="Trebuchet MS" w:hAnsi="Trebuchet MS"/>
                          <w:sz w:val="18"/>
                        </w:rPr>
                        <w:t xml:space="preserve">2. (  ) is </w:t>
                      </w:r>
                      <w:r w:rsidRPr="002A1AE1">
                        <w:rPr>
                          <w:rFonts w:ascii="Trebuchet MS" w:hAnsi="Trebuchet MS"/>
                          <w:sz w:val="18"/>
                          <w:u w:val="single"/>
                        </w:rPr>
                        <w:t>reference.</w:t>
                      </w:r>
                    </w:p>
                    <w:p w14:paraId="63FD701E" w14:textId="77777777" w:rsidR="0041458D" w:rsidRPr="002A1AE1" w:rsidRDefault="0041458D" w:rsidP="00F42724">
                      <w:pPr>
                        <w:rPr>
                          <w:rFonts w:ascii="Trebuchet MS" w:hAnsi="Trebuchet MS"/>
                          <w:sz w:val="18"/>
                          <w:u w:val="single"/>
                        </w:rPr>
                      </w:pPr>
                      <w:r w:rsidRPr="002A1AE1">
                        <w:rPr>
                          <w:rFonts w:ascii="Trebuchet MS" w:hAnsi="Trebuchet MS"/>
                          <w:sz w:val="18"/>
                          <w:u w:val="single"/>
                        </w:rPr>
                        <w:t>3. [  ] is ass’</w:t>
                      </w:r>
                      <w:r w:rsidRPr="002A1AE1">
                        <w:rPr>
                          <w:rFonts w:ascii="Trebuchet MS" w:hAnsi="Trebuchet MS" w:hint="eastAsia"/>
                          <w:sz w:val="18"/>
                          <w:u w:val="single"/>
                        </w:rPr>
                        <w:t>y</w:t>
                      </w:r>
                      <w:r w:rsidRPr="002A1AE1">
                        <w:rPr>
                          <w:rFonts w:ascii="Trebuchet MS" w:hAnsi="Trebuchet MS"/>
                          <w:sz w:val="18"/>
                          <w:u w:val="single"/>
                        </w:rPr>
                        <w:t xml:space="preserve"> out quality.</w:t>
                      </w:r>
                    </w:p>
                    <w:p w14:paraId="0CC32A89" w14:textId="77777777" w:rsidR="0041458D" w:rsidRPr="002A1AE1" w:rsidRDefault="0041458D" w:rsidP="00F42724">
                      <w:pPr>
                        <w:rPr>
                          <w:rFonts w:ascii="Trebuchet MS" w:hAnsi="Trebuchet MS"/>
                          <w:sz w:val="18"/>
                          <w:u w:val="single"/>
                        </w:rPr>
                      </w:pPr>
                      <w:r w:rsidRPr="002A1AE1">
                        <w:rPr>
                          <w:rFonts w:ascii="Trebuchet MS" w:hAnsi="Trebuchet MS"/>
                          <w:sz w:val="18"/>
                          <w:u w:val="single"/>
                        </w:rPr>
                        <w:t>4. UNIT: mm</w:t>
                      </w:r>
                    </w:p>
                  </w:txbxContent>
                </v:textbox>
              </v:shape>
            </w:pict>
          </mc:Fallback>
        </mc:AlternateContent>
      </w:r>
      <w:r w:rsidRPr="001605E7">
        <w:rPr>
          <w:rFonts w:eastAsiaTheme="minorHAnsi"/>
        </w:rPr>
        <w:t>Package Description</w:t>
      </w:r>
      <w:bookmarkEnd w:id="685"/>
    </w:p>
    <w:p w14:paraId="601AF05C" w14:textId="77777777" w:rsidR="00F42724" w:rsidRPr="001605E7" w:rsidRDefault="00F42724" w:rsidP="00E21DFF">
      <w:pPr>
        <w:pStyle w:val="1"/>
        <w:numPr>
          <w:ilvl w:val="0"/>
          <w:numId w:val="0"/>
        </w:numPr>
        <w:rPr>
          <w:rFonts w:eastAsiaTheme="minorHAnsi"/>
          <w:u w:val="double"/>
        </w:rPr>
      </w:pPr>
      <w:bookmarkStart w:id="686" w:name="_Toc482867794"/>
      <w:bookmarkStart w:id="687" w:name="_Toc483830137"/>
      <w:r w:rsidRPr="001605E7">
        <w:rPr>
          <w:rFonts w:eastAsiaTheme="minorHAnsi"/>
          <w:noProof/>
        </w:rPr>
        <w:drawing>
          <wp:inline distT="0" distB="0" distL="0" distR="0" wp14:anchorId="35B8FD12" wp14:editId="14D17202">
            <wp:extent cx="5392800" cy="5043600"/>
            <wp:effectExtent l="0" t="0" r="0" b="508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800" cy="50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05E7">
        <w:rPr>
          <w:rFonts w:eastAsiaTheme="minorHAnsi"/>
          <w:noProof/>
        </w:rPr>
        <w:drawing>
          <wp:inline distT="0" distB="0" distL="0" distR="0" wp14:anchorId="420F81BB" wp14:editId="67F0B5F4">
            <wp:extent cx="2715895" cy="2586990"/>
            <wp:effectExtent l="0" t="0" r="8255" b="381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895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86"/>
      <w:bookmarkEnd w:id="687"/>
    </w:p>
    <w:p w14:paraId="0483DBF5" w14:textId="77777777" w:rsidR="00F42724" w:rsidRPr="001605E7" w:rsidRDefault="00F42724" w:rsidP="00F42724">
      <w:pPr>
        <w:pStyle w:val="a8"/>
        <w:rPr>
          <w:rFonts w:eastAsiaTheme="minorHAnsi"/>
        </w:rPr>
      </w:pPr>
      <w:bookmarkStart w:id="688" w:name="_Toc483830164"/>
      <w:bookmarkStart w:id="689" w:name="_Ref492019874"/>
      <w:r w:rsidRPr="001605E7">
        <w:rPr>
          <w:rFonts w:eastAsiaTheme="minorHAnsi"/>
        </w:rPr>
        <w:t xml:space="preserve">Figure </w:t>
      </w:r>
      <w:r w:rsidR="00756EBE" w:rsidRPr="001605E7">
        <w:rPr>
          <w:rFonts w:eastAsiaTheme="minorHAnsi"/>
        </w:rPr>
        <w:fldChar w:fldCharType="begin"/>
      </w:r>
      <w:r w:rsidR="00756EBE" w:rsidRPr="001605E7">
        <w:rPr>
          <w:rFonts w:eastAsiaTheme="minorHAnsi"/>
        </w:rPr>
        <w:instrText xml:space="preserve"> SEQ Figure \* ARABIC </w:instrText>
      </w:r>
      <w:r w:rsidR="00756EBE" w:rsidRPr="001605E7">
        <w:rPr>
          <w:rFonts w:eastAsiaTheme="minorHAnsi"/>
        </w:rPr>
        <w:fldChar w:fldCharType="separate"/>
      </w:r>
      <w:ins w:id="690" w:author="becky" w:date="2017-09-01T08:50:00Z">
        <w:r w:rsidR="008B75BF">
          <w:rPr>
            <w:rFonts w:eastAsiaTheme="minorHAnsi"/>
            <w:noProof/>
          </w:rPr>
          <w:t>35</w:t>
        </w:r>
      </w:ins>
      <w:del w:id="691" w:author="becky" w:date="2017-09-01T08:30:00Z">
        <w:r w:rsidR="00C259F9" w:rsidDel="00F87973">
          <w:rPr>
            <w:rFonts w:eastAsiaTheme="minorHAnsi"/>
            <w:noProof/>
          </w:rPr>
          <w:delText>33</w:delText>
        </w:r>
      </w:del>
      <w:r w:rsidR="00756EBE" w:rsidRPr="001605E7">
        <w:rPr>
          <w:rFonts w:eastAsiaTheme="minorHAnsi"/>
          <w:noProof/>
        </w:rPr>
        <w:fldChar w:fldCharType="end"/>
      </w:r>
      <w:r w:rsidRPr="001605E7">
        <w:rPr>
          <w:rFonts w:eastAsiaTheme="minorHAnsi"/>
        </w:rPr>
        <w:t>. Package Dimensions</w:t>
      </w:r>
      <w:bookmarkEnd w:id="688"/>
      <w:bookmarkEnd w:id="689"/>
    </w:p>
    <w:p w14:paraId="5199F402" w14:textId="11C1787A" w:rsidR="00A902E9" w:rsidRPr="001605E7" w:rsidRDefault="00F42724" w:rsidP="00E21DFF">
      <w:pPr>
        <w:pStyle w:val="1"/>
        <w:numPr>
          <w:ilvl w:val="0"/>
          <w:numId w:val="0"/>
        </w:numPr>
        <w:rPr>
          <w:rFonts w:eastAsiaTheme="minorHAnsi"/>
        </w:rPr>
      </w:pPr>
      <w:r w:rsidRPr="001605E7">
        <w:rPr>
          <w:rFonts w:eastAsiaTheme="minorHAnsi"/>
        </w:rPr>
        <w:br w:type="page"/>
      </w:r>
      <w:r w:rsidR="00C92900" w:rsidRPr="001605E7">
        <w:rPr>
          <w:rFonts w:eastAsiaTheme="minorHAnsi"/>
        </w:rPr>
        <w:t>Document History Information</w:t>
      </w:r>
      <w:bookmarkEnd w:id="645"/>
    </w:p>
    <w:tbl>
      <w:tblPr>
        <w:tblW w:w="8988" w:type="dxa"/>
        <w:tblInd w:w="-176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CellMar>
          <w:top w:w="113" w:type="dxa"/>
          <w:bottom w:w="113" w:type="dxa"/>
        </w:tblCellMar>
        <w:tblLook w:val="01E0" w:firstRow="1" w:lastRow="1" w:firstColumn="1" w:lastColumn="1" w:noHBand="0" w:noVBand="0"/>
      </w:tblPr>
      <w:tblGrid>
        <w:gridCol w:w="1383"/>
        <w:gridCol w:w="1521"/>
        <w:gridCol w:w="6084"/>
      </w:tblGrid>
      <w:tr w:rsidR="00080E5F" w:rsidRPr="00546234" w14:paraId="436C0F2E" w14:textId="77777777" w:rsidTr="00080E5F">
        <w:trPr>
          <w:trHeight w:val="368"/>
        </w:trPr>
        <w:tc>
          <w:tcPr>
            <w:tcW w:w="1383" w:type="dxa"/>
            <w:shd w:val="clear" w:color="auto" w:fill="666666"/>
          </w:tcPr>
          <w:p w14:paraId="1A32DECD" w14:textId="77777777" w:rsidR="00080E5F" w:rsidRPr="008C14F1" w:rsidRDefault="00080E5F" w:rsidP="00AC645F">
            <w:pPr>
              <w:widowControl w:val="0"/>
              <w:wordWrap w:val="0"/>
              <w:autoSpaceDE w:val="0"/>
              <w:autoSpaceDN w:val="0"/>
              <w:ind w:right="300"/>
              <w:rPr>
                <w:rFonts w:ascii="Trebuchet MS" w:eastAsiaTheme="minorHAnsi" w:hAnsi="Trebuchet MS"/>
                <w:b/>
                <w:color w:val="FFFFFF"/>
                <w:sz w:val="18"/>
                <w:szCs w:val="18"/>
              </w:rPr>
            </w:pPr>
            <w:r w:rsidRPr="008C14F1">
              <w:rPr>
                <w:rFonts w:ascii="Trebuchet MS" w:eastAsiaTheme="minorHAnsi" w:hAnsi="Trebuchet MS"/>
                <w:b/>
                <w:color w:val="FFFFFF"/>
                <w:sz w:val="18"/>
                <w:szCs w:val="18"/>
              </w:rPr>
              <w:t>Version</w:t>
            </w:r>
          </w:p>
        </w:tc>
        <w:tc>
          <w:tcPr>
            <w:tcW w:w="1521" w:type="dxa"/>
            <w:shd w:val="clear" w:color="auto" w:fill="666666"/>
            <w:vAlign w:val="center"/>
          </w:tcPr>
          <w:p w14:paraId="2C9A0B6E" w14:textId="77777777" w:rsidR="00080E5F" w:rsidRPr="008C14F1" w:rsidRDefault="00080E5F" w:rsidP="00AC645F">
            <w:pPr>
              <w:widowControl w:val="0"/>
              <w:wordWrap w:val="0"/>
              <w:autoSpaceDE w:val="0"/>
              <w:autoSpaceDN w:val="0"/>
              <w:ind w:right="300"/>
              <w:jc w:val="both"/>
              <w:rPr>
                <w:rFonts w:ascii="Trebuchet MS" w:eastAsiaTheme="minorHAnsi" w:hAnsi="Trebuchet MS"/>
                <w:b/>
                <w:color w:val="FFFFFF"/>
                <w:sz w:val="18"/>
                <w:szCs w:val="18"/>
              </w:rPr>
            </w:pPr>
            <w:r w:rsidRPr="008C14F1">
              <w:rPr>
                <w:rFonts w:ascii="Trebuchet MS" w:eastAsiaTheme="minorHAnsi" w:hAnsi="Trebuchet MS"/>
                <w:b/>
                <w:color w:val="FFFFFF"/>
                <w:sz w:val="18"/>
                <w:szCs w:val="18"/>
              </w:rPr>
              <w:t>Date</w:t>
            </w:r>
          </w:p>
        </w:tc>
        <w:tc>
          <w:tcPr>
            <w:tcW w:w="6084" w:type="dxa"/>
            <w:shd w:val="clear" w:color="auto" w:fill="666666"/>
          </w:tcPr>
          <w:p w14:paraId="2CB55434" w14:textId="77777777" w:rsidR="00080E5F" w:rsidRPr="008C14F1" w:rsidRDefault="00080E5F" w:rsidP="00AC645F">
            <w:pPr>
              <w:widowControl w:val="0"/>
              <w:wordWrap w:val="0"/>
              <w:autoSpaceDE w:val="0"/>
              <w:autoSpaceDN w:val="0"/>
              <w:ind w:left="484" w:right="300"/>
              <w:jc w:val="both"/>
              <w:rPr>
                <w:rFonts w:ascii="Trebuchet MS" w:eastAsiaTheme="minorHAnsi" w:hAnsi="Trebuchet MS"/>
                <w:b/>
                <w:color w:val="FFFFFF"/>
                <w:sz w:val="18"/>
                <w:szCs w:val="18"/>
              </w:rPr>
            </w:pPr>
            <w:r w:rsidRPr="008C14F1">
              <w:rPr>
                <w:rFonts w:ascii="Trebuchet MS" w:eastAsiaTheme="minorHAnsi" w:hAnsi="Trebuchet MS"/>
                <w:b/>
                <w:color w:val="FFFFFF"/>
                <w:sz w:val="18"/>
                <w:szCs w:val="18"/>
              </w:rPr>
              <w:t>Descriptions</w:t>
            </w:r>
          </w:p>
        </w:tc>
      </w:tr>
      <w:tr w:rsidR="00080E5F" w:rsidRPr="00546234" w14:paraId="58A5EB89" w14:textId="77777777" w:rsidTr="00080E5F">
        <w:trPr>
          <w:trHeight w:val="352"/>
        </w:trPr>
        <w:tc>
          <w:tcPr>
            <w:tcW w:w="1383" w:type="dxa"/>
          </w:tcPr>
          <w:p w14:paraId="238F2BB5" w14:textId="77777777" w:rsidR="00080E5F" w:rsidRPr="008C14F1" w:rsidRDefault="00080E5F" w:rsidP="00AC645F">
            <w:pPr>
              <w:widowControl w:val="0"/>
              <w:wordWrap w:val="0"/>
              <w:autoSpaceDE w:val="0"/>
              <w:autoSpaceDN w:val="0"/>
              <w:ind w:right="300"/>
              <w:rPr>
                <w:rFonts w:ascii="Trebuchet MS" w:eastAsiaTheme="minorHAnsi" w:hAnsi="Trebuchet MS"/>
                <w:sz w:val="18"/>
                <w:szCs w:val="18"/>
              </w:rPr>
            </w:pPr>
            <w:r w:rsidRPr="008C14F1">
              <w:rPr>
                <w:rFonts w:ascii="Trebuchet MS" w:eastAsiaTheme="minorHAnsi" w:hAnsi="Trebuchet MS"/>
                <w:sz w:val="18"/>
                <w:szCs w:val="18"/>
              </w:rPr>
              <w:t>Ver. 1.0</w:t>
            </w:r>
          </w:p>
        </w:tc>
        <w:tc>
          <w:tcPr>
            <w:tcW w:w="1521" w:type="dxa"/>
            <w:vAlign w:val="center"/>
          </w:tcPr>
          <w:p w14:paraId="468C89FB" w14:textId="77777777" w:rsidR="00080E5F" w:rsidRPr="008C14F1" w:rsidRDefault="00080E5F" w:rsidP="00097154">
            <w:pPr>
              <w:widowControl w:val="0"/>
              <w:wordWrap w:val="0"/>
              <w:autoSpaceDE w:val="0"/>
              <w:autoSpaceDN w:val="0"/>
              <w:ind w:right="300"/>
              <w:jc w:val="both"/>
              <w:rPr>
                <w:rFonts w:ascii="Trebuchet MS" w:eastAsiaTheme="minorHAnsi" w:hAnsi="Trebuchet MS"/>
                <w:sz w:val="18"/>
                <w:szCs w:val="18"/>
              </w:rPr>
            </w:pPr>
            <w:r w:rsidRPr="008C14F1">
              <w:rPr>
                <w:rFonts w:ascii="Trebuchet MS" w:eastAsiaTheme="minorHAnsi" w:hAnsi="Trebuchet MS"/>
                <w:sz w:val="18"/>
                <w:szCs w:val="18"/>
              </w:rPr>
              <w:t>3</w:t>
            </w:r>
            <w:r w:rsidR="00097154" w:rsidRPr="008C14F1">
              <w:rPr>
                <w:rFonts w:ascii="Trebuchet MS" w:eastAsiaTheme="minorHAnsi" w:hAnsi="Trebuchet MS"/>
                <w:sz w:val="18"/>
                <w:szCs w:val="18"/>
              </w:rPr>
              <w:t>0</w:t>
            </w:r>
            <w:r w:rsidRPr="008C14F1">
              <w:rPr>
                <w:rFonts w:ascii="Trebuchet MS" w:eastAsiaTheme="minorHAnsi" w:hAnsi="Trebuchet MS"/>
                <w:sz w:val="18"/>
                <w:szCs w:val="18"/>
              </w:rPr>
              <w:t>MAY2017</w:t>
            </w:r>
          </w:p>
        </w:tc>
        <w:tc>
          <w:tcPr>
            <w:tcW w:w="6084" w:type="dxa"/>
            <w:vAlign w:val="center"/>
          </w:tcPr>
          <w:p w14:paraId="18964A1D" w14:textId="77777777" w:rsidR="00080E5F" w:rsidRPr="008C14F1" w:rsidRDefault="00080E5F" w:rsidP="00AC645F">
            <w:pPr>
              <w:widowControl w:val="0"/>
              <w:wordWrap w:val="0"/>
              <w:autoSpaceDE w:val="0"/>
              <w:autoSpaceDN w:val="0"/>
              <w:ind w:right="300"/>
              <w:jc w:val="both"/>
              <w:rPr>
                <w:rFonts w:ascii="Trebuchet MS" w:eastAsiaTheme="minorHAnsi" w:hAnsi="Trebuchet MS"/>
                <w:sz w:val="18"/>
                <w:szCs w:val="18"/>
              </w:rPr>
            </w:pPr>
            <w:r w:rsidRPr="008C14F1">
              <w:rPr>
                <w:rFonts w:ascii="Trebuchet MS" w:eastAsiaTheme="minorHAnsi" w:hAnsi="Trebuchet MS"/>
                <w:sz w:val="18"/>
                <w:szCs w:val="18"/>
              </w:rPr>
              <w:t>Initial Release</w:t>
            </w:r>
          </w:p>
        </w:tc>
      </w:tr>
      <w:tr w:rsidR="00080E5F" w:rsidRPr="00546234" w14:paraId="71B310F8" w14:textId="77777777" w:rsidTr="00080E5F">
        <w:trPr>
          <w:trHeight w:val="368"/>
        </w:trPr>
        <w:tc>
          <w:tcPr>
            <w:tcW w:w="1383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7049DF07" w14:textId="77777777" w:rsidR="00080E5F" w:rsidRPr="008C14F1" w:rsidRDefault="00080E5F" w:rsidP="00AC645F">
            <w:pPr>
              <w:widowControl w:val="0"/>
              <w:wordWrap w:val="0"/>
              <w:autoSpaceDE w:val="0"/>
              <w:autoSpaceDN w:val="0"/>
              <w:ind w:right="300"/>
              <w:rPr>
                <w:rFonts w:ascii="Trebuchet MS" w:eastAsiaTheme="minorHAnsi" w:hAnsi="Trebuchet MS"/>
                <w:sz w:val="18"/>
                <w:szCs w:val="18"/>
              </w:rPr>
            </w:pPr>
          </w:p>
        </w:tc>
        <w:tc>
          <w:tcPr>
            <w:tcW w:w="15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CFDFDD6" w14:textId="77777777" w:rsidR="00080E5F" w:rsidRPr="008C14F1" w:rsidRDefault="00080E5F" w:rsidP="00AC645F">
            <w:pPr>
              <w:widowControl w:val="0"/>
              <w:wordWrap w:val="0"/>
              <w:autoSpaceDE w:val="0"/>
              <w:autoSpaceDN w:val="0"/>
              <w:ind w:right="300"/>
              <w:jc w:val="both"/>
              <w:rPr>
                <w:rFonts w:ascii="Trebuchet MS" w:eastAsiaTheme="minorHAnsi" w:hAnsi="Trebuchet MS"/>
                <w:sz w:val="18"/>
                <w:szCs w:val="18"/>
              </w:rPr>
            </w:pPr>
          </w:p>
        </w:tc>
        <w:tc>
          <w:tcPr>
            <w:tcW w:w="6084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16FFE2F8" w14:textId="77777777" w:rsidR="00080E5F" w:rsidRPr="008C14F1" w:rsidRDefault="00080E5F" w:rsidP="00AC645F">
            <w:pPr>
              <w:widowControl w:val="0"/>
              <w:wordWrap w:val="0"/>
              <w:autoSpaceDE w:val="0"/>
              <w:autoSpaceDN w:val="0"/>
              <w:ind w:right="300"/>
              <w:jc w:val="both"/>
              <w:rPr>
                <w:rFonts w:ascii="Trebuchet MS" w:eastAsiaTheme="minorHAnsi" w:hAnsi="Trebuchet MS"/>
                <w:sz w:val="18"/>
                <w:szCs w:val="18"/>
              </w:rPr>
            </w:pPr>
          </w:p>
        </w:tc>
      </w:tr>
    </w:tbl>
    <w:p w14:paraId="7D9EE1DE" w14:textId="77777777" w:rsidR="00080E5F" w:rsidRPr="001605E7" w:rsidRDefault="00080E5F" w:rsidP="00080E5F">
      <w:pPr>
        <w:rPr>
          <w:rFonts w:ascii="Trebuchet MS" w:eastAsiaTheme="minorHAnsi" w:hAnsi="Trebuchet MS"/>
        </w:rPr>
      </w:pPr>
    </w:p>
    <w:sectPr w:rsidR="00080E5F" w:rsidRPr="001605E7" w:rsidSect="00FD1C98">
      <w:type w:val="continuous"/>
      <w:pgSz w:w="11907" w:h="16840" w:code="9"/>
      <w:pgMar w:top="1418" w:right="1701" w:bottom="1134" w:left="1701" w:header="851" w:footer="567" w:gutter="0"/>
      <w:pgNumType w:start="2"/>
      <w:cols w:space="425"/>
      <w:docGrid w:type="lines"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WIZnet_Academy" w:date="2017-06-09T14:50:00Z" w:initials="W">
    <w:p w14:paraId="397B9C10" w14:textId="2DCFBC37" w:rsidR="0041458D" w:rsidRDefault="0041458D">
      <w:pPr>
        <w:pStyle w:val="aff8"/>
      </w:pPr>
      <w:r>
        <w:rPr>
          <w:rStyle w:val="aff7"/>
        </w:rPr>
        <w:annotationRef/>
      </w:r>
      <w:r>
        <w:rPr>
          <w:rFonts w:hint="eastAsia"/>
        </w:rPr>
        <w:t>Registers Manager</w:t>
      </w:r>
      <w:r>
        <w:t xml:space="preserve"> </w:t>
      </w:r>
    </w:p>
    <w:p w14:paraId="3A7CDEF0" w14:textId="794A90A6" w:rsidR="0041458D" w:rsidRDefault="0041458D">
      <w:pPr>
        <w:pStyle w:val="aff8"/>
      </w:pPr>
      <w:r>
        <w:rPr>
          <w:rFonts w:hint="eastAsia"/>
        </w:rPr>
        <w:t>(Common / 4 SOCKET / PHY)</w:t>
      </w:r>
    </w:p>
  </w:comment>
  <w:comment w:id="350" w:author="WIZnet_Academy" w:date="2017-06-05T13:43:00Z" w:initials="W">
    <w:p w14:paraId="01C9C98A" w14:textId="77777777" w:rsidR="0041458D" w:rsidRDefault="0041458D">
      <w:pPr>
        <w:pStyle w:val="aff8"/>
      </w:pPr>
      <w:r>
        <w:rPr>
          <w:rStyle w:val="aff7"/>
        </w:rPr>
        <w:annotationRef/>
      </w:r>
      <w:r>
        <w:rPr>
          <w:rFonts w:hint="eastAsia"/>
        </w:rPr>
        <w:t>LNKn -&gt; lowactive</w:t>
      </w:r>
    </w:p>
    <w:p w14:paraId="35455886" w14:textId="77777777" w:rsidR="0041458D" w:rsidRDefault="0041458D">
      <w:pPr>
        <w:pStyle w:val="aff8"/>
      </w:pPr>
      <w:r>
        <w:t>LNK -&gt; highactive</w:t>
      </w:r>
    </w:p>
    <w:p w14:paraId="4061D8A9" w14:textId="77777777" w:rsidR="0041458D" w:rsidRDefault="0041458D">
      <w:pPr>
        <w:pStyle w:val="aff8"/>
      </w:pPr>
      <w:r>
        <w:rPr>
          <w:rFonts w:hint="eastAsia"/>
        </w:rPr>
        <w:t>미정</w:t>
      </w:r>
    </w:p>
  </w:comment>
  <w:comment w:id="353" w:author="WIZnet_Academy" w:date="2017-06-05T13:46:00Z" w:initials="W">
    <w:p w14:paraId="04C19CEC" w14:textId="77777777" w:rsidR="0041458D" w:rsidRDefault="0041458D">
      <w:pPr>
        <w:pStyle w:val="aff8"/>
      </w:pPr>
      <w:r>
        <w:rPr>
          <w:rStyle w:val="aff7"/>
        </w:rPr>
        <w:annotationRef/>
      </w:r>
      <w:r>
        <w:rPr>
          <w:rFonts w:hint="eastAsia"/>
        </w:rPr>
        <w:t>방보현 제작 문서 참조하여 이름 변경</w:t>
      </w:r>
    </w:p>
  </w:comment>
  <w:comment w:id="354" w:author="becky" w:date="2017-08-25T08:50:00Z" w:initials="b">
    <w:p w14:paraId="5DE22DEB" w14:textId="08A39620" w:rsidR="0041458D" w:rsidRDefault="0041458D">
      <w:pPr>
        <w:pStyle w:val="aff8"/>
      </w:pPr>
      <w:r>
        <w:rPr>
          <w:rStyle w:val="aff7"/>
        </w:rPr>
        <w:annotationRef/>
      </w:r>
      <w:r>
        <w:rPr>
          <w:rFonts w:hint="eastAsia"/>
        </w:rPr>
        <w:t>참조ch</w:t>
      </w:r>
      <w:r>
        <w:t>eck</w:t>
      </w:r>
    </w:p>
  </w:comment>
  <w:comment w:id="355" w:author="WIZnet_Academy" w:date="2017-06-05T13:49:00Z" w:initials="W">
    <w:p w14:paraId="12ADAED4" w14:textId="77777777" w:rsidR="0041458D" w:rsidRDefault="0041458D">
      <w:pPr>
        <w:pStyle w:val="aff8"/>
      </w:pPr>
      <w:r>
        <w:rPr>
          <w:rFonts w:hint="eastAsia"/>
        </w:rPr>
        <w:t xml:space="preserve">NET 이름 </w:t>
      </w:r>
      <w:r>
        <w:rPr>
          <w:rStyle w:val="aff7"/>
        </w:rPr>
        <w:annotationRef/>
      </w:r>
      <w:r>
        <w:rPr>
          <w:rFonts w:hint="eastAsia"/>
        </w:rPr>
        <w:t>미정</w:t>
      </w:r>
    </w:p>
  </w:comment>
  <w:comment w:id="356" w:author="WIZnet_Academy" w:date="2017-06-05T14:03:00Z" w:initials="W">
    <w:p w14:paraId="2C18AB1F" w14:textId="77777777" w:rsidR="0041458D" w:rsidRDefault="0041458D">
      <w:pPr>
        <w:pStyle w:val="aff8"/>
      </w:pPr>
      <w:r>
        <w:rPr>
          <w:rStyle w:val="aff7"/>
        </w:rPr>
        <w:annotationRef/>
      </w:r>
      <w:r>
        <w:rPr>
          <w:rFonts w:hint="eastAsia"/>
        </w:rPr>
        <w:t>로렌스가 영어로!</w:t>
      </w:r>
    </w:p>
    <w:p w14:paraId="49698F44" w14:textId="77777777" w:rsidR="0041458D" w:rsidRDefault="0041458D">
      <w:pPr>
        <w:pStyle w:val="aff8"/>
      </w:pPr>
      <w:r>
        <w:rPr>
          <w:rFonts w:hint="eastAsia"/>
        </w:rPr>
        <w:t>나중에 한국어로 번역</w:t>
      </w:r>
    </w:p>
  </w:comment>
  <w:comment w:id="357" w:author="WIZnet_Academy" w:date="2017-06-05T14:03:00Z" w:initials="W">
    <w:p w14:paraId="71A9F6B9" w14:textId="77777777" w:rsidR="0041458D" w:rsidRDefault="0041458D">
      <w:pPr>
        <w:pStyle w:val="aff8"/>
      </w:pPr>
      <w:r>
        <w:rPr>
          <w:rStyle w:val="aff7"/>
        </w:rPr>
        <w:annotationRef/>
      </w:r>
      <w:r>
        <w:rPr>
          <w:rFonts w:hint="eastAsia"/>
        </w:rPr>
        <w:t>마찬가지 로렌스꺼</w:t>
      </w:r>
    </w:p>
  </w:comment>
  <w:comment w:id="358" w:author="WIZnet_Academy" w:date="2017-06-05T14:44:00Z" w:initials="W">
    <w:p w14:paraId="206AFAF0" w14:textId="77777777" w:rsidR="0041458D" w:rsidRDefault="0041458D">
      <w:pPr>
        <w:pStyle w:val="aff8"/>
      </w:pPr>
      <w:r>
        <w:rPr>
          <w:rStyle w:val="aff7"/>
        </w:rPr>
        <w:annotationRef/>
      </w:r>
      <w:r>
        <w:rPr>
          <w:rFonts w:hint="eastAsia"/>
        </w:rPr>
        <w:t>Interrupt</w:t>
      </w:r>
      <w:r>
        <w:t xml:space="preserve"> </w:t>
      </w:r>
      <w:r>
        <w:rPr>
          <w:rFonts w:hint="eastAsia"/>
        </w:rPr>
        <w:t>동작에 대한 설명 챕터로 추가</w:t>
      </w:r>
    </w:p>
    <w:p w14:paraId="43299A09" w14:textId="0EC9A628" w:rsidR="0041458D" w:rsidRDefault="0041458D">
      <w:pPr>
        <w:pStyle w:val="aff8"/>
      </w:pPr>
      <w:r>
        <w:rPr>
          <w:rFonts w:hint="eastAsia"/>
        </w:rPr>
        <w:t xml:space="preserve">Pin description밑에 </w:t>
      </w:r>
      <w:r>
        <w:t>peter</w:t>
      </w:r>
      <w:r>
        <w:rPr>
          <w:rFonts w:hint="eastAsia"/>
        </w:rPr>
        <w:t>님 바꾸면 교체</w:t>
      </w:r>
    </w:p>
  </w:comment>
  <w:comment w:id="359" w:author="becky" w:date="2017-08-25T08:48:00Z" w:initials="b">
    <w:p w14:paraId="6FB31C33" w14:textId="2D4E2376" w:rsidR="0041458D" w:rsidRDefault="0041458D">
      <w:pPr>
        <w:pStyle w:val="aff8"/>
      </w:pPr>
      <w:r>
        <w:rPr>
          <w:rStyle w:val="aff7"/>
        </w:rPr>
        <w:annotationRef/>
      </w:r>
      <w:r>
        <w:rPr>
          <w:rFonts w:hint="eastAsia"/>
        </w:rPr>
        <w:t xml:space="preserve">참조 </w:t>
      </w:r>
      <w:r>
        <w:t>check</w:t>
      </w:r>
    </w:p>
  </w:comment>
  <w:comment w:id="361" w:author="WIZnet_Academy" w:date="2017-06-05T14:07:00Z" w:initials="W">
    <w:p w14:paraId="2E0724BC" w14:textId="77777777" w:rsidR="0041458D" w:rsidRDefault="0041458D">
      <w:pPr>
        <w:pStyle w:val="aff8"/>
      </w:pPr>
      <w:r>
        <w:rPr>
          <w:rStyle w:val="aff7"/>
        </w:rPr>
        <w:annotationRef/>
      </w:r>
      <w:r>
        <w:rPr>
          <w:rFonts w:hint="eastAsia"/>
        </w:rPr>
        <w:t>New -</w:t>
      </w:r>
      <w:r>
        <w:t xml:space="preserve">&gt; additional </w:t>
      </w:r>
    </w:p>
    <w:p w14:paraId="6319157D" w14:textId="77777777" w:rsidR="0041458D" w:rsidRDefault="0041458D">
      <w:pPr>
        <w:pStyle w:val="aff8"/>
      </w:pPr>
      <w:r>
        <w:rPr>
          <w:rFonts w:hint="eastAsia"/>
        </w:rPr>
        <w:t>W5100과 compotable한 주소를 유지하다는게 핵심 그 외 것은 추가적인 부분</w:t>
      </w:r>
    </w:p>
  </w:comment>
  <w:comment w:id="372" w:author="WIZnet_Academy" w:date="2017-06-05T14:21:00Z" w:initials="W">
    <w:p w14:paraId="545A4A67" w14:textId="77777777" w:rsidR="0041458D" w:rsidRDefault="0041458D">
      <w:pPr>
        <w:pStyle w:val="aff8"/>
      </w:pPr>
      <w:r>
        <w:rPr>
          <w:rStyle w:val="aff7"/>
        </w:rPr>
        <w:annotationRef/>
      </w:r>
      <w:r>
        <w:rPr>
          <w:rFonts w:hint="eastAsia"/>
        </w:rPr>
        <w:t xml:space="preserve">W5100과 </w:t>
      </w:r>
      <w:r>
        <w:t xml:space="preserve">reset value </w:t>
      </w:r>
      <w:r>
        <w:rPr>
          <w:rFonts w:hint="eastAsia"/>
        </w:rPr>
        <w:t>다름 명기할것(비교용 문서에 추가</w:t>
      </w:r>
      <w:r>
        <w:t>…</w:t>
      </w:r>
      <w:r>
        <w:rPr>
          <w:rFonts w:hint="eastAsia"/>
        </w:rPr>
        <w:t>)</w:t>
      </w:r>
    </w:p>
  </w:comment>
  <w:comment w:id="380" w:author="WIZnet_Academy" w:date="2017-06-05T15:39:00Z" w:initials="W">
    <w:p w14:paraId="26E54423" w14:textId="77777777" w:rsidR="0041458D" w:rsidRDefault="0041458D" w:rsidP="00B75D6B">
      <w:pPr>
        <w:pStyle w:val="aff8"/>
      </w:pPr>
      <w:r>
        <w:rPr>
          <w:rStyle w:val="aff7"/>
        </w:rPr>
        <w:annotationRef/>
      </w:r>
      <w:r>
        <w:rPr>
          <w:rFonts w:hint="eastAsia"/>
        </w:rPr>
        <w:t>W5100</w:t>
      </w:r>
      <w:r>
        <w:t xml:space="preserve"> </w:t>
      </w:r>
      <w:r>
        <w:rPr>
          <w:rFonts w:hint="eastAsia"/>
        </w:rPr>
        <w:t>비교 문서에 들어가야함</w:t>
      </w:r>
    </w:p>
  </w:comment>
  <w:comment w:id="381" w:author="Justin Kim" w:date="2017-06-14T11:29:00Z" w:initials="JK">
    <w:p w14:paraId="041FCE72" w14:textId="573C1CE4" w:rsidR="0041458D" w:rsidRDefault="0041458D">
      <w:pPr>
        <w:pStyle w:val="aff8"/>
      </w:pPr>
      <w:r>
        <w:rPr>
          <w:rStyle w:val="aff7"/>
        </w:rPr>
        <w:annotationRef/>
      </w:r>
      <w:r>
        <w:t>F</w:t>
      </w:r>
      <w:r>
        <w:rPr>
          <w:rFonts w:hint="eastAsia"/>
        </w:rPr>
        <w:t xml:space="preserve">unction </w:t>
      </w:r>
      <w:r>
        <w:t>description?</w:t>
      </w:r>
    </w:p>
    <w:p w14:paraId="382D419A" w14:textId="78ABF8B1" w:rsidR="0041458D" w:rsidRDefault="0041458D">
      <w:pPr>
        <w:pStyle w:val="aff8"/>
      </w:pPr>
      <w:r>
        <w:t>Application note???</w:t>
      </w:r>
    </w:p>
  </w:comment>
  <w:comment w:id="382" w:author="becky" w:date="2017-08-25T08:33:00Z" w:initials="b">
    <w:p w14:paraId="583D14CF" w14:textId="04D66401" w:rsidR="0041458D" w:rsidRDefault="0041458D">
      <w:pPr>
        <w:pStyle w:val="aff8"/>
      </w:pPr>
      <w:r>
        <w:rPr>
          <w:rStyle w:val="aff7"/>
        </w:rPr>
        <w:annotationRef/>
      </w:r>
      <w:r>
        <w:rPr>
          <w:rFonts w:hint="eastAsia"/>
          <w:noProof/>
        </w:rPr>
        <w:t>참</w:t>
      </w:r>
      <w:r>
        <w:rPr>
          <w:noProof/>
        </w:rPr>
        <w:t>조</w:t>
      </w:r>
      <w:r>
        <w:rPr>
          <w:rFonts w:hint="eastAsia"/>
          <w:noProof/>
        </w:rPr>
        <w:t xml:space="preserve"> </w:t>
      </w:r>
      <w:r>
        <w:rPr>
          <w:noProof/>
        </w:rPr>
        <w:t>Check</w:t>
      </w:r>
    </w:p>
  </w:comment>
  <w:comment w:id="384" w:author="becky" w:date="2017-08-25T08:35:00Z" w:initials="b">
    <w:p w14:paraId="6FAA8DFC" w14:textId="2FDD6182" w:rsidR="0041458D" w:rsidRDefault="0041458D">
      <w:pPr>
        <w:pStyle w:val="aff8"/>
      </w:pPr>
      <w:r>
        <w:rPr>
          <w:rStyle w:val="aff7"/>
        </w:rPr>
        <w:annotationRef/>
      </w:r>
      <w:r>
        <w:rPr>
          <w:rFonts w:hint="eastAsia"/>
        </w:rPr>
        <w:t xml:space="preserve">참조 </w:t>
      </w:r>
      <w:r>
        <w:t>Check</w:t>
      </w:r>
    </w:p>
  </w:comment>
  <w:comment w:id="402" w:author="becky" w:date="2017-08-25T08:49:00Z" w:initials="b">
    <w:p w14:paraId="611468E1" w14:textId="4957F04D" w:rsidR="0041458D" w:rsidRDefault="0041458D">
      <w:pPr>
        <w:pStyle w:val="aff8"/>
      </w:pPr>
      <w:r>
        <w:rPr>
          <w:rStyle w:val="aff7"/>
        </w:rPr>
        <w:annotationRef/>
      </w:r>
      <w:r>
        <w:rPr>
          <w:rFonts w:hint="eastAsia"/>
        </w:rPr>
        <w:t xml:space="preserve">참조 </w:t>
      </w:r>
      <w:r>
        <w:t>check</w:t>
      </w:r>
    </w:p>
  </w:comment>
  <w:comment w:id="403" w:author="WIZnet_Academy" w:date="2017-06-09T11:00:00Z" w:initials="W">
    <w:p w14:paraId="2BF69520" w14:textId="5C403A60" w:rsidR="0041458D" w:rsidRDefault="0041458D">
      <w:pPr>
        <w:pStyle w:val="aff8"/>
      </w:pPr>
      <w:r>
        <w:rPr>
          <w:rStyle w:val="aff7"/>
        </w:rPr>
        <w:annotationRef/>
      </w:r>
      <w:r>
        <w:rPr>
          <w:rFonts w:hint="eastAsia"/>
        </w:rPr>
        <w:t>Web</w:t>
      </w:r>
      <w:r>
        <w:t>server</w:t>
      </w:r>
      <w:r>
        <w:rPr>
          <w:rFonts w:hint="eastAsia"/>
        </w:rPr>
        <w:t>로 동작 중 Client에서 다중 채널 접속 시에 모든 Socket</w:t>
      </w:r>
      <w:r>
        <w:t xml:space="preserve"> </w:t>
      </w:r>
      <w:r>
        <w:rPr>
          <w:rFonts w:hint="eastAsia"/>
        </w:rPr>
        <w:t xml:space="preserve">점유로 인한 </w:t>
      </w:r>
      <w:r>
        <w:t>Reset Packet Send</w:t>
      </w:r>
      <w:r>
        <w:rPr>
          <w:rFonts w:hint="eastAsia"/>
        </w:rPr>
        <w:t>를 막을 수 있다.</w:t>
      </w:r>
    </w:p>
  </w:comment>
  <w:comment w:id="409" w:author="joon" w:date="2017-06-28T14:30:00Z" w:initials="j">
    <w:p w14:paraId="7A66D5C3" w14:textId="7140646E" w:rsidR="0041458D" w:rsidRDefault="0041458D">
      <w:pPr>
        <w:pStyle w:val="aff8"/>
      </w:pPr>
      <w:r>
        <w:rPr>
          <w:rStyle w:val="aff7"/>
        </w:rPr>
        <w:annotationRef/>
      </w:r>
      <w:r>
        <w:rPr>
          <w:rFonts w:hint="eastAsia"/>
        </w:rPr>
        <w:t>비공개?</w:t>
      </w:r>
    </w:p>
  </w:comment>
  <w:comment w:id="410" w:author="WIZnet_Academy" w:date="2017-06-09T15:42:00Z" w:initials="W">
    <w:p w14:paraId="02F2A40D" w14:textId="42EEA9D3" w:rsidR="0041458D" w:rsidRDefault="0041458D">
      <w:pPr>
        <w:pStyle w:val="aff8"/>
      </w:pPr>
      <w:r>
        <w:rPr>
          <w:rStyle w:val="aff7"/>
        </w:rPr>
        <w:annotationRef/>
      </w:r>
      <w:r>
        <w:rPr>
          <w:rFonts w:hint="eastAsia"/>
        </w:rPr>
        <w:t>확인 후 수정</w:t>
      </w:r>
    </w:p>
  </w:comment>
  <w:comment w:id="425" w:author="becky" w:date="2017-08-25T08:49:00Z" w:initials="b">
    <w:p w14:paraId="3D29745B" w14:textId="7DC7F491" w:rsidR="0041458D" w:rsidRDefault="0041458D">
      <w:pPr>
        <w:pStyle w:val="aff8"/>
      </w:pPr>
      <w:r>
        <w:rPr>
          <w:rStyle w:val="aff7"/>
        </w:rPr>
        <w:annotationRef/>
      </w:r>
      <w:r>
        <w:rPr>
          <w:rFonts w:hint="eastAsia"/>
        </w:rPr>
        <w:t xml:space="preserve">참조 </w:t>
      </w:r>
      <w:r>
        <w:t>check</w:t>
      </w:r>
    </w:p>
  </w:comment>
  <w:comment w:id="426" w:author="becky" w:date="2017-08-25T08:49:00Z" w:initials="b">
    <w:p w14:paraId="307BD346" w14:textId="74DFAADC" w:rsidR="0041458D" w:rsidRDefault="0041458D">
      <w:pPr>
        <w:pStyle w:val="aff8"/>
      </w:pPr>
      <w:r>
        <w:rPr>
          <w:rStyle w:val="aff7"/>
        </w:rPr>
        <w:annotationRef/>
      </w:r>
      <w:r>
        <w:rPr>
          <w:rFonts w:hint="eastAsia"/>
        </w:rPr>
        <w:t>참조</w:t>
      </w:r>
    </w:p>
  </w:comment>
  <w:comment w:id="439" w:author="joon" w:date="2017-06-28T14:36:00Z" w:initials="j">
    <w:p w14:paraId="325FC43E" w14:textId="30C23B21" w:rsidR="0041458D" w:rsidRDefault="0041458D">
      <w:pPr>
        <w:pStyle w:val="aff8"/>
      </w:pPr>
      <w:r>
        <w:rPr>
          <w:rStyle w:val="aff7"/>
        </w:rPr>
        <w:annotationRef/>
      </w:r>
      <w:r>
        <w:rPr>
          <w:rFonts w:hint="eastAsia"/>
        </w:rPr>
        <w:t>비공개?</w:t>
      </w:r>
    </w:p>
  </w:comment>
  <w:comment w:id="442" w:author="becky" w:date="2017-08-25T08:50:00Z" w:initials="b">
    <w:p w14:paraId="1FF66AFD" w14:textId="4FF18138" w:rsidR="0041458D" w:rsidRDefault="0041458D">
      <w:pPr>
        <w:pStyle w:val="aff8"/>
      </w:pPr>
      <w:r>
        <w:rPr>
          <w:rStyle w:val="aff7"/>
        </w:rPr>
        <w:annotationRef/>
      </w:r>
      <w:r>
        <w:rPr>
          <w:rFonts w:hint="eastAsia"/>
        </w:rPr>
        <w:t xml:space="preserve">참조 </w:t>
      </w:r>
      <w:r>
        <w:t>check</w:t>
      </w:r>
    </w:p>
  </w:comment>
  <w:comment w:id="444" w:author="becky" w:date="2017-08-25T08:52:00Z" w:initials="b">
    <w:p w14:paraId="5396841D" w14:textId="10A91E40" w:rsidR="0041458D" w:rsidRDefault="0041458D">
      <w:pPr>
        <w:pStyle w:val="aff8"/>
      </w:pPr>
      <w:r>
        <w:rPr>
          <w:rStyle w:val="aff7"/>
        </w:rPr>
        <w:annotationRef/>
      </w:r>
      <w:r>
        <w:rPr>
          <w:rFonts w:hint="eastAsia"/>
        </w:rPr>
        <w:t xml:space="preserve">참조 </w:t>
      </w:r>
      <w:r>
        <w:t>check</w:t>
      </w:r>
    </w:p>
  </w:comment>
  <w:comment w:id="445" w:author="becky" w:date="2017-08-25T08:52:00Z" w:initials="b">
    <w:p w14:paraId="51958B8B" w14:textId="7D734D33" w:rsidR="0041458D" w:rsidRDefault="0041458D">
      <w:pPr>
        <w:pStyle w:val="aff8"/>
      </w:pPr>
      <w:r>
        <w:rPr>
          <w:rStyle w:val="aff7"/>
        </w:rPr>
        <w:annotationRef/>
      </w:r>
      <w:r>
        <w:rPr>
          <w:rFonts w:hint="eastAsia"/>
        </w:rPr>
        <w:t xml:space="preserve">참조 </w:t>
      </w:r>
      <w:r>
        <w:t>check</w:t>
      </w:r>
    </w:p>
  </w:comment>
  <w:comment w:id="446" w:author="becky" w:date="2017-08-25T08:53:00Z" w:initials="b">
    <w:p w14:paraId="4B22926A" w14:textId="4BFAB10D" w:rsidR="0041458D" w:rsidRDefault="0041458D">
      <w:pPr>
        <w:pStyle w:val="aff8"/>
      </w:pPr>
      <w:r>
        <w:rPr>
          <w:rStyle w:val="aff7"/>
        </w:rPr>
        <w:annotationRef/>
      </w:r>
      <w:r>
        <w:rPr>
          <w:rFonts w:hint="eastAsia"/>
        </w:rPr>
        <w:t xml:space="preserve">참조 </w:t>
      </w:r>
      <w:r>
        <w:t>cehck</w:t>
      </w:r>
    </w:p>
  </w:comment>
  <w:comment w:id="447" w:author="joon" w:date="2017-06-28T14:36:00Z" w:initials="j">
    <w:p w14:paraId="26632866" w14:textId="2003F57A" w:rsidR="0041458D" w:rsidRDefault="0041458D">
      <w:pPr>
        <w:pStyle w:val="aff8"/>
      </w:pPr>
      <w:r>
        <w:rPr>
          <w:rStyle w:val="aff7"/>
        </w:rPr>
        <w:annotationRef/>
      </w:r>
      <w:r>
        <w:t>S</w:t>
      </w:r>
      <w:r>
        <w:rPr>
          <w:rFonts w:hint="eastAsia"/>
        </w:rPr>
        <w:t xml:space="preserve">end 과정 이대로 </w:t>
      </w:r>
      <w:r>
        <w:t>ok?</w:t>
      </w:r>
    </w:p>
  </w:comment>
  <w:comment w:id="448" w:author="becky" w:date="2017-08-25T08:53:00Z" w:initials="b">
    <w:p w14:paraId="5F2E63FC" w14:textId="77446E6A" w:rsidR="0041458D" w:rsidRDefault="0041458D">
      <w:pPr>
        <w:pStyle w:val="aff8"/>
      </w:pPr>
      <w:r>
        <w:rPr>
          <w:rStyle w:val="aff7"/>
        </w:rPr>
        <w:annotationRef/>
      </w:r>
      <w:r>
        <w:rPr>
          <w:rFonts w:hint="eastAsia"/>
        </w:rPr>
        <w:t>참조 check</w:t>
      </w:r>
    </w:p>
  </w:comment>
  <w:comment w:id="450" w:author="WIZnet_Academy" w:date="2017-06-12T16:22:00Z" w:initials="W">
    <w:p w14:paraId="72AF88BA" w14:textId="653DF12B" w:rsidR="0041458D" w:rsidRDefault="0041458D">
      <w:pPr>
        <w:pStyle w:val="aff8"/>
      </w:pPr>
      <w:r>
        <w:rPr>
          <w:rStyle w:val="aff7"/>
        </w:rPr>
        <w:annotationRef/>
      </w:r>
      <w:r>
        <w:rPr>
          <w:rFonts w:hint="eastAsia"/>
        </w:rPr>
        <w:t>SEND처럼</w:t>
      </w:r>
      <w:r>
        <w:t>…</w:t>
      </w:r>
      <w:r>
        <w:rPr>
          <w:rFonts w:hint="eastAsia"/>
        </w:rPr>
        <w:t xml:space="preserve"> 내용 수정</w:t>
      </w:r>
    </w:p>
  </w:comment>
  <w:comment w:id="449" w:author="becky" w:date="2017-08-25T08:53:00Z" w:initials="b">
    <w:p w14:paraId="6D2CCEA7" w14:textId="2D27EBA1" w:rsidR="0041458D" w:rsidRDefault="0041458D">
      <w:pPr>
        <w:pStyle w:val="aff8"/>
      </w:pPr>
      <w:r>
        <w:rPr>
          <w:rStyle w:val="aff7"/>
        </w:rPr>
        <w:annotationRef/>
      </w:r>
      <w:r>
        <w:rPr>
          <w:rFonts w:hint="eastAsia"/>
        </w:rPr>
        <w:t xml:space="preserve">참조 </w:t>
      </w:r>
      <w:r>
        <w:t>check</w:t>
      </w:r>
    </w:p>
  </w:comment>
  <w:comment w:id="457" w:author="becky" w:date="2017-08-25T08:54:00Z" w:initials="b">
    <w:p w14:paraId="3C6546EA" w14:textId="73334E5E" w:rsidR="0041458D" w:rsidRDefault="0041458D">
      <w:pPr>
        <w:pStyle w:val="aff8"/>
      </w:pPr>
      <w:r>
        <w:rPr>
          <w:rStyle w:val="aff7"/>
        </w:rPr>
        <w:annotationRef/>
      </w:r>
      <w:r>
        <w:rPr>
          <w:rFonts w:hint="eastAsia"/>
        </w:rPr>
        <w:t xml:space="preserve">참조 </w:t>
      </w:r>
      <w:r>
        <w:t>check</w:t>
      </w:r>
    </w:p>
  </w:comment>
  <w:comment w:id="459" w:author="becky" w:date="2017-08-25T08:54:00Z" w:initials="b">
    <w:p w14:paraId="7ED89D3E" w14:textId="28980A92" w:rsidR="0041458D" w:rsidRDefault="0041458D">
      <w:pPr>
        <w:pStyle w:val="aff8"/>
      </w:pPr>
      <w:r>
        <w:rPr>
          <w:rStyle w:val="aff7"/>
        </w:rPr>
        <w:annotationRef/>
      </w:r>
      <w:r>
        <w:rPr>
          <w:rFonts w:hint="eastAsia"/>
        </w:rPr>
        <w:t xml:space="preserve">참조 </w:t>
      </w:r>
    </w:p>
  </w:comment>
  <w:comment w:id="461" w:author="becky" w:date="2017-08-25T08:50:00Z" w:initials="b">
    <w:p w14:paraId="4CD43189" w14:textId="1F5E16E1" w:rsidR="0041458D" w:rsidRDefault="0041458D">
      <w:pPr>
        <w:pStyle w:val="aff8"/>
      </w:pPr>
      <w:r>
        <w:rPr>
          <w:rStyle w:val="aff7"/>
        </w:rPr>
        <w:annotationRef/>
      </w:r>
      <w:r>
        <w:rPr>
          <w:rFonts w:hint="eastAsia"/>
        </w:rPr>
        <w:t xml:space="preserve">참조 </w:t>
      </w:r>
      <w:r>
        <w:t>check</w:t>
      </w:r>
    </w:p>
  </w:comment>
  <w:comment w:id="489" w:author="Matthew Matthew" w:date="2017-08-23T17:01:00Z" w:initials="MM">
    <w:p w14:paraId="6E32B0B8" w14:textId="02E8407A" w:rsidR="0041458D" w:rsidRDefault="0041458D">
      <w:pPr>
        <w:pStyle w:val="aff8"/>
      </w:pPr>
      <w:r>
        <w:rPr>
          <w:rStyle w:val="aff7"/>
        </w:rPr>
        <w:annotationRef/>
      </w:r>
      <w:r>
        <w:rPr>
          <w:rFonts w:hint="eastAsia"/>
        </w:rPr>
        <w:t xml:space="preserve">Command와 </w:t>
      </w:r>
      <w:r>
        <w:t xml:space="preserve">Timer </w:t>
      </w:r>
      <w:r>
        <w:rPr>
          <w:rFonts w:hint="eastAsia"/>
        </w:rPr>
        <w:t xml:space="preserve">확인 </w:t>
      </w:r>
    </w:p>
  </w:comment>
  <w:comment w:id="490" w:author="Matthew Matthew" w:date="2017-08-23T17:03:00Z" w:initials="MM">
    <w:p w14:paraId="3F4F5421" w14:textId="47D04711" w:rsidR="0041458D" w:rsidRDefault="0041458D">
      <w:pPr>
        <w:pStyle w:val="aff8"/>
      </w:pPr>
      <w:r>
        <w:rPr>
          <w:rStyle w:val="aff7"/>
        </w:rPr>
        <w:annotationRef/>
      </w:r>
      <w:r>
        <w:rPr>
          <w:rFonts w:hint="eastAsia"/>
        </w:rPr>
        <w:t>확인</w:t>
      </w:r>
    </w:p>
  </w:comment>
  <w:comment w:id="495" w:author="Matthew Matthew" w:date="2017-08-23T17:05:00Z" w:initials="MM">
    <w:p w14:paraId="388BDF45" w14:textId="73AFF79E" w:rsidR="0041458D" w:rsidRDefault="0041458D">
      <w:pPr>
        <w:pStyle w:val="aff8"/>
      </w:pPr>
      <w:r>
        <w:rPr>
          <w:rStyle w:val="aff7"/>
        </w:rPr>
        <w:annotationRef/>
      </w:r>
      <w:r>
        <w:rPr>
          <w:rFonts w:hint="eastAsia"/>
        </w:rPr>
        <w:t xml:space="preserve">재전송상황에서 </w:t>
      </w:r>
      <w:r>
        <w:t>RTR</w:t>
      </w:r>
      <w:r>
        <w:rPr>
          <w:rFonts w:hint="eastAsia"/>
        </w:rPr>
        <w:t>에 영향 받는지 확인</w:t>
      </w:r>
    </w:p>
  </w:comment>
  <w:comment w:id="503" w:author="Matthew Matthew" w:date="2017-08-23T17:09:00Z" w:initials="MM">
    <w:p w14:paraId="31B39759" w14:textId="17AA5055" w:rsidR="0041458D" w:rsidRDefault="0041458D">
      <w:pPr>
        <w:pStyle w:val="aff8"/>
      </w:pPr>
      <w:r>
        <w:rPr>
          <w:rStyle w:val="aff7"/>
        </w:rPr>
        <w:annotationRef/>
      </w:r>
      <w:r>
        <w:rPr>
          <w:rFonts w:hint="eastAsia"/>
        </w:rPr>
        <w:t>수식으로 표현 다른 것들도 찾아서 바꿔야함</w:t>
      </w:r>
    </w:p>
  </w:comment>
  <w:comment w:id="504" w:author="Matthew Matthew" w:date="2017-08-23T17:13:00Z" w:initials="MM">
    <w:p w14:paraId="12C01320" w14:textId="493A0168" w:rsidR="0041458D" w:rsidRDefault="0041458D">
      <w:pPr>
        <w:pStyle w:val="aff8"/>
      </w:pPr>
      <w:r>
        <w:rPr>
          <w:rStyle w:val="aff7"/>
        </w:rPr>
        <w:annotationRef/>
      </w:r>
      <w:r>
        <w:rPr>
          <w:rFonts w:hint="eastAsia"/>
        </w:rPr>
        <w:t>재전송 횟수 다시 확인</w:t>
      </w:r>
    </w:p>
  </w:comment>
  <w:comment w:id="515" w:author="Matthew Matthew" w:date="2017-08-23T17:21:00Z" w:initials="MM">
    <w:p w14:paraId="1C0BB31A" w14:textId="07E2ACAA" w:rsidR="0041458D" w:rsidRDefault="0041458D">
      <w:pPr>
        <w:pStyle w:val="aff8"/>
      </w:pPr>
      <w:r>
        <w:rPr>
          <w:rStyle w:val="aff7"/>
        </w:rPr>
        <w:annotationRef/>
      </w:r>
    </w:p>
  </w:comment>
  <w:comment w:id="516" w:author="Matthew Matthew" w:date="2017-08-23T17:33:00Z" w:initials="MM">
    <w:p w14:paraId="39C0C758" w14:textId="6A47026B" w:rsidR="0041458D" w:rsidRDefault="0041458D">
      <w:pPr>
        <w:pStyle w:val="aff8"/>
      </w:pPr>
      <w:r>
        <w:rPr>
          <w:rStyle w:val="aff7"/>
        </w:rPr>
        <w:annotationRef/>
      </w:r>
      <w:r>
        <w:rPr>
          <w:rFonts w:hint="eastAsia"/>
        </w:rPr>
        <w:t>두가지 설정방법</w:t>
      </w:r>
    </w:p>
  </w:comment>
  <w:comment w:id="574" w:author="becky" w:date="2017-09-08T13:10:00Z" w:initials="b">
    <w:p w14:paraId="47A22B38" w14:textId="245D3968" w:rsidR="00DD0611" w:rsidRDefault="00DD0611">
      <w:pPr>
        <w:pStyle w:val="aff8"/>
      </w:pPr>
      <w:r>
        <w:rPr>
          <w:rStyle w:val="aff7"/>
        </w:rPr>
        <w:annotationRef/>
      </w:r>
      <w:r w:rsidRPr="00DD0611">
        <w:rPr>
          <w:rFonts w:hint="eastAsia"/>
          <w:color w:val="000000" w:themeColor="text1"/>
        </w:rPr>
        <w:t>(ICMP로 열고 핑을 보냈을 때 수신가능한지, 우선선위에 대해 명기</w:t>
      </w:r>
    </w:p>
  </w:comment>
  <w:comment w:id="660" w:author="WIZnet_Academy" w:date="2017-06-09T17:31:00Z" w:initials="W">
    <w:p w14:paraId="45B2352B" w14:textId="0C79A921" w:rsidR="0041458D" w:rsidRDefault="0041458D">
      <w:pPr>
        <w:pStyle w:val="aff8"/>
      </w:pPr>
      <w:r>
        <w:rPr>
          <w:rStyle w:val="aff7"/>
        </w:rPr>
        <w:annotationRef/>
      </w:r>
      <w:r>
        <w:t>S</w:t>
      </w:r>
      <w:r>
        <w:rPr>
          <w:rFonts w:hint="eastAsia"/>
        </w:rPr>
        <w:t xml:space="preserve">ystem </w:t>
      </w:r>
      <w:r>
        <w:t>clock</w:t>
      </w:r>
      <w:r>
        <w:rPr>
          <w:rFonts w:hint="eastAsia"/>
        </w:rPr>
        <w:t>으로 대체</w:t>
      </w:r>
    </w:p>
  </w:comment>
  <w:comment w:id="665" w:author="WIZnet_Academy" w:date="2017-06-09T17:31:00Z" w:initials="W">
    <w:p w14:paraId="325A0A9D" w14:textId="2A5266A5" w:rsidR="0041458D" w:rsidRDefault="0041458D">
      <w:pPr>
        <w:pStyle w:val="aff8"/>
      </w:pPr>
      <w:r>
        <w:rPr>
          <w:rStyle w:val="aff7"/>
        </w:rPr>
        <w:annotationRef/>
      </w:r>
      <w:r>
        <w:rPr>
          <w:rFonts w:hint="eastAsia"/>
        </w:rPr>
        <w:t>확인필요500</w:t>
      </w:r>
      <w:r>
        <w:t>ns</w:t>
      </w:r>
      <w:r>
        <w:rPr>
          <w:rFonts w:hint="eastAsia"/>
        </w:rPr>
        <w:t>인지.</w:t>
      </w:r>
      <w:r>
        <w:t>.</w:t>
      </w:r>
    </w:p>
  </w:comment>
  <w:comment w:id="667" w:author="WIZnet_Academy" w:date="2017-06-09T17:37:00Z" w:initials="W">
    <w:p w14:paraId="55F52AE9" w14:textId="4CBF3022" w:rsidR="0041458D" w:rsidRDefault="0041458D">
      <w:pPr>
        <w:pStyle w:val="aff8"/>
      </w:pPr>
      <w:r>
        <w:rPr>
          <w:rStyle w:val="aff7"/>
        </w:rPr>
        <w:annotationRef/>
      </w:r>
      <w:r>
        <w:rPr>
          <w:rFonts w:hint="eastAsia"/>
        </w:rPr>
        <w:t>Power Up/Down에 대한 t</w:t>
      </w:r>
      <w:r>
        <w:t>imeing</w:t>
      </w:r>
      <w:r>
        <w:rPr>
          <w:rFonts w:hint="eastAsia"/>
        </w:rPr>
        <w:t>도 추가</w:t>
      </w:r>
    </w:p>
  </w:comment>
  <w:comment w:id="673" w:author="WIZnet_Academy" w:date="2017-06-09T17:40:00Z" w:initials="W">
    <w:p w14:paraId="17D6127B" w14:textId="7E65A413" w:rsidR="0041458D" w:rsidRDefault="0041458D">
      <w:pPr>
        <w:pStyle w:val="aff8"/>
      </w:pPr>
      <w:r>
        <w:rPr>
          <w:rStyle w:val="aff7"/>
        </w:rPr>
        <w:annotationRef/>
      </w:r>
      <w:r>
        <w:rPr>
          <w:rFonts w:hint="eastAsia"/>
        </w:rPr>
        <w:t>Upto 50MHz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A7CDEF0" w15:done="0"/>
  <w15:commentEx w15:paraId="4061D8A9" w15:done="0"/>
  <w15:commentEx w15:paraId="04C19CEC" w15:done="0"/>
  <w15:commentEx w15:paraId="5DE22DEB" w15:done="0"/>
  <w15:commentEx w15:paraId="12ADAED4" w15:done="0"/>
  <w15:commentEx w15:paraId="49698F44" w15:done="0"/>
  <w15:commentEx w15:paraId="71A9F6B9" w15:done="0"/>
  <w15:commentEx w15:paraId="43299A09" w15:done="0"/>
  <w15:commentEx w15:paraId="6FB31C33" w15:done="0"/>
  <w15:commentEx w15:paraId="6319157D" w15:done="0"/>
  <w15:commentEx w15:paraId="545A4A67" w15:done="0"/>
  <w15:commentEx w15:paraId="26E54423" w15:done="0"/>
  <w15:commentEx w15:paraId="382D419A" w15:done="0"/>
  <w15:commentEx w15:paraId="583D14CF" w15:done="0"/>
  <w15:commentEx w15:paraId="6FAA8DFC" w15:done="0"/>
  <w15:commentEx w15:paraId="611468E1" w15:done="0"/>
  <w15:commentEx w15:paraId="2BF69520" w15:done="0"/>
  <w15:commentEx w15:paraId="7A66D5C3" w15:done="0"/>
  <w15:commentEx w15:paraId="02F2A40D" w15:done="0"/>
  <w15:commentEx w15:paraId="3D29745B" w15:done="0"/>
  <w15:commentEx w15:paraId="307BD346" w15:done="0"/>
  <w15:commentEx w15:paraId="325FC43E" w15:done="0"/>
  <w15:commentEx w15:paraId="1FF66AFD" w15:done="0"/>
  <w15:commentEx w15:paraId="5396841D" w15:done="0"/>
  <w15:commentEx w15:paraId="51958B8B" w15:done="0"/>
  <w15:commentEx w15:paraId="4B22926A" w15:done="0"/>
  <w15:commentEx w15:paraId="26632866" w15:done="0"/>
  <w15:commentEx w15:paraId="5F2E63FC" w15:done="0"/>
  <w15:commentEx w15:paraId="72AF88BA" w15:done="0"/>
  <w15:commentEx w15:paraId="6D2CCEA7" w15:done="0"/>
  <w15:commentEx w15:paraId="3C6546EA" w15:done="0"/>
  <w15:commentEx w15:paraId="7ED89D3E" w15:done="0"/>
  <w15:commentEx w15:paraId="4CD43189" w15:done="0"/>
  <w15:commentEx w15:paraId="6E32B0B8" w15:done="0"/>
  <w15:commentEx w15:paraId="3F4F5421" w15:done="0"/>
  <w15:commentEx w15:paraId="388BDF45" w15:done="0"/>
  <w15:commentEx w15:paraId="31B39759" w15:done="0"/>
  <w15:commentEx w15:paraId="12C01320" w15:done="0"/>
  <w15:commentEx w15:paraId="1C0BB31A" w15:done="0"/>
  <w15:commentEx w15:paraId="39C0C758" w15:done="0"/>
  <w15:commentEx w15:paraId="47A22B38" w15:done="0"/>
  <w15:commentEx w15:paraId="45B2352B" w15:done="0"/>
  <w15:commentEx w15:paraId="325A0A9D" w15:done="0"/>
  <w15:commentEx w15:paraId="55F52AE9" w15:done="0"/>
  <w15:commentEx w15:paraId="17D6127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C34FD1E" w14:textId="77777777" w:rsidR="000F4351" w:rsidRDefault="000F4351" w:rsidP="00BC4ACC">
      <w:pPr>
        <w:ind w:right="200"/>
      </w:pPr>
      <w:r>
        <w:separator/>
      </w:r>
    </w:p>
  </w:endnote>
  <w:endnote w:type="continuationSeparator" w:id="0">
    <w:p w14:paraId="39BBEEE9" w14:textId="77777777" w:rsidR="000F4351" w:rsidRDefault="000F4351" w:rsidP="00BC4ACC">
      <w:pPr>
        <w:ind w:right="200"/>
      </w:pPr>
      <w:r>
        <w:continuationSeparator/>
      </w:r>
    </w:p>
  </w:endnote>
  <w:endnote w:type="continuationNotice" w:id="1">
    <w:p w14:paraId="395F4700" w14:textId="77777777" w:rsidR="000F4351" w:rsidRDefault="000F4351" w:rsidP="00BC4ACC">
      <w:pPr>
        <w:ind w:right="20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62861E" w14:textId="4A7792CA" w:rsidR="0041458D" w:rsidRPr="00FA78E3" w:rsidRDefault="0041458D" w:rsidP="00155A42">
    <w:pPr>
      <w:pStyle w:val="11"/>
    </w:pPr>
    <w:r w:rsidRPr="00F448E7">
      <w:rPr>
        <w:noProof/>
        <w:sz w:val="18"/>
      </w:rPr>
      <mc:AlternateContent>
        <mc:Choice Requires="wps">
          <w:drawing>
            <wp:anchor distT="4294967294" distB="4294967294" distL="114300" distR="114300" simplePos="0" relativeHeight="251660800" behindDoc="0" locked="0" layoutInCell="1" allowOverlap="1" wp14:anchorId="090389CB" wp14:editId="67C9DA41">
              <wp:simplePos x="0" y="0"/>
              <wp:positionH relativeFrom="margin">
                <wp:posOffset>-233045</wp:posOffset>
              </wp:positionH>
              <wp:positionV relativeFrom="paragraph">
                <wp:posOffset>-76835</wp:posOffset>
              </wp:positionV>
              <wp:extent cx="5875020" cy="0"/>
              <wp:effectExtent l="0" t="0" r="30480" b="19050"/>
              <wp:wrapNone/>
              <wp:docPr id="44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7502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A8648FE" id="Line 18" o:spid="_x0000_s1026" style="position:absolute;left:0;text-align:left;z-index:251660800;visibility:visible;mso-wrap-style:square;mso-width-percent:0;mso-height-percent:0;mso-wrap-distance-left:9pt;mso-wrap-distance-top:-6e-5mm;mso-wrap-distance-right:9pt;mso-wrap-distance-bottom:-6e-5mm;mso-position-horizontal:absolute;mso-position-horizontal-relative:margin;mso-position-vertical:absolute;mso-position-vertical-relative:text;mso-width-percent:0;mso-height-percent:0;mso-width-relative:page;mso-height-relative:page" from="-18.35pt,-6.05pt" to="444.25pt,-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nTHEwIAACs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" strokeweight="1.5pt">
              <w10:wrap anchorx="margin"/>
            </v:line>
          </w:pict>
        </mc:Fallback>
      </mc:AlternateContent>
    </w:r>
    <w:r w:rsidRPr="00FA78E3">
      <w:rPr>
        <w:rStyle w:val="afc"/>
      </w:rPr>
      <w:fldChar w:fldCharType="begin"/>
    </w:r>
    <w:r w:rsidRPr="00FA78E3">
      <w:rPr>
        <w:rStyle w:val="afc"/>
      </w:rPr>
      <w:instrText xml:space="preserve"> PAGE </w:instrText>
    </w:r>
    <w:r w:rsidRPr="00FA78E3">
      <w:rPr>
        <w:rStyle w:val="afc"/>
      </w:rPr>
      <w:fldChar w:fldCharType="separate"/>
    </w:r>
    <w:r w:rsidR="00935FB0">
      <w:rPr>
        <w:rStyle w:val="afc"/>
        <w:noProof/>
      </w:rPr>
      <w:t>2</w:t>
    </w:r>
    <w:r w:rsidRPr="00FA78E3">
      <w:rPr>
        <w:rStyle w:val="afc"/>
      </w:rPr>
      <w:fldChar w:fldCharType="end"/>
    </w:r>
    <w:r>
      <w:rPr>
        <w:rStyle w:val="afc"/>
        <w:rFonts w:hint="eastAsia"/>
      </w:rPr>
      <w:t xml:space="preserve"> / </w:t>
    </w:r>
    <w:r>
      <w:rPr>
        <w:rStyle w:val="afc"/>
      </w:rPr>
      <w:fldChar w:fldCharType="begin"/>
    </w:r>
    <w:r>
      <w:rPr>
        <w:rStyle w:val="afc"/>
      </w:rPr>
      <w:instrText xml:space="preserve"> NUMPAGES   \* MERGEFORMAT </w:instrText>
    </w:r>
    <w:r>
      <w:rPr>
        <w:rStyle w:val="afc"/>
      </w:rPr>
      <w:fldChar w:fldCharType="separate"/>
    </w:r>
    <w:r w:rsidR="00935FB0">
      <w:rPr>
        <w:rStyle w:val="afc"/>
        <w:noProof/>
      </w:rPr>
      <w:t>2</w:t>
    </w:r>
    <w:r>
      <w:rPr>
        <w:rStyle w:val="afc"/>
      </w:rPr>
      <w:fldChar w:fldCharType="end"/>
    </w:r>
    <w:r w:rsidRPr="009E5005">
      <w:rPr>
        <w:rStyle w:val="afc"/>
        <w:rFonts w:ascii="Arial" w:hAnsi="Arial"/>
        <w:color w:val="333333"/>
        <w:sz w:val="18"/>
      </w:rPr>
      <w:ptab w:relativeTo="margin" w:alignment="center" w:leader="none"/>
    </w:r>
    <w:r w:rsidRPr="009E5005">
      <w:rPr>
        <w:rStyle w:val="afc"/>
        <w:rFonts w:ascii="Arial" w:hAnsi="Arial"/>
        <w:color w:val="333333"/>
        <w:sz w:val="18"/>
      </w:rPr>
      <w:ptab w:relativeTo="margin" w:alignment="right" w:leader="none"/>
    </w:r>
    <w:r>
      <w:rPr>
        <w:rStyle w:val="afc"/>
        <w:rFonts w:ascii="Arial" w:hAnsi="Arial" w:hint="eastAsia"/>
        <w:color w:val="333333"/>
        <w:sz w:val="18"/>
      </w:rPr>
      <w:t>W5</w:t>
    </w:r>
    <w:r>
      <w:rPr>
        <w:rStyle w:val="afc"/>
        <w:rFonts w:ascii="Arial" w:hAnsi="Arial"/>
        <w:color w:val="333333"/>
        <w:sz w:val="18"/>
      </w:rPr>
      <w:t>1</w:t>
    </w:r>
    <w:r>
      <w:rPr>
        <w:rStyle w:val="afc"/>
        <w:rFonts w:ascii="Arial" w:hAnsi="Arial" w:hint="eastAsia"/>
        <w:color w:val="333333"/>
        <w:sz w:val="18"/>
      </w:rPr>
      <w:t>00S Datasheet Version1.0.</w:t>
    </w:r>
    <w:r>
      <w:rPr>
        <w:rStyle w:val="afc"/>
        <w:rFonts w:ascii="Arial" w:hAnsi="Arial"/>
        <w:color w:val="333333"/>
        <w:sz w:val="18"/>
      </w:rPr>
      <w:t>0</w:t>
    </w:r>
    <w:r>
      <w:rPr>
        <w:rStyle w:val="afc"/>
        <w:rFonts w:ascii="Arial" w:hAnsi="Arial" w:hint="eastAsia"/>
        <w:color w:val="333333"/>
        <w:sz w:val="18"/>
      </w:rPr>
      <w:t xml:space="preserve"> (</w:t>
    </w:r>
    <w:r>
      <w:rPr>
        <w:rStyle w:val="afc"/>
        <w:rFonts w:ascii="Arial" w:hAnsi="Arial"/>
        <w:color w:val="333333"/>
        <w:sz w:val="18"/>
      </w:rPr>
      <w:t>APR 2017)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5E8957" w14:textId="77777777" w:rsidR="0041458D" w:rsidRDefault="0041458D" w:rsidP="00155A42">
    <w:pPr>
      <w:pStyle w:val="11"/>
      <w:rPr>
        <w:rStyle w:val="afc"/>
        <w:rFonts w:ascii="Arial" w:eastAsia="바탕" w:hAnsi="Arial" w:cs="Times New Roman"/>
        <w:color w:val="333333"/>
        <w:szCs w:val="20"/>
      </w:rPr>
    </w:pPr>
    <w:r>
      <w:rPr>
        <w:rStyle w:val="afc"/>
        <w:rFonts w:ascii="Arial" w:hAnsi="Arial" w:hint="eastAsia"/>
        <w:vanish/>
        <w:color w:val="333333"/>
        <w:szCs w:val="20"/>
      </w:rPr>
      <w:cr/>
    </w:r>
    <w:r w:rsidRPr="007D4BB3">
      <w:rPr>
        <w:rStyle w:val="afc"/>
        <w:rFonts w:ascii="Arial" w:hAnsi="Arial"/>
        <w:color w:val="333333"/>
        <w:szCs w:val="20"/>
      </w:rPr>
      <w:t>© Copyright 20</w:t>
    </w:r>
    <w:r>
      <w:rPr>
        <w:rStyle w:val="afc"/>
        <w:rFonts w:ascii="Arial" w:hAnsi="Arial" w:hint="eastAsia"/>
        <w:color w:val="333333"/>
        <w:szCs w:val="20"/>
      </w:rPr>
      <w:t xml:space="preserve">17 </w:t>
    </w:r>
    <w:r w:rsidRPr="007D4BB3">
      <w:rPr>
        <w:rStyle w:val="afc"/>
        <w:rFonts w:ascii="Arial" w:hAnsi="Arial"/>
        <w:color w:val="333333"/>
        <w:szCs w:val="20"/>
      </w:rPr>
      <w:t xml:space="preserve">WIZnet Co., </w:t>
    </w:r>
    <w:r>
      <w:rPr>
        <w:rStyle w:val="afc"/>
        <w:rFonts w:ascii="Arial" w:hAnsi="Arial" w:hint="eastAsia"/>
        <w:color w:val="333333"/>
        <w:szCs w:val="20"/>
      </w:rPr>
      <w:t>Ltd</w:t>
    </w:r>
    <w:r w:rsidRPr="007D4BB3">
      <w:rPr>
        <w:rStyle w:val="afc"/>
        <w:rFonts w:ascii="Arial" w:hAnsi="Arial"/>
        <w:color w:val="333333"/>
        <w:szCs w:val="20"/>
      </w:rPr>
      <w:t>. All rights reserved.</w:t>
    </w:r>
  </w:p>
  <w:p w14:paraId="72C77F9B" w14:textId="77777777" w:rsidR="0041458D" w:rsidRPr="000C72B7" w:rsidRDefault="0041458D" w:rsidP="00E05B70">
    <w:pPr>
      <w:pStyle w:val="af4"/>
      <w:tabs>
        <w:tab w:val="clear" w:pos="8504"/>
        <w:tab w:val="right" w:pos="9000"/>
      </w:tabs>
      <w:ind w:leftChars="242" w:left="484" w:rightChars="-213" w:right="-426"/>
      <w:jc w:val="right"/>
      <w:rPr>
        <w:rFonts w:ascii="Century Gothic" w:hAnsi="Century Gothic" w:cs="Arial"/>
        <w:color w:val="808080"/>
        <w:sz w:val="22"/>
        <w:szCs w:val="22"/>
        <w:u w:val="single"/>
      </w:rPr>
    </w:pPr>
    <w:r>
      <w:rPr>
        <w:rFonts w:ascii="Trebuchet MS" w:hAnsi="Trebuchet MS"/>
        <w:noProof/>
      </w:rPr>
      <mc:AlternateContent>
        <mc:Choice Requires="wps">
          <w:drawing>
            <wp:anchor distT="4294967294" distB="4294967294" distL="114300" distR="114300" simplePos="0" relativeHeight="251653632" behindDoc="0" locked="0" layoutInCell="1" allowOverlap="1" wp14:anchorId="45C6E194" wp14:editId="79C8CF2B">
              <wp:simplePos x="0" y="0"/>
              <wp:positionH relativeFrom="column">
                <wp:posOffset>-228600</wp:posOffset>
              </wp:positionH>
              <wp:positionV relativeFrom="paragraph">
                <wp:posOffset>-184786</wp:posOffset>
              </wp:positionV>
              <wp:extent cx="5943600" cy="0"/>
              <wp:effectExtent l="0" t="0" r="19050" b="19050"/>
              <wp:wrapNone/>
              <wp:docPr id="8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1D0EA85" id="Line 19" o:spid="_x0000_s1026" style="position:absolute;left:0;text-align:left;z-index:25165363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18pt,-14.55pt" to="450pt,-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Qc2EgIAACo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" strokeweight="1.5pt"/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369B8E" w14:textId="22ABD6C9" w:rsidR="0041458D" w:rsidRPr="00FA78E3" w:rsidRDefault="0041458D" w:rsidP="00EF4B1D">
    <w:pPr>
      <w:ind w:right="200"/>
      <w:jc w:val="right"/>
      <w:rPr>
        <w:rFonts w:ascii="Trebuchet MS" w:hAnsi="Trebuchet MS"/>
      </w:rPr>
    </w:pPr>
    <w:r w:rsidRPr="00F448E7">
      <w:rPr>
        <w:noProof/>
        <w:sz w:val="18"/>
      </w:rPr>
      <mc:AlternateContent>
        <mc:Choice Requires="wps">
          <w:drawing>
            <wp:anchor distT="4294967294" distB="4294967294" distL="114300" distR="114300" simplePos="0" relativeHeight="251654656" behindDoc="0" locked="0" layoutInCell="1" allowOverlap="1" wp14:anchorId="0C9CA443" wp14:editId="7056636C">
              <wp:simplePos x="0" y="0"/>
              <wp:positionH relativeFrom="column">
                <wp:posOffset>-227402</wp:posOffset>
              </wp:positionH>
              <wp:positionV relativeFrom="paragraph">
                <wp:posOffset>-84455</wp:posOffset>
              </wp:positionV>
              <wp:extent cx="5875020" cy="0"/>
              <wp:effectExtent l="0" t="0" r="11430" b="19050"/>
              <wp:wrapNone/>
              <wp:docPr id="9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7502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F7B6E8A" id="Line 18" o:spid="_x0000_s1026" style="position:absolute;left:0;text-align:left;z-index:25165465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17.9pt,-6.65pt" to="444.7pt,-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ljdEwIAACo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" strokeweight="1.5pt"/>
          </w:pict>
        </mc:Fallback>
      </mc:AlternateContent>
    </w:r>
    <w:r>
      <w:rPr>
        <w:rStyle w:val="afc"/>
        <w:rFonts w:ascii="Arial" w:eastAsia="맑은 고딕" w:hAnsi="Arial" w:cs="굴림" w:hint="eastAsia"/>
        <w:color w:val="333333"/>
        <w:sz w:val="18"/>
      </w:rPr>
      <w:t>W5100</w:t>
    </w:r>
    <w:r>
      <w:rPr>
        <w:rStyle w:val="afc"/>
        <w:rFonts w:ascii="Arial" w:eastAsia="맑은 고딕" w:hAnsi="Arial" w:cs="굴림"/>
        <w:color w:val="333333"/>
        <w:sz w:val="18"/>
      </w:rPr>
      <w:t>S</w:t>
    </w:r>
    <w:r>
      <w:rPr>
        <w:rStyle w:val="afc"/>
        <w:rFonts w:ascii="Arial" w:eastAsia="맑은 고딕" w:hAnsi="Arial" w:cs="굴림" w:hint="eastAsia"/>
        <w:color w:val="333333"/>
        <w:sz w:val="18"/>
      </w:rPr>
      <w:t xml:space="preserve"> Datasheet Version1.0.</w:t>
    </w:r>
    <w:r>
      <w:rPr>
        <w:rStyle w:val="afc"/>
        <w:rFonts w:ascii="Arial" w:eastAsia="맑은 고딕" w:hAnsi="Arial" w:cs="굴림"/>
        <w:color w:val="333333"/>
        <w:sz w:val="18"/>
      </w:rPr>
      <w:t>0</w:t>
    </w:r>
    <w:r>
      <w:rPr>
        <w:rStyle w:val="afc"/>
        <w:rFonts w:ascii="Arial" w:eastAsia="맑은 고딕" w:hAnsi="Arial" w:cs="굴림" w:hint="eastAsia"/>
        <w:color w:val="333333"/>
        <w:sz w:val="18"/>
      </w:rPr>
      <w:t xml:space="preserve"> </w:t>
    </w:r>
    <w:r>
      <w:rPr>
        <w:rStyle w:val="afc"/>
        <w:rFonts w:ascii="Arial" w:eastAsia="맑은 고딕" w:hAnsi="Arial" w:cs="굴림"/>
        <w:color w:val="333333"/>
        <w:sz w:val="18"/>
      </w:rPr>
      <w:t>(APR 2017</w:t>
    </w:r>
    <w:r>
      <w:rPr>
        <w:rStyle w:val="afc"/>
        <w:rFonts w:ascii="Arial" w:eastAsia="맑은 고딕" w:hAnsi="Arial" w:cs="굴림" w:hint="eastAsia"/>
        <w:color w:val="333333"/>
        <w:sz w:val="18"/>
      </w:rPr>
      <w:t>)</w:t>
    </w:r>
    <w:r w:rsidRPr="00102C83">
      <w:rPr>
        <w:rStyle w:val="afc"/>
        <w:rFonts w:ascii="Arial" w:eastAsia="맑은 고딕" w:hAnsi="Arial" w:cs="굴림"/>
        <w:color w:val="333333"/>
        <w:sz w:val="18"/>
      </w:rPr>
      <w:ptab w:relativeTo="margin" w:alignment="center" w:leader="none"/>
    </w:r>
    <w:r w:rsidRPr="00102C83">
      <w:rPr>
        <w:rStyle w:val="afc"/>
        <w:rFonts w:ascii="Arial" w:eastAsia="맑은 고딕" w:hAnsi="Arial" w:cs="굴림"/>
        <w:color w:val="333333"/>
        <w:sz w:val="18"/>
      </w:rPr>
      <w:ptab w:relativeTo="margin" w:alignment="right" w:leader="none"/>
    </w:r>
    <w:r w:rsidRPr="00FA78E3">
      <w:rPr>
        <w:rStyle w:val="afc"/>
        <w:rFonts w:ascii="Trebuchet MS" w:hAnsi="Trebuchet MS"/>
      </w:rPr>
      <w:fldChar w:fldCharType="begin"/>
    </w:r>
    <w:r w:rsidRPr="00FA78E3">
      <w:rPr>
        <w:rStyle w:val="afc"/>
        <w:rFonts w:ascii="Trebuchet MS" w:hAnsi="Trebuchet MS"/>
      </w:rPr>
      <w:instrText xml:space="preserve"> PAGE </w:instrText>
    </w:r>
    <w:r w:rsidRPr="00FA78E3">
      <w:rPr>
        <w:rStyle w:val="afc"/>
        <w:rFonts w:ascii="Trebuchet MS" w:hAnsi="Trebuchet MS"/>
      </w:rPr>
      <w:fldChar w:fldCharType="separate"/>
    </w:r>
    <w:r w:rsidR="00C77D46">
      <w:rPr>
        <w:rStyle w:val="afc"/>
        <w:rFonts w:ascii="Trebuchet MS" w:hAnsi="Trebuchet MS"/>
        <w:noProof/>
      </w:rPr>
      <w:t>63</w:t>
    </w:r>
    <w:r w:rsidRPr="00FA78E3">
      <w:rPr>
        <w:rStyle w:val="afc"/>
        <w:rFonts w:ascii="Trebuchet MS" w:hAnsi="Trebuchet MS"/>
      </w:rPr>
      <w:fldChar w:fldCharType="end"/>
    </w:r>
    <w:r>
      <w:rPr>
        <w:rStyle w:val="afc"/>
        <w:rFonts w:ascii="Trebuchet MS" w:hAnsi="Trebuchet MS" w:hint="eastAsia"/>
      </w:rPr>
      <w:t xml:space="preserve"> / </w:t>
    </w:r>
    <w:r>
      <w:rPr>
        <w:rStyle w:val="afc"/>
        <w:rFonts w:ascii="Trebuchet MS" w:hAnsi="Trebuchet MS"/>
      </w:rPr>
      <w:fldChar w:fldCharType="begin"/>
    </w:r>
    <w:r>
      <w:rPr>
        <w:rStyle w:val="afc"/>
        <w:rFonts w:ascii="Trebuchet MS" w:hAnsi="Trebuchet MS"/>
      </w:rPr>
      <w:instrText xml:space="preserve"> NUMPAGES   \* MERGEFORMAT </w:instrText>
    </w:r>
    <w:r>
      <w:rPr>
        <w:rStyle w:val="afc"/>
        <w:rFonts w:ascii="Trebuchet MS" w:hAnsi="Trebuchet MS"/>
      </w:rPr>
      <w:fldChar w:fldCharType="separate"/>
    </w:r>
    <w:r w:rsidR="00C77D46">
      <w:rPr>
        <w:rStyle w:val="afc"/>
        <w:rFonts w:ascii="Trebuchet MS" w:hAnsi="Trebuchet MS"/>
        <w:noProof/>
      </w:rPr>
      <w:t>123</w:t>
    </w:r>
    <w:r>
      <w:rPr>
        <w:rStyle w:val="afc"/>
        <w:rFonts w:ascii="Trebuchet MS" w:hAnsi="Trebuchet MS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E07E68" w14:textId="77777777" w:rsidR="000F4351" w:rsidRDefault="000F4351" w:rsidP="00BC4ACC">
      <w:pPr>
        <w:ind w:right="200"/>
      </w:pPr>
      <w:r>
        <w:separator/>
      </w:r>
    </w:p>
  </w:footnote>
  <w:footnote w:type="continuationSeparator" w:id="0">
    <w:p w14:paraId="5B9AC22A" w14:textId="77777777" w:rsidR="000F4351" w:rsidRDefault="000F4351" w:rsidP="00BC4ACC">
      <w:pPr>
        <w:ind w:right="200"/>
      </w:pPr>
      <w:r>
        <w:continuationSeparator/>
      </w:r>
    </w:p>
  </w:footnote>
  <w:footnote w:type="continuationNotice" w:id="1">
    <w:p w14:paraId="36CBD666" w14:textId="77777777" w:rsidR="000F4351" w:rsidRDefault="000F4351" w:rsidP="00BC4ACC">
      <w:pPr>
        <w:ind w:right="200"/>
      </w:pPr>
    </w:p>
  </w:footnote>
  <w:footnote w:id="2">
    <w:p w14:paraId="3D311235" w14:textId="77777777" w:rsidR="0041458D" w:rsidRDefault="0041458D" w:rsidP="00F42724">
      <w:pPr>
        <w:pStyle w:val="af5"/>
        <w:ind w:right="200"/>
      </w:pPr>
      <w:r>
        <w:rPr>
          <w:rStyle w:val="af7"/>
        </w:rPr>
        <w:footnoteRef/>
      </w:r>
      <w:r>
        <w:t xml:space="preserve"> </w:t>
      </w:r>
      <w:r>
        <w:rPr>
          <w:rFonts w:hint="eastAsia"/>
        </w:rPr>
        <w:t>Theoretical Guaranteed Speed</w:t>
      </w:r>
    </w:p>
    <w:p w14:paraId="1E944B5B" w14:textId="77777777" w:rsidR="0041458D" w:rsidRPr="00B86602" w:rsidRDefault="0041458D" w:rsidP="00F42724">
      <w:pPr>
        <w:ind w:right="200"/>
        <w:rPr>
          <w:rFonts w:ascii="Trebuchet MS" w:hAnsi="Trebuchet MS"/>
          <w:color w:val="0000FF"/>
          <w:sz w:val="18"/>
          <w:szCs w:val="18"/>
        </w:rPr>
      </w:pPr>
      <w:r w:rsidRPr="00B86602">
        <w:rPr>
          <w:rFonts w:ascii="Trebuchet MS" w:hAnsi="Trebuchet MS" w:hint="eastAsia"/>
          <w:color w:val="0000FF"/>
          <w:sz w:val="18"/>
          <w:szCs w:val="18"/>
        </w:rPr>
        <w:t>Even though theoretical design speed is 80MHz, the signal in the high speed may be distorted because of the circuit crosstalk and the length of the signal line.</w:t>
      </w:r>
      <w:r>
        <w:rPr>
          <w:rFonts w:ascii="Trebuchet MS" w:hAnsi="Trebuchet MS" w:hint="eastAsia"/>
          <w:color w:val="0000FF"/>
          <w:sz w:val="18"/>
          <w:szCs w:val="18"/>
        </w:rPr>
        <w:t xml:space="preserve"> </w:t>
      </w:r>
      <w:r w:rsidRPr="00B86602">
        <w:rPr>
          <w:rFonts w:ascii="Trebuchet MS" w:hAnsi="Trebuchet MS" w:hint="eastAsia"/>
          <w:color w:val="0000FF"/>
          <w:sz w:val="18"/>
          <w:szCs w:val="18"/>
        </w:rPr>
        <w:t>The minimum guaranteed speed of the SCLK is 33.3 MHz which was tested and measured with the stable waveform.</w:t>
      </w:r>
    </w:p>
    <w:p w14:paraId="3A1B9C34" w14:textId="77777777" w:rsidR="0041458D" w:rsidRDefault="0041458D" w:rsidP="00F42724">
      <w:pPr>
        <w:ind w:right="200"/>
        <w:rPr>
          <w:rFonts w:ascii="Trebuchet MS" w:hAnsi="Trebuchet MS"/>
          <w:color w:val="0000FF"/>
          <w:sz w:val="18"/>
          <w:szCs w:val="18"/>
        </w:rPr>
      </w:pPr>
      <w:r w:rsidRPr="00B86602">
        <w:rPr>
          <w:rFonts w:ascii="Trebuchet MS" w:hAnsi="Trebuchet MS" w:hint="eastAsia"/>
          <w:color w:val="0000FF"/>
          <w:sz w:val="18"/>
          <w:szCs w:val="18"/>
        </w:rPr>
        <w:t>Please refer to the SPI Application Note which shows the WIZnet test environment and results.</w:t>
      </w:r>
    </w:p>
    <w:p w14:paraId="50444EEE" w14:textId="77777777" w:rsidR="0041458D" w:rsidRPr="003B0D27" w:rsidRDefault="0041458D" w:rsidP="00F42724">
      <w:pPr>
        <w:pStyle w:val="af5"/>
        <w:ind w:right="200"/>
      </w:pPr>
    </w:p>
  </w:footnote>
  <w:footnote w:id="3">
    <w:p w14:paraId="6794EAB5" w14:textId="77777777" w:rsidR="0041458D" w:rsidRPr="003B0D27" w:rsidRDefault="0041458D" w:rsidP="00F42724">
      <w:pPr>
        <w:pStyle w:val="af5"/>
        <w:ind w:right="200"/>
      </w:pPr>
      <w:r>
        <w:rPr>
          <w:rStyle w:val="af7"/>
        </w:rPr>
        <w:footnoteRef/>
      </w:r>
      <w:r>
        <w:t xml:space="preserve"> </w:t>
      </w:r>
      <w:r>
        <w:rPr>
          <w:rFonts w:hint="eastAsia"/>
        </w:rPr>
        <w:t>2.1ns is when pn loaded with 30pF. The time is shorter with lower capacitance.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5B532C" w14:textId="77777777" w:rsidR="0041458D" w:rsidRPr="00D03756" w:rsidRDefault="0041458D" w:rsidP="00E265EB">
    <w:pPr>
      <w:ind w:right="200"/>
      <w:rPr>
        <w:rFonts w:ascii="Arial Unicode MS" w:hAnsi="Arial Unicode MS" w:cs="Arial Unicode MS"/>
        <w:b/>
        <w:color w:val="808080"/>
      </w:rPr>
    </w:pPr>
    <w:r w:rsidRPr="00B45D04">
      <w:rPr>
        <w:noProof/>
        <w:sz w:val="18"/>
      </w:rPr>
      <w:drawing>
        <wp:anchor distT="0" distB="0" distL="114300" distR="114300" simplePos="0" relativeHeight="251661824" behindDoc="0" locked="0" layoutInCell="1" allowOverlap="1" wp14:anchorId="58590C50" wp14:editId="6B3A4063">
          <wp:simplePos x="0" y="0"/>
          <wp:positionH relativeFrom="column">
            <wp:posOffset>4575175</wp:posOffset>
          </wp:positionH>
          <wp:positionV relativeFrom="paragraph">
            <wp:posOffset>-63500</wp:posOffset>
          </wp:positionV>
          <wp:extent cx="918210" cy="352425"/>
          <wp:effectExtent l="0" t="0" r="0" b="9525"/>
          <wp:wrapNone/>
          <wp:docPr id="42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8210" cy="3524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Pr="00370EEF">
      <w:rPr>
        <w:noProof/>
      </w:rPr>
      <mc:AlternateContent>
        <mc:Choice Requires="wps">
          <w:drawing>
            <wp:anchor distT="4294967294" distB="4294967294" distL="114300" distR="114300" simplePos="0" relativeHeight="251659776" behindDoc="0" locked="0" layoutInCell="1" allowOverlap="1" wp14:anchorId="34C50250" wp14:editId="04F683B8">
              <wp:simplePos x="0" y="0"/>
              <wp:positionH relativeFrom="column">
                <wp:posOffset>-240030</wp:posOffset>
              </wp:positionH>
              <wp:positionV relativeFrom="paragraph">
                <wp:posOffset>351629</wp:posOffset>
              </wp:positionV>
              <wp:extent cx="5875342" cy="0"/>
              <wp:effectExtent l="0" t="0" r="11430" b="19050"/>
              <wp:wrapNone/>
              <wp:docPr id="24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75342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5035B45" id="Line 18" o:spid="_x0000_s1026" style="position:absolute;left:0;text-align:left;z-index:25165977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18.9pt,27.7pt" to="443.75pt,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" strokeweight="1.5pt"/>
          </w:pict>
        </mc:Fallback>
      </mc:AlternateContent>
    </w:r>
  </w:p>
  <w:p w14:paraId="2F929634" w14:textId="77777777" w:rsidR="0041458D" w:rsidRDefault="0041458D" w:rsidP="00E265EB">
    <w:pPr>
      <w:pStyle w:val="afd"/>
      <w:ind w:right="200"/>
    </w:pPr>
    <w:r w:rsidRPr="003F09E2"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0027D65B" wp14:editId="1357107E">
              <wp:simplePos x="0" y="0"/>
              <wp:positionH relativeFrom="column">
                <wp:posOffset>5661356</wp:posOffset>
              </wp:positionH>
              <wp:positionV relativeFrom="paragraph">
                <wp:posOffset>128905</wp:posOffset>
              </wp:positionV>
              <wp:extent cx="342900" cy="1714500"/>
              <wp:effectExtent l="0" t="0" r="0" b="0"/>
              <wp:wrapNone/>
              <wp:docPr id="18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2900" cy="1714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085ABD" w14:textId="77777777" w:rsidR="0041458D" w:rsidRPr="00962A73" w:rsidRDefault="0041458D" w:rsidP="00FD1C98">
                          <w:pPr>
                            <w:rPr>
                              <w:rFonts w:ascii="Arial" w:hAnsi="Arial" w:cs="Arial"/>
                              <w:b/>
                              <w:color w:val="000080"/>
                              <w:sz w:val="22"/>
                              <w:szCs w:val="22"/>
                            </w:rPr>
                          </w:pPr>
                          <w:r w:rsidRPr="00962A73">
                            <w:rPr>
                              <w:rFonts w:ascii="Arial" w:hAnsi="Arial" w:cs="Arial"/>
                              <w:b/>
                              <w:color w:val="000080"/>
                              <w:sz w:val="22"/>
                              <w:szCs w:val="22"/>
                            </w:rPr>
                            <w:t>W5100</w:t>
                          </w:r>
                          <w:r>
                            <w:rPr>
                              <w:rFonts w:ascii="Arial" w:hAnsi="Arial" w:cs="Arial"/>
                              <w:b/>
                              <w:color w:val="000080"/>
                              <w:sz w:val="22"/>
                              <w:szCs w:val="22"/>
                            </w:rPr>
                            <w:t>S</w:t>
                          </w:r>
                          <w:r w:rsidRPr="00962A73">
                            <w:rPr>
                              <w:rFonts w:ascii="Arial" w:hAnsi="Arial" w:cs="Arial"/>
                              <w:b/>
                              <w:color w:val="000080"/>
                              <w:sz w:val="22"/>
                              <w:szCs w:val="22"/>
                            </w:rPr>
                            <w:t xml:space="preserve"> Datasheet</w:t>
                          </w:r>
                        </w:p>
                      </w:txbxContent>
                    </wps:txbx>
                    <wps:bodyPr rot="0" vert="vert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27D65B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31" type="#_x0000_t202" style="position:absolute;margin-left:445.8pt;margin-top:10.15pt;width:27pt;height:13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" filled="f" stroked="f">
              <v:textbox style="layout-flow:vertical">
                <w:txbxContent>
                  <w:p w14:paraId="54085ABD" w14:textId="77777777" w:rsidR="0041458D" w:rsidRPr="00962A73" w:rsidRDefault="0041458D" w:rsidP="00FD1C98">
                    <w:pPr>
                      <w:rPr>
                        <w:rFonts w:ascii="Arial" w:hAnsi="Arial" w:cs="Arial"/>
                        <w:b/>
                        <w:color w:val="000080"/>
                        <w:sz w:val="22"/>
                        <w:szCs w:val="22"/>
                      </w:rPr>
                    </w:pPr>
                    <w:r w:rsidRPr="00962A73">
                      <w:rPr>
                        <w:rFonts w:ascii="Arial" w:hAnsi="Arial" w:cs="Arial"/>
                        <w:b/>
                        <w:color w:val="000080"/>
                        <w:sz w:val="22"/>
                        <w:szCs w:val="22"/>
                      </w:rPr>
                      <w:t>W5100</w:t>
                    </w:r>
                    <w:r>
                      <w:rPr>
                        <w:rFonts w:ascii="Arial" w:hAnsi="Arial" w:cs="Arial"/>
                        <w:b/>
                        <w:color w:val="000080"/>
                        <w:sz w:val="22"/>
                        <w:szCs w:val="22"/>
                      </w:rPr>
                      <w:t>S</w:t>
                    </w:r>
                    <w:r w:rsidRPr="00962A73">
                      <w:rPr>
                        <w:rFonts w:ascii="Arial" w:hAnsi="Arial" w:cs="Arial"/>
                        <w:b/>
                        <w:color w:val="000080"/>
                        <w:sz w:val="22"/>
                        <w:szCs w:val="22"/>
                      </w:rPr>
                      <w:t xml:space="preserve"> Datasheet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8ED75E" w14:textId="77777777" w:rsidR="0041458D" w:rsidRPr="00D03756" w:rsidRDefault="0041458D" w:rsidP="00155A42">
    <w:pPr>
      <w:pStyle w:val="11"/>
      <w:rPr>
        <w:rFonts w:ascii="Arial Unicode MS" w:hAnsi="Arial Unicode MS" w:cs="Arial Unicode MS"/>
        <w:b/>
        <w:color w:val="808080"/>
      </w:rPr>
    </w:pPr>
    <w:r>
      <w:rPr>
        <w:noProof/>
      </w:rPr>
      <w:drawing>
        <wp:anchor distT="0" distB="0" distL="114300" distR="114300" simplePos="0" relativeHeight="251655680" behindDoc="0" locked="0" layoutInCell="1" allowOverlap="1" wp14:anchorId="0E20646E" wp14:editId="0BB989B7">
          <wp:simplePos x="0" y="0"/>
          <wp:positionH relativeFrom="column">
            <wp:posOffset>-271145</wp:posOffset>
          </wp:positionH>
          <wp:positionV relativeFrom="paragraph">
            <wp:posOffset>-150685</wp:posOffset>
          </wp:positionV>
          <wp:extent cx="918684" cy="352800"/>
          <wp:effectExtent l="0" t="0" r="0" b="9525"/>
          <wp:wrapNone/>
          <wp:docPr id="43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8684" cy="3528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>
      <w:rPr>
        <w:rFonts w:ascii="바탕" w:hAnsi="Times New Roman"/>
        <w:noProof/>
      </w:rPr>
      <mc:AlternateContent>
        <mc:Choice Requires="wps">
          <w:drawing>
            <wp:anchor distT="4294967294" distB="4294967294" distL="114300" distR="114300" simplePos="0" relativeHeight="251652608" behindDoc="0" locked="0" layoutInCell="1" allowOverlap="1" wp14:anchorId="67E4EE87" wp14:editId="549F9427">
              <wp:simplePos x="0" y="0"/>
              <wp:positionH relativeFrom="column">
                <wp:posOffset>-228600</wp:posOffset>
              </wp:positionH>
              <wp:positionV relativeFrom="paragraph">
                <wp:posOffset>354964</wp:posOffset>
              </wp:positionV>
              <wp:extent cx="5943600" cy="0"/>
              <wp:effectExtent l="0" t="0" r="19050" b="19050"/>
              <wp:wrapNone/>
              <wp:docPr id="16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31EEA6" id="Line 18" o:spid="_x0000_s1026" style="position:absolute;left:0;text-align:left;z-index:25165260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18pt,27.95pt" to="450pt,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HmdEwIAACs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" strokeweight="1.5pt"/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1A8A0B" w14:textId="77777777" w:rsidR="0041458D" w:rsidRPr="00D03756" w:rsidRDefault="0041458D" w:rsidP="00EF4B1D">
    <w:pPr>
      <w:ind w:right="200"/>
      <w:jc w:val="right"/>
      <w:rPr>
        <w:rFonts w:ascii="Arial Unicode MS" w:hAnsi="Arial Unicode MS" w:cs="Arial Unicode MS"/>
        <w:b/>
        <w:color w:val="808080"/>
      </w:rPr>
    </w:pPr>
    <w:r w:rsidRPr="003F09E2"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27C08DBF" wp14:editId="210AAC3C">
              <wp:simplePos x="0" y="0"/>
              <wp:positionH relativeFrom="column">
                <wp:posOffset>5652384</wp:posOffset>
              </wp:positionH>
              <wp:positionV relativeFrom="paragraph">
                <wp:posOffset>349857</wp:posOffset>
              </wp:positionV>
              <wp:extent cx="342900" cy="1714500"/>
              <wp:effectExtent l="0" t="0" r="0" b="0"/>
              <wp:wrapNone/>
              <wp:docPr id="19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2900" cy="1714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F3B6C8" w14:textId="77777777" w:rsidR="0041458D" w:rsidRPr="00962A73" w:rsidRDefault="0041458D" w:rsidP="00FD1C98">
                          <w:pPr>
                            <w:rPr>
                              <w:rFonts w:ascii="Arial" w:hAnsi="Arial" w:cs="Arial"/>
                              <w:b/>
                              <w:color w:val="000080"/>
                              <w:sz w:val="22"/>
                              <w:szCs w:val="22"/>
                            </w:rPr>
                          </w:pPr>
                          <w:r w:rsidRPr="00962A73">
                            <w:rPr>
                              <w:rFonts w:ascii="Arial" w:hAnsi="Arial" w:cs="Arial"/>
                              <w:b/>
                              <w:color w:val="000080"/>
                              <w:sz w:val="22"/>
                              <w:szCs w:val="22"/>
                            </w:rPr>
                            <w:t>W5100</w:t>
                          </w:r>
                          <w:r>
                            <w:rPr>
                              <w:rFonts w:ascii="Arial" w:hAnsi="Arial" w:cs="Arial"/>
                              <w:b/>
                              <w:color w:val="000080"/>
                              <w:sz w:val="22"/>
                              <w:szCs w:val="22"/>
                            </w:rPr>
                            <w:t>S</w:t>
                          </w:r>
                          <w:r w:rsidRPr="00962A73">
                            <w:rPr>
                              <w:rFonts w:ascii="Arial" w:hAnsi="Arial" w:cs="Arial"/>
                              <w:b/>
                              <w:color w:val="000080"/>
                              <w:sz w:val="22"/>
                              <w:szCs w:val="22"/>
                            </w:rPr>
                            <w:t xml:space="preserve"> Datasheet</w:t>
                          </w:r>
                        </w:p>
                      </w:txbxContent>
                    </wps:txbx>
                    <wps:bodyPr rot="0" vert="vert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C08DBF"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left:0;text-align:left;margin-left:445.05pt;margin-top:27.55pt;width:27pt;height:13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" filled="f" stroked="f">
              <v:textbox style="layout-flow:vertical">
                <w:txbxContent>
                  <w:p w14:paraId="61F3B6C8" w14:textId="77777777" w:rsidR="0041458D" w:rsidRPr="00962A73" w:rsidRDefault="0041458D" w:rsidP="00FD1C98">
                    <w:pPr>
                      <w:rPr>
                        <w:rFonts w:ascii="Arial" w:hAnsi="Arial" w:cs="Arial"/>
                        <w:b/>
                        <w:color w:val="000080"/>
                        <w:sz w:val="22"/>
                        <w:szCs w:val="22"/>
                      </w:rPr>
                    </w:pPr>
                    <w:r w:rsidRPr="00962A73">
                      <w:rPr>
                        <w:rFonts w:ascii="Arial" w:hAnsi="Arial" w:cs="Arial"/>
                        <w:b/>
                        <w:color w:val="000080"/>
                        <w:sz w:val="22"/>
                        <w:szCs w:val="22"/>
                      </w:rPr>
                      <w:t>W5100</w:t>
                    </w:r>
                    <w:r>
                      <w:rPr>
                        <w:rFonts w:ascii="Arial" w:hAnsi="Arial" w:cs="Arial"/>
                        <w:b/>
                        <w:color w:val="000080"/>
                        <w:sz w:val="22"/>
                        <w:szCs w:val="22"/>
                      </w:rPr>
                      <w:t>S</w:t>
                    </w:r>
                    <w:r w:rsidRPr="00962A73">
                      <w:rPr>
                        <w:rFonts w:ascii="Arial" w:hAnsi="Arial" w:cs="Arial"/>
                        <w:b/>
                        <w:color w:val="000080"/>
                        <w:sz w:val="22"/>
                        <w:szCs w:val="22"/>
                      </w:rPr>
                      <w:t xml:space="preserve"> Datasheet</w:t>
                    </w:r>
                  </w:p>
                </w:txbxContent>
              </v:textbox>
            </v:shape>
          </w:pict>
        </mc:Fallback>
      </mc:AlternateContent>
    </w:r>
    <w:r w:rsidRPr="00B45D04">
      <w:rPr>
        <w:noProof/>
        <w:sz w:val="18"/>
      </w:rPr>
      <w:drawing>
        <wp:anchor distT="0" distB="0" distL="114300" distR="114300" simplePos="0" relativeHeight="251657728" behindDoc="0" locked="0" layoutInCell="1" allowOverlap="1" wp14:anchorId="317E3717" wp14:editId="52143729">
          <wp:simplePos x="0" y="0"/>
          <wp:positionH relativeFrom="column">
            <wp:posOffset>-235585</wp:posOffset>
          </wp:positionH>
          <wp:positionV relativeFrom="paragraph">
            <wp:posOffset>-63500</wp:posOffset>
          </wp:positionV>
          <wp:extent cx="918210" cy="352425"/>
          <wp:effectExtent l="0" t="0" r="0" b="9525"/>
          <wp:wrapNone/>
          <wp:docPr id="25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8210" cy="3524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56704" behindDoc="0" locked="0" layoutInCell="1" allowOverlap="1" wp14:anchorId="6C94F682" wp14:editId="29C1D888">
              <wp:simplePos x="0" y="0"/>
              <wp:positionH relativeFrom="column">
                <wp:posOffset>-240030</wp:posOffset>
              </wp:positionH>
              <wp:positionV relativeFrom="paragraph">
                <wp:posOffset>351629</wp:posOffset>
              </wp:positionV>
              <wp:extent cx="5875342" cy="0"/>
              <wp:effectExtent l="0" t="0" r="11430" b="19050"/>
              <wp:wrapNone/>
              <wp:docPr id="10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75342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5E85484" id="Line 18" o:spid="_x0000_s1026" style="position:absolute;left:0;text-align:left;z-index:25165670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18.9pt,27.7pt" to="443.75pt,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3BBC1AC6"/>
    <w:lvl w:ilvl="0">
      <w:start w:val="1"/>
      <w:numFmt w:val="decimal"/>
      <w:pStyle w:val="5"/>
      <w:lvlText w:val="%1."/>
      <w:lvlJc w:val="left"/>
      <w:pPr>
        <w:tabs>
          <w:tab w:val="num" w:pos="2062"/>
        </w:tabs>
        <w:ind w:leftChars="1000" w:left="2062" w:hangingChars="200" w:hanging="360"/>
      </w:pPr>
    </w:lvl>
  </w:abstractNum>
  <w:abstractNum w:abstractNumId="1" w15:restartNumberingAfterBreak="0">
    <w:nsid w:val="FFFFFF7D"/>
    <w:multiLevelType w:val="singleLevel"/>
    <w:tmpl w:val="7AC0911C"/>
    <w:lvl w:ilvl="0">
      <w:start w:val="1"/>
      <w:numFmt w:val="decimal"/>
      <w:pStyle w:val="4"/>
      <w:lvlText w:val="%1."/>
      <w:lvlJc w:val="left"/>
      <w:pPr>
        <w:tabs>
          <w:tab w:val="num" w:pos="1637"/>
        </w:tabs>
        <w:ind w:leftChars="800" w:left="1637" w:hangingChars="200" w:hanging="360"/>
      </w:pPr>
    </w:lvl>
  </w:abstractNum>
  <w:abstractNum w:abstractNumId="2" w15:restartNumberingAfterBreak="0">
    <w:nsid w:val="FFFFFF7E"/>
    <w:multiLevelType w:val="singleLevel"/>
    <w:tmpl w:val="6F2C63AA"/>
    <w:lvl w:ilvl="0">
      <w:start w:val="1"/>
      <w:numFmt w:val="decimal"/>
      <w:pStyle w:val="3"/>
      <w:lvlText w:val="%1."/>
      <w:lvlJc w:val="left"/>
      <w:pPr>
        <w:tabs>
          <w:tab w:val="num" w:pos="1212"/>
        </w:tabs>
        <w:ind w:leftChars="600" w:left="1212" w:hangingChars="200" w:hanging="360"/>
      </w:pPr>
    </w:lvl>
  </w:abstractNum>
  <w:abstractNum w:abstractNumId="3" w15:restartNumberingAfterBreak="0">
    <w:nsid w:val="FFFFFF7F"/>
    <w:multiLevelType w:val="singleLevel"/>
    <w:tmpl w:val="2CE25B58"/>
    <w:lvl w:ilvl="0">
      <w:start w:val="1"/>
      <w:numFmt w:val="decimal"/>
      <w:pStyle w:val="2"/>
      <w:lvlText w:val="%1."/>
      <w:lvlJc w:val="left"/>
      <w:pPr>
        <w:tabs>
          <w:tab w:val="num" w:pos="786"/>
        </w:tabs>
        <w:ind w:leftChars="400" w:left="786" w:hangingChars="200" w:hanging="360"/>
      </w:pPr>
    </w:lvl>
  </w:abstractNum>
  <w:abstractNum w:abstractNumId="4" w15:restartNumberingAfterBreak="0">
    <w:nsid w:val="FFFFFF80"/>
    <w:multiLevelType w:val="singleLevel"/>
    <w:tmpl w:val="BEF8B40C"/>
    <w:lvl w:ilvl="0">
      <w:start w:val="1"/>
      <w:numFmt w:val="bullet"/>
      <w:pStyle w:val="50"/>
      <w:lvlText w:val=""/>
      <w:lvlJc w:val="left"/>
      <w:pPr>
        <w:tabs>
          <w:tab w:val="num" w:pos="2062"/>
        </w:tabs>
        <w:ind w:leftChars="1000" w:left="2062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2A963866"/>
    <w:lvl w:ilvl="0">
      <w:start w:val="1"/>
      <w:numFmt w:val="bullet"/>
      <w:pStyle w:val="40"/>
      <w:lvlText w:val=""/>
      <w:lvlJc w:val="left"/>
      <w:pPr>
        <w:tabs>
          <w:tab w:val="num" w:pos="1637"/>
        </w:tabs>
        <w:ind w:leftChars="800" w:left="1637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8BE07F7A"/>
    <w:lvl w:ilvl="0">
      <w:start w:val="1"/>
      <w:numFmt w:val="bullet"/>
      <w:pStyle w:val="30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DE68BC08"/>
    <w:lvl w:ilvl="0">
      <w:start w:val="1"/>
      <w:numFmt w:val="bullet"/>
      <w:pStyle w:val="20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7122AD70"/>
    <w:lvl w:ilvl="0">
      <w:start w:val="1"/>
      <w:numFmt w:val="decimal"/>
      <w:pStyle w:val="a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B20E4CF4"/>
    <w:lvl w:ilvl="0">
      <w:start w:val="1"/>
      <w:numFmt w:val="bullet"/>
      <w:pStyle w:val="a0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5303F6F"/>
    <w:multiLevelType w:val="hybridMultilevel"/>
    <w:tmpl w:val="7532932C"/>
    <w:lvl w:ilvl="0" w:tplc="3DDA3718"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바탕" w:eastAsia="바탕" w:hAnsi="바탕" w:cs="Times New Roman" w:hint="eastAsia"/>
      </w:rPr>
    </w:lvl>
    <w:lvl w:ilvl="1" w:tplc="F698CE44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C0F898B4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C68C9B5E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50E6208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279CD31A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2458AC54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C332C6E8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4A8C6BAA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0CED20D5"/>
    <w:multiLevelType w:val="hybridMultilevel"/>
    <w:tmpl w:val="8E4EB060"/>
    <w:lvl w:ilvl="0" w:tplc="845887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0DD55FC4"/>
    <w:multiLevelType w:val="hybridMultilevel"/>
    <w:tmpl w:val="EADC8276"/>
    <w:lvl w:ilvl="0" w:tplc="04090003">
      <w:start w:val="1"/>
      <w:numFmt w:val="bullet"/>
      <w:lvlText w:val="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 w15:restartNumberingAfterBreak="0">
    <w:nsid w:val="233D1466"/>
    <w:multiLevelType w:val="hybridMultilevel"/>
    <w:tmpl w:val="75605632"/>
    <w:lvl w:ilvl="0" w:tplc="04090011">
      <w:start w:val="1"/>
      <w:numFmt w:val="decimalEnclosedCircle"/>
      <w:pStyle w:val="a1"/>
      <w:lvlText w:val="%1"/>
      <w:lvlJc w:val="left"/>
      <w:pPr>
        <w:tabs>
          <w:tab w:val="num" w:pos="800"/>
        </w:tabs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4" w15:restartNumberingAfterBreak="0">
    <w:nsid w:val="2AC57E67"/>
    <w:multiLevelType w:val="hybridMultilevel"/>
    <w:tmpl w:val="6358975E"/>
    <w:lvl w:ilvl="0" w:tplc="6F2673EE">
      <w:start w:val="1"/>
      <w:numFmt w:val="decimal"/>
      <w:lvlText w:val="(%1)"/>
      <w:lvlJc w:val="left"/>
      <w:pPr>
        <w:ind w:left="760" w:hanging="360"/>
      </w:pPr>
      <w:rPr>
        <w:rFonts w:hint="default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BC27812"/>
    <w:multiLevelType w:val="hybridMultilevel"/>
    <w:tmpl w:val="B226D72A"/>
    <w:lvl w:ilvl="0" w:tplc="2B327722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16" w15:restartNumberingAfterBreak="0">
    <w:nsid w:val="37D23759"/>
    <w:multiLevelType w:val="hybridMultilevel"/>
    <w:tmpl w:val="DFBCDE2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2050CAA"/>
    <w:multiLevelType w:val="multilevel"/>
    <w:tmpl w:val="6F3A690C"/>
    <w:styleLink w:val="a2"/>
    <w:lvl w:ilvl="0">
      <w:start w:val="1"/>
      <w:numFmt w:val="decimal"/>
      <w:lvlText w:val="%1"/>
      <w:lvlJc w:val="left"/>
      <w:pPr>
        <w:ind w:left="850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417" w:hanging="567"/>
      </w:pPr>
      <w:rPr>
        <w:rFonts w:eastAsia="바탕" w:hint="eastAsia"/>
        <w:sz w:val="20"/>
      </w:rPr>
    </w:lvl>
    <w:lvl w:ilvl="2">
      <w:start w:val="1"/>
      <w:numFmt w:val="decimal"/>
      <w:lvlText w:val="%1.%2.%3"/>
      <w:lvlJc w:val="left"/>
      <w:pPr>
        <w:ind w:left="184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18" w15:restartNumberingAfterBreak="0">
    <w:nsid w:val="422B257F"/>
    <w:multiLevelType w:val="hybridMultilevel"/>
    <w:tmpl w:val="30EAD2C8"/>
    <w:lvl w:ilvl="0" w:tplc="F86A7EAC">
      <w:start w:val="1"/>
      <w:numFmt w:val="decimal"/>
      <w:lvlText w:val="%1."/>
      <w:lvlJc w:val="left"/>
      <w:pPr>
        <w:ind w:left="11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0" w:hanging="400"/>
      </w:pPr>
    </w:lvl>
    <w:lvl w:ilvl="2" w:tplc="0409001B" w:tentative="1">
      <w:start w:val="1"/>
      <w:numFmt w:val="lowerRoman"/>
      <w:lvlText w:val="%3."/>
      <w:lvlJc w:val="right"/>
      <w:pPr>
        <w:ind w:left="1990" w:hanging="400"/>
      </w:pPr>
    </w:lvl>
    <w:lvl w:ilvl="3" w:tplc="0409000F" w:tentative="1">
      <w:start w:val="1"/>
      <w:numFmt w:val="decimal"/>
      <w:lvlText w:val="%4."/>
      <w:lvlJc w:val="left"/>
      <w:pPr>
        <w:ind w:left="2390" w:hanging="400"/>
      </w:pPr>
    </w:lvl>
    <w:lvl w:ilvl="4" w:tplc="04090019" w:tentative="1">
      <w:start w:val="1"/>
      <w:numFmt w:val="upperLetter"/>
      <w:lvlText w:val="%5."/>
      <w:lvlJc w:val="left"/>
      <w:pPr>
        <w:ind w:left="2790" w:hanging="400"/>
      </w:pPr>
    </w:lvl>
    <w:lvl w:ilvl="5" w:tplc="0409001B" w:tentative="1">
      <w:start w:val="1"/>
      <w:numFmt w:val="lowerRoman"/>
      <w:lvlText w:val="%6."/>
      <w:lvlJc w:val="right"/>
      <w:pPr>
        <w:ind w:left="3190" w:hanging="400"/>
      </w:pPr>
    </w:lvl>
    <w:lvl w:ilvl="6" w:tplc="0409000F" w:tentative="1">
      <w:start w:val="1"/>
      <w:numFmt w:val="decimal"/>
      <w:lvlText w:val="%7."/>
      <w:lvlJc w:val="left"/>
      <w:pPr>
        <w:ind w:left="3590" w:hanging="400"/>
      </w:pPr>
    </w:lvl>
    <w:lvl w:ilvl="7" w:tplc="04090019" w:tentative="1">
      <w:start w:val="1"/>
      <w:numFmt w:val="upperLetter"/>
      <w:lvlText w:val="%8."/>
      <w:lvlJc w:val="left"/>
      <w:pPr>
        <w:ind w:left="3990" w:hanging="400"/>
      </w:pPr>
    </w:lvl>
    <w:lvl w:ilvl="8" w:tplc="0409001B" w:tentative="1">
      <w:start w:val="1"/>
      <w:numFmt w:val="lowerRoman"/>
      <w:lvlText w:val="%9."/>
      <w:lvlJc w:val="right"/>
      <w:pPr>
        <w:ind w:left="4390" w:hanging="400"/>
      </w:pPr>
    </w:lvl>
  </w:abstractNum>
  <w:abstractNum w:abstractNumId="19" w15:restartNumberingAfterBreak="0">
    <w:nsid w:val="49B27144"/>
    <w:multiLevelType w:val="multilevel"/>
    <w:tmpl w:val="413AD55A"/>
    <w:styleLink w:val="a3"/>
    <w:lvl w:ilvl="0">
      <w:start w:val="1"/>
      <w:numFmt w:val="decimal"/>
      <w:pStyle w:val="1"/>
      <w:lvlText w:val="%1"/>
      <w:lvlJc w:val="left"/>
      <w:pPr>
        <w:ind w:left="200" w:hanging="57"/>
      </w:pPr>
      <w:rPr>
        <w:rFonts w:eastAsia="바탕" w:hint="eastAsia"/>
      </w:rPr>
    </w:lvl>
    <w:lvl w:ilvl="1">
      <w:start w:val="1"/>
      <w:numFmt w:val="decimal"/>
      <w:pStyle w:val="21"/>
      <w:lvlText w:val="%1.%2"/>
      <w:lvlJc w:val="left"/>
      <w:pPr>
        <w:ind w:left="200" w:hanging="284"/>
      </w:pPr>
      <w:rPr>
        <w:rFonts w:eastAsia="바탕" w:hint="eastAsia"/>
      </w:rPr>
    </w:lvl>
    <w:lvl w:ilvl="2">
      <w:start w:val="1"/>
      <w:numFmt w:val="decimal"/>
      <w:pStyle w:val="31"/>
      <w:lvlText w:val="%1.%2.%3"/>
      <w:lvlJc w:val="left"/>
      <w:pPr>
        <w:ind w:left="600" w:hanging="510"/>
      </w:pPr>
      <w:rPr>
        <w:rFonts w:eastAsia="바탕" w:hint="eastAsia"/>
      </w:rPr>
    </w:lvl>
    <w:lvl w:ilvl="3">
      <w:start w:val="1"/>
      <w:numFmt w:val="decimal"/>
      <w:pStyle w:val="41"/>
      <w:lvlText w:val="%1.%2.%3.%4"/>
      <w:lvlJc w:val="left"/>
      <w:pPr>
        <w:ind w:left="155" w:hanging="908"/>
      </w:pPr>
      <w:rPr>
        <w:rFonts w:eastAsia="바탕" w:hint="eastAsia"/>
      </w:rPr>
    </w:lvl>
    <w:lvl w:ilvl="4">
      <w:start w:val="1"/>
      <w:numFmt w:val="decimal"/>
      <w:lvlText w:val="%1.%2.%3.%4.%5"/>
      <w:lvlJc w:val="left"/>
      <w:pPr>
        <w:ind w:left="3827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536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103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0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6378" w:hanging="1700"/>
      </w:pPr>
      <w:rPr>
        <w:rFonts w:hint="eastAsia"/>
      </w:rPr>
    </w:lvl>
  </w:abstractNum>
  <w:abstractNum w:abstractNumId="20" w15:restartNumberingAfterBreak="0">
    <w:nsid w:val="5C377723"/>
    <w:multiLevelType w:val="multilevel"/>
    <w:tmpl w:val="0409001D"/>
    <w:styleLink w:val="TrebuchetMS18pt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43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621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7002"/>
        </w:tabs>
        <w:ind w:left="5102" w:hanging="1700"/>
      </w:pPr>
    </w:lvl>
  </w:abstractNum>
  <w:abstractNum w:abstractNumId="21" w15:restartNumberingAfterBreak="0">
    <w:nsid w:val="62F34F9A"/>
    <w:multiLevelType w:val="hybridMultilevel"/>
    <w:tmpl w:val="B0ECFEB6"/>
    <w:lvl w:ilvl="0" w:tplc="91F6240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6C2517ED"/>
    <w:multiLevelType w:val="hybridMultilevel"/>
    <w:tmpl w:val="4A18DF3E"/>
    <w:lvl w:ilvl="0" w:tplc="84D677CC">
      <w:start w:val="1"/>
      <w:numFmt w:val="decimal"/>
      <w:lvlText w:val="(%1)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23" w15:restartNumberingAfterBreak="0">
    <w:nsid w:val="7CFB0006"/>
    <w:multiLevelType w:val="hybridMultilevel"/>
    <w:tmpl w:val="6ED2EAA0"/>
    <w:lvl w:ilvl="0" w:tplc="A1A82002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num w:numId="1">
    <w:abstractNumId w:val="10"/>
  </w:num>
  <w:num w:numId="2">
    <w:abstractNumId w:val="13"/>
  </w:num>
  <w:num w:numId="3">
    <w:abstractNumId w:val="20"/>
  </w:num>
  <w:num w:numId="4">
    <w:abstractNumId w:val="7"/>
  </w:num>
  <w:num w:numId="5">
    <w:abstractNumId w:val="17"/>
  </w:num>
  <w:num w:numId="6">
    <w:abstractNumId w:val="9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9"/>
  </w:num>
  <w:num w:numId="16">
    <w:abstractNumId w:val="19"/>
    <w:lvlOverride w:ilvl="0">
      <w:lvl w:ilvl="0">
        <w:start w:val="1"/>
        <w:numFmt w:val="decimal"/>
        <w:pStyle w:val="1"/>
        <w:lvlText w:val="%1"/>
        <w:lvlJc w:val="left"/>
        <w:pPr>
          <w:ind w:left="200" w:hanging="57"/>
        </w:pPr>
        <w:rPr>
          <w:rFonts w:eastAsia="바탕" w:hint="eastAsia"/>
        </w:rPr>
      </w:lvl>
    </w:lvlOverride>
    <w:lvlOverride w:ilvl="1">
      <w:lvl w:ilvl="1">
        <w:start w:val="1"/>
        <w:numFmt w:val="decimal"/>
        <w:pStyle w:val="21"/>
        <w:lvlText w:val="%1.%2"/>
        <w:lvlJc w:val="left"/>
        <w:pPr>
          <w:ind w:left="200" w:hanging="284"/>
        </w:pPr>
        <w:rPr>
          <w:rFonts w:eastAsia="바탕" w:hint="eastAsia"/>
        </w:rPr>
      </w:lvl>
    </w:lvlOverride>
    <w:lvlOverride w:ilvl="2">
      <w:lvl w:ilvl="2">
        <w:start w:val="1"/>
        <w:numFmt w:val="decimal"/>
        <w:pStyle w:val="31"/>
        <w:lvlText w:val="%1.%2.%3"/>
        <w:lvlJc w:val="left"/>
        <w:pPr>
          <w:ind w:left="600" w:hanging="510"/>
        </w:pPr>
        <w:rPr>
          <w:rFonts w:eastAsia="바탕" w:hint="eastAsia"/>
        </w:rPr>
      </w:lvl>
    </w:lvlOverride>
    <w:lvlOverride w:ilvl="3">
      <w:lvl w:ilvl="3">
        <w:start w:val="1"/>
        <w:numFmt w:val="decimal"/>
        <w:pStyle w:val="41"/>
        <w:lvlText w:val="%1.%2.%3.%4"/>
        <w:lvlJc w:val="left"/>
        <w:pPr>
          <w:ind w:left="155" w:hanging="908"/>
        </w:pPr>
        <w:rPr>
          <w:rFonts w:eastAsia="바탕"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3827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4536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5103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5670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6378" w:hanging="1700"/>
        </w:pPr>
        <w:rPr>
          <w:rFonts w:hint="eastAsia"/>
        </w:rPr>
      </w:lvl>
    </w:lvlOverride>
  </w:num>
  <w:num w:numId="17">
    <w:abstractNumId w:val="15"/>
  </w:num>
  <w:num w:numId="18">
    <w:abstractNumId w:val="23"/>
  </w:num>
  <w:num w:numId="19">
    <w:abstractNumId w:val="19"/>
    <w:lvlOverride w:ilvl="0">
      <w:startOverride w:val="1"/>
      <w:lvl w:ilvl="0">
        <w:start w:val="1"/>
        <w:numFmt w:val="decimal"/>
        <w:pStyle w:val="1"/>
        <w:lvlText w:val="%1"/>
        <w:lvlJc w:val="left"/>
        <w:pPr>
          <w:ind w:left="200" w:hanging="57"/>
        </w:pPr>
        <w:rPr>
          <w:rFonts w:eastAsia="바탕" w:hint="eastAsia"/>
        </w:rPr>
      </w:lvl>
    </w:lvlOverride>
    <w:lvlOverride w:ilvl="1">
      <w:startOverride w:val="1"/>
      <w:lvl w:ilvl="1">
        <w:start w:val="1"/>
        <w:numFmt w:val="decimal"/>
        <w:pStyle w:val="21"/>
        <w:lvlText w:val="%1.%2"/>
        <w:lvlJc w:val="left"/>
        <w:pPr>
          <w:ind w:left="200" w:hanging="284"/>
        </w:pPr>
        <w:rPr>
          <w:rFonts w:eastAsia="바탕" w:hint="eastAsia"/>
        </w:rPr>
      </w:lvl>
    </w:lvlOverride>
    <w:lvlOverride w:ilvl="2">
      <w:startOverride w:val="1"/>
      <w:lvl w:ilvl="2">
        <w:start w:val="1"/>
        <w:numFmt w:val="decimal"/>
        <w:pStyle w:val="31"/>
        <w:lvlText w:val="%1.%2.%3"/>
        <w:lvlJc w:val="left"/>
        <w:pPr>
          <w:ind w:left="200" w:hanging="510"/>
        </w:pPr>
        <w:rPr>
          <w:rFonts w:eastAsia="바탕" w:hint="eastAsia"/>
        </w:rPr>
      </w:lvl>
    </w:lvlOverride>
    <w:lvlOverride w:ilvl="3">
      <w:startOverride w:val="1"/>
      <w:lvl w:ilvl="3">
        <w:start w:val="1"/>
        <w:numFmt w:val="decimal"/>
        <w:pStyle w:val="41"/>
        <w:lvlText w:val="%1.%2.%3.%4"/>
        <w:lvlJc w:val="left"/>
        <w:pPr>
          <w:ind w:left="155" w:hanging="908"/>
        </w:pPr>
        <w:rPr>
          <w:rFonts w:eastAsia="바탕" w:hint="eastAsia"/>
        </w:rPr>
      </w:lvl>
    </w:lvlOverride>
    <w:lvlOverride w:ilvl="4">
      <w:startOverride w:val="1"/>
      <w:lvl w:ilvl="4">
        <w:start w:val="1"/>
        <w:numFmt w:val="decimal"/>
        <w:lvlText w:val="%1.%2.%3.%4.%5"/>
        <w:lvlJc w:val="left"/>
        <w:pPr>
          <w:ind w:left="3827" w:hanging="850"/>
        </w:pPr>
        <w:rPr>
          <w:rFonts w:hint="eastAsia"/>
        </w:rPr>
      </w:lvl>
    </w:lvlOverride>
    <w:lvlOverride w:ilvl="5">
      <w:startOverride w:val="1"/>
      <w:lvl w:ilvl="5">
        <w:start w:val="1"/>
        <w:numFmt w:val="decimal"/>
        <w:lvlText w:val="%1.%2.%3.%4.%5.%6"/>
        <w:lvlJc w:val="left"/>
        <w:pPr>
          <w:ind w:left="4536" w:hanging="1134"/>
        </w:pPr>
        <w:rPr>
          <w:rFonts w:hint="eastAsia"/>
        </w:rPr>
      </w:lvl>
    </w:lvlOverride>
    <w:lvlOverride w:ilvl="6">
      <w:startOverride w:val="1"/>
      <w:lvl w:ilvl="6">
        <w:start w:val="1"/>
        <w:numFmt w:val="decimal"/>
        <w:lvlText w:val="%1.%2.%3.%4.%5.%6.%7"/>
        <w:lvlJc w:val="left"/>
        <w:pPr>
          <w:ind w:left="5103" w:hanging="1276"/>
        </w:pPr>
        <w:rPr>
          <w:rFonts w:hint="eastAsia"/>
        </w:rPr>
      </w:lvl>
    </w:lvlOverride>
    <w:lvlOverride w:ilvl="7">
      <w:startOverride w:val="1"/>
      <w:lvl w:ilvl="7">
        <w:start w:val="1"/>
        <w:numFmt w:val="decimal"/>
        <w:lvlText w:val="%1.%2.%3.%4.%5.%6.%7.%8"/>
        <w:lvlJc w:val="left"/>
        <w:pPr>
          <w:ind w:left="5670" w:hanging="1418"/>
        </w:pPr>
        <w:rPr>
          <w:rFonts w:hint="eastAsia"/>
        </w:rPr>
      </w:lvl>
    </w:lvlOverride>
    <w:lvlOverride w:ilvl="8">
      <w:startOverride w:val="1"/>
      <w:lvl w:ilvl="8">
        <w:start w:val="1"/>
        <w:numFmt w:val="decimal"/>
        <w:lvlText w:val="%1.%2.%3.%4.%5.%6.%7.%8.%9"/>
        <w:lvlJc w:val="left"/>
        <w:pPr>
          <w:ind w:left="6378" w:hanging="1700"/>
        </w:pPr>
        <w:rPr>
          <w:rFonts w:hint="eastAsia"/>
        </w:rPr>
      </w:lvl>
    </w:lvlOverride>
  </w:num>
  <w:num w:numId="20">
    <w:abstractNumId w:val="19"/>
    <w:lvlOverride w:ilvl="0">
      <w:lvl w:ilvl="0">
        <w:start w:val="1"/>
        <w:numFmt w:val="decimal"/>
        <w:pStyle w:val="1"/>
        <w:lvlText w:val="%1"/>
        <w:lvlJc w:val="left"/>
        <w:pPr>
          <w:ind w:left="200" w:hanging="57"/>
        </w:pPr>
        <w:rPr>
          <w:rFonts w:eastAsia="바탕" w:hint="eastAsia"/>
        </w:rPr>
      </w:lvl>
    </w:lvlOverride>
    <w:lvlOverride w:ilvl="1">
      <w:lvl w:ilvl="1">
        <w:start w:val="1"/>
        <w:numFmt w:val="decimal"/>
        <w:pStyle w:val="21"/>
        <w:lvlText w:val="%1.%2"/>
        <w:lvlJc w:val="left"/>
        <w:pPr>
          <w:ind w:left="200" w:hanging="284"/>
        </w:pPr>
        <w:rPr>
          <w:rFonts w:eastAsia="바탕" w:hint="eastAsia"/>
        </w:rPr>
      </w:lvl>
    </w:lvlOverride>
    <w:lvlOverride w:ilvl="2">
      <w:lvl w:ilvl="2">
        <w:start w:val="1"/>
        <w:numFmt w:val="decimal"/>
        <w:pStyle w:val="31"/>
        <w:lvlText w:val="%1.%2.%3"/>
        <w:lvlJc w:val="left"/>
        <w:pPr>
          <w:ind w:left="200" w:hanging="510"/>
        </w:pPr>
        <w:rPr>
          <w:rFonts w:eastAsia="바탕" w:hint="eastAsia"/>
        </w:rPr>
      </w:lvl>
    </w:lvlOverride>
    <w:lvlOverride w:ilvl="3">
      <w:lvl w:ilvl="3">
        <w:start w:val="1"/>
        <w:numFmt w:val="decimal"/>
        <w:pStyle w:val="41"/>
        <w:lvlText w:val="%1.%2.%3.%4"/>
        <w:lvlJc w:val="left"/>
        <w:pPr>
          <w:ind w:left="155" w:hanging="908"/>
        </w:pPr>
        <w:rPr>
          <w:rFonts w:eastAsia="바탕"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3827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4536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5103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5670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6378" w:hanging="1700"/>
        </w:pPr>
        <w:rPr>
          <w:rFonts w:hint="eastAsia"/>
        </w:rPr>
      </w:lvl>
    </w:lvlOverride>
  </w:num>
  <w:num w:numId="21">
    <w:abstractNumId w:val="19"/>
    <w:lvlOverride w:ilvl="0">
      <w:lvl w:ilvl="0">
        <w:start w:val="1"/>
        <w:numFmt w:val="decimal"/>
        <w:pStyle w:val="1"/>
        <w:lvlText w:val="%1"/>
        <w:lvlJc w:val="left"/>
        <w:pPr>
          <w:ind w:left="200" w:hanging="57"/>
        </w:pPr>
        <w:rPr>
          <w:rFonts w:eastAsia="바탕" w:hint="eastAsia"/>
        </w:rPr>
      </w:lvl>
    </w:lvlOverride>
    <w:lvlOverride w:ilvl="1">
      <w:lvl w:ilvl="1">
        <w:start w:val="1"/>
        <w:numFmt w:val="decimal"/>
        <w:pStyle w:val="21"/>
        <w:lvlText w:val="%1.%2"/>
        <w:lvlJc w:val="left"/>
        <w:pPr>
          <w:ind w:left="200" w:hanging="284"/>
        </w:pPr>
        <w:rPr>
          <w:rFonts w:eastAsia="바탕" w:hint="eastAsia"/>
        </w:rPr>
      </w:lvl>
    </w:lvlOverride>
    <w:lvlOverride w:ilvl="2">
      <w:lvl w:ilvl="2">
        <w:start w:val="1"/>
        <w:numFmt w:val="decimal"/>
        <w:pStyle w:val="31"/>
        <w:lvlText w:val="%1.%2.%3"/>
        <w:lvlJc w:val="left"/>
        <w:pPr>
          <w:ind w:left="200" w:hanging="510"/>
        </w:pPr>
        <w:rPr>
          <w:rFonts w:eastAsia="바탕" w:hint="eastAsia"/>
        </w:rPr>
      </w:lvl>
    </w:lvlOverride>
    <w:lvlOverride w:ilvl="3">
      <w:lvl w:ilvl="3">
        <w:start w:val="1"/>
        <w:numFmt w:val="decimal"/>
        <w:pStyle w:val="41"/>
        <w:lvlText w:val="%1.%2.%3.%4"/>
        <w:lvlJc w:val="left"/>
        <w:pPr>
          <w:ind w:left="155" w:hanging="908"/>
        </w:pPr>
        <w:rPr>
          <w:rFonts w:eastAsia="바탕"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3827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4536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5103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5670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6378" w:hanging="1700"/>
        </w:pPr>
        <w:rPr>
          <w:rFonts w:hint="eastAsia"/>
        </w:rPr>
      </w:lvl>
    </w:lvlOverride>
  </w:num>
  <w:num w:numId="22">
    <w:abstractNumId w:val="19"/>
    <w:lvlOverride w:ilvl="0">
      <w:lvl w:ilvl="0">
        <w:start w:val="1"/>
        <w:numFmt w:val="decimal"/>
        <w:pStyle w:val="1"/>
        <w:lvlText w:val="%1"/>
        <w:lvlJc w:val="left"/>
        <w:pPr>
          <w:ind w:left="200" w:hanging="57"/>
        </w:pPr>
        <w:rPr>
          <w:rFonts w:eastAsia="바탕" w:hint="eastAsia"/>
        </w:rPr>
      </w:lvl>
    </w:lvlOverride>
    <w:lvlOverride w:ilvl="1">
      <w:lvl w:ilvl="1">
        <w:start w:val="1"/>
        <w:numFmt w:val="decimal"/>
        <w:pStyle w:val="21"/>
        <w:lvlText w:val="%1.%2"/>
        <w:lvlJc w:val="left"/>
        <w:pPr>
          <w:ind w:left="200" w:hanging="284"/>
        </w:pPr>
        <w:rPr>
          <w:rFonts w:eastAsia="바탕" w:hint="eastAsia"/>
        </w:rPr>
      </w:lvl>
    </w:lvlOverride>
    <w:lvlOverride w:ilvl="2">
      <w:lvl w:ilvl="2">
        <w:start w:val="1"/>
        <w:numFmt w:val="decimal"/>
        <w:pStyle w:val="31"/>
        <w:lvlText w:val="%1.%2.%3"/>
        <w:lvlJc w:val="left"/>
        <w:pPr>
          <w:ind w:left="200" w:hanging="510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pStyle w:val="41"/>
        <w:lvlText w:val="%1.%2.%3.%4"/>
        <w:lvlJc w:val="left"/>
        <w:pPr>
          <w:ind w:left="155" w:hanging="90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3827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4536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5103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5670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6378" w:hanging="1700"/>
        </w:pPr>
        <w:rPr>
          <w:rFonts w:hint="eastAsia"/>
        </w:rPr>
      </w:lvl>
    </w:lvlOverride>
  </w:num>
  <w:num w:numId="23">
    <w:abstractNumId w:val="19"/>
    <w:lvlOverride w:ilvl="0">
      <w:lvl w:ilvl="0">
        <w:start w:val="1"/>
        <w:numFmt w:val="decimal"/>
        <w:pStyle w:val="1"/>
        <w:lvlText w:val="%1"/>
        <w:lvlJc w:val="left"/>
        <w:pPr>
          <w:ind w:left="200" w:hanging="57"/>
        </w:pPr>
        <w:rPr>
          <w:rFonts w:eastAsia="바탕" w:hint="eastAsia"/>
        </w:rPr>
      </w:lvl>
    </w:lvlOverride>
    <w:lvlOverride w:ilvl="1">
      <w:lvl w:ilvl="1">
        <w:start w:val="1"/>
        <w:numFmt w:val="decimal"/>
        <w:pStyle w:val="21"/>
        <w:lvlText w:val="%1.%2"/>
        <w:lvlJc w:val="left"/>
        <w:pPr>
          <w:ind w:left="200" w:hanging="284"/>
        </w:pPr>
        <w:rPr>
          <w:rFonts w:eastAsia="바탕" w:hint="eastAsia"/>
        </w:rPr>
      </w:lvl>
    </w:lvlOverride>
    <w:lvlOverride w:ilvl="2">
      <w:lvl w:ilvl="2">
        <w:start w:val="1"/>
        <w:numFmt w:val="decimal"/>
        <w:pStyle w:val="31"/>
        <w:lvlText w:val="%1.%2.%3"/>
        <w:lvlJc w:val="left"/>
        <w:pPr>
          <w:ind w:left="200" w:hanging="510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pStyle w:val="41"/>
        <w:lvlText w:val="%1.%2.%3.%4"/>
        <w:lvlJc w:val="left"/>
        <w:pPr>
          <w:ind w:left="155" w:hanging="90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3827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4536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5103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5670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6378" w:hanging="1700"/>
        </w:pPr>
        <w:rPr>
          <w:rFonts w:hint="eastAsia"/>
        </w:rPr>
      </w:lvl>
    </w:lvlOverride>
  </w:num>
  <w:num w:numId="24">
    <w:abstractNumId w:val="19"/>
    <w:lvlOverride w:ilvl="0">
      <w:startOverride w:val="1"/>
      <w:lvl w:ilvl="0">
        <w:start w:val="1"/>
        <w:numFmt w:val="decimal"/>
        <w:pStyle w:val="1"/>
        <w:lvlText w:val="%1"/>
        <w:lvlJc w:val="left"/>
        <w:pPr>
          <w:ind w:left="200" w:hanging="57"/>
        </w:pPr>
        <w:rPr>
          <w:rFonts w:eastAsia="바탕" w:hint="eastAsia"/>
        </w:rPr>
      </w:lvl>
    </w:lvlOverride>
    <w:lvlOverride w:ilvl="1">
      <w:startOverride w:val="1"/>
      <w:lvl w:ilvl="1">
        <w:start w:val="1"/>
        <w:numFmt w:val="decimal"/>
        <w:pStyle w:val="21"/>
        <w:lvlText w:val="%1.%2"/>
        <w:lvlJc w:val="left"/>
        <w:pPr>
          <w:ind w:left="200" w:hanging="284"/>
        </w:pPr>
        <w:rPr>
          <w:rFonts w:eastAsia="바탕" w:hint="eastAsia"/>
        </w:rPr>
      </w:lvl>
    </w:lvlOverride>
    <w:lvlOverride w:ilvl="2">
      <w:startOverride w:val="1"/>
      <w:lvl w:ilvl="2">
        <w:start w:val="1"/>
        <w:numFmt w:val="decimal"/>
        <w:pStyle w:val="31"/>
        <w:lvlText w:val="%1.%2.%3"/>
        <w:lvlJc w:val="left"/>
        <w:pPr>
          <w:ind w:left="600" w:hanging="510"/>
        </w:pPr>
        <w:rPr>
          <w:rFonts w:eastAsia="바탕" w:hint="eastAsia"/>
        </w:rPr>
      </w:lvl>
    </w:lvlOverride>
    <w:lvlOverride w:ilvl="3">
      <w:startOverride w:val="1"/>
      <w:lvl w:ilvl="3">
        <w:start w:val="1"/>
        <w:numFmt w:val="decimal"/>
        <w:pStyle w:val="41"/>
        <w:lvlText w:val="%1.%2.%3.%4"/>
        <w:lvlJc w:val="left"/>
        <w:pPr>
          <w:ind w:left="155" w:hanging="908"/>
        </w:pPr>
        <w:rPr>
          <w:rFonts w:eastAsia="바탕" w:hint="eastAsia"/>
        </w:rPr>
      </w:lvl>
    </w:lvlOverride>
    <w:lvlOverride w:ilvl="4">
      <w:startOverride w:val="1"/>
      <w:lvl w:ilvl="4">
        <w:start w:val="1"/>
        <w:numFmt w:val="decimal"/>
        <w:lvlText w:val="%1.%2.%3.%4.%5"/>
        <w:lvlJc w:val="left"/>
        <w:pPr>
          <w:ind w:left="3827" w:hanging="850"/>
        </w:pPr>
        <w:rPr>
          <w:rFonts w:hint="eastAsia"/>
        </w:rPr>
      </w:lvl>
    </w:lvlOverride>
    <w:lvlOverride w:ilvl="5">
      <w:startOverride w:val="1"/>
      <w:lvl w:ilvl="5">
        <w:start w:val="1"/>
        <w:numFmt w:val="decimal"/>
        <w:lvlText w:val="%1.%2.%3.%4.%5.%6"/>
        <w:lvlJc w:val="left"/>
        <w:pPr>
          <w:ind w:left="4536" w:hanging="1134"/>
        </w:pPr>
        <w:rPr>
          <w:rFonts w:hint="eastAsia"/>
        </w:rPr>
      </w:lvl>
    </w:lvlOverride>
    <w:lvlOverride w:ilvl="6">
      <w:startOverride w:val="1"/>
      <w:lvl w:ilvl="6">
        <w:start w:val="1"/>
        <w:numFmt w:val="decimal"/>
        <w:lvlText w:val="%1.%2.%3.%4.%5.%6.%7"/>
        <w:lvlJc w:val="left"/>
        <w:pPr>
          <w:ind w:left="5103" w:hanging="1276"/>
        </w:pPr>
        <w:rPr>
          <w:rFonts w:hint="eastAsia"/>
        </w:rPr>
      </w:lvl>
    </w:lvlOverride>
    <w:lvlOverride w:ilvl="7">
      <w:startOverride w:val="1"/>
      <w:lvl w:ilvl="7">
        <w:start w:val="1"/>
        <w:numFmt w:val="decimal"/>
        <w:lvlText w:val="%1.%2.%3.%4.%5.%6.%7.%8"/>
        <w:lvlJc w:val="left"/>
        <w:pPr>
          <w:ind w:left="5670" w:hanging="1418"/>
        </w:pPr>
        <w:rPr>
          <w:rFonts w:hint="eastAsia"/>
        </w:rPr>
      </w:lvl>
    </w:lvlOverride>
    <w:lvlOverride w:ilvl="8">
      <w:startOverride w:val="1"/>
      <w:lvl w:ilvl="8">
        <w:start w:val="1"/>
        <w:numFmt w:val="decimal"/>
        <w:lvlText w:val="%1.%2.%3.%4.%5.%6.%7.%8.%9"/>
        <w:lvlJc w:val="left"/>
        <w:pPr>
          <w:ind w:left="6378" w:hanging="1700"/>
        </w:pPr>
        <w:rPr>
          <w:rFonts w:hint="eastAsia"/>
        </w:rPr>
      </w:lvl>
    </w:lvlOverride>
  </w:num>
  <w:num w:numId="25">
    <w:abstractNumId w:val="19"/>
    <w:lvlOverride w:ilvl="0">
      <w:lvl w:ilvl="0">
        <w:start w:val="1"/>
        <w:numFmt w:val="decimal"/>
        <w:pStyle w:val="1"/>
        <w:lvlText w:val="%1"/>
        <w:lvlJc w:val="left"/>
        <w:pPr>
          <w:ind w:left="200" w:hanging="57"/>
        </w:pPr>
        <w:rPr>
          <w:rFonts w:eastAsia="바탕" w:hint="eastAsia"/>
        </w:rPr>
      </w:lvl>
    </w:lvlOverride>
    <w:lvlOverride w:ilvl="1">
      <w:lvl w:ilvl="1">
        <w:start w:val="1"/>
        <w:numFmt w:val="decimal"/>
        <w:pStyle w:val="21"/>
        <w:lvlText w:val="%1.%2"/>
        <w:lvlJc w:val="left"/>
        <w:pPr>
          <w:ind w:left="200" w:hanging="284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31"/>
        <w:lvlText w:val="%1.%2.%3"/>
        <w:lvlJc w:val="left"/>
        <w:pPr>
          <w:ind w:left="200" w:hanging="510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pStyle w:val="41"/>
        <w:lvlText w:val="%1.%2.%3.%4"/>
        <w:lvlJc w:val="left"/>
        <w:pPr>
          <w:ind w:left="1758" w:hanging="90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3827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4536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5103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5670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6378" w:hanging="1700"/>
        </w:pPr>
        <w:rPr>
          <w:rFonts w:hint="eastAsia"/>
        </w:rPr>
      </w:lvl>
    </w:lvlOverride>
  </w:num>
  <w:num w:numId="26">
    <w:abstractNumId w:val="22"/>
  </w:num>
  <w:num w:numId="27">
    <w:abstractNumId w:val="18"/>
  </w:num>
  <w:num w:numId="28">
    <w:abstractNumId w:val="14"/>
  </w:num>
  <w:num w:numId="29">
    <w:abstractNumId w:val="21"/>
  </w:num>
  <w:num w:numId="30">
    <w:abstractNumId w:val="19"/>
    <w:lvlOverride w:ilvl="0">
      <w:startOverride w:val="1"/>
      <w:lvl w:ilvl="0">
        <w:start w:val="1"/>
        <w:numFmt w:val="decimal"/>
        <w:pStyle w:val="1"/>
        <w:lvlText w:val="%1"/>
        <w:lvlJc w:val="left"/>
        <w:pPr>
          <w:ind w:left="200" w:hanging="57"/>
        </w:pPr>
        <w:rPr>
          <w:rFonts w:eastAsia="바탕" w:hint="eastAsia"/>
        </w:rPr>
      </w:lvl>
    </w:lvlOverride>
    <w:lvlOverride w:ilvl="1">
      <w:startOverride w:val="1"/>
      <w:lvl w:ilvl="1">
        <w:start w:val="1"/>
        <w:numFmt w:val="decimal"/>
        <w:pStyle w:val="21"/>
        <w:lvlText w:val="%1.%2"/>
        <w:lvlJc w:val="left"/>
        <w:pPr>
          <w:ind w:left="200" w:hanging="284"/>
        </w:pPr>
        <w:rPr>
          <w:rFonts w:eastAsia="바탕" w:hint="eastAsia"/>
        </w:rPr>
      </w:lvl>
    </w:lvlOverride>
    <w:lvlOverride w:ilvl="2">
      <w:startOverride w:val="1"/>
      <w:lvl w:ilvl="2">
        <w:start w:val="1"/>
        <w:numFmt w:val="decimal"/>
        <w:pStyle w:val="31"/>
        <w:lvlText w:val="%1.%2.%3"/>
        <w:lvlJc w:val="left"/>
        <w:pPr>
          <w:ind w:left="600" w:hanging="510"/>
        </w:pPr>
        <w:rPr>
          <w:rFonts w:eastAsia="바탕" w:hint="eastAsia"/>
        </w:rPr>
      </w:lvl>
    </w:lvlOverride>
    <w:lvlOverride w:ilvl="3">
      <w:startOverride w:val="1"/>
      <w:lvl w:ilvl="3">
        <w:start w:val="1"/>
        <w:numFmt w:val="decimal"/>
        <w:pStyle w:val="41"/>
        <w:lvlText w:val="%1.%2.%3.%4"/>
        <w:lvlJc w:val="left"/>
        <w:pPr>
          <w:ind w:left="155" w:hanging="908"/>
        </w:pPr>
        <w:rPr>
          <w:rFonts w:eastAsia="바탕" w:hint="eastAsia"/>
        </w:rPr>
      </w:lvl>
    </w:lvlOverride>
    <w:lvlOverride w:ilvl="4">
      <w:startOverride w:val="1"/>
      <w:lvl w:ilvl="4">
        <w:start w:val="1"/>
        <w:numFmt w:val="decimal"/>
        <w:lvlText w:val="%1.%2.%3.%4.%5"/>
        <w:lvlJc w:val="left"/>
        <w:pPr>
          <w:ind w:left="3827" w:hanging="850"/>
        </w:pPr>
        <w:rPr>
          <w:rFonts w:hint="eastAsia"/>
        </w:rPr>
      </w:lvl>
    </w:lvlOverride>
    <w:lvlOverride w:ilvl="5">
      <w:startOverride w:val="1"/>
      <w:lvl w:ilvl="5">
        <w:start w:val="1"/>
        <w:numFmt w:val="decimal"/>
        <w:lvlText w:val="%1.%2.%3.%4.%5.%6"/>
        <w:lvlJc w:val="left"/>
        <w:pPr>
          <w:ind w:left="4536" w:hanging="1134"/>
        </w:pPr>
        <w:rPr>
          <w:rFonts w:hint="eastAsia"/>
        </w:rPr>
      </w:lvl>
    </w:lvlOverride>
    <w:lvlOverride w:ilvl="6">
      <w:startOverride w:val="1"/>
      <w:lvl w:ilvl="6">
        <w:start w:val="1"/>
        <w:numFmt w:val="decimal"/>
        <w:lvlText w:val="%1.%2.%3.%4.%5.%6.%7"/>
        <w:lvlJc w:val="left"/>
        <w:pPr>
          <w:ind w:left="5103" w:hanging="1276"/>
        </w:pPr>
        <w:rPr>
          <w:rFonts w:hint="eastAsia"/>
        </w:rPr>
      </w:lvl>
    </w:lvlOverride>
    <w:lvlOverride w:ilvl="7">
      <w:startOverride w:val="1"/>
      <w:lvl w:ilvl="7">
        <w:start w:val="1"/>
        <w:numFmt w:val="decimal"/>
        <w:lvlText w:val="%1.%2.%3.%4.%5.%6.%7.%8"/>
        <w:lvlJc w:val="left"/>
        <w:pPr>
          <w:ind w:left="5670" w:hanging="1418"/>
        </w:pPr>
        <w:rPr>
          <w:rFonts w:hint="eastAsia"/>
        </w:rPr>
      </w:lvl>
    </w:lvlOverride>
    <w:lvlOverride w:ilvl="8">
      <w:startOverride w:val="1"/>
      <w:lvl w:ilvl="8">
        <w:start w:val="1"/>
        <w:numFmt w:val="decimal"/>
        <w:lvlText w:val="%1.%2.%3.%4.%5.%6.%7.%8.%9"/>
        <w:lvlJc w:val="left"/>
        <w:pPr>
          <w:ind w:left="6378" w:hanging="1700"/>
        </w:pPr>
        <w:rPr>
          <w:rFonts w:hint="eastAsia"/>
        </w:rPr>
      </w:lvl>
    </w:lvlOverride>
  </w:num>
  <w:num w:numId="31">
    <w:abstractNumId w:val="19"/>
    <w:lvlOverride w:ilvl="0">
      <w:lvl w:ilvl="0">
        <w:start w:val="1"/>
        <w:numFmt w:val="decimal"/>
        <w:pStyle w:val="1"/>
        <w:lvlText w:val="%1"/>
        <w:lvlJc w:val="left"/>
        <w:pPr>
          <w:ind w:left="200" w:hanging="57"/>
        </w:pPr>
        <w:rPr>
          <w:rFonts w:eastAsia="바탕" w:hint="eastAsia"/>
        </w:rPr>
      </w:lvl>
    </w:lvlOverride>
    <w:lvlOverride w:ilvl="1">
      <w:lvl w:ilvl="1">
        <w:start w:val="1"/>
        <w:numFmt w:val="decimal"/>
        <w:pStyle w:val="21"/>
        <w:lvlText w:val="%1.%2"/>
        <w:lvlJc w:val="left"/>
        <w:pPr>
          <w:ind w:left="200" w:hanging="284"/>
        </w:pPr>
        <w:rPr>
          <w:rFonts w:eastAsia="바탕" w:hint="eastAsia"/>
        </w:rPr>
      </w:lvl>
    </w:lvlOverride>
    <w:lvlOverride w:ilvl="2">
      <w:lvl w:ilvl="2">
        <w:start w:val="1"/>
        <w:numFmt w:val="decimal"/>
        <w:pStyle w:val="31"/>
        <w:lvlText w:val="%1.%2.%3"/>
        <w:lvlJc w:val="left"/>
        <w:pPr>
          <w:ind w:left="600" w:hanging="510"/>
        </w:pPr>
        <w:rPr>
          <w:rFonts w:eastAsia="바탕" w:hint="eastAsia"/>
        </w:rPr>
      </w:lvl>
    </w:lvlOverride>
    <w:lvlOverride w:ilvl="3">
      <w:lvl w:ilvl="3">
        <w:start w:val="1"/>
        <w:numFmt w:val="decimal"/>
        <w:pStyle w:val="41"/>
        <w:lvlText w:val="%1.%2.%3.%4"/>
        <w:lvlJc w:val="left"/>
        <w:pPr>
          <w:ind w:left="155" w:hanging="908"/>
        </w:pPr>
        <w:rPr>
          <w:rFonts w:eastAsia="바탕"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3827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4536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5103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5670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6378" w:hanging="1700"/>
        </w:pPr>
        <w:rPr>
          <w:rFonts w:hint="eastAsia"/>
        </w:rPr>
      </w:lvl>
    </w:lvlOverride>
  </w:num>
  <w:num w:numId="32">
    <w:abstractNumId w:val="19"/>
    <w:lvlOverride w:ilvl="0">
      <w:startOverride w:val="1"/>
      <w:lvl w:ilvl="0">
        <w:start w:val="1"/>
        <w:numFmt w:val="decimal"/>
        <w:pStyle w:val="1"/>
        <w:lvlText w:val="%1"/>
        <w:lvlJc w:val="left"/>
        <w:pPr>
          <w:ind w:left="200" w:hanging="57"/>
        </w:pPr>
        <w:rPr>
          <w:rFonts w:eastAsia="바탕" w:hint="eastAsia"/>
        </w:rPr>
      </w:lvl>
    </w:lvlOverride>
    <w:lvlOverride w:ilvl="1">
      <w:startOverride w:val="1"/>
      <w:lvl w:ilvl="1">
        <w:start w:val="1"/>
        <w:numFmt w:val="decimal"/>
        <w:pStyle w:val="21"/>
        <w:lvlText w:val="%1.%2"/>
        <w:lvlJc w:val="left"/>
        <w:pPr>
          <w:ind w:left="200" w:hanging="284"/>
        </w:pPr>
        <w:rPr>
          <w:rFonts w:eastAsia="바탕" w:hint="eastAsia"/>
        </w:rPr>
      </w:lvl>
    </w:lvlOverride>
    <w:lvlOverride w:ilvl="2">
      <w:startOverride w:val="1"/>
      <w:lvl w:ilvl="2">
        <w:start w:val="1"/>
        <w:numFmt w:val="decimal"/>
        <w:pStyle w:val="31"/>
        <w:lvlText w:val="%1.%2.%3"/>
        <w:lvlJc w:val="left"/>
        <w:pPr>
          <w:ind w:left="600" w:hanging="510"/>
        </w:pPr>
        <w:rPr>
          <w:rFonts w:eastAsia="바탕" w:hint="eastAsia"/>
        </w:rPr>
      </w:lvl>
    </w:lvlOverride>
    <w:lvlOverride w:ilvl="3">
      <w:startOverride w:val="1"/>
      <w:lvl w:ilvl="3">
        <w:start w:val="1"/>
        <w:numFmt w:val="decimal"/>
        <w:pStyle w:val="41"/>
        <w:lvlText w:val="%1.%2.%3.%4"/>
        <w:lvlJc w:val="left"/>
        <w:pPr>
          <w:ind w:left="155" w:hanging="908"/>
        </w:pPr>
        <w:rPr>
          <w:rFonts w:eastAsia="바탕" w:hint="eastAsia"/>
        </w:rPr>
      </w:lvl>
    </w:lvlOverride>
    <w:lvlOverride w:ilvl="4">
      <w:startOverride w:val="1"/>
      <w:lvl w:ilvl="4">
        <w:start w:val="1"/>
        <w:numFmt w:val="decimal"/>
        <w:lvlText w:val="%1.%2.%3.%4.%5"/>
        <w:lvlJc w:val="left"/>
        <w:pPr>
          <w:ind w:left="3827" w:hanging="850"/>
        </w:pPr>
        <w:rPr>
          <w:rFonts w:hint="eastAsia"/>
        </w:rPr>
      </w:lvl>
    </w:lvlOverride>
    <w:lvlOverride w:ilvl="5">
      <w:startOverride w:val="1"/>
      <w:lvl w:ilvl="5">
        <w:start w:val="1"/>
        <w:numFmt w:val="decimal"/>
        <w:lvlText w:val="%1.%2.%3.%4.%5.%6"/>
        <w:lvlJc w:val="left"/>
        <w:pPr>
          <w:ind w:left="4536" w:hanging="1134"/>
        </w:pPr>
        <w:rPr>
          <w:rFonts w:hint="eastAsia"/>
        </w:rPr>
      </w:lvl>
    </w:lvlOverride>
    <w:lvlOverride w:ilvl="6">
      <w:startOverride w:val="1"/>
      <w:lvl w:ilvl="6">
        <w:start w:val="1"/>
        <w:numFmt w:val="decimal"/>
        <w:lvlText w:val="%1.%2.%3.%4.%5.%6.%7"/>
        <w:lvlJc w:val="left"/>
        <w:pPr>
          <w:ind w:left="5103" w:hanging="1276"/>
        </w:pPr>
        <w:rPr>
          <w:rFonts w:hint="eastAsia"/>
        </w:rPr>
      </w:lvl>
    </w:lvlOverride>
    <w:lvlOverride w:ilvl="7">
      <w:startOverride w:val="1"/>
      <w:lvl w:ilvl="7">
        <w:start w:val="1"/>
        <w:numFmt w:val="decimal"/>
        <w:lvlText w:val="%1.%2.%3.%4.%5.%6.%7.%8"/>
        <w:lvlJc w:val="left"/>
        <w:pPr>
          <w:ind w:left="5670" w:hanging="1418"/>
        </w:pPr>
        <w:rPr>
          <w:rFonts w:hint="eastAsia"/>
        </w:rPr>
      </w:lvl>
    </w:lvlOverride>
    <w:lvlOverride w:ilvl="8">
      <w:startOverride w:val="1"/>
      <w:lvl w:ilvl="8">
        <w:start w:val="1"/>
        <w:numFmt w:val="decimal"/>
        <w:lvlText w:val="%1.%2.%3.%4.%5.%6.%7.%8.%9"/>
        <w:lvlJc w:val="left"/>
        <w:pPr>
          <w:ind w:left="6378" w:hanging="1700"/>
        </w:pPr>
        <w:rPr>
          <w:rFonts w:hint="eastAsia"/>
        </w:rPr>
      </w:lvl>
    </w:lvlOverride>
  </w:num>
  <w:num w:numId="33">
    <w:abstractNumId w:val="19"/>
    <w:lvlOverride w:ilvl="0">
      <w:startOverride w:val="1"/>
      <w:lvl w:ilvl="0">
        <w:start w:val="1"/>
        <w:numFmt w:val="decimal"/>
        <w:pStyle w:val="1"/>
        <w:lvlText w:val="%1"/>
        <w:lvlJc w:val="left"/>
        <w:pPr>
          <w:ind w:left="200" w:hanging="57"/>
        </w:pPr>
        <w:rPr>
          <w:rFonts w:eastAsia="바탕" w:hint="eastAsia"/>
        </w:rPr>
      </w:lvl>
    </w:lvlOverride>
    <w:lvlOverride w:ilvl="1">
      <w:startOverride w:val="1"/>
      <w:lvl w:ilvl="1">
        <w:start w:val="1"/>
        <w:numFmt w:val="decimal"/>
        <w:pStyle w:val="21"/>
        <w:lvlText w:val="%1.%2"/>
        <w:lvlJc w:val="left"/>
        <w:pPr>
          <w:ind w:left="200" w:hanging="284"/>
        </w:pPr>
        <w:rPr>
          <w:rFonts w:eastAsia="바탕" w:hint="eastAsia"/>
        </w:rPr>
      </w:lvl>
    </w:lvlOverride>
    <w:lvlOverride w:ilvl="2">
      <w:startOverride w:val="1"/>
      <w:lvl w:ilvl="2">
        <w:start w:val="1"/>
        <w:numFmt w:val="decimal"/>
        <w:pStyle w:val="31"/>
        <w:lvlText w:val="%1.%2.%3"/>
        <w:lvlJc w:val="left"/>
        <w:pPr>
          <w:ind w:left="600" w:hanging="510"/>
        </w:pPr>
        <w:rPr>
          <w:rFonts w:eastAsia="바탕" w:hint="eastAsia"/>
        </w:rPr>
      </w:lvl>
    </w:lvlOverride>
    <w:lvlOverride w:ilvl="3">
      <w:startOverride w:val="1"/>
      <w:lvl w:ilvl="3">
        <w:start w:val="1"/>
        <w:numFmt w:val="decimal"/>
        <w:pStyle w:val="41"/>
        <w:lvlText w:val="%1.%2.%3.%4"/>
        <w:lvlJc w:val="left"/>
        <w:pPr>
          <w:ind w:left="155" w:hanging="908"/>
        </w:pPr>
        <w:rPr>
          <w:rFonts w:eastAsia="바탕" w:hint="eastAsia"/>
        </w:rPr>
      </w:lvl>
    </w:lvlOverride>
    <w:lvlOverride w:ilvl="4">
      <w:startOverride w:val="1"/>
      <w:lvl w:ilvl="4">
        <w:start w:val="1"/>
        <w:numFmt w:val="decimal"/>
        <w:lvlText w:val="%1.%2.%3.%4.%5"/>
        <w:lvlJc w:val="left"/>
        <w:pPr>
          <w:ind w:left="3827" w:hanging="850"/>
        </w:pPr>
        <w:rPr>
          <w:rFonts w:hint="eastAsia"/>
        </w:rPr>
      </w:lvl>
    </w:lvlOverride>
    <w:lvlOverride w:ilvl="5">
      <w:startOverride w:val="1"/>
      <w:lvl w:ilvl="5">
        <w:start w:val="1"/>
        <w:numFmt w:val="decimal"/>
        <w:lvlText w:val="%1.%2.%3.%4.%5.%6"/>
        <w:lvlJc w:val="left"/>
        <w:pPr>
          <w:ind w:left="4536" w:hanging="1134"/>
        </w:pPr>
        <w:rPr>
          <w:rFonts w:hint="eastAsia"/>
        </w:rPr>
      </w:lvl>
    </w:lvlOverride>
    <w:lvlOverride w:ilvl="6">
      <w:startOverride w:val="1"/>
      <w:lvl w:ilvl="6">
        <w:start w:val="1"/>
        <w:numFmt w:val="decimal"/>
        <w:lvlText w:val="%1.%2.%3.%4.%5.%6.%7"/>
        <w:lvlJc w:val="left"/>
        <w:pPr>
          <w:ind w:left="5103" w:hanging="1276"/>
        </w:pPr>
        <w:rPr>
          <w:rFonts w:hint="eastAsia"/>
        </w:rPr>
      </w:lvl>
    </w:lvlOverride>
    <w:lvlOverride w:ilvl="7">
      <w:startOverride w:val="1"/>
      <w:lvl w:ilvl="7">
        <w:start w:val="1"/>
        <w:numFmt w:val="decimal"/>
        <w:lvlText w:val="%1.%2.%3.%4.%5.%6.%7.%8"/>
        <w:lvlJc w:val="left"/>
        <w:pPr>
          <w:ind w:left="5670" w:hanging="1418"/>
        </w:pPr>
        <w:rPr>
          <w:rFonts w:hint="eastAsia"/>
        </w:rPr>
      </w:lvl>
    </w:lvlOverride>
    <w:lvlOverride w:ilvl="8">
      <w:startOverride w:val="1"/>
      <w:lvl w:ilvl="8">
        <w:start w:val="1"/>
        <w:numFmt w:val="decimal"/>
        <w:lvlText w:val="%1.%2.%3.%4.%5.%6.%7.%8.%9"/>
        <w:lvlJc w:val="left"/>
        <w:pPr>
          <w:ind w:left="6378" w:hanging="1700"/>
        </w:pPr>
        <w:rPr>
          <w:rFonts w:hint="eastAsia"/>
        </w:rPr>
      </w:lvl>
    </w:lvlOverride>
  </w:num>
  <w:num w:numId="34">
    <w:abstractNumId w:val="12"/>
  </w:num>
  <w:num w:numId="35">
    <w:abstractNumId w:val="16"/>
  </w:num>
  <w:num w:numId="36">
    <w:abstractNumId w:val="11"/>
  </w:num>
  <w:num w:numId="37">
    <w:abstractNumId w:val="19"/>
    <w:lvlOverride w:ilvl="0">
      <w:lvl w:ilvl="0">
        <w:start w:val="1"/>
        <w:numFmt w:val="decimal"/>
        <w:pStyle w:val="1"/>
        <w:lvlText w:val="%1"/>
        <w:lvlJc w:val="left"/>
        <w:pPr>
          <w:ind w:left="200" w:hanging="57"/>
        </w:pPr>
        <w:rPr>
          <w:rFonts w:eastAsia="바탕" w:hint="eastAsia"/>
        </w:rPr>
      </w:lvl>
    </w:lvlOverride>
    <w:lvlOverride w:ilvl="1">
      <w:lvl w:ilvl="1">
        <w:start w:val="1"/>
        <w:numFmt w:val="decimal"/>
        <w:pStyle w:val="21"/>
        <w:lvlText w:val="%1.%2"/>
        <w:lvlJc w:val="left"/>
        <w:pPr>
          <w:ind w:left="200" w:hanging="284"/>
        </w:pPr>
        <w:rPr>
          <w:rFonts w:eastAsia="바탕" w:hint="eastAsia"/>
        </w:rPr>
      </w:lvl>
    </w:lvlOverride>
    <w:lvlOverride w:ilvl="2">
      <w:lvl w:ilvl="2">
        <w:start w:val="1"/>
        <w:numFmt w:val="decimal"/>
        <w:pStyle w:val="31"/>
        <w:lvlText w:val="%1.%2.%3"/>
        <w:lvlJc w:val="left"/>
        <w:pPr>
          <w:ind w:left="600" w:hanging="510"/>
        </w:pPr>
        <w:rPr>
          <w:rFonts w:eastAsia="바탕" w:hint="eastAsia"/>
        </w:rPr>
      </w:lvl>
    </w:lvlOverride>
    <w:lvlOverride w:ilvl="3">
      <w:lvl w:ilvl="3">
        <w:start w:val="1"/>
        <w:numFmt w:val="decimal"/>
        <w:pStyle w:val="41"/>
        <w:lvlText w:val="%1.%2.%3.%4"/>
        <w:lvlJc w:val="left"/>
        <w:pPr>
          <w:ind w:left="155" w:hanging="908"/>
        </w:pPr>
        <w:rPr>
          <w:rFonts w:eastAsia="바탕"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3827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4536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5103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5670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6378" w:hanging="1700"/>
        </w:pPr>
        <w:rPr>
          <w:rFonts w:hint="eastAsia"/>
        </w:rPr>
      </w:lvl>
    </w:lvlOverride>
  </w:num>
  <w:num w:numId="38">
    <w:abstractNumId w:val="19"/>
    <w:lvlOverride w:ilvl="0">
      <w:startOverride w:val="1"/>
      <w:lvl w:ilvl="0">
        <w:start w:val="1"/>
        <w:numFmt w:val="decimal"/>
        <w:pStyle w:val="1"/>
        <w:lvlText w:val="%1"/>
        <w:lvlJc w:val="left"/>
        <w:pPr>
          <w:ind w:left="200" w:hanging="57"/>
        </w:pPr>
        <w:rPr>
          <w:rFonts w:eastAsia="바탕" w:hint="eastAsia"/>
        </w:rPr>
      </w:lvl>
    </w:lvlOverride>
    <w:lvlOverride w:ilvl="1">
      <w:startOverride w:val="1"/>
      <w:lvl w:ilvl="1">
        <w:start w:val="1"/>
        <w:numFmt w:val="decimal"/>
        <w:pStyle w:val="21"/>
        <w:lvlText w:val="%1.%2"/>
        <w:lvlJc w:val="left"/>
        <w:pPr>
          <w:ind w:left="200" w:hanging="284"/>
        </w:pPr>
        <w:rPr>
          <w:rFonts w:eastAsia="바탕" w:hint="eastAsia"/>
        </w:rPr>
      </w:lvl>
    </w:lvlOverride>
    <w:lvlOverride w:ilvl="2">
      <w:startOverride w:val="1"/>
      <w:lvl w:ilvl="2">
        <w:start w:val="1"/>
        <w:numFmt w:val="decimal"/>
        <w:pStyle w:val="31"/>
        <w:lvlText w:val="%1.%2.%3"/>
        <w:lvlJc w:val="left"/>
        <w:pPr>
          <w:ind w:left="600" w:hanging="510"/>
        </w:pPr>
        <w:rPr>
          <w:rFonts w:eastAsia="바탕" w:hint="eastAsia"/>
        </w:rPr>
      </w:lvl>
    </w:lvlOverride>
    <w:lvlOverride w:ilvl="3">
      <w:startOverride w:val="1"/>
      <w:lvl w:ilvl="3">
        <w:start w:val="1"/>
        <w:numFmt w:val="decimal"/>
        <w:pStyle w:val="41"/>
        <w:lvlText w:val="%1.%2.%3.%4"/>
        <w:lvlJc w:val="left"/>
        <w:pPr>
          <w:ind w:left="155" w:hanging="908"/>
        </w:pPr>
        <w:rPr>
          <w:rFonts w:eastAsia="바탕" w:hint="eastAsia"/>
        </w:rPr>
      </w:lvl>
    </w:lvlOverride>
    <w:lvlOverride w:ilvl="4">
      <w:startOverride w:val="1"/>
      <w:lvl w:ilvl="4">
        <w:start w:val="1"/>
        <w:numFmt w:val="decimal"/>
        <w:lvlText w:val="%1.%2.%3.%4.%5"/>
        <w:lvlJc w:val="left"/>
        <w:pPr>
          <w:ind w:left="3827" w:hanging="850"/>
        </w:pPr>
        <w:rPr>
          <w:rFonts w:hint="eastAsia"/>
        </w:rPr>
      </w:lvl>
    </w:lvlOverride>
    <w:lvlOverride w:ilvl="5">
      <w:startOverride w:val="1"/>
      <w:lvl w:ilvl="5">
        <w:start w:val="1"/>
        <w:numFmt w:val="decimal"/>
        <w:lvlText w:val="%1.%2.%3.%4.%5.%6"/>
        <w:lvlJc w:val="left"/>
        <w:pPr>
          <w:ind w:left="4536" w:hanging="1134"/>
        </w:pPr>
        <w:rPr>
          <w:rFonts w:hint="eastAsia"/>
        </w:rPr>
      </w:lvl>
    </w:lvlOverride>
    <w:lvlOverride w:ilvl="6">
      <w:startOverride w:val="1"/>
      <w:lvl w:ilvl="6">
        <w:start w:val="1"/>
        <w:numFmt w:val="decimal"/>
        <w:lvlText w:val="%1.%2.%3.%4.%5.%6.%7"/>
        <w:lvlJc w:val="left"/>
        <w:pPr>
          <w:ind w:left="5103" w:hanging="1276"/>
        </w:pPr>
        <w:rPr>
          <w:rFonts w:hint="eastAsia"/>
        </w:rPr>
      </w:lvl>
    </w:lvlOverride>
    <w:lvlOverride w:ilvl="7">
      <w:startOverride w:val="1"/>
      <w:lvl w:ilvl="7">
        <w:start w:val="1"/>
        <w:numFmt w:val="decimal"/>
        <w:lvlText w:val="%1.%2.%3.%4.%5.%6.%7.%8"/>
        <w:lvlJc w:val="left"/>
        <w:pPr>
          <w:ind w:left="5670" w:hanging="1418"/>
        </w:pPr>
        <w:rPr>
          <w:rFonts w:hint="eastAsia"/>
        </w:rPr>
      </w:lvl>
    </w:lvlOverride>
    <w:lvlOverride w:ilvl="8">
      <w:startOverride w:val="1"/>
      <w:lvl w:ilvl="8">
        <w:start w:val="1"/>
        <w:numFmt w:val="decimal"/>
        <w:lvlText w:val="%1.%2.%3.%4.%5.%6.%7.%8.%9"/>
        <w:lvlJc w:val="left"/>
        <w:pPr>
          <w:ind w:left="6378" w:hanging="1700"/>
        </w:pPr>
        <w:rPr>
          <w:rFonts w:hint="eastAsia"/>
        </w:rPr>
      </w:lvl>
    </w:lvlOverride>
  </w:num>
  <w:numIdMacAtCleanup w:val="18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becky">
    <w15:presenceInfo w15:providerId="None" w15:userId="becky"/>
  </w15:person>
  <w15:person w15:author="Justin Kim">
    <w15:presenceInfo w15:providerId="Windows Live" w15:userId="f704f4a4c6d14f57"/>
  </w15:person>
  <w15:person w15:author="joon">
    <w15:presenceInfo w15:providerId="None" w15:userId="joon"/>
  </w15:person>
  <w15:person w15:author="Matthew Matthew">
    <w15:presenceInfo w15:providerId="Windows Live" w15:userId="4e1bff180639793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evenAndOddHeaders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76D3"/>
    <w:rsid w:val="000001F3"/>
    <w:rsid w:val="00002745"/>
    <w:rsid w:val="00003A91"/>
    <w:rsid w:val="00003E1F"/>
    <w:rsid w:val="00004B1D"/>
    <w:rsid w:val="00004FC4"/>
    <w:rsid w:val="000053F9"/>
    <w:rsid w:val="00005871"/>
    <w:rsid w:val="00005FE3"/>
    <w:rsid w:val="00006930"/>
    <w:rsid w:val="00006E1D"/>
    <w:rsid w:val="0000799A"/>
    <w:rsid w:val="00012567"/>
    <w:rsid w:val="0001294D"/>
    <w:rsid w:val="0001337A"/>
    <w:rsid w:val="00015BFB"/>
    <w:rsid w:val="00017159"/>
    <w:rsid w:val="0001767F"/>
    <w:rsid w:val="00017A96"/>
    <w:rsid w:val="000200EC"/>
    <w:rsid w:val="00022105"/>
    <w:rsid w:val="00023B0C"/>
    <w:rsid w:val="000249B4"/>
    <w:rsid w:val="00025CD3"/>
    <w:rsid w:val="00026A5C"/>
    <w:rsid w:val="000275CC"/>
    <w:rsid w:val="000276A3"/>
    <w:rsid w:val="00030180"/>
    <w:rsid w:val="000319FC"/>
    <w:rsid w:val="00031AA0"/>
    <w:rsid w:val="00031FF3"/>
    <w:rsid w:val="00033616"/>
    <w:rsid w:val="000336B0"/>
    <w:rsid w:val="000343D7"/>
    <w:rsid w:val="000356CC"/>
    <w:rsid w:val="0003631D"/>
    <w:rsid w:val="000367DB"/>
    <w:rsid w:val="00036EAB"/>
    <w:rsid w:val="000376B8"/>
    <w:rsid w:val="00037DDB"/>
    <w:rsid w:val="000400B5"/>
    <w:rsid w:val="00042DC5"/>
    <w:rsid w:val="00042F1C"/>
    <w:rsid w:val="00044C4C"/>
    <w:rsid w:val="00044F2A"/>
    <w:rsid w:val="00045689"/>
    <w:rsid w:val="00046327"/>
    <w:rsid w:val="00046CBB"/>
    <w:rsid w:val="00046CCA"/>
    <w:rsid w:val="00046E30"/>
    <w:rsid w:val="00047C60"/>
    <w:rsid w:val="00050048"/>
    <w:rsid w:val="0005039E"/>
    <w:rsid w:val="00050F98"/>
    <w:rsid w:val="00052B20"/>
    <w:rsid w:val="00052E96"/>
    <w:rsid w:val="00052EC3"/>
    <w:rsid w:val="00053C74"/>
    <w:rsid w:val="00053E69"/>
    <w:rsid w:val="00054007"/>
    <w:rsid w:val="0005563C"/>
    <w:rsid w:val="000568DA"/>
    <w:rsid w:val="0005764A"/>
    <w:rsid w:val="00060538"/>
    <w:rsid w:val="0006110D"/>
    <w:rsid w:val="00062537"/>
    <w:rsid w:val="00064047"/>
    <w:rsid w:val="000649FE"/>
    <w:rsid w:val="00064C4D"/>
    <w:rsid w:val="00065D89"/>
    <w:rsid w:val="0006632A"/>
    <w:rsid w:val="00066D35"/>
    <w:rsid w:val="00066EBD"/>
    <w:rsid w:val="000678A9"/>
    <w:rsid w:val="000714BE"/>
    <w:rsid w:val="00071841"/>
    <w:rsid w:val="000736F6"/>
    <w:rsid w:val="000746C6"/>
    <w:rsid w:val="00074BC4"/>
    <w:rsid w:val="00075CB8"/>
    <w:rsid w:val="00075F17"/>
    <w:rsid w:val="00077914"/>
    <w:rsid w:val="00077D46"/>
    <w:rsid w:val="00080E5F"/>
    <w:rsid w:val="00081437"/>
    <w:rsid w:val="0008143A"/>
    <w:rsid w:val="0008257D"/>
    <w:rsid w:val="00083355"/>
    <w:rsid w:val="00083980"/>
    <w:rsid w:val="00083B21"/>
    <w:rsid w:val="00083BEC"/>
    <w:rsid w:val="00084951"/>
    <w:rsid w:val="00085E9A"/>
    <w:rsid w:val="0008762C"/>
    <w:rsid w:val="000901E3"/>
    <w:rsid w:val="000906EB"/>
    <w:rsid w:val="00090A59"/>
    <w:rsid w:val="00090E1E"/>
    <w:rsid w:val="0009443F"/>
    <w:rsid w:val="00095047"/>
    <w:rsid w:val="0009516D"/>
    <w:rsid w:val="00095F9B"/>
    <w:rsid w:val="00097154"/>
    <w:rsid w:val="000A0521"/>
    <w:rsid w:val="000A14E0"/>
    <w:rsid w:val="000A1674"/>
    <w:rsid w:val="000A169D"/>
    <w:rsid w:val="000A1A8E"/>
    <w:rsid w:val="000A21AB"/>
    <w:rsid w:val="000A2205"/>
    <w:rsid w:val="000A2238"/>
    <w:rsid w:val="000A2650"/>
    <w:rsid w:val="000A27EA"/>
    <w:rsid w:val="000A323C"/>
    <w:rsid w:val="000A3B7D"/>
    <w:rsid w:val="000A425C"/>
    <w:rsid w:val="000A6FE8"/>
    <w:rsid w:val="000B0F0F"/>
    <w:rsid w:val="000B13FE"/>
    <w:rsid w:val="000B4680"/>
    <w:rsid w:val="000B5830"/>
    <w:rsid w:val="000B63F3"/>
    <w:rsid w:val="000B77C6"/>
    <w:rsid w:val="000B7BAD"/>
    <w:rsid w:val="000C0610"/>
    <w:rsid w:val="000C06DD"/>
    <w:rsid w:val="000C0892"/>
    <w:rsid w:val="000C2045"/>
    <w:rsid w:val="000C32FC"/>
    <w:rsid w:val="000C3A3F"/>
    <w:rsid w:val="000C4FA5"/>
    <w:rsid w:val="000C5536"/>
    <w:rsid w:val="000C6FDF"/>
    <w:rsid w:val="000C77F4"/>
    <w:rsid w:val="000D115A"/>
    <w:rsid w:val="000D20B3"/>
    <w:rsid w:val="000D2999"/>
    <w:rsid w:val="000D3566"/>
    <w:rsid w:val="000D5A9C"/>
    <w:rsid w:val="000D5F24"/>
    <w:rsid w:val="000D6B33"/>
    <w:rsid w:val="000D6D07"/>
    <w:rsid w:val="000D7765"/>
    <w:rsid w:val="000E0933"/>
    <w:rsid w:val="000E0B6D"/>
    <w:rsid w:val="000E0DD5"/>
    <w:rsid w:val="000E2662"/>
    <w:rsid w:val="000E2DA2"/>
    <w:rsid w:val="000E309F"/>
    <w:rsid w:val="000E53DC"/>
    <w:rsid w:val="000E5BFA"/>
    <w:rsid w:val="000E5CCC"/>
    <w:rsid w:val="000E65C0"/>
    <w:rsid w:val="000E791C"/>
    <w:rsid w:val="000F12E7"/>
    <w:rsid w:val="000F213E"/>
    <w:rsid w:val="000F23B0"/>
    <w:rsid w:val="000F2EA6"/>
    <w:rsid w:val="000F4351"/>
    <w:rsid w:val="000F4BB8"/>
    <w:rsid w:val="000F609E"/>
    <w:rsid w:val="000F631E"/>
    <w:rsid w:val="000F7017"/>
    <w:rsid w:val="000F7115"/>
    <w:rsid w:val="000F780B"/>
    <w:rsid w:val="000F78E1"/>
    <w:rsid w:val="000F797F"/>
    <w:rsid w:val="00101800"/>
    <w:rsid w:val="00101DC6"/>
    <w:rsid w:val="001029B5"/>
    <w:rsid w:val="00102C83"/>
    <w:rsid w:val="00102F02"/>
    <w:rsid w:val="00103328"/>
    <w:rsid w:val="0010407A"/>
    <w:rsid w:val="001046B0"/>
    <w:rsid w:val="00104BF2"/>
    <w:rsid w:val="00104CEB"/>
    <w:rsid w:val="001060C3"/>
    <w:rsid w:val="0010671D"/>
    <w:rsid w:val="00107C17"/>
    <w:rsid w:val="00107E97"/>
    <w:rsid w:val="001104F1"/>
    <w:rsid w:val="0011163A"/>
    <w:rsid w:val="00111879"/>
    <w:rsid w:val="00111CF6"/>
    <w:rsid w:val="00114CA8"/>
    <w:rsid w:val="00114FD3"/>
    <w:rsid w:val="00116663"/>
    <w:rsid w:val="0011722F"/>
    <w:rsid w:val="00120778"/>
    <w:rsid w:val="0012097D"/>
    <w:rsid w:val="00121618"/>
    <w:rsid w:val="001219C7"/>
    <w:rsid w:val="00121D07"/>
    <w:rsid w:val="00126304"/>
    <w:rsid w:val="0012642C"/>
    <w:rsid w:val="00127B21"/>
    <w:rsid w:val="001301E6"/>
    <w:rsid w:val="00130861"/>
    <w:rsid w:val="00133091"/>
    <w:rsid w:val="0013497B"/>
    <w:rsid w:val="00135F79"/>
    <w:rsid w:val="001375BB"/>
    <w:rsid w:val="00137EFD"/>
    <w:rsid w:val="001405AB"/>
    <w:rsid w:val="001414EF"/>
    <w:rsid w:val="0014166E"/>
    <w:rsid w:val="00141962"/>
    <w:rsid w:val="00141D51"/>
    <w:rsid w:val="00143EDE"/>
    <w:rsid w:val="00145EAC"/>
    <w:rsid w:val="00146321"/>
    <w:rsid w:val="00146529"/>
    <w:rsid w:val="00150279"/>
    <w:rsid w:val="00151C5E"/>
    <w:rsid w:val="00152883"/>
    <w:rsid w:val="001538AD"/>
    <w:rsid w:val="00153CCB"/>
    <w:rsid w:val="0015447F"/>
    <w:rsid w:val="001553C6"/>
    <w:rsid w:val="00155A42"/>
    <w:rsid w:val="00156887"/>
    <w:rsid w:val="00157E25"/>
    <w:rsid w:val="001601D8"/>
    <w:rsid w:val="001605E7"/>
    <w:rsid w:val="001610D2"/>
    <w:rsid w:val="00164511"/>
    <w:rsid w:val="00165012"/>
    <w:rsid w:val="001650EE"/>
    <w:rsid w:val="001664F3"/>
    <w:rsid w:val="001668B2"/>
    <w:rsid w:val="0017017C"/>
    <w:rsid w:val="00171585"/>
    <w:rsid w:val="0017176E"/>
    <w:rsid w:val="0017205E"/>
    <w:rsid w:val="001720CA"/>
    <w:rsid w:val="00172E6A"/>
    <w:rsid w:val="00173270"/>
    <w:rsid w:val="00173E64"/>
    <w:rsid w:val="00175D55"/>
    <w:rsid w:val="00175E98"/>
    <w:rsid w:val="001761C6"/>
    <w:rsid w:val="00176E73"/>
    <w:rsid w:val="00177122"/>
    <w:rsid w:val="001775D2"/>
    <w:rsid w:val="00177D76"/>
    <w:rsid w:val="00180F20"/>
    <w:rsid w:val="001810FE"/>
    <w:rsid w:val="00181301"/>
    <w:rsid w:val="001815D7"/>
    <w:rsid w:val="00181BA3"/>
    <w:rsid w:val="0018329E"/>
    <w:rsid w:val="00183F88"/>
    <w:rsid w:val="00184F4A"/>
    <w:rsid w:val="0018552D"/>
    <w:rsid w:val="001856C9"/>
    <w:rsid w:val="00186EAF"/>
    <w:rsid w:val="00187993"/>
    <w:rsid w:val="00187D41"/>
    <w:rsid w:val="001909F8"/>
    <w:rsid w:val="00192525"/>
    <w:rsid w:val="0019268E"/>
    <w:rsid w:val="0019296F"/>
    <w:rsid w:val="0019456C"/>
    <w:rsid w:val="00195420"/>
    <w:rsid w:val="00195EAB"/>
    <w:rsid w:val="0019705A"/>
    <w:rsid w:val="00197DE0"/>
    <w:rsid w:val="001A06AA"/>
    <w:rsid w:val="001A0719"/>
    <w:rsid w:val="001A0B71"/>
    <w:rsid w:val="001A0D70"/>
    <w:rsid w:val="001A1821"/>
    <w:rsid w:val="001A4323"/>
    <w:rsid w:val="001A4EA0"/>
    <w:rsid w:val="001A6B3C"/>
    <w:rsid w:val="001A722E"/>
    <w:rsid w:val="001A7FF8"/>
    <w:rsid w:val="001B069A"/>
    <w:rsid w:val="001B1277"/>
    <w:rsid w:val="001B163A"/>
    <w:rsid w:val="001B1BBF"/>
    <w:rsid w:val="001B1F5C"/>
    <w:rsid w:val="001B255B"/>
    <w:rsid w:val="001B3134"/>
    <w:rsid w:val="001B3FF6"/>
    <w:rsid w:val="001B43FA"/>
    <w:rsid w:val="001B45E0"/>
    <w:rsid w:val="001B6661"/>
    <w:rsid w:val="001B762E"/>
    <w:rsid w:val="001B7BC4"/>
    <w:rsid w:val="001B7D2C"/>
    <w:rsid w:val="001C02BC"/>
    <w:rsid w:val="001C02F4"/>
    <w:rsid w:val="001C07BD"/>
    <w:rsid w:val="001C156B"/>
    <w:rsid w:val="001C24BE"/>
    <w:rsid w:val="001C2801"/>
    <w:rsid w:val="001C3B64"/>
    <w:rsid w:val="001C7EF5"/>
    <w:rsid w:val="001D0ECE"/>
    <w:rsid w:val="001D23B8"/>
    <w:rsid w:val="001D2528"/>
    <w:rsid w:val="001D3793"/>
    <w:rsid w:val="001D447D"/>
    <w:rsid w:val="001D468F"/>
    <w:rsid w:val="001D77B1"/>
    <w:rsid w:val="001D7840"/>
    <w:rsid w:val="001E0CCB"/>
    <w:rsid w:val="001E15D9"/>
    <w:rsid w:val="001E1777"/>
    <w:rsid w:val="001E1E2B"/>
    <w:rsid w:val="001E2352"/>
    <w:rsid w:val="001E40D9"/>
    <w:rsid w:val="001E4CC6"/>
    <w:rsid w:val="001E654F"/>
    <w:rsid w:val="001E7083"/>
    <w:rsid w:val="001E7174"/>
    <w:rsid w:val="001E7352"/>
    <w:rsid w:val="001E7366"/>
    <w:rsid w:val="001E76FD"/>
    <w:rsid w:val="001E7EA7"/>
    <w:rsid w:val="001F0339"/>
    <w:rsid w:val="001F12F2"/>
    <w:rsid w:val="001F1B50"/>
    <w:rsid w:val="001F1E28"/>
    <w:rsid w:val="001F2D9A"/>
    <w:rsid w:val="001F3803"/>
    <w:rsid w:val="001F49D1"/>
    <w:rsid w:val="001F56A3"/>
    <w:rsid w:val="001F7604"/>
    <w:rsid w:val="00201FEF"/>
    <w:rsid w:val="002024A9"/>
    <w:rsid w:val="002028DA"/>
    <w:rsid w:val="00202973"/>
    <w:rsid w:val="00202F68"/>
    <w:rsid w:val="00203168"/>
    <w:rsid w:val="002033C0"/>
    <w:rsid w:val="00203CF0"/>
    <w:rsid w:val="002056F4"/>
    <w:rsid w:val="002072BF"/>
    <w:rsid w:val="00207C82"/>
    <w:rsid w:val="0021057F"/>
    <w:rsid w:val="00210A83"/>
    <w:rsid w:val="00210BFF"/>
    <w:rsid w:val="0021131C"/>
    <w:rsid w:val="00213ADD"/>
    <w:rsid w:val="00213CAD"/>
    <w:rsid w:val="0021408B"/>
    <w:rsid w:val="00214F72"/>
    <w:rsid w:val="00215B15"/>
    <w:rsid w:val="00216794"/>
    <w:rsid w:val="00221430"/>
    <w:rsid w:val="00221E8E"/>
    <w:rsid w:val="00222333"/>
    <w:rsid w:val="00222458"/>
    <w:rsid w:val="00223845"/>
    <w:rsid w:val="002262FD"/>
    <w:rsid w:val="0022644D"/>
    <w:rsid w:val="00227254"/>
    <w:rsid w:val="0022761B"/>
    <w:rsid w:val="002308E6"/>
    <w:rsid w:val="002309AD"/>
    <w:rsid w:val="0023102B"/>
    <w:rsid w:val="00231114"/>
    <w:rsid w:val="00231472"/>
    <w:rsid w:val="00231DE3"/>
    <w:rsid w:val="00234238"/>
    <w:rsid w:val="00235663"/>
    <w:rsid w:val="002363AB"/>
    <w:rsid w:val="00236DC9"/>
    <w:rsid w:val="00237DAA"/>
    <w:rsid w:val="002403E7"/>
    <w:rsid w:val="002412B9"/>
    <w:rsid w:val="00241457"/>
    <w:rsid w:val="0024191A"/>
    <w:rsid w:val="002427AA"/>
    <w:rsid w:val="00243592"/>
    <w:rsid w:val="002445C4"/>
    <w:rsid w:val="00244EBF"/>
    <w:rsid w:val="00245158"/>
    <w:rsid w:val="00245BB7"/>
    <w:rsid w:val="0024687F"/>
    <w:rsid w:val="00247BCD"/>
    <w:rsid w:val="00251FD6"/>
    <w:rsid w:val="002523E8"/>
    <w:rsid w:val="0025386E"/>
    <w:rsid w:val="002548F2"/>
    <w:rsid w:val="002570DF"/>
    <w:rsid w:val="00257242"/>
    <w:rsid w:val="00260985"/>
    <w:rsid w:val="00262EF1"/>
    <w:rsid w:val="00264FC7"/>
    <w:rsid w:val="002659FB"/>
    <w:rsid w:val="00265A21"/>
    <w:rsid w:val="00270E37"/>
    <w:rsid w:val="002713BA"/>
    <w:rsid w:val="00273174"/>
    <w:rsid w:val="0027351B"/>
    <w:rsid w:val="00274113"/>
    <w:rsid w:val="0027441B"/>
    <w:rsid w:val="0027539F"/>
    <w:rsid w:val="00276CD4"/>
    <w:rsid w:val="00276FA2"/>
    <w:rsid w:val="002803A6"/>
    <w:rsid w:val="00280FE7"/>
    <w:rsid w:val="00281951"/>
    <w:rsid w:val="00281CC9"/>
    <w:rsid w:val="00282DD8"/>
    <w:rsid w:val="00283FAD"/>
    <w:rsid w:val="0028427B"/>
    <w:rsid w:val="00284417"/>
    <w:rsid w:val="00284B45"/>
    <w:rsid w:val="002853C3"/>
    <w:rsid w:val="002854C7"/>
    <w:rsid w:val="0028587A"/>
    <w:rsid w:val="002905E0"/>
    <w:rsid w:val="00290E95"/>
    <w:rsid w:val="00292BB7"/>
    <w:rsid w:val="00292CD3"/>
    <w:rsid w:val="002931A0"/>
    <w:rsid w:val="00293A27"/>
    <w:rsid w:val="00294479"/>
    <w:rsid w:val="002948B0"/>
    <w:rsid w:val="0029559D"/>
    <w:rsid w:val="002967B7"/>
    <w:rsid w:val="002A0BB7"/>
    <w:rsid w:val="002A192A"/>
    <w:rsid w:val="002A1AE1"/>
    <w:rsid w:val="002A1EAC"/>
    <w:rsid w:val="002A1FFC"/>
    <w:rsid w:val="002A2B4F"/>
    <w:rsid w:val="002A2BAF"/>
    <w:rsid w:val="002A3023"/>
    <w:rsid w:val="002A31D4"/>
    <w:rsid w:val="002A4940"/>
    <w:rsid w:val="002A4DD9"/>
    <w:rsid w:val="002A59EE"/>
    <w:rsid w:val="002A5ABA"/>
    <w:rsid w:val="002A5C5B"/>
    <w:rsid w:val="002A6AC6"/>
    <w:rsid w:val="002A7156"/>
    <w:rsid w:val="002A740F"/>
    <w:rsid w:val="002B2020"/>
    <w:rsid w:val="002B3323"/>
    <w:rsid w:val="002B43F9"/>
    <w:rsid w:val="002B4E16"/>
    <w:rsid w:val="002B6348"/>
    <w:rsid w:val="002B6764"/>
    <w:rsid w:val="002B6D1D"/>
    <w:rsid w:val="002B722C"/>
    <w:rsid w:val="002C0EE2"/>
    <w:rsid w:val="002C1708"/>
    <w:rsid w:val="002C255D"/>
    <w:rsid w:val="002C27C8"/>
    <w:rsid w:val="002C302E"/>
    <w:rsid w:val="002C4A03"/>
    <w:rsid w:val="002C4F52"/>
    <w:rsid w:val="002C6385"/>
    <w:rsid w:val="002C6DB9"/>
    <w:rsid w:val="002D00B9"/>
    <w:rsid w:val="002D1F88"/>
    <w:rsid w:val="002D6215"/>
    <w:rsid w:val="002D7134"/>
    <w:rsid w:val="002D7736"/>
    <w:rsid w:val="002E0A92"/>
    <w:rsid w:val="002E1165"/>
    <w:rsid w:val="002E175D"/>
    <w:rsid w:val="002E229C"/>
    <w:rsid w:val="002E3C73"/>
    <w:rsid w:val="002F0E06"/>
    <w:rsid w:val="002F0FDD"/>
    <w:rsid w:val="002F1011"/>
    <w:rsid w:val="002F12DC"/>
    <w:rsid w:val="002F14B1"/>
    <w:rsid w:val="002F1EC1"/>
    <w:rsid w:val="002F213F"/>
    <w:rsid w:val="002F299D"/>
    <w:rsid w:val="002F31BB"/>
    <w:rsid w:val="002F4E1A"/>
    <w:rsid w:val="002F5A09"/>
    <w:rsid w:val="002F5A3F"/>
    <w:rsid w:val="002F5A93"/>
    <w:rsid w:val="002F602A"/>
    <w:rsid w:val="002F7338"/>
    <w:rsid w:val="0030066B"/>
    <w:rsid w:val="003008B6"/>
    <w:rsid w:val="0030101F"/>
    <w:rsid w:val="00302A43"/>
    <w:rsid w:val="00303323"/>
    <w:rsid w:val="003041CD"/>
    <w:rsid w:val="0030446B"/>
    <w:rsid w:val="00304930"/>
    <w:rsid w:val="00304DEB"/>
    <w:rsid w:val="0030513A"/>
    <w:rsid w:val="00305718"/>
    <w:rsid w:val="00306F14"/>
    <w:rsid w:val="003108D8"/>
    <w:rsid w:val="003114FB"/>
    <w:rsid w:val="00311A56"/>
    <w:rsid w:val="00311DE8"/>
    <w:rsid w:val="00313681"/>
    <w:rsid w:val="00314535"/>
    <w:rsid w:val="003146F9"/>
    <w:rsid w:val="00314EB9"/>
    <w:rsid w:val="0031540D"/>
    <w:rsid w:val="00317B7A"/>
    <w:rsid w:val="00317D16"/>
    <w:rsid w:val="00317FB4"/>
    <w:rsid w:val="00320045"/>
    <w:rsid w:val="0032243F"/>
    <w:rsid w:val="00322816"/>
    <w:rsid w:val="00322C0E"/>
    <w:rsid w:val="0032333B"/>
    <w:rsid w:val="00323C08"/>
    <w:rsid w:val="00323E16"/>
    <w:rsid w:val="00324AEF"/>
    <w:rsid w:val="00324D19"/>
    <w:rsid w:val="00325DB9"/>
    <w:rsid w:val="003276A8"/>
    <w:rsid w:val="00327A6D"/>
    <w:rsid w:val="00327C90"/>
    <w:rsid w:val="003335A5"/>
    <w:rsid w:val="00333607"/>
    <w:rsid w:val="003338C9"/>
    <w:rsid w:val="00334BD1"/>
    <w:rsid w:val="00335820"/>
    <w:rsid w:val="00335F82"/>
    <w:rsid w:val="0033625C"/>
    <w:rsid w:val="00340A12"/>
    <w:rsid w:val="00341559"/>
    <w:rsid w:val="0034220D"/>
    <w:rsid w:val="00342B7D"/>
    <w:rsid w:val="0034337A"/>
    <w:rsid w:val="0034539B"/>
    <w:rsid w:val="003453C9"/>
    <w:rsid w:val="00346024"/>
    <w:rsid w:val="00346A27"/>
    <w:rsid w:val="00347382"/>
    <w:rsid w:val="003503E4"/>
    <w:rsid w:val="00350A13"/>
    <w:rsid w:val="00350C3B"/>
    <w:rsid w:val="00351BCB"/>
    <w:rsid w:val="00351BCC"/>
    <w:rsid w:val="003523D2"/>
    <w:rsid w:val="00353A12"/>
    <w:rsid w:val="00356A3C"/>
    <w:rsid w:val="00356F83"/>
    <w:rsid w:val="00360E9F"/>
    <w:rsid w:val="00360FCA"/>
    <w:rsid w:val="00361C47"/>
    <w:rsid w:val="00361D6D"/>
    <w:rsid w:val="0036269B"/>
    <w:rsid w:val="00362BF7"/>
    <w:rsid w:val="003638E6"/>
    <w:rsid w:val="00364242"/>
    <w:rsid w:val="00365728"/>
    <w:rsid w:val="00367849"/>
    <w:rsid w:val="00370255"/>
    <w:rsid w:val="003706F7"/>
    <w:rsid w:val="00372089"/>
    <w:rsid w:val="00373707"/>
    <w:rsid w:val="00374726"/>
    <w:rsid w:val="00374AE7"/>
    <w:rsid w:val="00375A7E"/>
    <w:rsid w:val="00375C2D"/>
    <w:rsid w:val="00376103"/>
    <w:rsid w:val="00376974"/>
    <w:rsid w:val="00377D7F"/>
    <w:rsid w:val="003819C6"/>
    <w:rsid w:val="003822F5"/>
    <w:rsid w:val="00383040"/>
    <w:rsid w:val="00383971"/>
    <w:rsid w:val="00383AAF"/>
    <w:rsid w:val="003849A5"/>
    <w:rsid w:val="00385599"/>
    <w:rsid w:val="00386107"/>
    <w:rsid w:val="00386346"/>
    <w:rsid w:val="00386EBC"/>
    <w:rsid w:val="00392B70"/>
    <w:rsid w:val="00393726"/>
    <w:rsid w:val="00393DC3"/>
    <w:rsid w:val="00393E1A"/>
    <w:rsid w:val="0039422B"/>
    <w:rsid w:val="003946EA"/>
    <w:rsid w:val="00396553"/>
    <w:rsid w:val="00397E21"/>
    <w:rsid w:val="003A2840"/>
    <w:rsid w:val="003A2D96"/>
    <w:rsid w:val="003A3CFF"/>
    <w:rsid w:val="003A50D1"/>
    <w:rsid w:val="003A5B8B"/>
    <w:rsid w:val="003A65F0"/>
    <w:rsid w:val="003A700E"/>
    <w:rsid w:val="003B098D"/>
    <w:rsid w:val="003B0D27"/>
    <w:rsid w:val="003B17F9"/>
    <w:rsid w:val="003B1AF9"/>
    <w:rsid w:val="003B2AB9"/>
    <w:rsid w:val="003B3B44"/>
    <w:rsid w:val="003B3FD9"/>
    <w:rsid w:val="003B5420"/>
    <w:rsid w:val="003B5FC1"/>
    <w:rsid w:val="003B6AE3"/>
    <w:rsid w:val="003B70DB"/>
    <w:rsid w:val="003B72ED"/>
    <w:rsid w:val="003C26FA"/>
    <w:rsid w:val="003C4CC7"/>
    <w:rsid w:val="003C666F"/>
    <w:rsid w:val="003C6B94"/>
    <w:rsid w:val="003C6DD9"/>
    <w:rsid w:val="003C7527"/>
    <w:rsid w:val="003D01BA"/>
    <w:rsid w:val="003D0249"/>
    <w:rsid w:val="003D08D1"/>
    <w:rsid w:val="003D185D"/>
    <w:rsid w:val="003D1996"/>
    <w:rsid w:val="003D1CEF"/>
    <w:rsid w:val="003D1D60"/>
    <w:rsid w:val="003D1DE9"/>
    <w:rsid w:val="003D2424"/>
    <w:rsid w:val="003D2726"/>
    <w:rsid w:val="003D27E1"/>
    <w:rsid w:val="003D2814"/>
    <w:rsid w:val="003D3087"/>
    <w:rsid w:val="003D3AAD"/>
    <w:rsid w:val="003D3C06"/>
    <w:rsid w:val="003D4166"/>
    <w:rsid w:val="003D5B6E"/>
    <w:rsid w:val="003D7845"/>
    <w:rsid w:val="003E0327"/>
    <w:rsid w:val="003E0733"/>
    <w:rsid w:val="003E0900"/>
    <w:rsid w:val="003E0FA4"/>
    <w:rsid w:val="003E21BF"/>
    <w:rsid w:val="003E3D79"/>
    <w:rsid w:val="003E42A7"/>
    <w:rsid w:val="003E510B"/>
    <w:rsid w:val="003E788D"/>
    <w:rsid w:val="003E7BD0"/>
    <w:rsid w:val="003E7ED2"/>
    <w:rsid w:val="003F1879"/>
    <w:rsid w:val="003F213C"/>
    <w:rsid w:val="003F2A4A"/>
    <w:rsid w:val="003F2A8D"/>
    <w:rsid w:val="003F2B94"/>
    <w:rsid w:val="003F3332"/>
    <w:rsid w:val="003F54CA"/>
    <w:rsid w:val="003F6260"/>
    <w:rsid w:val="003F69E2"/>
    <w:rsid w:val="003F6ED7"/>
    <w:rsid w:val="003F7401"/>
    <w:rsid w:val="003F7CCF"/>
    <w:rsid w:val="00400784"/>
    <w:rsid w:val="00401F6B"/>
    <w:rsid w:val="004023A7"/>
    <w:rsid w:val="00402525"/>
    <w:rsid w:val="00402B6A"/>
    <w:rsid w:val="00402E31"/>
    <w:rsid w:val="00402EED"/>
    <w:rsid w:val="00403405"/>
    <w:rsid w:val="004037D3"/>
    <w:rsid w:val="0040568F"/>
    <w:rsid w:val="00407F48"/>
    <w:rsid w:val="00410763"/>
    <w:rsid w:val="0041458D"/>
    <w:rsid w:val="0041522C"/>
    <w:rsid w:val="00416D6A"/>
    <w:rsid w:val="00417421"/>
    <w:rsid w:val="004200E6"/>
    <w:rsid w:val="00423683"/>
    <w:rsid w:val="00424AC3"/>
    <w:rsid w:val="00425E4E"/>
    <w:rsid w:val="004273B0"/>
    <w:rsid w:val="00427F1D"/>
    <w:rsid w:val="00430F4F"/>
    <w:rsid w:val="00430FAD"/>
    <w:rsid w:val="00431F5C"/>
    <w:rsid w:val="004322AE"/>
    <w:rsid w:val="00432957"/>
    <w:rsid w:val="00432FD2"/>
    <w:rsid w:val="004330CA"/>
    <w:rsid w:val="00433D8F"/>
    <w:rsid w:val="0043421B"/>
    <w:rsid w:val="00434A5C"/>
    <w:rsid w:val="004358A1"/>
    <w:rsid w:val="00435B69"/>
    <w:rsid w:val="00435DC4"/>
    <w:rsid w:val="00436D7B"/>
    <w:rsid w:val="00437708"/>
    <w:rsid w:val="00437B8D"/>
    <w:rsid w:val="004404DC"/>
    <w:rsid w:val="004409CB"/>
    <w:rsid w:val="00442175"/>
    <w:rsid w:val="00442EA4"/>
    <w:rsid w:val="00443A54"/>
    <w:rsid w:val="00443D48"/>
    <w:rsid w:val="004441CE"/>
    <w:rsid w:val="0044484A"/>
    <w:rsid w:val="00444ED1"/>
    <w:rsid w:val="00444F14"/>
    <w:rsid w:val="00446783"/>
    <w:rsid w:val="00446FA9"/>
    <w:rsid w:val="00447916"/>
    <w:rsid w:val="00450414"/>
    <w:rsid w:val="004509B0"/>
    <w:rsid w:val="00451FED"/>
    <w:rsid w:val="00453358"/>
    <w:rsid w:val="00453BE4"/>
    <w:rsid w:val="00453DC6"/>
    <w:rsid w:val="00457522"/>
    <w:rsid w:val="004579EF"/>
    <w:rsid w:val="00457A5A"/>
    <w:rsid w:val="00457B66"/>
    <w:rsid w:val="00457E06"/>
    <w:rsid w:val="004613F0"/>
    <w:rsid w:val="00461A31"/>
    <w:rsid w:val="004630C1"/>
    <w:rsid w:val="00464EBF"/>
    <w:rsid w:val="00465423"/>
    <w:rsid w:val="0046785B"/>
    <w:rsid w:val="004703EE"/>
    <w:rsid w:val="00470A88"/>
    <w:rsid w:val="004716D0"/>
    <w:rsid w:val="00471909"/>
    <w:rsid w:val="00471EB9"/>
    <w:rsid w:val="00471F0E"/>
    <w:rsid w:val="004720F3"/>
    <w:rsid w:val="00473C2A"/>
    <w:rsid w:val="00476F0B"/>
    <w:rsid w:val="004816E9"/>
    <w:rsid w:val="0048237D"/>
    <w:rsid w:val="00484964"/>
    <w:rsid w:val="00485475"/>
    <w:rsid w:val="00486E15"/>
    <w:rsid w:val="0049033F"/>
    <w:rsid w:val="00490388"/>
    <w:rsid w:val="00492963"/>
    <w:rsid w:val="004932A7"/>
    <w:rsid w:val="0049364B"/>
    <w:rsid w:val="0049496D"/>
    <w:rsid w:val="00494BE5"/>
    <w:rsid w:val="00495075"/>
    <w:rsid w:val="00496694"/>
    <w:rsid w:val="00496D39"/>
    <w:rsid w:val="004974CB"/>
    <w:rsid w:val="004A2C46"/>
    <w:rsid w:val="004A32A7"/>
    <w:rsid w:val="004A4098"/>
    <w:rsid w:val="004A4F8E"/>
    <w:rsid w:val="004A65BD"/>
    <w:rsid w:val="004A6A36"/>
    <w:rsid w:val="004A6D98"/>
    <w:rsid w:val="004A7267"/>
    <w:rsid w:val="004A7B87"/>
    <w:rsid w:val="004A7E26"/>
    <w:rsid w:val="004A7FFA"/>
    <w:rsid w:val="004B2EBD"/>
    <w:rsid w:val="004B4628"/>
    <w:rsid w:val="004B4BB3"/>
    <w:rsid w:val="004B4F4D"/>
    <w:rsid w:val="004B54FF"/>
    <w:rsid w:val="004B6A83"/>
    <w:rsid w:val="004B6D52"/>
    <w:rsid w:val="004B7947"/>
    <w:rsid w:val="004C01CB"/>
    <w:rsid w:val="004C0961"/>
    <w:rsid w:val="004C29E4"/>
    <w:rsid w:val="004C3B1C"/>
    <w:rsid w:val="004C3B6D"/>
    <w:rsid w:val="004C4463"/>
    <w:rsid w:val="004C4B26"/>
    <w:rsid w:val="004C4FE1"/>
    <w:rsid w:val="004C57B6"/>
    <w:rsid w:val="004C5DF0"/>
    <w:rsid w:val="004C604C"/>
    <w:rsid w:val="004C7F8E"/>
    <w:rsid w:val="004D11F4"/>
    <w:rsid w:val="004D1337"/>
    <w:rsid w:val="004D1763"/>
    <w:rsid w:val="004D17C0"/>
    <w:rsid w:val="004D34C4"/>
    <w:rsid w:val="004D4048"/>
    <w:rsid w:val="004D41F4"/>
    <w:rsid w:val="004D5910"/>
    <w:rsid w:val="004D5B9B"/>
    <w:rsid w:val="004D6DE1"/>
    <w:rsid w:val="004D778F"/>
    <w:rsid w:val="004D7D6B"/>
    <w:rsid w:val="004D7E44"/>
    <w:rsid w:val="004E3254"/>
    <w:rsid w:val="004E3311"/>
    <w:rsid w:val="004E3368"/>
    <w:rsid w:val="004E3C0E"/>
    <w:rsid w:val="004E4211"/>
    <w:rsid w:val="004E61EB"/>
    <w:rsid w:val="004E72CA"/>
    <w:rsid w:val="004F0347"/>
    <w:rsid w:val="004F0433"/>
    <w:rsid w:val="004F1D44"/>
    <w:rsid w:val="004F1FA1"/>
    <w:rsid w:val="004F2C3F"/>
    <w:rsid w:val="004F2EBC"/>
    <w:rsid w:val="004F4CB8"/>
    <w:rsid w:val="004F63CF"/>
    <w:rsid w:val="004F6781"/>
    <w:rsid w:val="004F69B3"/>
    <w:rsid w:val="00500FC7"/>
    <w:rsid w:val="0050175C"/>
    <w:rsid w:val="00501B95"/>
    <w:rsid w:val="00502480"/>
    <w:rsid w:val="00502DCD"/>
    <w:rsid w:val="00502ECD"/>
    <w:rsid w:val="00502F22"/>
    <w:rsid w:val="00503213"/>
    <w:rsid w:val="00503E23"/>
    <w:rsid w:val="00506814"/>
    <w:rsid w:val="00506C03"/>
    <w:rsid w:val="00506DD8"/>
    <w:rsid w:val="00507580"/>
    <w:rsid w:val="00510BEA"/>
    <w:rsid w:val="005110C8"/>
    <w:rsid w:val="005114DE"/>
    <w:rsid w:val="005114FD"/>
    <w:rsid w:val="00513C1A"/>
    <w:rsid w:val="005153A6"/>
    <w:rsid w:val="00515A91"/>
    <w:rsid w:val="00515C05"/>
    <w:rsid w:val="00516244"/>
    <w:rsid w:val="0051744B"/>
    <w:rsid w:val="005179CC"/>
    <w:rsid w:val="00517D90"/>
    <w:rsid w:val="00520EC6"/>
    <w:rsid w:val="00521341"/>
    <w:rsid w:val="00521843"/>
    <w:rsid w:val="00522FF7"/>
    <w:rsid w:val="005238BF"/>
    <w:rsid w:val="005243D1"/>
    <w:rsid w:val="0052442F"/>
    <w:rsid w:val="0052478B"/>
    <w:rsid w:val="00525555"/>
    <w:rsid w:val="00526E30"/>
    <w:rsid w:val="005271E2"/>
    <w:rsid w:val="005314C0"/>
    <w:rsid w:val="005333E9"/>
    <w:rsid w:val="00533AA7"/>
    <w:rsid w:val="00533DC3"/>
    <w:rsid w:val="00533DF8"/>
    <w:rsid w:val="00534B42"/>
    <w:rsid w:val="00534BEB"/>
    <w:rsid w:val="005358C3"/>
    <w:rsid w:val="00535EEB"/>
    <w:rsid w:val="00535F9D"/>
    <w:rsid w:val="00536E5F"/>
    <w:rsid w:val="005411FB"/>
    <w:rsid w:val="00542749"/>
    <w:rsid w:val="00542B50"/>
    <w:rsid w:val="00542E72"/>
    <w:rsid w:val="005436EE"/>
    <w:rsid w:val="00543F5D"/>
    <w:rsid w:val="00544388"/>
    <w:rsid w:val="00544B03"/>
    <w:rsid w:val="00545169"/>
    <w:rsid w:val="00545537"/>
    <w:rsid w:val="005456EE"/>
    <w:rsid w:val="00546234"/>
    <w:rsid w:val="00546985"/>
    <w:rsid w:val="00546AE8"/>
    <w:rsid w:val="00550230"/>
    <w:rsid w:val="0055072F"/>
    <w:rsid w:val="00551088"/>
    <w:rsid w:val="0055187C"/>
    <w:rsid w:val="00551A36"/>
    <w:rsid w:val="0055345F"/>
    <w:rsid w:val="005536B1"/>
    <w:rsid w:val="00553B36"/>
    <w:rsid w:val="00553B4F"/>
    <w:rsid w:val="0055412F"/>
    <w:rsid w:val="00554A8C"/>
    <w:rsid w:val="00556210"/>
    <w:rsid w:val="005562CD"/>
    <w:rsid w:val="00560086"/>
    <w:rsid w:val="00560351"/>
    <w:rsid w:val="00561199"/>
    <w:rsid w:val="005626B8"/>
    <w:rsid w:val="00562FEA"/>
    <w:rsid w:val="00563211"/>
    <w:rsid w:val="005636BB"/>
    <w:rsid w:val="00563897"/>
    <w:rsid w:val="0056435B"/>
    <w:rsid w:val="0056458E"/>
    <w:rsid w:val="005654A7"/>
    <w:rsid w:val="005665D0"/>
    <w:rsid w:val="0056665D"/>
    <w:rsid w:val="00567740"/>
    <w:rsid w:val="00567E6B"/>
    <w:rsid w:val="00570070"/>
    <w:rsid w:val="00570510"/>
    <w:rsid w:val="00570691"/>
    <w:rsid w:val="00571CAE"/>
    <w:rsid w:val="00572720"/>
    <w:rsid w:val="00572CA6"/>
    <w:rsid w:val="00573714"/>
    <w:rsid w:val="005745BA"/>
    <w:rsid w:val="00575980"/>
    <w:rsid w:val="00575C6A"/>
    <w:rsid w:val="00577EF6"/>
    <w:rsid w:val="0058337E"/>
    <w:rsid w:val="005837A8"/>
    <w:rsid w:val="00583A18"/>
    <w:rsid w:val="00583EED"/>
    <w:rsid w:val="00584418"/>
    <w:rsid w:val="00585AF0"/>
    <w:rsid w:val="00586927"/>
    <w:rsid w:val="00586E44"/>
    <w:rsid w:val="00587ED2"/>
    <w:rsid w:val="00590D24"/>
    <w:rsid w:val="0059124A"/>
    <w:rsid w:val="0059149A"/>
    <w:rsid w:val="00591C7F"/>
    <w:rsid w:val="00592F4E"/>
    <w:rsid w:val="005930BC"/>
    <w:rsid w:val="005949DF"/>
    <w:rsid w:val="00594D7B"/>
    <w:rsid w:val="00596208"/>
    <w:rsid w:val="005963EB"/>
    <w:rsid w:val="00597914"/>
    <w:rsid w:val="005A04EA"/>
    <w:rsid w:val="005A0C29"/>
    <w:rsid w:val="005A1D77"/>
    <w:rsid w:val="005A28A2"/>
    <w:rsid w:val="005A352E"/>
    <w:rsid w:val="005A40B7"/>
    <w:rsid w:val="005A4AD4"/>
    <w:rsid w:val="005A53C8"/>
    <w:rsid w:val="005A5D41"/>
    <w:rsid w:val="005A5D93"/>
    <w:rsid w:val="005A68BF"/>
    <w:rsid w:val="005A699D"/>
    <w:rsid w:val="005A6E3F"/>
    <w:rsid w:val="005A7A44"/>
    <w:rsid w:val="005A7D2F"/>
    <w:rsid w:val="005B1358"/>
    <w:rsid w:val="005B1B03"/>
    <w:rsid w:val="005B1B0A"/>
    <w:rsid w:val="005B2190"/>
    <w:rsid w:val="005B2923"/>
    <w:rsid w:val="005B45E2"/>
    <w:rsid w:val="005B4BF9"/>
    <w:rsid w:val="005B4E90"/>
    <w:rsid w:val="005B5167"/>
    <w:rsid w:val="005B5AD4"/>
    <w:rsid w:val="005B5C24"/>
    <w:rsid w:val="005B5CEA"/>
    <w:rsid w:val="005B6EBB"/>
    <w:rsid w:val="005B7DA5"/>
    <w:rsid w:val="005C0853"/>
    <w:rsid w:val="005C11ED"/>
    <w:rsid w:val="005C2DEB"/>
    <w:rsid w:val="005C3CCB"/>
    <w:rsid w:val="005C4126"/>
    <w:rsid w:val="005C4E16"/>
    <w:rsid w:val="005C6A95"/>
    <w:rsid w:val="005D04D8"/>
    <w:rsid w:val="005D08E1"/>
    <w:rsid w:val="005D21CB"/>
    <w:rsid w:val="005D3928"/>
    <w:rsid w:val="005D3C44"/>
    <w:rsid w:val="005D44BC"/>
    <w:rsid w:val="005D46E5"/>
    <w:rsid w:val="005D4927"/>
    <w:rsid w:val="005D57D5"/>
    <w:rsid w:val="005D618E"/>
    <w:rsid w:val="005E0CC1"/>
    <w:rsid w:val="005E11DC"/>
    <w:rsid w:val="005E237F"/>
    <w:rsid w:val="005E2760"/>
    <w:rsid w:val="005E278B"/>
    <w:rsid w:val="005E304E"/>
    <w:rsid w:val="005E3421"/>
    <w:rsid w:val="005E36BD"/>
    <w:rsid w:val="005E38AA"/>
    <w:rsid w:val="005E624B"/>
    <w:rsid w:val="005E62B7"/>
    <w:rsid w:val="005E6EFF"/>
    <w:rsid w:val="005E78C3"/>
    <w:rsid w:val="005F0360"/>
    <w:rsid w:val="005F1649"/>
    <w:rsid w:val="005F16CC"/>
    <w:rsid w:val="005F3242"/>
    <w:rsid w:val="005F3EE0"/>
    <w:rsid w:val="005F44B0"/>
    <w:rsid w:val="005F5311"/>
    <w:rsid w:val="005F5D7A"/>
    <w:rsid w:val="005F65F0"/>
    <w:rsid w:val="005F72EA"/>
    <w:rsid w:val="00600782"/>
    <w:rsid w:val="00600D34"/>
    <w:rsid w:val="00601CEB"/>
    <w:rsid w:val="00601E79"/>
    <w:rsid w:val="0060384B"/>
    <w:rsid w:val="00604029"/>
    <w:rsid w:val="00604196"/>
    <w:rsid w:val="006041F3"/>
    <w:rsid w:val="00604579"/>
    <w:rsid w:val="00604A57"/>
    <w:rsid w:val="0060553C"/>
    <w:rsid w:val="00605F0F"/>
    <w:rsid w:val="00605F21"/>
    <w:rsid w:val="00606136"/>
    <w:rsid w:val="006066E0"/>
    <w:rsid w:val="006115AC"/>
    <w:rsid w:val="00612E91"/>
    <w:rsid w:val="00612F28"/>
    <w:rsid w:val="00612F77"/>
    <w:rsid w:val="006133B2"/>
    <w:rsid w:val="0061462B"/>
    <w:rsid w:val="00615C1F"/>
    <w:rsid w:val="00615D6C"/>
    <w:rsid w:val="00615FA5"/>
    <w:rsid w:val="006160D7"/>
    <w:rsid w:val="00616288"/>
    <w:rsid w:val="0061774B"/>
    <w:rsid w:val="00621BF4"/>
    <w:rsid w:val="00622603"/>
    <w:rsid w:val="00623493"/>
    <w:rsid w:val="00623556"/>
    <w:rsid w:val="00624D6B"/>
    <w:rsid w:val="00625131"/>
    <w:rsid w:val="0062572B"/>
    <w:rsid w:val="0062734A"/>
    <w:rsid w:val="00630914"/>
    <w:rsid w:val="006323AB"/>
    <w:rsid w:val="006327C5"/>
    <w:rsid w:val="006334CC"/>
    <w:rsid w:val="0063593D"/>
    <w:rsid w:val="00636436"/>
    <w:rsid w:val="006409ED"/>
    <w:rsid w:val="00640B1B"/>
    <w:rsid w:val="00640D1D"/>
    <w:rsid w:val="00642177"/>
    <w:rsid w:val="00644259"/>
    <w:rsid w:val="00644685"/>
    <w:rsid w:val="00646209"/>
    <w:rsid w:val="00646A4C"/>
    <w:rsid w:val="00646FB6"/>
    <w:rsid w:val="0064738B"/>
    <w:rsid w:val="00650AD8"/>
    <w:rsid w:val="00650C01"/>
    <w:rsid w:val="006527F5"/>
    <w:rsid w:val="00653011"/>
    <w:rsid w:val="00653158"/>
    <w:rsid w:val="00653671"/>
    <w:rsid w:val="00653833"/>
    <w:rsid w:val="00653B34"/>
    <w:rsid w:val="00654032"/>
    <w:rsid w:val="0065435A"/>
    <w:rsid w:val="00654C5F"/>
    <w:rsid w:val="00655039"/>
    <w:rsid w:val="0065525B"/>
    <w:rsid w:val="00656EEA"/>
    <w:rsid w:val="006575F3"/>
    <w:rsid w:val="00657749"/>
    <w:rsid w:val="00661E53"/>
    <w:rsid w:val="006626D2"/>
    <w:rsid w:val="006632A2"/>
    <w:rsid w:val="00664957"/>
    <w:rsid w:val="00664E7A"/>
    <w:rsid w:val="00665D9F"/>
    <w:rsid w:val="00666215"/>
    <w:rsid w:val="00667991"/>
    <w:rsid w:val="00667A82"/>
    <w:rsid w:val="006703D3"/>
    <w:rsid w:val="0067128A"/>
    <w:rsid w:val="00672B39"/>
    <w:rsid w:val="0067355C"/>
    <w:rsid w:val="006735C6"/>
    <w:rsid w:val="0067448F"/>
    <w:rsid w:val="00674B87"/>
    <w:rsid w:val="00675AC5"/>
    <w:rsid w:val="0067659F"/>
    <w:rsid w:val="00676FCC"/>
    <w:rsid w:val="00677F52"/>
    <w:rsid w:val="00680A10"/>
    <w:rsid w:val="0068123E"/>
    <w:rsid w:val="006813A2"/>
    <w:rsid w:val="006815BB"/>
    <w:rsid w:val="0068217C"/>
    <w:rsid w:val="006826EE"/>
    <w:rsid w:val="006827BB"/>
    <w:rsid w:val="00683AF0"/>
    <w:rsid w:val="00684848"/>
    <w:rsid w:val="00684CCE"/>
    <w:rsid w:val="00687234"/>
    <w:rsid w:val="006875F1"/>
    <w:rsid w:val="00687917"/>
    <w:rsid w:val="00687D22"/>
    <w:rsid w:val="006912F6"/>
    <w:rsid w:val="006919C7"/>
    <w:rsid w:val="00692F14"/>
    <w:rsid w:val="00693ACD"/>
    <w:rsid w:val="0069433D"/>
    <w:rsid w:val="006945BF"/>
    <w:rsid w:val="00695D46"/>
    <w:rsid w:val="006961C3"/>
    <w:rsid w:val="00696EF2"/>
    <w:rsid w:val="00697921"/>
    <w:rsid w:val="00697C6B"/>
    <w:rsid w:val="006A0558"/>
    <w:rsid w:val="006A1005"/>
    <w:rsid w:val="006A1800"/>
    <w:rsid w:val="006A285C"/>
    <w:rsid w:val="006B0F43"/>
    <w:rsid w:val="006B26A3"/>
    <w:rsid w:val="006B27F3"/>
    <w:rsid w:val="006B397C"/>
    <w:rsid w:val="006B414D"/>
    <w:rsid w:val="006B4EED"/>
    <w:rsid w:val="006B58D1"/>
    <w:rsid w:val="006B5B2D"/>
    <w:rsid w:val="006B7657"/>
    <w:rsid w:val="006C06F4"/>
    <w:rsid w:val="006C13C2"/>
    <w:rsid w:val="006C2586"/>
    <w:rsid w:val="006C31F9"/>
    <w:rsid w:val="006C339F"/>
    <w:rsid w:val="006C366C"/>
    <w:rsid w:val="006C3B20"/>
    <w:rsid w:val="006C3C81"/>
    <w:rsid w:val="006C76D3"/>
    <w:rsid w:val="006C7C7F"/>
    <w:rsid w:val="006D0539"/>
    <w:rsid w:val="006D0A52"/>
    <w:rsid w:val="006D101F"/>
    <w:rsid w:val="006D107B"/>
    <w:rsid w:val="006D1284"/>
    <w:rsid w:val="006D2413"/>
    <w:rsid w:val="006D3350"/>
    <w:rsid w:val="006D382A"/>
    <w:rsid w:val="006D47A1"/>
    <w:rsid w:val="006D559C"/>
    <w:rsid w:val="006D5627"/>
    <w:rsid w:val="006D5E45"/>
    <w:rsid w:val="006D6599"/>
    <w:rsid w:val="006D67F7"/>
    <w:rsid w:val="006E0BC4"/>
    <w:rsid w:val="006E1E0F"/>
    <w:rsid w:val="006E21BC"/>
    <w:rsid w:val="006E27E8"/>
    <w:rsid w:val="006E298F"/>
    <w:rsid w:val="006E30F6"/>
    <w:rsid w:val="006E32EC"/>
    <w:rsid w:val="006E3747"/>
    <w:rsid w:val="006E3E6E"/>
    <w:rsid w:val="006E5396"/>
    <w:rsid w:val="006E5A06"/>
    <w:rsid w:val="006E5BC0"/>
    <w:rsid w:val="006E614B"/>
    <w:rsid w:val="006E6D8A"/>
    <w:rsid w:val="006E75A0"/>
    <w:rsid w:val="006E79FB"/>
    <w:rsid w:val="006F0B04"/>
    <w:rsid w:val="006F593D"/>
    <w:rsid w:val="006F5E1B"/>
    <w:rsid w:val="006F64A8"/>
    <w:rsid w:val="006F6F3B"/>
    <w:rsid w:val="006F7B5E"/>
    <w:rsid w:val="00700139"/>
    <w:rsid w:val="0070302D"/>
    <w:rsid w:val="0070372E"/>
    <w:rsid w:val="00704572"/>
    <w:rsid w:val="00704A63"/>
    <w:rsid w:val="00704FFB"/>
    <w:rsid w:val="0070541E"/>
    <w:rsid w:val="00705AAC"/>
    <w:rsid w:val="00705F29"/>
    <w:rsid w:val="00706217"/>
    <w:rsid w:val="00706692"/>
    <w:rsid w:val="0070735E"/>
    <w:rsid w:val="00707D14"/>
    <w:rsid w:val="0071155D"/>
    <w:rsid w:val="007135C1"/>
    <w:rsid w:val="00713AB0"/>
    <w:rsid w:val="00714CC8"/>
    <w:rsid w:val="00714D5F"/>
    <w:rsid w:val="00715E1A"/>
    <w:rsid w:val="00716F99"/>
    <w:rsid w:val="007173CF"/>
    <w:rsid w:val="00720C0E"/>
    <w:rsid w:val="00721835"/>
    <w:rsid w:val="00721CE6"/>
    <w:rsid w:val="00722206"/>
    <w:rsid w:val="00722960"/>
    <w:rsid w:val="0072300A"/>
    <w:rsid w:val="00723411"/>
    <w:rsid w:val="00725240"/>
    <w:rsid w:val="007268AD"/>
    <w:rsid w:val="00726D4B"/>
    <w:rsid w:val="007303F2"/>
    <w:rsid w:val="0073060B"/>
    <w:rsid w:val="00731425"/>
    <w:rsid w:val="0073159A"/>
    <w:rsid w:val="00732F38"/>
    <w:rsid w:val="0073419A"/>
    <w:rsid w:val="007344A2"/>
    <w:rsid w:val="00735D14"/>
    <w:rsid w:val="0073688F"/>
    <w:rsid w:val="007404C2"/>
    <w:rsid w:val="007415BB"/>
    <w:rsid w:val="00743223"/>
    <w:rsid w:val="00743790"/>
    <w:rsid w:val="00745282"/>
    <w:rsid w:val="00745A1C"/>
    <w:rsid w:val="00745FF6"/>
    <w:rsid w:val="00746A1B"/>
    <w:rsid w:val="00747B8D"/>
    <w:rsid w:val="0075330E"/>
    <w:rsid w:val="00753A76"/>
    <w:rsid w:val="007568B1"/>
    <w:rsid w:val="00756EBE"/>
    <w:rsid w:val="007575FC"/>
    <w:rsid w:val="00760444"/>
    <w:rsid w:val="00762428"/>
    <w:rsid w:val="00762E7B"/>
    <w:rsid w:val="00763614"/>
    <w:rsid w:val="00766017"/>
    <w:rsid w:val="007663F3"/>
    <w:rsid w:val="0076730F"/>
    <w:rsid w:val="00767EA0"/>
    <w:rsid w:val="007713D8"/>
    <w:rsid w:val="0077150D"/>
    <w:rsid w:val="00771695"/>
    <w:rsid w:val="0077222C"/>
    <w:rsid w:val="00775442"/>
    <w:rsid w:val="007805FE"/>
    <w:rsid w:val="00780BC0"/>
    <w:rsid w:val="00780C2C"/>
    <w:rsid w:val="00785814"/>
    <w:rsid w:val="00785EB1"/>
    <w:rsid w:val="007866F1"/>
    <w:rsid w:val="00787043"/>
    <w:rsid w:val="00787D1C"/>
    <w:rsid w:val="00793399"/>
    <w:rsid w:val="007956B1"/>
    <w:rsid w:val="00797424"/>
    <w:rsid w:val="007A088A"/>
    <w:rsid w:val="007A08BF"/>
    <w:rsid w:val="007A09B4"/>
    <w:rsid w:val="007A0FC0"/>
    <w:rsid w:val="007A10AD"/>
    <w:rsid w:val="007A25F7"/>
    <w:rsid w:val="007A2E8B"/>
    <w:rsid w:val="007A3149"/>
    <w:rsid w:val="007A45B4"/>
    <w:rsid w:val="007A46DC"/>
    <w:rsid w:val="007A4DFF"/>
    <w:rsid w:val="007A5AA2"/>
    <w:rsid w:val="007A61AD"/>
    <w:rsid w:val="007A6316"/>
    <w:rsid w:val="007A6975"/>
    <w:rsid w:val="007A6B36"/>
    <w:rsid w:val="007B0812"/>
    <w:rsid w:val="007B1347"/>
    <w:rsid w:val="007B1538"/>
    <w:rsid w:val="007B1FFA"/>
    <w:rsid w:val="007B26A3"/>
    <w:rsid w:val="007B27F0"/>
    <w:rsid w:val="007B3746"/>
    <w:rsid w:val="007B456C"/>
    <w:rsid w:val="007B53E6"/>
    <w:rsid w:val="007B5584"/>
    <w:rsid w:val="007B5EEE"/>
    <w:rsid w:val="007B66E2"/>
    <w:rsid w:val="007B6A23"/>
    <w:rsid w:val="007B73E1"/>
    <w:rsid w:val="007B7756"/>
    <w:rsid w:val="007B77DF"/>
    <w:rsid w:val="007C0422"/>
    <w:rsid w:val="007C13EC"/>
    <w:rsid w:val="007C265A"/>
    <w:rsid w:val="007C2912"/>
    <w:rsid w:val="007C3FDE"/>
    <w:rsid w:val="007C44DC"/>
    <w:rsid w:val="007C7463"/>
    <w:rsid w:val="007C7F37"/>
    <w:rsid w:val="007D0C95"/>
    <w:rsid w:val="007D15E2"/>
    <w:rsid w:val="007D31B8"/>
    <w:rsid w:val="007D53D9"/>
    <w:rsid w:val="007D54F4"/>
    <w:rsid w:val="007D7AC3"/>
    <w:rsid w:val="007D7F0D"/>
    <w:rsid w:val="007E0658"/>
    <w:rsid w:val="007E218A"/>
    <w:rsid w:val="007E4297"/>
    <w:rsid w:val="007E6DF4"/>
    <w:rsid w:val="007E72C6"/>
    <w:rsid w:val="007E78BC"/>
    <w:rsid w:val="007F05FE"/>
    <w:rsid w:val="007F19C0"/>
    <w:rsid w:val="007F28DB"/>
    <w:rsid w:val="007F3BC9"/>
    <w:rsid w:val="007F452A"/>
    <w:rsid w:val="007F654F"/>
    <w:rsid w:val="007F65CA"/>
    <w:rsid w:val="0080145A"/>
    <w:rsid w:val="00801B0F"/>
    <w:rsid w:val="00801B4E"/>
    <w:rsid w:val="00802694"/>
    <w:rsid w:val="0080277D"/>
    <w:rsid w:val="00802C3F"/>
    <w:rsid w:val="00804D8D"/>
    <w:rsid w:val="00805C80"/>
    <w:rsid w:val="00805CE6"/>
    <w:rsid w:val="008064CB"/>
    <w:rsid w:val="00807999"/>
    <w:rsid w:val="00810010"/>
    <w:rsid w:val="00810360"/>
    <w:rsid w:val="00810AC4"/>
    <w:rsid w:val="00811166"/>
    <w:rsid w:val="008112C0"/>
    <w:rsid w:val="008152D7"/>
    <w:rsid w:val="008153E4"/>
    <w:rsid w:val="00815709"/>
    <w:rsid w:val="00815BC3"/>
    <w:rsid w:val="00815DF1"/>
    <w:rsid w:val="008162F9"/>
    <w:rsid w:val="0081638F"/>
    <w:rsid w:val="00816453"/>
    <w:rsid w:val="008166E5"/>
    <w:rsid w:val="008179EC"/>
    <w:rsid w:val="00820410"/>
    <w:rsid w:val="008204E6"/>
    <w:rsid w:val="00822495"/>
    <w:rsid w:val="0082311F"/>
    <w:rsid w:val="0082394C"/>
    <w:rsid w:val="00823BD0"/>
    <w:rsid w:val="00825262"/>
    <w:rsid w:val="00825A63"/>
    <w:rsid w:val="008270DA"/>
    <w:rsid w:val="00827D81"/>
    <w:rsid w:val="008302BE"/>
    <w:rsid w:val="00831E8B"/>
    <w:rsid w:val="0083251B"/>
    <w:rsid w:val="008333D5"/>
    <w:rsid w:val="008347ED"/>
    <w:rsid w:val="00834F48"/>
    <w:rsid w:val="00836442"/>
    <w:rsid w:val="0083695B"/>
    <w:rsid w:val="00836E82"/>
    <w:rsid w:val="00840687"/>
    <w:rsid w:val="00841217"/>
    <w:rsid w:val="00841374"/>
    <w:rsid w:val="008417C2"/>
    <w:rsid w:val="00842356"/>
    <w:rsid w:val="00842DAD"/>
    <w:rsid w:val="00842FB1"/>
    <w:rsid w:val="00843CBC"/>
    <w:rsid w:val="00843E11"/>
    <w:rsid w:val="0084409B"/>
    <w:rsid w:val="0084457C"/>
    <w:rsid w:val="00844DA8"/>
    <w:rsid w:val="00844F45"/>
    <w:rsid w:val="008461EB"/>
    <w:rsid w:val="0085047B"/>
    <w:rsid w:val="00851795"/>
    <w:rsid w:val="008517E7"/>
    <w:rsid w:val="00852998"/>
    <w:rsid w:val="008532C0"/>
    <w:rsid w:val="00854CA4"/>
    <w:rsid w:val="00855031"/>
    <w:rsid w:val="00855653"/>
    <w:rsid w:val="00855A94"/>
    <w:rsid w:val="00856EB4"/>
    <w:rsid w:val="008572DE"/>
    <w:rsid w:val="00860906"/>
    <w:rsid w:val="00860A3D"/>
    <w:rsid w:val="00860D33"/>
    <w:rsid w:val="00860FD6"/>
    <w:rsid w:val="00861715"/>
    <w:rsid w:val="00861C48"/>
    <w:rsid w:val="008647BE"/>
    <w:rsid w:val="00864830"/>
    <w:rsid w:val="0086488B"/>
    <w:rsid w:val="008668BD"/>
    <w:rsid w:val="00866999"/>
    <w:rsid w:val="00866CB4"/>
    <w:rsid w:val="00870EDD"/>
    <w:rsid w:val="00871C49"/>
    <w:rsid w:val="00872792"/>
    <w:rsid w:val="00872B91"/>
    <w:rsid w:val="00872C5E"/>
    <w:rsid w:val="00872DE9"/>
    <w:rsid w:val="0087337A"/>
    <w:rsid w:val="008736FD"/>
    <w:rsid w:val="0087426E"/>
    <w:rsid w:val="00874F96"/>
    <w:rsid w:val="00875F2B"/>
    <w:rsid w:val="00876E48"/>
    <w:rsid w:val="008771A2"/>
    <w:rsid w:val="00881CA9"/>
    <w:rsid w:val="00882497"/>
    <w:rsid w:val="00882CA7"/>
    <w:rsid w:val="00884E77"/>
    <w:rsid w:val="0088512B"/>
    <w:rsid w:val="00885752"/>
    <w:rsid w:val="00886250"/>
    <w:rsid w:val="0088679E"/>
    <w:rsid w:val="00886863"/>
    <w:rsid w:val="00891099"/>
    <w:rsid w:val="00891798"/>
    <w:rsid w:val="00891A7A"/>
    <w:rsid w:val="00894E3F"/>
    <w:rsid w:val="008950FA"/>
    <w:rsid w:val="008956FA"/>
    <w:rsid w:val="008969F7"/>
    <w:rsid w:val="00896B2F"/>
    <w:rsid w:val="00897297"/>
    <w:rsid w:val="00897711"/>
    <w:rsid w:val="0089772C"/>
    <w:rsid w:val="00897BEE"/>
    <w:rsid w:val="008A0E43"/>
    <w:rsid w:val="008A1867"/>
    <w:rsid w:val="008A1957"/>
    <w:rsid w:val="008A1CD3"/>
    <w:rsid w:val="008A2C35"/>
    <w:rsid w:val="008A3AA1"/>
    <w:rsid w:val="008A4AD0"/>
    <w:rsid w:val="008B05F7"/>
    <w:rsid w:val="008B07D1"/>
    <w:rsid w:val="008B0D82"/>
    <w:rsid w:val="008B14BE"/>
    <w:rsid w:val="008B1587"/>
    <w:rsid w:val="008B2239"/>
    <w:rsid w:val="008B2790"/>
    <w:rsid w:val="008B281F"/>
    <w:rsid w:val="008B347B"/>
    <w:rsid w:val="008B412C"/>
    <w:rsid w:val="008B4891"/>
    <w:rsid w:val="008B5495"/>
    <w:rsid w:val="008B562D"/>
    <w:rsid w:val="008B5869"/>
    <w:rsid w:val="008B5C4F"/>
    <w:rsid w:val="008B679F"/>
    <w:rsid w:val="008B68D7"/>
    <w:rsid w:val="008B74B1"/>
    <w:rsid w:val="008B75BF"/>
    <w:rsid w:val="008B7E8F"/>
    <w:rsid w:val="008B7FA3"/>
    <w:rsid w:val="008C14F1"/>
    <w:rsid w:val="008C17E0"/>
    <w:rsid w:val="008C18F8"/>
    <w:rsid w:val="008C1984"/>
    <w:rsid w:val="008C25B1"/>
    <w:rsid w:val="008C2F13"/>
    <w:rsid w:val="008C58FE"/>
    <w:rsid w:val="008C6A78"/>
    <w:rsid w:val="008D03B1"/>
    <w:rsid w:val="008D1FD5"/>
    <w:rsid w:val="008D2C55"/>
    <w:rsid w:val="008D4EB3"/>
    <w:rsid w:val="008D5BDB"/>
    <w:rsid w:val="008D5E99"/>
    <w:rsid w:val="008D5EF4"/>
    <w:rsid w:val="008D6170"/>
    <w:rsid w:val="008D6428"/>
    <w:rsid w:val="008D6982"/>
    <w:rsid w:val="008D74FB"/>
    <w:rsid w:val="008E0605"/>
    <w:rsid w:val="008E1724"/>
    <w:rsid w:val="008E3E15"/>
    <w:rsid w:val="008E4211"/>
    <w:rsid w:val="008E515B"/>
    <w:rsid w:val="008E7D1A"/>
    <w:rsid w:val="008F092B"/>
    <w:rsid w:val="008F109F"/>
    <w:rsid w:val="008F27C0"/>
    <w:rsid w:val="008F413C"/>
    <w:rsid w:val="008F42BD"/>
    <w:rsid w:val="008F7041"/>
    <w:rsid w:val="008F76B6"/>
    <w:rsid w:val="008F781E"/>
    <w:rsid w:val="00903AB2"/>
    <w:rsid w:val="00903B28"/>
    <w:rsid w:val="0090525A"/>
    <w:rsid w:val="009054E4"/>
    <w:rsid w:val="009056D7"/>
    <w:rsid w:val="00907037"/>
    <w:rsid w:val="00907511"/>
    <w:rsid w:val="00910CFE"/>
    <w:rsid w:val="00911043"/>
    <w:rsid w:val="009122DE"/>
    <w:rsid w:val="0091427B"/>
    <w:rsid w:val="009152E5"/>
    <w:rsid w:val="00915860"/>
    <w:rsid w:val="009173B6"/>
    <w:rsid w:val="00917B0E"/>
    <w:rsid w:val="00921868"/>
    <w:rsid w:val="00923574"/>
    <w:rsid w:val="009245DE"/>
    <w:rsid w:val="00924723"/>
    <w:rsid w:val="00924AC6"/>
    <w:rsid w:val="009251CF"/>
    <w:rsid w:val="009260F1"/>
    <w:rsid w:val="0092634E"/>
    <w:rsid w:val="00926E7A"/>
    <w:rsid w:val="009273F9"/>
    <w:rsid w:val="009317F8"/>
    <w:rsid w:val="00931897"/>
    <w:rsid w:val="00931DFA"/>
    <w:rsid w:val="00931E6B"/>
    <w:rsid w:val="00932831"/>
    <w:rsid w:val="00933D1D"/>
    <w:rsid w:val="0093535F"/>
    <w:rsid w:val="00935E47"/>
    <w:rsid w:val="00935FB0"/>
    <w:rsid w:val="00936BCA"/>
    <w:rsid w:val="00936EA9"/>
    <w:rsid w:val="0093710E"/>
    <w:rsid w:val="0094061A"/>
    <w:rsid w:val="00942094"/>
    <w:rsid w:val="009425F3"/>
    <w:rsid w:val="00942C76"/>
    <w:rsid w:val="00944E5C"/>
    <w:rsid w:val="00945272"/>
    <w:rsid w:val="0094645B"/>
    <w:rsid w:val="009472BF"/>
    <w:rsid w:val="00947871"/>
    <w:rsid w:val="00947CE2"/>
    <w:rsid w:val="00950AB0"/>
    <w:rsid w:val="00952771"/>
    <w:rsid w:val="0095337B"/>
    <w:rsid w:val="0095405D"/>
    <w:rsid w:val="0095418E"/>
    <w:rsid w:val="009551D2"/>
    <w:rsid w:val="009559D4"/>
    <w:rsid w:val="00955A58"/>
    <w:rsid w:val="00956EC5"/>
    <w:rsid w:val="00957283"/>
    <w:rsid w:val="00960153"/>
    <w:rsid w:val="009645D7"/>
    <w:rsid w:val="00964E02"/>
    <w:rsid w:val="009658BE"/>
    <w:rsid w:val="00966D96"/>
    <w:rsid w:val="00966F57"/>
    <w:rsid w:val="00967600"/>
    <w:rsid w:val="009676E7"/>
    <w:rsid w:val="00967CD9"/>
    <w:rsid w:val="0097038E"/>
    <w:rsid w:val="00970A54"/>
    <w:rsid w:val="00970A56"/>
    <w:rsid w:val="00971CD3"/>
    <w:rsid w:val="00972783"/>
    <w:rsid w:val="009744A9"/>
    <w:rsid w:val="00974E78"/>
    <w:rsid w:val="0097697D"/>
    <w:rsid w:val="00977831"/>
    <w:rsid w:val="00977CDC"/>
    <w:rsid w:val="00980371"/>
    <w:rsid w:val="00980990"/>
    <w:rsid w:val="00981117"/>
    <w:rsid w:val="00981EAC"/>
    <w:rsid w:val="00982820"/>
    <w:rsid w:val="00982A42"/>
    <w:rsid w:val="009838C0"/>
    <w:rsid w:val="0098404A"/>
    <w:rsid w:val="009851CE"/>
    <w:rsid w:val="0098585B"/>
    <w:rsid w:val="00985D2E"/>
    <w:rsid w:val="009860A5"/>
    <w:rsid w:val="009863DC"/>
    <w:rsid w:val="00986C91"/>
    <w:rsid w:val="00986F34"/>
    <w:rsid w:val="0099225F"/>
    <w:rsid w:val="009923E3"/>
    <w:rsid w:val="00992D5D"/>
    <w:rsid w:val="00993763"/>
    <w:rsid w:val="00993ED9"/>
    <w:rsid w:val="00994DE2"/>
    <w:rsid w:val="009956C6"/>
    <w:rsid w:val="00995CBE"/>
    <w:rsid w:val="009A02A8"/>
    <w:rsid w:val="009A182F"/>
    <w:rsid w:val="009A38DE"/>
    <w:rsid w:val="009A3C47"/>
    <w:rsid w:val="009A44ED"/>
    <w:rsid w:val="009A753C"/>
    <w:rsid w:val="009A7880"/>
    <w:rsid w:val="009A7EBE"/>
    <w:rsid w:val="009B0E4F"/>
    <w:rsid w:val="009B1B61"/>
    <w:rsid w:val="009B243F"/>
    <w:rsid w:val="009B2617"/>
    <w:rsid w:val="009B28D3"/>
    <w:rsid w:val="009B4519"/>
    <w:rsid w:val="009B49DB"/>
    <w:rsid w:val="009B600F"/>
    <w:rsid w:val="009B72C2"/>
    <w:rsid w:val="009B7BE2"/>
    <w:rsid w:val="009C0CB7"/>
    <w:rsid w:val="009C1D7A"/>
    <w:rsid w:val="009C1E44"/>
    <w:rsid w:val="009C20FA"/>
    <w:rsid w:val="009C32A3"/>
    <w:rsid w:val="009C39E2"/>
    <w:rsid w:val="009C3EAF"/>
    <w:rsid w:val="009C6568"/>
    <w:rsid w:val="009C6CA0"/>
    <w:rsid w:val="009C6F62"/>
    <w:rsid w:val="009D086E"/>
    <w:rsid w:val="009D1230"/>
    <w:rsid w:val="009D2DDF"/>
    <w:rsid w:val="009D372F"/>
    <w:rsid w:val="009D4474"/>
    <w:rsid w:val="009D5675"/>
    <w:rsid w:val="009D56C2"/>
    <w:rsid w:val="009D696D"/>
    <w:rsid w:val="009D79F6"/>
    <w:rsid w:val="009E0457"/>
    <w:rsid w:val="009E1531"/>
    <w:rsid w:val="009E1CA5"/>
    <w:rsid w:val="009E26D7"/>
    <w:rsid w:val="009E3C16"/>
    <w:rsid w:val="009E45D5"/>
    <w:rsid w:val="009E5005"/>
    <w:rsid w:val="009E594C"/>
    <w:rsid w:val="009E59DF"/>
    <w:rsid w:val="009E639C"/>
    <w:rsid w:val="009E6A46"/>
    <w:rsid w:val="009E775C"/>
    <w:rsid w:val="009F100F"/>
    <w:rsid w:val="009F24D5"/>
    <w:rsid w:val="009F3000"/>
    <w:rsid w:val="009F3AFD"/>
    <w:rsid w:val="009F4987"/>
    <w:rsid w:val="009F53D3"/>
    <w:rsid w:val="009F5C61"/>
    <w:rsid w:val="009F6A82"/>
    <w:rsid w:val="00A00B39"/>
    <w:rsid w:val="00A01234"/>
    <w:rsid w:val="00A02AD8"/>
    <w:rsid w:val="00A02D8E"/>
    <w:rsid w:val="00A03502"/>
    <w:rsid w:val="00A03684"/>
    <w:rsid w:val="00A04C5C"/>
    <w:rsid w:val="00A0571E"/>
    <w:rsid w:val="00A059F5"/>
    <w:rsid w:val="00A06563"/>
    <w:rsid w:val="00A07CD6"/>
    <w:rsid w:val="00A10140"/>
    <w:rsid w:val="00A10A02"/>
    <w:rsid w:val="00A12E3E"/>
    <w:rsid w:val="00A130BE"/>
    <w:rsid w:val="00A143E9"/>
    <w:rsid w:val="00A15FA9"/>
    <w:rsid w:val="00A165E7"/>
    <w:rsid w:val="00A179BD"/>
    <w:rsid w:val="00A20526"/>
    <w:rsid w:val="00A22AC1"/>
    <w:rsid w:val="00A22BF3"/>
    <w:rsid w:val="00A23E00"/>
    <w:rsid w:val="00A24E1A"/>
    <w:rsid w:val="00A258D4"/>
    <w:rsid w:val="00A26D56"/>
    <w:rsid w:val="00A277AA"/>
    <w:rsid w:val="00A30AA4"/>
    <w:rsid w:val="00A30AAE"/>
    <w:rsid w:val="00A318A7"/>
    <w:rsid w:val="00A32827"/>
    <w:rsid w:val="00A3301E"/>
    <w:rsid w:val="00A34DA9"/>
    <w:rsid w:val="00A351B4"/>
    <w:rsid w:val="00A354E4"/>
    <w:rsid w:val="00A35ADD"/>
    <w:rsid w:val="00A36ABF"/>
    <w:rsid w:val="00A36CD6"/>
    <w:rsid w:val="00A4032D"/>
    <w:rsid w:val="00A40E68"/>
    <w:rsid w:val="00A415BA"/>
    <w:rsid w:val="00A41B77"/>
    <w:rsid w:val="00A41D19"/>
    <w:rsid w:val="00A42495"/>
    <w:rsid w:val="00A42782"/>
    <w:rsid w:val="00A42F00"/>
    <w:rsid w:val="00A438D0"/>
    <w:rsid w:val="00A43F04"/>
    <w:rsid w:val="00A4461C"/>
    <w:rsid w:val="00A44E3D"/>
    <w:rsid w:val="00A44F1E"/>
    <w:rsid w:val="00A454E4"/>
    <w:rsid w:val="00A45BAF"/>
    <w:rsid w:val="00A45F2F"/>
    <w:rsid w:val="00A46951"/>
    <w:rsid w:val="00A46DE2"/>
    <w:rsid w:val="00A50BA3"/>
    <w:rsid w:val="00A50D68"/>
    <w:rsid w:val="00A50D6B"/>
    <w:rsid w:val="00A51118"/>
    <w:rsid w:val="00A511C9"/>
    <w:rsid w:val="00A524D0"/>
    <w:rsid w:val="00A5353F"/>
    <w:rsid w:val="00A53959"/>
    <w:rsid w:val="00A54397"/>
    <w:rsid w:val="00A54E94"/>
    <w:rsid w:val="00A56CDF"/>
    <w:rsid w:val="00A570CC"/>
    <w:rsid w:val="00A57B3C"/>
    <w:rsid w:val="00A61307"/>
    <w:rsid w:val="00A6792D"/>
    <w:rsid w:val="00A70820"/>
    <w:rsid w:val="00A7285E"/>
    <w:rsid w:val="00A73516"/>
    <w:rsid w:val="00A74CA2"/>
    <w:rsid w:val="00A74EA5"/>
    <w:rsid w:val="00A74F1B"/>
    <w:rsid w:val="00A75502"/>
    <w:rsid w:val="00A75947"/>
    <w:rsid w:val="00A76091"/>
    <w:rsid w:val="00A76177"/>
    <w:rsid w:val="00A80AD3"/>
    <w:rsid w:val="00A825A8"/>
    <w:rsid w:val="00A85792"/>
    <w:rsid w:val="00A85F58"/>
    <w:rsid w:val="00A8669E"/>
    <w:rsid w:val="00A902E9"/>
    <w:rsid w:val="00A90613"/>
    <w:rsid w:val="00A91FAA"/>
    <w:rsid w:val="00A94431"/>
    <w:rsid w:val="00A965B7"/>
    <w:rsid w:val="00A97232"/>
    <w:rsid w:val="00A97606"/>
    <w:rsid w:val="00A97700"/>
    <w:rsid w:val="00AA051B"/>
    <w:rsid w:val="00AA1244"/>
    <w:rsid w:val="00AA28DF"/>
    <w:rsid w:val="00AA33F9"/>
    <w:rsid w:val="00AA5562"/>
    <w:rsid w:val="00AA5CBA"/>
    <w:rsid w:val="00AA7784"/>
    <w:rsid w:val="00AA78B4"/>
    <w:rsid w:val="00AB06B0"/>
    <w:rsid w:val="00AB1845"/>
    <w:rsid w:val="00AB21B8"/>
    <w:rsid w:val="00AB2279"/>
    <w:rsid w:val="00AB2F3D"/>
    <w:rsid w:val="00AB4D4C"/>
    <w:rsid w:val="00AB5554"/>
    <w:rsid w:val="00AB663C"/>
    <w:rsid w:val="00AB6902"/>
    <w:rsid w:val="00AB7DB8"/>
    <w:rsid w:val="00AB7E82"/>
    <w:rsid w:val="00AC38AD"/>
    <w:rsid w:val="00AC4341"/>
    <w:rsid w:val="00AC4B8B"/>
    <w:rsid w:val="00AC645F"/>
    <w:rsid w:val="00AC66FA"/>
    <w:rsid w:val="00AC74F5"/>
    <w:rsid w:val="00AC7BFF"/>
    <w:rsid w:val="00AD0048"/>
    <w:rsid w:val="00AD02C3"/>
    <w:rsid w:val="00AD0AD9"/>
    <w:rsid w:val="00AD0CCB"/>
    <w:rsid w:val="00AD2FAE"/>
    <w:rsid w:val="00AD4327"/>
    <w:rsid w:val="00AD5009"/>
    <w:rsid w:val="00AD50FB"/>
    <w:rsid w:val="00AD68F4"/>
    <w:rsid w:val="00AD6F27"/>
    <w:rsid w:val="00AE10C9"/>
    <w:rsid w:val="00AE1936"/>
    <w:rsid w:val="00AE209F"/>
    <w:rsid w:val="00AE222D"/>
    <w:rsid w:val="00AE32B7"/>
    <w:rsid w:val="00AE3470"/>
    <w:rsid w:val="00AE3FF0"/>
    <w:rsid w:val="00AE5A19"/>
    <w:rsid w:val="00AE5A8B"/>
    <w:rsid w:val="00AE6A1A"/>
    <w:rsid w:val="00AF1B9B"/>
    <w:rsid w:val="00AF1C9E"/>
    <w:rsid w:val="00AF2460"/>
    <w:rsid w:val="00AF248E"/>
    <w:rsid w:val="00AF4263"/>
    <w:rsid w:val="00AF4AC1"/>
    <w:rsid w:val="00AF4D26"/>
    <w:rsid w:val="00AF4EEE"/>
    <w:rsid w:val="00AF68BB"/>
    <w:rsid w:val="00AF6EE1"/>
    <w:rsid w:val="00AF7719"/>
    <w:rsid w:val="00B01994"/>
    <w:rsid w:val="00B02F9A"/>
    <w:rsid w:val="00B03572"/>
    <w:rsid w:val="00B035D6"/>
    <w:rsid w:val="00B03795"/>
    <w:rsid w:val="00B03FBA"/>
    <w:rsid w:val="00B05B81"/>
    <w:rsid w:val="00B05DAB"/>
    <w:rsid w:val="00B06C6C"/>
    <w:rsid w:val="00B10AF8"/>
    <w:rsid w:val="00B113E0"/>
    <w:rsid w:val="00B122B7"/>
    <w:rsid w:val="00B12E5C"/>
    <w:rsid w:val="00B12ED3"/>
    <w:rsid w:val="00B13CFC"/>
    <w:rsid w:val="00B14984"/>
    <w:rsid w:val="00B153D1"/>
    <w:rsid w:val="00B15AC9"/>
    <w:rsid w:val="00B15C0F"/>
    <w:rsid w:val="00B1682E"/>
    <w:rsid w:val="00B16D7C"/>
    <w:rsid w:val="00B203AD"/>
    <w:rsid w:val="00B206F9"/>
    <w:rsid w:val="00B211E9"/>
    <w:rsid w:val="00B213C0"/>
    <w:rsid w:val="00B22D95"/>
    <w:rsid w:val="00B25CAC"/>
    <w:rsid w:val="00B25E5D"/>
    <w:rsid w:val="00B279E0"/>
    <w:rsid w:val="00B27B2C"/>
    <w:rsid w:val="00B27B93"/>
    <w:rsid w:val="00B27E27"/>
    <w:rsid w:val="00B32116"/>
    <w:rsid w:val="00B32711"/>
    <w:rsid w:val="00B341EB"/>
    <w:rsid w:val="00B353D7"/>
    <w:rsid w:val="00B358C7"/>
    <w:rsid w:val="00B35B4C"/>
    <w:rsid w:val="00B368F8"/>
    <w:rsid w:val="00B41732"/>
    <w:rsid w:val="00B4179A"/>
    <w:rsid w:val="00B42913"/>
    <w:rsid w:val="00B43A04"/>
    <w:rsid w:val="00B43B4E"/>
    <w:rsid w:val="00B443BB"/>
    <w:rsid w:val="00B459BC"/>
    <w:rsid w:val="00B45D04"/>
    <w:rsid w:val="00B4610C"/>
    <w:rsid w:val="00B51066"/>
    <w:rsid w:val="00B51489"/>
    <w:rsid w:val="00B526C5"/>
    <w:rsid w:val="00B528EA"/>
    <w:rsid w:val="00B539F2"/>
    <w:rsid w:val="00B5418B"/>
    <w:rsid w:val="00B543D9"/>
    <w:rsid w:val="00B54F3B"/>
    <w:rsid w:val="00B55184"/>
    <w:rsid w:val="00B562CD"/>
    <w:rsid w:val="00B56946"/>
    <w:rsid w:val="00B56C36"/>
    <w:rsid w:val="00B570CE"/>
    <w:rsid w:val="00B608BE"/>
    <w:rsid w:val="00B62F2B"/>
    <w:rsid w:val="00B63060"/>
    <w:rsid w:val="00B637C4"/>
    <w:rsid w:val="00B647C9"/>
    <w:rsid w:val="00B65387"/>
    <w:rsid w:val="00B65567"/>
    <w:rsid w:val="00B657C5"/>
    <w:rsid w:val="00B65900"/>
    <w:rsid w:val="00B65C42"/>
    <w:rsid w:val="00B662B9"/>
    <w:rsid w:val="00B6684B"/>
    <w:rsid w:val="00B66EFF"/>
    <w:rsid w:val="00B705C7"/>
    <w:rsid w:val="00B70642"/>
    <w:rsid w:val="00B70702"/>
    <w:rsid w:val="00B70752"/>
    <w:rsid w:val="00B71105"/>
    <w:rsid w:val="00B725B9"/>
    <w:rsid w:val="00B73514"/>
    <w:rsid w:val="00B7382C"/>
    <w:rsid w:val="00B74BFE"/>
    <w:rsid w:val="00B74E7B"/>
    <w:rsid w:val="00B75079"/>
    <w:rsid w:val="00B7575C"/>
    <w:rsid w:val="00B75C09"/>
    <w:rsid w:val="00B75D6B"/>
    <w:rsid w:val="00B763E4"/>
    <w:rsid w:val="00B76418"/>
    <w:rsid w:val="00B76421"/>
    <w:rsid w:val="00B766C1"/>
    <w:rsid w:val="00B826D5"/>
    <w:rsid w:val="00B84143"/>
    <w:rsid w:val="00B8503D"/>
    <w:rsid w:val="00B85AE9"/>
    <w:rsid w:val="00B86E33"/>
    <w:rsid w:val="00B87D8E"/>
    <w:rsid w:val="00B90131"/>
    <w:rsid w:val="00B90519"/>
    <w:rsid w:val="00B91E49"/>
    <w:rsid w:val="00B929E3"/>
    <w:rsid w:val="00B93CCB"/>
    <w:rsid w:val="00B95E19"/>
    <w:rsid w:val="00B960D7"/>
    <w:rsid w:val="00B96236"/>
    <w:rsid w:val="00B962D4"/>
    <w:rsid w:val="00B9720D"/>
    <w:rsid w:val="00B97A01"/>
    <w:rsid w:val="00BA0857"/>
    <w:rsid w:val="00BA0C5B"/>
    <w:rsid w:val="00BA2CB8"/>
    <w:rsid w:val="00BA3D7B"/>
    <w:rsid w:val="00BA3DCD"/>
    <w:rsid w:val="00BA519B"/>
    <w:rsid w:val="00BA5487"/>
    <w:rsid w:val="00BA6A58"/>
    <w:rsid w:val="00BA72F9"/>
    <w:rsid w:val="00BB0CEF"/>
    <w:rsid w:val="00BB2363"/>
    <w:rsid w:val="00BB2BFC"/>
    <w:rsid w:val="00BB30B9"/>
    <w:rsid w:val="00BB3355"/>
    <w:rsid w:val="00BB34AE"/>
    <w:rsid w:val="00BB38D4"/>
    <w:rsid w:val="00BB461E"/>
    <w:rsid w:val="00BB51C5"/>
    <w:rsid w:val="00BB56C8"/>
    <w:rsid w:val="00BB5A2A"/>
    <w:rsid w:val="00BB5FBF"/>
    <w:rsid w:val="00BB5FF6"/>
    <w:rsid w:val="00BB6C02"/>
    <w:rsid w:val="00BC019B"/>
    <w:rsid w:val="00BC261B"/>
    <w:rsid w:val="00BC30C6"/>
    <w:rsid w:val="00BC32B1"/>
    <w:rsid w:val="00BC42CD"/>
    <w:rsid w:val="00BC4ACC"/>
    <w:rsid w:val="00BC4D1E"/>
    <w:rsid w:val="00BC51B0"/>
    <w:rsid w:val="00BC5807"/>
    <w:rsid w:val="00BC5C69"/>
    <w:rsid w:val="00BC6213"/>
    <w:rsid w:val="00BD09A8"/>
    <w:rsid w:val="00BD1DFB"/>
    <w:rsid w:val="00BD28E5"/>
    <w:rsid w:val="00BD2A59"/>
    <w:rsid w:val="00BD34CD"/>
    <w:rsid w:val="00BD34D5"/>
    <w:rsid w:val="00BD3AD4"/>
    <w:rsid w:val="00BD490C"/>
    <w:rsid w:val="00BD66DC"/>
    <w:rsid w:val="00BE0D59"/>
    <w:rsid w:val="00BE10F9"/>
    <w:rsid w:val="00BE191D"/>
    <w:rsid w:val="00BE1B27"/>
    <w:rsid w:val="00BE2591"/>
    <w:rsid w:val="00BE2CF3"/>
    <w:rsid w:val="00BE31C3"/>
    <w:rsid w:val="00BE343B"/>
    <w:rsid w:val="00BE3CD7"/>
    <w:rsid w:val="00BE3E05"/>
    <w:rsid w:val="00BE4ACC"/>
    <w:rsid w:val="00BE56CB"/>
    <w:rsid w:val="00BE5826"/>
    <w:rsid w:val="00BE5B46"/>
    <w:rsid w:val="00BF08C3"/>
    <w:rsid w:val="00BF0A43"/>
    <w:rsid w:val="00BF24CE"/>
    <w:rsid w:val="00BF2C2E"/>
    <w:rsid w:val="00BF3613"/>
    <w:rsid w:val="00BF58BF"/>
    <w:rsid w:val="00BF5B95"/>
    <w:rsid w:val="00BF5CA8"/>
    <w:rsid w:val="00BF6316"/>
    <w:rsid w:val="00BF72B6"/>
    <w:rsid w:val="00C00938"/>
    <w:rsid w:val="00C01979"/>
    <w:rsid w:val="00C0262E"/>
    <w:rsid w:val="00C02B4B"/>
    <w:rsid w:val="00C031BA"/>
    <w:rsid w:val="00C03CDA"/>
    <w:rsid w:val="00C043AD"/>
    <w:rsid w:val="00C049EF"/>
    <w:rsid w:val="00C04CE3"/>
    <w:rsid w:val="00C052E1"/>
    <w:rsid w:val="00C056C1"/>
    <w:rsid w:val="00C05E93"/>
    <w:rsid w:val="00C061D7"/>
    <w:rsid w:val="00C06C2E"/>
    <w:rsid w:val="00C07175"/>
    <w:rsid w:val="00C07757"/>
    <w:rsid w:val="00C07771"/>
    <w:rsid w:val="00C07AFD"/>
    <w:rsid w:val="00C07CF0"/>
    <w:rsid w:val="00C103E2"/>
    <w:rsid w:val="00C106BD"/>
    <w:rsid w:val="00C128BC"/>
    <w:rsid w:val="00C12AAF"/>
    <w:rsid w:val="00C13805"/>
    <w:rsid w:val="00C13BCC"/>
    <w:rsid w:val="00C14BE1"/>
    <w:rsid w:val="00C15752"/>
    <w:rsid w:val="00C17DA5"/>
    <w:rsid w:val="00C17FCC"/>
    <w:rsid w:val="00C209D8"/>
    <w:rsid w:val="00C210F8"/>
    <w:rsid w:val="00C213E0"/>
    <w:rsid w:val="00C21529"/>
    <w:rsid w:val="00C22053"/>
    <w:rsid w:val="00C2255B"/>
    <w:rsid w:val="00C22D74"/>
    <w:rsid w:val="00C24528"/>
    <w:rsid w:val="00C25476"/>
    <w:rsid w:val="00C25502"/>
    <w:rsid w:val="00C25921"/>
    <w:rsid w:val="00C259F9"/>
    <w:rsid w:val="00C26096"/>
    <w:rsid w:val="00C263D5"/>
    <w:rsid w:val="00C30479"/>
    <w:rsid w:val="00C30F0E"/>
    <w:rsid w:val="00C31D4F"/>
    <w:rsid w:val="00C31EEC"/>
    <w:rsid w:val="00C34C82"/>
    <w:rsid w:val="00C35B3E"/>
    <w:rsid w:val="00C36815"/>
    <w:rsid w:val="00C37723"/>
    <w:rsid w:val="00C42387"/>
    <w:rsid w:val="00C42956"/>
    <w:rsid w:val="00C42C27"/>
    <w:rsid w:val="00C43FB3"/>
    <w:rsid w:val="00C442CF"/>
    <w:rsid w:val="00C4451C"/>
    <w:rsid w:val="00C452DF"/>
    <w:rsid w:val="00C452E5"/>
    <w:rsid w:val="00C4798F"/>
    <w:rsid w:val="00C47DCC"/>
    <w:rsid w:val="00C5225B"/>
    <w:rsid w:val="00C52C75"/>
    <w:rsid w:val="00C53151"/>
    <w:rsid w:val="00C542BA"/>
    <w:rsid w:val="00C545EB"/>
    <w:rsid w:val="00C54EF9"/>
    <w:rsid w:val="00C571DA"/>
    <w:rsid w:val="00C572B3"/>
    <w:rsid w:val="00C57512"/>
    <w:rsid w:val="00C619FE"/>
    <w:rsid w:val="00C61AEB"/>
    <w:rsid w:val="00C61B67"/>
    <w:rsid w:val="00C61BAE"/>
    <w:rsid w:val="00C633B7"/>
    <w:rsid w:val="00C660BF"/>
    <w:rsid w:val="00C669BF"/>
    <w:rsid w:val="00C669F7"/>
    <w:rsid w:val="00C67758"/>
    <w:rsid w:val="00C72ABA"/>
    <w:rsid w:val="00C730A7"/>
    <w:rsid w:val="00C73152"/>
    <w:rsid w:val="00C73952"/>
    <w:rsid w:val="00C74527"/>
    <w:rsid w:val="00C75823"/>
    <w:rsid w:val="00C75D78"/>
    <w:rsid w:val="00C76549"/>
    <w:rsid w:val="00C77D46"/>
    <w:rsid w:val="00C80C73"/>
    <w:rsid w:val="00C80DE8"/>
    <w:rsid w:val="00C826D3"/>
    <w:rsid w:val="00C82A92"/>
    <w:rsid w:val="00C8473C"/>
    <w:rsid w:val="00C84ABE"/>
    <w:rsid w:val="00C853A9"/>
    <w:rsid w:val="00C8606F"/>
    <w:rsid w:val="00C8607F"/>
    <w:rsid w:val="00C87543"/>
    <w:rsid w:val="00C907C3"/>
    <w:rsid w:val="00C908FD"/>
    <w:rsid w:val="00C90A2E"/>
    <w:rsid w:val="00C922DD"/>
    <w:rsid w:val="00C92900"/>
    <w:rsid w:val="00C92FEF"/>
    <w:rsid w:val="00C9378E"/>
    <w:rsid w:val="00C93FC0"/>
    <w:rsid w:val="00C94BB4"/>
    <w:rsid w:val="00C95686"/>
    <w:rsid w:val="00C96B24"/>
    <w:rsid w:val="00C971CE"/>
    <w:rsid w:val="00C97D6B"/>
    <w:rsid w:val="00CA1ADC"/>
    <w:rsid w:val="00CA386F"/>
    <w:rsid w:val="00CA3E30"/>
    <w:rsid w:val="00CA4ACF"/>
    <w:rsid w:val="00CA4E52"/>
    <w:rsid w:val="00CA5904"/>
    <w:rsid w:val="00CA6356"/>
    <w:rsid w:val="00CA6498"/>
    <w:rsid w:val="00CA7531"/>
    <w:rsid w:val="00CB011C"/>
    <w:rsid w:val="00CB0B6E"/>
    <w:rsid w:val="00CB1405"/>
    <w:rsid w:val="00CB1F5F"/>
    <w:rsid w:val="00CB223F"/>
    <w:rsid w:val="00CB25CD"/>
    <w:rsid w:val="00CB2814"/>
    <w:rsid w:val="00CB2A07"/>
    <w:rsid w:val="00CB4030"/>
    <w:rsid w:val="00CB4A1C"/>
    <w:rsid w:val="00CB5D8D"/>
    <w:rsid w:val="00CB6867"/>
    <w:rsid w:val="00CB71B6"/>
    <w:rsid w:val="00CB7790"/>
    <w:rsid w:val="00CB77D0"/>
    <w:rsid w:val="00CB7D8B"/>
    <w:rsid w:val="00CC0181"/>
    <w:rsid w:val="00CC036B"/>
    <w:rsid w:val="00CC0F3D"/>
    <w:rsid w:val="00CC13D2"/>
    <w:rsid w:val="00CC2213"/>
    <w:rsid w:val="00CC223B"/>
    <w:rsid w:val="00CC3229"/>
    <w:rsid w:val="00CC3E4B"/>
    <w:rsid w:val="00CC402F"/>
    <w:rsid w:val="00CC43FA"/>
    <w:rsid w:val="00CC46E7"/>
    <w:rsid w:val="00CC6049"/>
    <w:rsid w:val="00CC60ED"/>
    <w:rsid w:val="00CC61EE"/>
    <w:rsid w:val="00CD07AE"/>
    <w:rsid w:val="00CD08AF"/>
    <w:rsid w:val="00CD0DB5"/>
    <w:rsid w:val="00CD0F97"/>
    <w:rsid w:val="00CD1342"/>
    <w:rsid w:val="00CD1FBA"/>
    <w:rsid w:val="00CD214D"/>
    <w:rsid w:val="00CD2401"/>
    <w:rsid w:val="00CD37C9"/>
    <w:rsid w:val="00CD3A78"/>
    <w:rsid w:val="00CD3F39"/>
    <w:rsid w:val="00CD4185"/>
    <w:rsid w:val="00CD4837"/>
    <w:rsid w:val="00CD4F6E"/>
    <w:rsid w:val="00CD6B63"/>
    <w:rsid w:val="00CD74FD"/>
    <w:rsid w:val="00CE1AD8"/>
    <w:rsid w:val="00CE2133"/>
    <w:rsid w:val="00CE282C"/>
    <w:rsid w:val="00CE29F5"/>
    <w:rsid w:val="00CE33EF"/>
    <w:rsid w:val="00CE3AB0"/>
    <w:rsid w:val="00CE3CD4"/>
    <w:rsid w:val="00CE57E6"/>
    <w:rsid w:val="00CE5B6F"/>
    <w:rsid w:val="00CE77A4"/>
    <w:rsid w:val="00CF013C"/>
    <w:rsid w:val="00CF041C"/>
    <w:rsid w:val="00CF0578"/>
    <w:rsid w:val="00CF30BE"/>
    <w:rsid w:val="00CF37CD"/>
    <w:rsid w:val="00CF3EBB"/>
    <w:rsid w:val="00CF4BD5"/>
    <w:rsid w:val="00CF55DF"/>
    <w:rsid w:val="00CF6C14"/>
    <w:rsid w:val="00CF747B"/>
    <w:rsid w:val="00D00D7F"/>
    <w:rsid w:val="00D00FD5"/>
    <w:rsid w:val="00D01035"/>
    <w:rsid w:val="00D010AD"/>
    <w:rsid w:val="00D023EE"/>
    <w:rsid w:val="00D0288C"/>
    <w:rsid w:val="00D02CB6"/>
    <w:rsid w:val="00D02F65"/>
    <w:rsid w:val="00D0361C"/>
    <w:rsid w:val="00D05A3F"/>
    <w:rsid w:val="00D05BB2"/>
    <w:rsid w:val="00D06257"/>
    <w:rsid w:val="00D0680D"/>
    <w:rsid w:val="00D077D5"/>
    <w:rsid w:val="00D07B4F"/>
    <w:rsid w:val="00D11DF6"/>
    <w:rsid w:val="00D137CF"/>
    <w:rsid w:val="00D13A6E"/>
    <w:rsid w:val="00D13E8E"/>
    <w:rsid w:val="00D14613"/>
    <w:rsid w:val="00D14621"/>
    <w:rsid w:val="00D146B9"/>
    <w:rsid w:val="00D16A5C"/>
    <w:rsid w:val="00D17426"/>
    <w:rsid w:val="00D17C6A"/>
    <w:rsid w:val="00D2217D"/>
    <w:rsid w:val="00D223BC"/>
    <w:rsid w:val="00D24A70"/>
    <w:rsid w:val="00D24E2E"/>
    <w:rsid w:val="00D2543A"/>
    <w:rsid w:val="00D25493"/>
    <w:rsid w:val="00D26223"/>
    <w:rsid w:val="00D302AB"/>
    <w:rsid w:val="00D304E6"/>
    <w:rsid w:val="00D304E7"/>
    <w:rsid w:val="00D3074E"/>
    <w:rsid w:val="00D30AF5"/>
    <w:rsid w:val="00D30E90"/>
    <w:rsid w:val="00D319B6"/>
    <w:rsid w:val="00D358D0"/>
    <w:rsid w:val="00D35A93"/>
    <w:rsid w:val="00D406CE"/>
    <w:rsid w:val="00D412DE"/>
    <w:rsid w:val="00D41D39"/>
    <w:rsid w:val="00D425C7"/>
    <w:rsid w:val="00D4300B"/>
    <w:rsid w:val="00D43213"/>
    <w:rsid w:val="00D443E3"/>
    <w:rsid w:val="00D45D53"/>
    <w:rsid w:val="00D4620A"/>
    <w:rsid w:val="00D46773"/>
    <w:rsid w:val="00D46B7E"/>
    <w:rsid w:val="00D5045D"/>
    <w:rsid w:val="00D516BB"/>
    <w:rsid w:val="00D52645"/>
    <w:rsid w:val="00D53238"/>
    <w:rsid w:val="00D53999"/>
    <w:rsid w:val="00D54E08"/>
    <w:rsid w:val="00D55071"/>
    <w:rsid w:val="00D55A54"/>
    <w:rsid w:val="00D56C8F"/>
    <w:rsid w:val="00D575AC"/>
    <w:rsid w:val="00D60518"/>
    <w:rsid w:val="00D60971"/>
    <w:rsid w:val="00D6394E"/>
    <w:rsid w:val="00D70DFA"/>
    <w:rsid w:val="00D7127A"/>
    <w:rsid w:val="00D71B73"/>
    <w:rsid w:val="00D729F4"/>
    <w:rsid w:val="00D72EE7"/>
    <w:rsid w:val="00D73E00"/>
    <w:rsid w:val="00D74420"/>
    <w:rsid w:val="00D74432"/>
    <w:rsid w:val="00D757E4"/>
    <w:rsid w:val="00D77F8A"/>
    <w:rsid w:val="00D77FB0"/>
    <w:rsid w:val="00D802F0"/>
    <w:rsid w:val="00D8072F"/>
    <w:rsid w:val="00D81A28"/>
    <w:rsid w:val="00D82C07"/>
    <w:rsid w:val="00D83B2A"/>
    <w:rsid w:val="00D8589C"/>
    <w:rsid w:val="00D85912"/>
    <w:rsid w:val="00D905DD"/>
    <w:rsid w:val="00D91014"/>
    <w:rsid w:val="00D94301"/>
    <w:rsid w:val="00D9461D"/>
    <w:rsid w:val="00D94A8E"/>
    <w:rsid w:val="00D9633F"/>
    <w:rsid w:val="00D96467"/>
    <w:rsid w:val="00D97A83"/>
    <w:rsid w:val="00D97CBC"/>
    <w:rsid w:val="00D97E86"/>
    <w:rsid w:val="00DA0B1F"/>
    <w:rsid w:val="00DA2B85"/>
    <w:rsid w:val="00DA3F94"/>
    <w:rsid w:val="00DA43A4"/>
    <w:rsid w:val="00DA5252"/>
    <w:rsid w:val="00DA5F02"/>
    <w:rsid w:val="00DA6A0C"/>
    <w:rsid w:val="00DA7266"/>
    <w:rsid w:val="00DA7EB6"/>
    <w:rsid w:val="00DA7F95"/>
    <w:rsid w:val="00DB1139"/>
    <w:rsid w:val="00DB12C8"/>
    <w:rsid w:val="00DB1300"/>
    <w:rsid w:val="00DB16B5"/>
    <w:rsid w:val="00DB1BDB"/>
    <w:rsid w:val="00DB462D"/>
    <w:rsid w:val="00DB537E"/>
    <w:rsid w:val="00DB53B2"/>
    <w:rsid w:val="00DB6A77"/>
    <w:rsid w:val="00DB74DE"/>
    <w:rsid w:val="00DC05D8"/>
    <w:rsid w:val="00DC2225"/>
    <w:rsid w:val="00DC2B9F"/>
    <w:rsid w:val="00DC38AC"/>
    <w:rsid w:val="00DD0611"/>
    <w:rsid w:val="00DD0A6E"/>
    <w:rsid w:val="00DD10AD"/>
    <w:rsid w:val="00DD12E3"/>
    <w:rsid w:val="00DD1A8B"/>
    <w:rsid w:val="00DD1B06"/>
    <w:rsid w:val="00DD1B9C"/>
    <w:rsid w:val="00DD2A3B"/>
    <w:rsid w:val="00DD3347"/>
    <w:rsid w:val="00DD3489"/>
    <w:rsid w:val="00DD35F9"/>
    <w:rsid w:val="00DD4FAF"/>
    <w:rsid w:val="00DD7283"/>
    <w:rsid w:val="00DE12C1"/>
    <w:rsid w:val="00DE1A3C"/>
    <w:rsid w:val="00DE32B6"/>
    <w:rsid w:val="00DE395A"/>
    <w:rsid w:val="00DE3986"/>
    <w:rsid w:val="00DE4F38"/>
    <w:rsid w:val="00DE503C"/>
    <w:rsid w:val="00DE7C8E"/>
    <w:rsid w:val="00DF055A"/>
    <w:rsid w:val="00DF101A"/>
    <w:rsid w:val="00DF15B7"/>
    <w:rsid w:val="00DF1F02"/>
    <w:rsid w:val="00DF2AF4"/>
    <w:rsid w:val="00DF3198"/>
    <w:rsid w:val="00DF355E"/>
    <w:rsid w:val="00DF35B1"/>
    <w:rsid w:val="00DF3A5C"/>
    <w:rsid w:val="00DF3F06"/>
    <w:rsid w:val="00DF7474"/>
    <w:rsid w:val="00E0012D"/>
    <w:rsid w:val="00E006D1"/>
    <w:rsid w:val="00E00D9A"/>
    <w:rsid w:val="00E01E81"/>
    <w:rsid w:val="00E02925"/>
    <w:rsid w:val="00E02EBD"/>
    <w:rsid w:val="00E0332A"/>
    <w:rsid w:val="00E03828"/>
    <w:rsid w:val="00E04520"/>
    <w:rsid w:val="00E052FD"/>
    <w:rsid w:val="00E05B70"/>
    <w:rsid w:val="00E06010"/>
    <w:rsid w:val="00E0626A"/>
    <w:rsid w:val="00E063C0"/>
    <w:rsid w:val="00E073BD"/>
    <w:rsid w:val="00E074A2"/>
    <w:rsid w:val="00E07BF2"/>
    <w:rsid w:val="00E102D3"/>
    <w:rsid w:val="00E12A37"/>
    <w:rsid w:val="00E12CA9"/>
    <w:rsid w:val="00E13E2E"/>
    <w:rsid w:val="00E145E4"/>
    <w:rsid w:val="00E14B34"/>
    <w:rsid w:val="00E15F54"/>
    <w:rsid w:val="00E16F20"/>
    <w:rsid w:val="00E17070"/>
    <w:rsid w:val="00E171DE"/>
    <w:rsid w:val="00E206A3"/>
    <w:rsid w:val="00E20BED"/>
    <w:rsid w:val="00E21D67"/>
    <w:rsid w:val="00E21DFF"/>
    <w:rsid w:val="00E22A7F"/>
    <w:rsid w:val="00E23B51"/>
    <w:rsid w:val="00E246F7"/>
    <w:rsid w:val="00E24BD6"/>
    <w:rsid w:val="00E24F80"/>
    <w:rsid w:val="00E25795"/>
    <w:rsid w:val="00E25823"/>
    <w:rsid w:val="00E25829"/>
    <w:rsid w:val="00E265EB"/>
    <w:rsid w:val="00E26786"/>
    <w:rsid w:val="00E26E44"/>
    <w:rsid w:val="00E275C3"/>
    <w:rsid w:val="00E2762D"/>
    <w:rsid w:val="00E27A0E"/>
    <w:rsid w:val="00E3189F"/>
    <w:rsid w:val="00E31D1E"/>
    <w:rsid w:val="00E32424"/>
    <w:rsid w:val="00E326E6"/>
    <w:rsid w:val="00E33190"/>
    <w:rsid w:val="00E332BE"/>
    <w:rsid w:val="00E332F3"/>
    <w:rsid w:val="00E3391A"/>
    <w:rsid w:val="00E33BF0"/>
    <w:rsid w:val="00E34F0B"/>
    <w:rsid w:val="00E354A8"/>
    <w:rsid w:val="00E35977"/>
    <w:rsid w:val="00E36765"/>
    <w:rsid w:val="00E37A18"/>
    <w:rsid w:val="00E37BC5"/>
    <w:rsid w:val="00E40D5F"/>
    <w:rsid w:val="00E40E13"/>
    <w:rsid w:val="00E40FEF"/>
    <w:rsid w:val="00E41EEE"/>
    <w:rsid w:val="00E42C29"/>
    <w:rsid w:val="00E42C9F"/>
    <w:rsid w:val="00E42FC5"/>
    <w:rsid w:val="00E44EF6"/>
    <w:rsid w:val="00E45235"/>
    <w:rsid w:val="00E45240"/>
    <w:rsid w:val="00E454F5"/>
    <w:rsid w:val="00E45C79"/>
    <w:rsid w:val="00E478DB"/>
    <w:rsid w:val="00E510BF"/>
    <w:rsid w:val="00E519CE"/>
    <w:rsid w:val="00E51E00"/>
    <w:rsid w:val="00E5323F"/>
    <w:rsid w:val="00E5327D"/>
    <w:rsid w:val="00E54271"/>
    <w:rsid w:val="00E54613"/>
    <w:rsid w:val="00E549A0"/>
    <w:rsid w:val="00E54C87"/>
    <w:rsid w:val="00E5514A"/>
    <w:rsid w:val="00E559DA"/>
    <w:rsid w:val="00E602D7"/>
    <w:rsid w:val="00E609AE"/>
    <w:rsid w:val="00E61B89"/>
    <w:rsid w:val="00E6219D"/>
    <w:rsid w:val="00E637E4"/>
    <w:rsid w:val="00E6686F"/>
    <w:rsid w:val="00E66C54"/>
    <w:rsid w:val="00E6752C"/>
    <w:rsid w:val="00E6752F"/>
    <w:rsid w:val="00E6780D"/>
    <w:rsid w:val="00E717DA"/>
    <w:rsid w:val="00E71CBF"/>
    <w:rsid w:val="00E72E20"/>
    <w:rsid w:val="00E73756"/>
    <w:rsid w:val="00E741BF"/>
    <w:rsid w:val="00E74335"/>
    <w:rsid w:val="00E74728"/>
    <w:rsid w:val="00E749D2"/>
    <w:rsid w:val="00E750B5"/>
    <w:rsid w:val="00E762CA"/>
    <w:rsid w:val="00E76501"/>
    <w:rsid w:val="00E768C7"/>
    <w:rsid w:val="00E77293"/>
    <w:rsid w:val="00E7757F"/>
    <w:rsid w:val="00E80764"/>
    <w:rsid w:val="00E81E4D"/>
    <w:rsid w:val="00E83630"/>
    <w:rsid w:val="00E8409B"/>
    <w:rsid w:val="00E843D6"/>
    <w:rsid w:val="00E846FD"/>
    <w:rsid w:val="00E85AE9"/>
    <w:rsid w:val="00E86269"/>
    <w:rsid w:val="00E86C06"/>
    <w:rsid w:val="00E8702C"/>
    <w:rsid w:val="00E870F7"/>
    <w:rsid w:val="00E874EC"/>
    <w:rsid w:val="00E915FB"/>
    <w:rsid w:val="00E9175F"/>
    <w:rsid w:val="00E91E94"/>
    <w:rsid w:val="00E926B6"/>
    <w:rsid w:val="00E92B33"/>
    <w:rsid w:val="00E93076"/>
    <w:rsid w:val="00E93759"/>
    <w:rsid w:val="00E940A7"/>
    <w:rsid w:val="00E9442A"/>
    <w:rsid w:val="00E94537"/>
    <w:rsid w:val="00E946DD"/>
    <w:rsid w:val="00E95234"/>
    <w:rsid w:val="00E957B1"/>
    <w:rsid w:val="00E967CB"/>
    <w:rsid w:val="00E967EC"/>
    <w:rsid w:val="00E96C82"/>
    <w:rsid w:val="00E96E67"/>
    <w:rsid w:val="00E9741F"/>
    <w:rsid w:val="00E97644"/>
    <w:rsid w:val="00E9780C"/>
    <w:rsid w:val="00EA0C4C"/>
    <w:rsid w:val="00EA1238"/>
    <w:rsid w:val="00EA15DC"/>
    <w:rsid w:val="00EA333D"/>
    <w:rsid w:val="00EA3798"/>
    <w:rsid w:val="00EA475B"/>
    <w:rsid w:val="00EA4E8E"/>
    <w:rsid w:val="00EA6637"/>
    <w:rsid w:val="00EA6AAB"/>
    <w:rsid w:val="00EA79D4"/>
    <w:rsid w:val="00EB0979"/>
    <w:rsid w:val="00EB11BB"/>
    <w:rsid w:val="00EB18AE"/>
    <w:rsid w:val="00EB28F3"/>
    <w:rsid w:val="00EB2E94"/>
    <w:rsid w:val="00EB2EC4"/>
    <w:rsid w:val="00EB332D"/>
    <w:rsid w:val="00EB3E29"/>
    <w:rsid w:val="00EB4BC7"/>
    <w:rsid w:val="00EB529D"/>
    <w:rsid w:val="00EB544B"/>
    <w:rsid w:val="00EB7A78"/>
    <w:rsid w:val="00EC08BD"/>
    <w:rsid w:val="00EC0FBD"/>
    <w:rsid w:val="00EC1B50"/>
    <w:rsid w:val="00EC1BEA"/>
    <w:rsid w:val="00EC3C05"/>
    <w:rsid w:val="00EC591A"/>
    <w:rsid w:val="00EC59D4"/>
    <w:rsid w:val="00EC5CAC"/>
    <w:rsid w:val="00EC6166"/>
    <w:rsid w:val="00EC687D"/>
    <w:rsid w:val="00EC6B85"/>
    <w:rsid w:val="00EC6DA6"/>
    <w:rsid w:val="00EC7D75"/>
    <w:rsid w:val="00ED103F"/>
    <w:rsid w:val="00ED2061"/>
    <w:rsid w:val="00ED2826"/>
    <w:rsid w:val="00ED3B87"/>
    <w:rsid w:val="00ED3FE8"/>
    <w:rsid w:val="00ED469D"/>
    <w:rsid w:val="00ED74E8"/>
    <w:rsid w:val="00ED7BEF"/>
    <w:rsid w:val="00EE013D"/>
    <w:rsid w:val="00EE0EA5"/>
    <w:rsid w:val="00EE1E60"/>
    <w:rsid w:val="00EE3206"/>
    <w:rsid w:val="00EE3489"/>
    <w:rsid w:val="00EE3FB8"/>
    <w:rsid w:val="00EE44A4"/>
    <w:rsid w:val="00EE5AF8"/>
    <w:rsid w:val="00EE5C14"/>
    <w:rsid w:val="00EE650C"/>
    <w:rsid w:val="00EE79ED"/>
    <w:rsid w:val="00EF07C9"/>
    <w:rsid w:val="00EF0807"/>
    <w:rsid w:val="00EF16D0"/>
    <w:rsid w:val="00EF177A"/>
    <w:rsid w:val="00EF22AD"/>
    <w:rsid w:val="00EF238B"/>
    <w:rsid w:val="00EF301F"/>
    <w:rsid w:val="00EF471A"/>
    <w:rsid w:val="00EF4B1D"/>
    <w:rsid w:val="00EF5B24"/>
    <w:rsid w:val="00EF7B86"/>
    <w:rsid w:val="00F00FD6"/>
    <w:rsid w:val="00F01101"/>
    <w:rsid w:val="00F0146D"/>
    <w:rsid w:val="00F01EBA"/>
    <w:rsid w:val="00F021C4"/>
    <w:rsid w:val="00F0276E"/>
    <w:rsid w:val="00F02848"/>
    <w:rsid w:val="00F02F8D"/>
    <w:rsid w:val="00F03BB6"/>
    <w:rsid w:val="00F04CE5"/>
    <w:rsid w:val="00F05C84"/>
    <w:rsid w:val="00F0687A"/>
    <w:rsid w:val="00F074B2"/>
    <w:rsid w:val="00F107CC"/>
    <w:rsid w:val="00F11438"/>
    <w:rsid w:val="00F11B66"/>
    <w:rsid w:val="00F11C55"/>
    <w:rsid w:val="00F11D5C"/>
    <w:rsid w:val="00F13144"/>
    <w:rsid w:val="00F1415B"/>
    <w:rsid w:val="00F156F6"/>
    <w:rsid w:val="00F169DC"/>
    <w:rsid w:val="00F209D8"/>
    <w:rsid w:val="00F20B91"/>
    <w:rsid w:val="00F20BE4"/>
    <w:rsid w:val="00F21934"/>
    <w:rsid w:val="00F21953"/>
    <w:rsid w:val="00F220A7"/>
    <w:rsid w:val="00F22E31"/>
    <w:rsid w:val="00F23B55"/>
    <w:rsid w:val="00F245A2"/>
    <w:rsid w:val="00F251C8"/>
    <w:rsid w:val="00F251FA"/>
    <w:rsid w:val="00F25B86"/>
    <w:rsid w:val="00F2630F"/>
    <w:rsid w:val="00F26446"/>
    <w:rsid w:val="00F26976"/>
    <w:rsid w:val="00F271DC"/>
    <w:rsid w:val="00F27ECD"/>
    <w:rsid w:val="00F30DB7"/>
    <w:rsid w:val="00F31702"/>
    <w:rsid w:val="00F318D8"/>
    <w:rsid w:val="00F31923"/>
    <w:rsid w:val="00F33536"/>
    <w:rsid w:val="00F357B8"/>
    <w:rsid w:val="00F36C54"/>
    <w:rsid w:val="00F375F5"/>
    <w:rsid w:val="00F40AF7"/>
    <w:rsid w:val="00F40C48"/>
    <w:rsid w:val="00F40CCF"/>
    <w:rsid w:val="00F413CA"/>
    <w:rsid w:val="00F414CC"/>
    <w:rsid w:val="00F4151D"/>
    <w:rsid w:val="00F419B0"/>
    <w:rsid w:val="00F41CFF"/>
    <w:rsid w:val="00F42724"/>
    <w:rsid w:val="00F4420C"/>
    <w:rsid w:val="00F448E7"/>
    <w:rsid w:val="00F45149"/>
    <w:rsid w:val="00F45B4C"/>
    <w:rsid w:val="00F4603D"/>
    <w:rsid w:val="00F46ECF"/>
    <w:rsid w:val="00F46FB9"/>
    <w:rsid w:val="00F47630"/>
    <w:rsid w:val="00F50DB5"/>
    <w:rsid w:val="00F5299C"/>
    <w:rsid w:val="00F52A1F"/>
    <w:rsid w:val="00F53178"/>
    <w:rsid w:val="00F54356"/>
    <w:rsid w:val="00F54F29"/>
    <w:rsid w:val="00F55D23"/>
    <w:rsid w:val="00F5605D"/>
    <w:rsid w:val="00F56587"/>
    <w:rsid w:val="00F600EA"/>
    <w:rsid w:val="00F61DB1"/>
    <w:rsid w:val="00F61FB0"/>
    <w:rsid w:val="00F6231D"/>
    <w:rsid w:val="00F627B0"/>
    <w:rsid w:val="00F63E12"/>
    <w:rsid w:val="00F64D06"/>
    <w:rsid w:val="00F65CE1"/>
    <w:rsid w:val="00F66526"/>
    <w:rsid w:val="00F673A4"/>
    <w:rsid w:val="00F678F8"/>
    <w:rsid w:val="00F67959"/>
    <w:rsid w:val="00F67F4A"/>
    <w:rsid w:val="00F70C15"/>
    <w:rsid w:val="00F71805"/>
    <w:rsid w:val="00F71B50"/>
    <w:rsid w:val="00F71CE1"/>
    <w:rsid w:val="00F71FB2"/>
    <w:rsid w:val="00F73092"/>
    <w:rsid w:val="00F73B2F"/>
    <w:rsid w:val="00F74035"/>
    <w:rsid w:val="00F7405D"/>
    <w:rsid w:val="00F74185"/>
    <w:rsid w:val="00F74E42"/>
    <w:rsid w:val="00F75656"/>
    <w:rsid w:val="00F75CBA"/>
    <w:rsid w:val="00F77677"/>
    <w:rsid w:val="00F77A42"/>
    <w:rsid w:val="00F77A61"/>
    <w:rsid w:val="00F80C07"/>
    <w:rsid w:val="00F82087"/>
    <w:rsid w:val="00F8227B"/>
    <w:rsid w:val="00F82D3B"/>
    <w:rsid w:val="00F831CF"/>
    <w:rsid w:val="00F83242"/>
    <w:rsid w:val="00F83586"/>
    <w:rsid w:val="00F8390D"/>
    <w:rsid w:val="00F84137"/>
    <w:rsid w:val="00F84F93"/>
    <w:rsid w:val="00F859A6"/>
    <w:rsid w:val="00F85A1D"/>
    <w:rsid w:val="00F85BE6"/>
    <w:rsid w:val="00F86ABC"/>
    <w:rsid w:val="00F87603"/>
    <w:rsid w:val="00F87973"/>
    <w:rsid w:val="00F90A8C"/>
    <w:rsid w:val="00F91619"/>
    <w:rsid w:val="00F9167F"/>
    <w:rsid w:val="00F93614"/>
    <w:rsid w:val="00F93F15"/>
    <w:rsid w:val="00F945B5"/>
    <w:rsid w:val="00F973EE"/>
    <w:rsid w:val="00FA00B6"/>
    <w:rsid w:val="00FA187D"/>
    <w:rsid w:val="00FA1AFC"/>
    <w:rsid w:val="00FA1B40"/>
    <w:rsid w:val="00FA2534"/>
    <w:rsid w:val="00FA34BF"/>
    <w:rsid w:val="00FA3759"/>
    <w:rsid w:val="00FA37A7"/>
    <w:rsid w:val="00FA46D6"/>
    <w:rsid w:val="00FA4BBD"/>
    <w:rsid w:val="00FA5812"/>
    <w:rsid w:val="00FA601E"/>
    <w:rsid w:val="00FB01E0"/>
    <w:rsid w:val="00FB13DA"/>
    <w:rsid w:val="00FB1BD3"/>
    <w:rsid w:val="00FB25E7"/>
    <w:rsid w:val="00FB2C45"/>
    <w:rsid w:val="00FB37A9"/>
    <w:rsid w:val="00FB4D40"/>
    <w:rsid w:val="00FB4E6F"/>
    <w:rsid w:val="00FB5211"/>
    <w:rsid w:val="00FB554E"/>
    <w:rsid w:val="00FB5EC8"/>
    <w:rsid w:val="00FB6515"/>
    <w:rsid w:val="00FB6E64"/>
    <w:rsid w:val="00FB7334"/>
    <w:rsid w:val="00FB74F9"/>
    <w:rsid w:val="00FB7CF4"/>
    <w:rsid w:val="00FC0592"/>
    <w:rsid w:val="00FC124C"/>
    <w:rsid w:val="00FC1FFE"/>
    <w:rsid w:val="00FC2DFC"/>
    <w:rsid w:val="00FC3F54"/>
    <w:rsid w:val="00FC408A"/>
    <w:rsid w:val="00FC4D57"/>
    <w:rsid w:val="00FC4EB8"/>
    <w:rsid w:val="00FC5814"/>
    <w:rsid w:val="00FC58A4"/>
    <w:rsid w:val="00FC5E2E"/>
    <w:rsid w:val="00FC61D0"/>
    <w:rsid w:val="00FC61DD"/>
    <w:rsid w:val="00FC77B4"/>
    <w:rsid w:val="00FD033E"/>
    <w:rsid w:val="00FD1C98"/>
    <w:rsid w:val="00FD2322"/>
    <w:rsid w:val="00FD2AEF"/>
    <w:rsid w:val="00FD3792"/>
    <w:rsid w:val="00FD51AB"/>
    <w:rsid w:val="00FD7281"/>
    <w:rsid w:val="00FD7506"/>
    <w:rsid w:val="00FE0D32"/>
    <w:rsid w:val="00FE360E"/>
    <w:rsid w:val="00FE48D4"/>
    <w:rsid w:val="00FE6385"/>
    <w:rsid w:val="00FE6D7E"/>
    <w:rsid w:val="00FE7318"/>
    <w:rsid w:val="00FF03A6"/>
    <w:rsid w:val="00FF0611"/>
    <w:rsid w:val="00FF08E9"/>
    <w:rsid w:val="00FF14C0"/>
    <w:rsid w:val="00FF1D6A"/>
    <w:rsid w:val="00FF26AC"/>
    <w:rsid w:val="00FF3205"/>
    <w:rsid w:val="00FF3B90"/>
    <w:rsid w:val="00FF3CAA"/>
    <w:rsid w:val="00FF3F80"/>
    <w:rsid w:val="00FF4E78"/>
    <w:rsid w:val="00FF50C1"/>
    <w:rsid w:val="00FF5752"/>
    <w:rsid w:val="00FF5925"/>
    <w:rsid w:val="00FF5DFB"/>
    <w:rsid w:val="00FF5FCC"/>
    <w:rsid w:val="00FF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6DB47D"/>
  <w15:docId w15:val="{6E0FBBF1-E094-4F98-9996-AE1C479B4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99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99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iPriority="99" w:unhideWhenUsed="1"/>
    <w:lsdException w:name="HTML Address" w:semiHidden="1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5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qFormat/>
    <w:rsid w:val="003335A5"/>
    <w:rPr>
      <w:rFonts w:ascii="바탕"/>
      <w:kern w:val="2"/>
      <w:szCs w:val="24"/>
    </w:rPr>
  </w:style>
  <w:style w:type="paragraph" w:styleId="10">
    <w:name w:val="heading 1"/>
    <w:basedOn w:val="22"/>
    <w:next w:val="22"/>
    <w:link w:val="1Char"/>
    <w:uiPriority w:val="9"/>
    <w:qFormat/>
    <w:rsid w:val="00EE79ED"/>
    <w:pPr>
      <w:tabs>
        <w:tab w:val="num" w:pos="1440"/>
      </w:tabs>
      <w:ind w:left="690" w:hanging="555"/>
      <w:outlineLvl w:val="0"/>
    </w:pPr>
    <w:rPr>
      <w:rFonts w:ascii="Trebuchet MS" w:hAnsi="Trebuchet MS"/>
      <w:sz w:val="32"/>
      <w:szCs w:val="28"/>
    </w:rPr>
  </w:style>
  <w:style w:type="paragraph" w:styleId="22">
    <w:name w:val="heading 2"/>
    <w:basedOn w:val="a4"/>
    <w:next w:val="a4"/>
    <w:link w:val="2Char"/>
    <w:uiPriority w:val="9"/>
    <w:unhideWhenUsed/>
    <w:qFormat/>
    <w:rsid w:val="004E61EB"/>
    <w:pPr>
      <w:keepNext/>
      <w:outlineLvl w:val="1"/>
    </w:pPr>
    <w:rPr>
      <w:rFonts w:ascii="맑은 고딕" w:eastAsia="맑은 고딕" w:hAnsi="맑은 고딕"/>
    </w:rPr>
  </w:style>
  <w:style w:type="paragraph" w:styleId="32">
    <w:name w:val="heading 3"/>
    <w:basedOn w:val="a4"/>
    <w:next w:val="a4"/>
    <w:link w:val="3Char"/>
    <w:uiPriority w:val="9"/>
    <w:unhideWhenUsed/>
    <w:qFormat/>
    <w:rsid w:val="00EE79ED"/>
    <w:pPr>
      <w:keepNext/>
      <w:ind w:leftChars="300" w:left="300" w:hangingChars="200" w:hanging="2000"/>
      <w:outlineLvl w:val="2"/>
    </w:pPr>
    <w:rPr>
      <w:rFonts w:ascii="맑은 고딕" w:eastAsia="맑은 고딕" w:hAnsi="맑은 고딕"/>
    </w:rPr>
  </w:style>
  <w:style w:type="paragraph" w:styleId="42">
    <w:name w:val="heading 4"/>
    <w:basedOn w:val="a4"/>
    <w:next w:val="a4"/>
    <w:link w:val="4Char"/>
    <w:uiPriority w:val="9"/>
    <w:unhideWhenUsed/>
    <w:qFormat/>
    <w:rsid w:val="004E61EB"/>
    <w:pPr>
      <w:keepNext/>
      <w:ind w:leftChars="400" w:left="400" w:hangingChars="200" w:hanging="2000"/>
      <w:outlineLvl w:val="3"/>
    </w:pPr>
    <w:rPr>
      <w:b/>
      <w:bCs/>
    </w:rPr>
  </w:style>
  <w:style w:type="paragraph" w:styleId="51">
    <w:name w:val="heading 5"/>
    <w:basedOn w:val="a4"/>
    <w:next w:val="a4"/>
    <w:link w:val="5Char"/>
    <w:semiHidden/>
    <w:unhideWhenUsed/>
    <w:qFormat/>
    <w:rsid w:val="00EA6637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4"/>
    <w:next w:val="a4"/>
    <w:link w:val="6Char"/>
    <w:rsid w:val="006C76D3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4"/>
    <w:next w:val="a4"/>
    <w:link w:val="7Char"/>
    <w:rsid w:val="006C76D3"/>
    <w:pPr>
      <w:keepNext/>
      <w:ind w:leftChars="700" w:left="700" w:hangingChars="200" w:hanging="2000"/>
      <w:outlineLvl w:val="6"/>
    </w:pPr>
  </w:style>
  <w:style w:type="paragraph" w:styleId="8">
    <w:name w:val="heading 8"/>
    <w:basedOn w:val="a4"/>
    <w:next w:val="a4"/>
    <w:link w:val="8Char"/>
    <w:rsid w:val="006C76D3"/>
    <w:pPr>
      <w:keepNext/>
      <w:ind w:leftChars="800" w:left="800" w:hangingChars="200" w:hanging="2000"/>
      <w:outlineLvl w:val="7"/>
    </w:pPr>
  </w:style>
  <w:style w:type="paragraph" w:styleId="9">
    <w:name w:val="heading 9"/>
    <w:basedOn w:val="a4"/>
    <w:next w:val="a4"/>
    <w:link w:val="9Char"/>
    <w:rsid w:val="006C76D3"/>
    <w:pPr>
      <w:keepNext/>
      <w:ind w:leftChars="900" w:left="900" w:hangingChars="200" w:hanging="2000"/>
      <w:outlineLvl w:val="8"/>
    </w:pPr>
    <w:rPr>
      <w:rFonts w:eastAsia="굴림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customStyle="1" w:styleId="11">
    <w:name w:val="1순위 본문"/>
    <w:basedOn w:val="a4"/>
    <w:link w:val="1Char0"/>
    <w:qFormat/>
    <w:rsid w:val="00155A42"/>
    <w:rPr>
      <w:rFonts w:ascii="Trebuchet MS" w:eastAsiaTheme="minorEastAsia" w:hAnsi="Trebuchet MS" w:cs="굴림"/>
    </w:rPr>
  </w:style>
  <w:style w:type="character" w:customStyle="1" w:styleId="1Char">
    <w:name w:val="제목 1 Char"/>
    <w:link w:val="10"/>
    <w:uiPriority w:val="9"/>
    <w:rsid w:val="00EE79ED"/>
    <w:rPr>
      <w:rFonts w:ascii="Trebuchet MS" w:eastAsia="맑은 고딕" w:hAnsi="Trebuchet MS"/>
      <w:kern w:val="2"/>
      <w:sz w:val="32"/>
      <w:szCs w:val="28"/>
    </w:rPr>
  </w:style>
  <w:style w:type="character" w:customStyle="1" w:styleId="2Char">
    <w:name w:val="제목 2 Char"/>
    <w:basedOn w:val="a5"/>
    <w:link w:val="22"/>
    <w:uiPriority w:val="9"/>
    <w:rsid w:val="004E61EB"/>
    <w:rPr>
      <w:rFonts w:ascii="맑은 고딕" w:eastAsia="맑은 고딕" w:hAnsi="맑은 고딕" w:cs="Times New Roman"/>
      <w:kern w:val="2"/>
      <w:szCs w:val="24"/>
    </w:rPr>
  </w:style>
  <w:style w:type="character" w:customStyle="1" w:styleId="3Char">
    <w:name w:val="제목 3 Char"/>
    <w:link w:val="32"/>
    <w:uiPriority w:val="9"/>
    <w:rsid w:val="00EE79ED"/>
    <w:rPr>
      <w:rFonts w:ascii="맑은 고딕" w:eastAsia="맑은 고딕" w:hAnsi="맑은 고딕"/>
      <w:kern w:val="2"/>
      <w:szCs w:val="24"/>
    </w:rPr>
  </w:style>
  <w:style w:type="character" w:customStyle="1" w:styleId="4Char">
    <w:name w:val="제목 4 Char"/>
    <w:basedOn w:val="a5"/>
    <w:link w:val="42"/>
    <w:uiPriority w:val="9"/>
    <w:rsid w:val="004E61EB"/>
    <w:rPr>
      <w:rFonts w:ascii="바탕"/>
      <w:b/>
      <w:bCs/>
      <w:kern w:val="2"/>
      <w:szCs w:val="24"/>
    </w:rPr>
  </w:style>
  <w:style w:type="paragraph" w:styleId="a8">
    <w:name w:val="caption"/>
    <w:basedOn w:val="a4"/>
    <w:next w:val="a4"/>
    <w:link w:val="Char"/>
    <w:qFormat/>
    <w:rsid w:val="00EE79ED"/>
    <w:pPr>
      <w:spacing w:after="120"/>
      <w:jc w:val="center"/>
    </w:pPr>
    <w:rPr>
      <w:rFonts w:ascii="Trebuchet MS" w:eastAsia="맑은 고딕" w:hAnsi="Trebuchet MS"/>
      <w:bCs/>
      <w:sz w:val="18"/>
      <w:szCs w:val="20"/>
    </w:rPr>
  </w:style>
  <w:style w:type="character" w:customStyle="1" w:styleId="Char">
    <w:name w:val="캡션 Char"/>
    <w:basedOn w:val="a5"/>
    <w:link w:val="a8"/>
    <w:rsid w:val="004E61EB"/>
    <w:rPr>
      <w:rFonts w:ascii="Trebuchet MS" w:eastAsia="맑은 고딕" w:hAnsi="Trebuchet MS"/>
      <w:bCs/>
      <w:kern w:val="2"/>
      <w:sz w:val="18"/>
    </w:rPr>
  </w:style>
  <w:style w:type="paragraph" w:styleId="a9">
    <w:name w:val="Subtitle"/>
    <w:aliases w:val="레지스터 이름"/>
    <w:basedOn w:val="aa"/>
    <w:next w:val="aa"/>
    <w:link w:val="Char0"/>
    <w:qFormat/>
    <w:rsid w:val="00A03684"/>
    <w:pPr>
      <w:spacing w:after="60"/>
      <w:ind w:leftChars="0" w:left="102" w:rightChars="150" w:right="300" w:hangingChars="51" w:hanging="102"/>
    </w:pPr>
    <w:rPr>
      <w:rFonts w:ascii="Trebuchet MS" w:eastAsiaTheme="minorHAnsi" w:hAnsi="Trebuchet MS" w:cs="Trebuchet MS"/>
      <w:b/>
      <w:szCs w:val="20"/>
    </w:rPr>
  </w:style>
  <w:style w:type="character" w:customStyle="1" w:styleId="Char0">
    <w:name w:val="부제 Char"/>
    <w:aliases w:val="레지스터 이름 Char"/>
    <w:basedOn w:val="a5"/>
    <w:link w:val="a9"/>
    <w:rsid w:val="00A03684"/>
    <w:rPr>
      <w:rFonts w:ascii="Trebuchet MS" w:eastAsiaTheme="minorHAnsi" w:hAnsi="Trebuchet MS" w:cs="Trebuchet MS"/>
      <w:b/>
      <w:kern w:val="2"/>
    </w:rPr>
  </w:style>
  <w:style w:type="paragraph" w:styleId="aa">
    <w:name w:val="Normal Indent"/>
    <w:basedOn w:val="a4"/>
    <w:uiPriority w:val="99"/>
    <w:unhideWhenUsed/>
    <w:rsid w:val="004E61EB"/>
    <w:pPr>
      <w:ind w:leftChars="400" w:left="800"/>
    </w:pPr>
  </w:style>
  <w:style w:type="paragraph" w:styleId="ab">
    <w:name w:val="List Paragraph"/>
    <w:basedOn w:val="a4"/>
    <w:uiPriority w:val="34"/>
    <w:qFormat/>
    <w:rsid w:val="00EE79ED"/>
    <w:pPr>
      <w:ind w:leftChars="400" w:left="800"/>
    </w:pPr>
  </w:style>
  <w:style w:type="paragraph" w:customStyle="1" w:styleId="23">
    <w:name w:val="2순위 본문"/>
    <w:basedOn w:val="a4"/>
    <w:link w:val="2Char0"/>
    <w:autoRedefine/>
    <w:qFormat/>
    <w:rsid w:val="003F7401"/>
    <w:pPr>
      <w:ind w:leftChars="100" w:left="100" w:rightChars="100" w:right="100" w:firstLineChars="71" w:firstLine="142"/>
    </w:pPr>
    <w:rPr>
      <w:rFonts w:eastAsiaTheme="minorEastAsia"/>
    </w:rPr>
  </w:style>
  <w:style w:type="character" w:customStyle="1" w:styleId="2Char0">
    <w:name w:val="2순위 본문 Char"/>
    <w:basedOn w:val="a5"/>
    <w:link w:val="23"/>
    <w:rsid w:val="003F7401"/>
    <w:rPr>
      <w:rFonts w:ascii="바탕" w:eastAsiaTheme="minorEastAsia"/>
      <w:kern w:val="2"/>
      <w:szCs w:val="24"/>
    </w:rPr>
  </w:style>
  <w:style w:type="paragraph" w:customStyle="1" w:styleId="ac">
    <w:name w:val="그림"/>
    <w:basedOn w:val="ad"/>
    <w:qFormat/>
    <w:rsid w:val="00EE79ED"/>
    <w:rPr>
      <w:sz w:val="18"/>
    </w:rPr>
  </w:style>
  <w:style w:type="paragraph" w:customStyle="1" w:styleId="1">
    <w:name w:val="1순위 제목"/>
    <w:basedOn w:val="10"/>
    <w:next w:val="a4"/>
    <w:autoRedefine/>
    <w:qFormat/>
    <w:rsid w:val="00E21DFF"/>
    <w:pPr>
      <w:numPr>
        <w:numId w:val="16"/>
      </w:numPr>
      <w:tabs>
        <w:tab w:val="left" w:pos="800"/>
      </w:tabs>
      <w:spacing w:line="360" w:lineRule="auto"/>
      <w:ind w:rightChars="100" w:right="200"/>
    </w:pPr>
    <w:rPr>
      <w:rFonts w:eastAsiaTheme="majorEastAsia"/>
    </w:rPr>
  </w:style>
  <w:style w:type="paragraph" w:customStyle="1" w:styleId="21">
    <w:name w:val="2순위 제목"/>
    <w:basedOn w:val="22"/>
    <w:next w:val="10"/>
    <w:autoRedefine/>
    <w:qFormat/>
    <w:rsid w:val="00BF5B95"/>
    <w:pPr>
      <w:numPr>
        <w:ilvl w:val="1"/>
        <w:numId w:val="37"/>
      </w:numPr>
      <w:spacing w:before="120" w:after="120"/>
      <w:ind w:rightChars="100" w:right="200"/>
    </w:pPr>
    <w:rPr>
      <w:rFonts w:ascii="Trebuchet MS" w:hAnsi="Trebuchet MS"/>
      <w:sz w:val="30"/>
      <w:szCs w:val="32"/>
    </w:rPr>
  </w:style>
  <w:style w:type="paragraph" w:customStyle="1" w:styleId="31">
    <w:name w:val="3순위 제목"/>
    <w:basedOn w:val="32"/>
    <w:next w:val="12"/>
    <w:autoRedefine/>
    <w:qFormat/>
    <w:rsid w:val="00E54C87"/>
    <w:pPr>
      <w:numPr>
        <w:ilvl w:val="2"/>
        <w:numId w:val="16"/>
      </w:numPr>
      <w:adjustRightInd w:val="0"/>
      <w:ind w:leftChars="0" w:left="0" w:rightChars="100" w:right="200" w:firstLineChars="0" w:firstLine="0"/>
    </w:pPr>
    <w:rPr>
      <w:rFonts w:ascii="Trebuchet MS" w:eastAsiaTheme="majorEastAsia" w:hAnsi="Trebuchet MS"/>
      <w:sz w:val="28"/>
      <w:szCs w:val="32"/>
    </w:rPr>
  </w:style>
  <w:style w:type="paragraph" w:customStyle="1" w:styleId="41">
    <w:name w:val="4순위 제목"/>
    <w:basedOn w:val="42"/>
    <w:next w:val="a4"/>
    <w:autoRedefine/>
    <w:qFormat/>
    <w:rsid w:val="00A50D68"/>
    <w:pPr>
      <w:numPr>
        <w:ilvl w:val="3"/>
        <w:numId w:val="16"/>
      </w:numPr>
      <w:ind w:leftChars="100" w:left="484" w:rightChars="100" w:right="200" w:firstLineChars="0" w:hanging="284"/>
    </w:pPr>
    <w:rPr>
      <w:rFonts w:ascii="Trebuchet MS" w:eastAsiaTheme="majorEastAsia" w:hAnsi="Trebuchet MS"/>
      <w:b w:val="0"/>
      <w:sz w:val="26"/>
      <w:szCs w:val="28"/>
    </w:rPr>
  </w:style>
  <w:style w:type="paragraph" w:customStyle="1" w:styleId="fig">
    <w:name w:val="fig"/>
    <w:basedOn w:val="aa"/>
    <w:link w:val="figChar"/>
    <w:qFormat/>
    <w:rsid w:val="00B43A04"/>
    <w:pPr>
      <w:keepNext/>
      <w:ind w:leftChars="0" w:left="0" w:right="200"/>
      <w:jc w:val="center"/>
    </w:pPr>
    <w:rPr>
      <w:rFonts w:ascii="Trebuchet MS"/>
      <w:sz w:val="18"/>
    </w:rPr>
  </w:style>
  <w:style w:type="character" w:customStyle="1" w:styleId="figChar">
    <w:name w:val="fig Char"/>
    <w:basedOn w:val="Char"/>
    <w:link w:val="fig"/>
    <w:rsid w:val="00B43A04"/>
    <w:rPr>
      <w:rFonts w:ascii="Trebuchet MS" w:eastAsia="맑은 고딕" w:hAnsi="Trebuchet MS"/>
      <w:bCs w:val="0"/>
      <w:kern w:val="2"/>
      <w:sz w:val="18"/>
      <w:szCs w:val="24"/>
    </w:rPr>
  </w:style>
  <w:style w:type="character" w:customStyle="1" w:styleId="5Char">
    <w:name w:val="제목 5 Char"/>
    <w:basedOn w:val="a5"/>
    <w:link w:val="51"/>
    <w:semiHidden/>
    <w:rsid w:val="00EA6637"/>
    <w:rPr>
      <w:rFonts w:asciiTheme="majorHAnsi" w:eastAsiaTheme="majorEastAsia" w:hAnsiTheme="majorHAnsi" w:cstheme="majorBidi"/>
      <w:kern w:val="2"/>
      <w:szCs w:val="24"/>
    </w:rPr>
  </w:style>
  <w:style w:type="paragraph" w:styleId="13">
    <w:name w:val="toc 1"/>
    <w:basedOn w:val="a4"/>
    <w:next w:val="a4"/>
    <w:autoRedefine/>
    <w:uiPriority w:val="39"/>
    <w:qFormat/>
    <w:rsid w:val="00E145E4"/>
    <w:pPr>
      <w:tabs>
        <w:tab w:val="left" w:pos="400"/>
        <w:tab w:val="right" w:leader="dot" w:pos="8494"/>
      </w:tabs>
      <w:ind w:left="100" w:firstLine="42"/>
    </w:pPr>
    <w:rPr>
      <w:rFonts w:ascii="Trebuchet MS" w:eastAsia="Trebuchet MS" w:hAnsi="Trebuchet MS"/>
      <w:b/>
      <w:noProof/>
    </w:rPr>
  </w:style>
  <w:style w:type="paragraph" w:styleId="24">
    <w:name w:val="toc 2"/>
    <w:basedOn w:val="a4"/>
    <w:next w:val="a4"/>
    <w:autoRedefine/>
    <w:uiPriority w:val="39"/>
    <w:qFormat/>
    <w:rsid w:val="001A1821"/>
    <w:pPr>
      <w:tabs>
        <w:tab w:val="left" w:pos="1275"/>
        <w:tab w:val="right" w:leader="dot" w:pos="8494"/>
      </w:tabs>
      <w:ind w:leftChars="200" w:left="400"/>
    </w:pPr>
    <w:rPr>
      <w:rFonts w:ascii="Trebuchet MS" w:eastAsia="Trebuchet MS" w:hAnsi="Trebuchet MS"/>
      <w:noProof/>
    </w:rPr>
  </w:style>
  <w:style w:type="paragraph" w:styleId="33">
    <w:name w:val="toc 3"/>
    <w:basedOn w:val="a4"/>
    <w:next w:val="a4"/>
    <w:autoRedefine/>
    <w:uiPriority w:val="39"/>
    <w:qFormat/>
    <w:rsid w:val="00E145E4"/>
    <w:pPr>
      <w:tabs>
        <w:tab w:val="left" w:pos="1720"/>
        <w:tab w:val="right" w:leader="dot" w:pos="8494"/>
      </w:tabs>
      <w:ind w:leftChars="142" w:left="284" w:firstLineChars="283" w:firstLine="566"/>
    </w:pPr>
    <w:rPr>
      <w:rFonts w:ascii="Trebuchet MS" w:eastAsia="Trebuchet MS" w:hAnsi="Trebuchet MS"/>
      <w:noProof/>
    </w:rPr>
  </w:style>
  <w:style w:type="character" w:styleId="ae">
    <w:name w:val="Emphasis"/>
    <w:uiPriority w:val="20"/>
    <w:qFormat/>
    <w:rsid w:val="00EE79ED"/>
    <w:rPr>
      <w:i/>
      <w:iCs/>
    </w:rPr>
  </w:style>
  <w:style w:type="paragraph" w:styleId="af">
    <w:name w:val="No Spacing"/>
    <w:uiPriority w:val="1"/>
    <w:qFormat/>
    <w:rsid w:val="00EA6637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af0">
    <w:name w:val="Quote"/>
    <w:basedOn w:val="a4"/>
    <w:next w:val="a4"/>
    <w:link w:val="Char1"/>
    <w:uiPriority w:val="29"/>
    <w:qFormat/>
    <w:rsid w:val="00EA6637"/>
    <w:rPr>
      <w:i/>
      <w:iCs/>
      <w:color w:val="000000" w:themeColor="text1"/>
    </w:rPr>
  </w:style>
  <w:style w:type="character" w:customStyle="1" w:styleId="Char1">
    <w:name w:val="인용 Char"/>
    <w:basedOn w:val="a5"/>
    <w:link w:val="af0"/>
    <w:uiPriority w:val="29"/>
    <w:rsid w:val="00EA6637"/>
    <w:rPr>
      <w:rFonts w:ascii="바탕"/>
      <w:i/>
      <w:iCs/>
      <w:color w:val="000000" w:themeColor="text1"/>
      <w:kern w:val="2"/>
      <w:szCs w:val="24"/>
    </w:rPr>
  </w:style>
  <w:style w:type="paragraph" w:styleId="af1">
    <w:name w:val="Intense Quote"/>
    <w:basedOn w:val="a4"/>
    <w:next w:val="a4"/>
    <w:link w:val="Char2"/>
    <w:uiPriority w:val="30"/>
    <w:qFormat/>
    <w:rsid w:val="00EA6637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2">
    <w:name w:val="강한 인용 Char"/>
    <w:basedOn w:val="a5"/>
    <w:link w:val="af1"/>
    <w:uiPriority w:val="30"/>
    <w:rsid w:val="00EA6637"/>
    <w:rPr>
      <w:rFonts w:ascii="바탕"/>
      <w:b/>
      <w:bCs/>
      <w:i/>
      <w:iCs/>
      <w:color w:val="4F81BD" w:themeColor="accent1"/>
      <w:kern w:val="2"/>
      <w:szCs w:val="24"/>
    </w:rPr>
  </w:style>
  <w:style w:type="paragraph" w:styleId="TOC">
    <w:name w:val="TOC Heading"/>
    <w:basedOn w:val="10"/>
    <w:next w:val="a4"/>
    <w:uiPriority w:val="39"/>
    <w:unhideWhenUsed/>
    <w:qFormat/>
    <w:rsid w:val="00EE79ED"/>
    <w:pPr>
      <w:keepLines/>
      <w:tabs>
        <w:tab w:val="clear" w:pos="1440"/>
      </w:tabs>
      <w:spacing w:before="480" w:line="276" w:lineRule="auto"/>
      <w:ind w:left="0" w:firstLine="0"/>
      <w:outlineLvl w:val="9"/>
    </w:pPr>
    <w:rPr>
      <w:rFonts w:ascii="맑은 고딕" w:hAnsi="맑은 고딕"/>
      <w:b/>
      <w:bCs/>
      <w:color w:val="365F91"/>
      <w:kern w:val="0"/>
      <w:sz w:val="28"/>
    </w:rPr>
  </w:style>
  <w:style w:type="paragraph" w:customStyle="1" w:styleId="25">
    <w:name w:val="제목2"/>
    <w:basedOn w:val="10"/>
    <w:link w:val="2Char1"/>
    <w:qFormat/>
    <w:rsid w:val="00EE79ED"/>
    <w:pPr>
      <w:tabs>
        <w:tab w:val="clear" w:pos="1440"/>
      </w:tabs>
      <w:ind w:left="0" w:firstLine="0"/>
    </w:pPr>
    <w:rPr>
      <w:sz w:val="28"/>
    </w:rPr>
  </w:style>
  <w:style w:type="character" w:customStyle="1" w:styleId="2Char1">
    <w:name w:val="제목2 Char"/>
    <w:link w:val="25"/>
    <w:rsid w:val="00EE79ED"/>
    <w:rPr>
      <w:rFonts w:ascii="Trebuchet MS" w:eastAsia="맑은 고딕" w:hAnsi="Trebuchet MS"/>
      <w:kern w:val="2"/>
      <w:sz w:val="28"/>
      <w:szCs w:val="28"/>
    </w:rPr>
  </w:style>
  <w:style w:type="paragraph" w:customStyle="1" w:styleId="34">
    <w:name w:val="제목3"/>
    <w:basedOn w:val="25"/>
    <w:link w:val="3Char0"/>
    <w:qFormat/>
    <w:rsid w:val="00EE79ED"/>
    <w:pPr>
      <w:ind w:leftChars="100" w:left="1055" w:rightChars="100" w:right="100" w:hanging="288"/>
    </w:pPr>
  </w:style>
  <w:style w:type="character" w:customStyle="1" w:styleId="3Char0">
    <w:name w:val="제목3 Char"/>
    <w:basedOn w:val="2Char1"/>
    <w:link w:val="34"/>
    <w:rsid w:val="00EE79ED"/>
    <w:rPr>
      <w:rFonts w:ascii="Trebuchet MS" w:eastAsia="맑은 고딕" w:hAnsi="Trebuchet MS"/>
      <w:kern w:val="2"/>
      <w:sz w:val="28"/>
      <w:szCs w:val="28"/>
    </w:rPr>
  </w:style>
  <w:style w:type="paragraph" w:customStyle="1" w:styleId="12">
    <w:name w:val="제목1"/>
    <w:basedOn w:val="1"/>
    <w:link w:val="1Char1"/>
    <w:qFormat/>
    <w:rsid w:val="00EE79ED"/>
    <w:pPr>
      <w:numPr>
        <w:numId w:val="0"/>
      </w:numPr>
      <w:spacing w:before="120" w:after="120"/>
      <w:ind w:left="57" w:hanging="57"/>
    </w:pPr>
  </w:style>
  <w:style w:type="character" w:customStyle="1" w:styleId="1Char1">
    <w:name w:val="제목1 Char"/>
    <w:link w:val="12"/>
    <w:rsid w:val="00EE79ED"/>
    <w:rPr>
      <w:rFonts w:ascii="Trebuchet MS" w:eastAsia="Trebuchet MS" w:hAnsi="Trebuchet MS"/>
      <w:kern w:val="2"/>
      <w:sz w:val="32"/>
      <w:szCs w:val="28"/>
    </w:rPr>
  </w:style>
  <w:style w:type="paragraph" w:customStyle="1" w:styleId="35">
    <w:name w:val="3순위 본문"/>
    <w:basedOn w:val="a4"/>
    <w:autoRedefine/>
    <w:qFormat/>
    <w:rsid w:val="00553B4F"/>
    <w:pPr>
      <w:ind w:rightChars="100" w:right="100" w:firstLineChars="50" w:firstLine="50"/>
    </w:pPr>
    <w:rPr>
      <w:rFonts w:eastAsiaTheme="minorEastAsia"/>
    </w:rPr>
  </w:style>
  <w:style w:type="paragraph" w:customStyle="1" w:styleId="ad">
    <w:name w:val="표"/>
    <w:basedOn w:val="11"/>
    <w:link w:val="Char3"/>
    <w:qFormat/>
    <w:rsid w:val="00EE79ED"/>
    <w:pPr>
      <w:jc w:val="center"/>
    </w:pPr>
    <w:rPr>
      <w:rFonts w:eastAsia="Trebuchet MS"/>
      <w:szCs w:val="20"/>
    </w:rPr>
  </w:style>
  <w:style w:type="character" w:customStyle="1" w:styleId="Char3">
    <w:name w:val="표 Char"/>
    <w:link w:val="ad"/>
    <w:rsid w:val="00EE79ED"/>
    <w:rPr>
      <w:rFonts w:ascii="Trebuchet MS" w:eastAsia="Trebuchet MS" w:hAnsi="Trebuchet MS"/>
      <w:kern w:val="2"/>
    </w:rPr>
  </w:style>
  <w:style w:type="paragraph" w:styleId="af2">
    <w:name w:val="List"/>
    <w:basedOn w:val="a4"/>
    <w:unhideWhenUsed/>
    <w:rsid w:val="00EA6637"/>
    <w:pPr>
      <w:ind w:leftChars="200" w:left="100" w:hangingChars="200" w:hanging="200"/>
      <w:contextualSpacing/>
    </w:pPr>
  </w:style>
  <w:style w:type="character" w:customStyle="1" w:styleId="6Char">
    <w:name w:val="제목 6 Char"/>
    <w:basedOn w:val="a5"/>
    <w:link w:val="6"/>
    <w:rsid w:val="006C76D3"/>
    <w:rPr>
      <w:rFonts w:ascii="바탕"/>
      <w:b/>
      <w:bCs/>
      <w:kern w:val="2"/>
      <w:szCs w:val="24"/>
    </w:rPr>
  </w:style>
  <w:style w:type="character" w:customStyle="1" w:styleId="7Char">
    <w:name w:val="제목 7 Char"/>
    <w:basedOn w:val="a5"/>
    <w:link w:val="7"/>
    <w:rsid w:val="006C76D3"/>
    <w:rPr>
      <w:rFonts w:ascii="바탕"/>
      <w:kern w:val="2"/>
      <w:szCs w:val="24"/>
    </w:rPr>
  </w:style>
  <w:style w:type="character" w:customStyle="1" w:styleId="8Char">
    <w:name w:val="제목 8 Char"/>
    <w:basedOn w:val="a5"/>
    <w:link w:val="8"/>
    <w:rsid w:val="006C76D3"/>
    <w:rPr>
      <w:rFonts w:ascii="바탕"/>
      <w:kern w:val="2"/>
      <w:szCs w:val="24"/>
    </w:rPr>
  </w:style>
  <w:style w:type="character" w:customStyle="1" w:styleId="9Char">
    <w:name w:val="제목 9 Char"/>
    <w:basedOn w:val="a5"/>
    <w:link w:val="9"/>
    <w:rsid w:val="006C76D3"/>
    <w:rPr>
      <w:rFonts w:ascii="바탕" w:eastAsia="굴림"/>
      <w:kern w:val="2"/>
      <w:szCs w:val="24"/>
    </w:rPr>
  </w:style>
  <w:style w:type="table" w:styleId="af3">
    <w:name w:val="Table Grid"/>
    <w:basedOn w:val="a6"/>
    <w:uiPriority w:val="59"/>
    <w:rsid w:val="006C76D3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footer"/>
    <w:basedOn w:val="a4"/>
    <w:link w:val="Char4"/>
    <w:uiPriority w:val="99"/>
    <w:rsid w:val="006C76D3"/>
    <w:pPr>
      <w:tabs>
        <w:tab w:val="center" w:pos="4252"/>
        <w:tab w:val="right" w:pos="8504"/>
      </w:tabs>
      <w:snapToGrid w:val="0"/>
    </w:pPr>
    <w:rPr>
      <w:rFonts w:ascii="Verdana" w:eastAsia="굴림" w:hAnsi="Verdana"/>
    </w:rPr>
  </w:style>
  <w:style w:type="character" w:customStyle="1" w:styleId="Char4">
    <w:name w:val="바닥글 Char"/>
    <w:basedOn w:val="a5"/>
    <w:link w:val="af4"/>
    <w:uiPriority w:val="99"/>
    <w:rsid w:val="006C76D3"/>
    <w:rPr>
      <w:rFonts w:ascii="Verdana" w:eastAsia="굴림" w:hAnsi="Verdana"/>
      <w:kern w:val="2"/>
      <w:szCs w:val="24"/>
    </w:rPr>
  </w:style>
  <w:style w:type="paragraph" w:styleId="af5">
    <w:name w:val="footnote text"/>
    <w:basedOn w:val="a4"/>
    <w:link w:val="Char5"/>
    <w:semiHidden/>
    <w:rsid w:val="006C76D3"/>
    <w:pPr>
      <w:snapToGrid w:val="0"/>
    </w:pPr>
    <w:rPr>
      <w:rFonts w:ascii="Trebuchet MS" w:hAnsi="Trebuchet MS"/>
      <w:color w:val="0000FF"/>
      <w:sz w:val="18"/>
      <w:szCs w:val="18"/>
    </w:rPr>
  </w:style>
  <w:style w:type="character" w:customStyle="1" w:styleId="Char5">
    <w:name w:val="각주 텍스트 Char"/>
    <w:basedOn w:val="a5"/>
    <w:link w:val="af5"/>
    <w:semiHidden/>
    <w:rsid w:val="006C76D3"/>
    <w:rPr>
      <w:rFonts w:ascii="Trebuchet MS" w:eastAsiaTheme="minorEastAsia" w:hAnsi="Trebuchet MS"/>
      <w:color w:val="0000FF"/>
      <w:kern w:val="2"/>
      <w:sz w:val="18"/>
      <w:szCs w:val="18"/>
    </w:rPr>
  </w:style>
  <w:style w:type="paragraph" w:styleId="af6">
    <w:name w:val="Note Heading"/>
    <w:basedOn w:val="a4"/>
    <w:next w:val="a4"/>
    <w:link w:val="Char6"/>
    <w:rsid w:val="006C76D3"/>
    <w:pPr>
      <w:jc w:val="center"/>
    </w:pPr>
  </w:style>
  <w:style w:type="character" w:customStyle="1" w:styleId="Char6">
    <w:name w:val="각주/미주 머리글 Char"/>
    <w:basedOn w:val="a5"/>
    <w:link w:val="af6"/>
    <w:rsid w:val="006C76D3"/>
    <w:rPr>
      <w:rFonts w:ascii="바탕" w:eastAsiaTheme="minorEastAsia"/>
      <w:kern w:val="2"/>
      <w:szCs w:val="24"/>
    </w:rPr>
  </w:style>
  <w:style w:type="character" w:styleId="af7">
    <w:name w:val="footnote reference"/>
    <w:basedOn w:val="a5"/>
    <w:semiHidden/>
    <w:rsid w:val="006C76D3"/>
    <w:rPr>
      <w:vertAlign w:val="superscript"/>
    </w:rPr>
  </w:style>
  <w:style w:type="paragraph" w:customStyle="1" w:styleId="af8">
    <w:name w:val="주의"/>
    <w:basedOn w:val="a4"/>
    <w:rsid w:val="006C76D3"/>
    <w:rPr>
      <w:rFonts w:ascii="Courier New" w:eastAsia="돋움" w:hAnsi="Courier New"/>
      <w:b/>
    </w:rPr>
  </w:style>
  <w:style w:type="paragraph" w:styleId="26">
    <w:name w:val="Body Text 2"/>
    <w:basedOn w:val="a4"/>
    <w:link w:val="2Char2"/>
    <w:rsid w:val="006C76D3"/>
    <w:rPr>
      <w:rFonts w:ascii="Courier New" w:eastAsia="굴림" w:hAnsi="Courier New"/>
      <w:color w:val="FF0000"/>
    </w:rPr>
  </w:style>
  <w:style w:type="character" w:customStyle="1" w:styleId="2Char2">
    <w:name w:val="본문 2 Char"/>
    <w:basedOn w:val="a5"/>
    <w:link w:val="26"/>
    <w:rsid w:val="006C76D3"/>
    <w:rPr>
      <w:rFonts w:ascii="Courier New" w:eastAsia="굴림" w:hAnsi="Courier New"/>
      <w:color w:val="FF0000"/>
      <w:kern w:val="2"/>
      <w:szCs w:val="24"/>
    </w:rPr>
  </w:style>
  <w:style w:type="paragraph" w:customStyle="1" w:styleId="a1">
    <w:name w:val="번호붙이기"/>
    <w:basedOn w:val="a4"/>
    <w:next w:val="a4"/>
    <w:rsid w:val="006C76D3"/>
    <w:pPr>
      <w:numPr>
        <w:numId w:val="2"/>
      </w:numPr>
    </w:pPr>
    <w:rPr>
      <w:rFonts w:ascii="Verdana" w:eastAsia="굴림" w:hAnsi="Verdana"/>
    </w:rPr>
  </w:style>
  <w:style w:type="paragraph" w:customStyle="1" w:styleId="af9">
    <w:name w:val="참고"/>
    <w:basedOn w:val="a4"/>
    <w:rsid w:val="006C76D3"/>
    <w:rPr>
      <w:rFonts w:ascii="Verdana" w:eastAsia="굴림" w:hAnsi="Verdana"/>
      <w:sz w:val="18"/>
    </w:rPr>
  </w:style>
  <w:style w:type="character" w:styleId="afa">
    <w:name w:val="Hyperlink"/>
    <w:basedOn w:val="a5"/>
    <w:uiPriority w:val="99"/>
    <w:rsid w:val="006C76D3"/>
    <w:rPr>
      <w:color w:val="0000FF"/>
      <w:u w:val="single"/>
    </w:rPr>
  </w:style>
  <w:style w:type="paragraph" w:styleId="afb">
    <w:name w:val="Balloon Text"/>
    <w:basedOn w:val="a4"/>
    <w:link w:val="Char7"/>
    <w:uiPriority w:val="99"/>
    <w:semiHidden/>
    <w:rsid w:val="006C76D3"/>
    <w:rPr>
      <w:rFonts w:ascii="Arial" w:eastAsia="돋움" w:hAnsi="Arial"/>
      <w:sz w:val="18"/>
      <w:szCs w:val="18"/>
    </w:rPr>
  </w:style>
  <w:style w:type="character" w:customStyle="1" w:styleId="Char7">
    <w:name w:val="풍선 도움말 텍스트 Char"/>
    <w:basedOn w:val="a5"/>
    <w:link w:val="afb"/>
    <w:uiPriority w:val="99"/>
    <w:semiHidden/>
    <w:rsid w:val="006C76D3"/>
    <w:rPr>
      <w:rFonts w:ascii="Arial" w:eastAsia="돋움" w:hAnsi="Arial"/>
      <w:kern w:val="2"/>
      <w:sz w:val="18"/>
      <w:szCs w:val="18"/>
    </w:rPr>
  </w:style>
  <w:style w:type="character" w:styleId="afc">
    <w:name w:val="page number"/>
    <w:basedOn w:val="a5"/>
    <w:rsid w:val="006C76D3"/>
  </w:style>
  <w:style w:type="paragraph" w:styleId="afd">
    <w:name w:val="header"/>
    <w:basedOn w:val="a4"/>
    <w:link w:val="Char8"/>
    <w:uiPriority w:val="99"/>
    <w:rsid w:val="006C76D3"/>
    <w:pPr>
      <w:tabs>
        <w:tab w:val="center" w:pos="4252"/>
        <w:tab w:val="right" w:pos="8504"/>
      </w:tabs>
      <w:snapToGrid w:val="0"/>
    </w:pPr>
  </w:style>
  <w:style w:type="character" w:customStyle="1" w:styleId="Char8">
    <w:name w:val="머리글 Char"/>
    <w:basedOn w:val="a5"/>
    <w:link w:val="afd"/>
    <w:uiPriority w:val="99"/>
    <w:rsid w:val="006C76D3"/>
    <w:rPr>
      <w:rFonts w:ascii="바탕" w:eastAsiaTheme="minorEastAsia"/>
      <w:kern w:val="2"/>
      <w:szCs w:val="24"/>
    </w:rPr>
  </w:style>
  <w:style w:type="paragraph" w:styleId="afe">
    <w:name w:val="Document Map"/>
    <w:basedOn w:val="a4"/>
    <w:link w:val="Char9"/>
    <w:semiHidden/>
    <w:rsid w:val="006C76D3"/>
    <w:pPr>
      <w:shd w:val="clear" w:color="auto" w:fill="000080"/>
    </w:pPr>
    <w:rPr>
      <w:rFonts w:ascii="Arial" w:eastAsia="돋움" w:hAnsi="Arial"/>
    </w:rPr>
  </w:style>
  <w:style w:type="character" w:customStyle="1" w:styleId="Char9">
    <w:name w:val="문서 구조 Char"/>
    <w:basedOn w:val="a5"/>
    <w:link w:val="afe"/>
    <w:semiHidden/>
    <w:rsid w:val="006C76D3"/>
    <w:rPr>
      <w:rFonts w:ascii="Arial" w:eastAsia="돋움" w:hAnsi="Arial"/>
      <w:kern w:val="2"/>
      <w:szCs w:val="24"/>
      <w:shd w:val="clear" w:color="auto" w:fill="000080"/>
    </w:rPr>
  </w:style>
  <w:style w:type="paragraph" w:styleId="43">
    <w:name w:val="toc 4"/>
    <w:basedOn w:val="a4"/>
    <w:next w:val="a4"/>
    <w:autoRedefine/>
    <w:uiPriority w:val="39"/>
    <w:rsid w:val="007C3FDE"/>
    <w:pPr>
      <w:tabs>
        <w:tab w:val="left" w:pos="2440"/>
        <w:tab w:val="right" w:leader="dot" w:pos="8505"/>
      </w:tabs>
      <w:ind w:leftChars="600" w:left="1200" w:firstLineChars="200" w:firstLine="400"/>
    </w:pPr>
  </w:style>
  <w:style w:type="numbering" w:customStyle="1" w:styleId="TrebuchetMS18pt">
    <w:name w:val="스타일 Trebuchet MS 18 pt"/>
    <w:basedOn w:val="a7"/>
    <w:rsid w:val="006C76D3"/>
    <w:pPr>
      <w:numPr>
        <w:numId w:val="3"/>
      </w:numPr>
    </w:pPr>
  </w:style>
  <w:style w:type="paragraph" w:customStyle="1" w:styleId="14">
    <w:name w:val="스타일1"/>
    <w:basedOn w:val="a4"/>
    <w:rsid w:val="006C76D3"/>
    <w:rPr>
      <w:rFonts w:ascii="Trebuchet MS" w:hAnsi="Trebuchet MS" w:cs="Arial"/>
      <w:sz w:val="36"/>
      <w:szCs w:val="36"/>
    </w:rPr>
  </w:style>
  <w:style w:type="paragraph" w:styleId="15">
    <w:name w:val="index 1"/>
    <w:basedOn w:val="a4"/>
    <w:next w:val="a4"/>
    <w:autoRedefine/>
    <w:semiHidden/>
    <w:rsid w:val="006C76D3"/>
    <w:pPr>
      <w:ind w:leftChars="200" w:left="200" w:hangingChars="200" w:hanging="2000"/>
    </w:pPr>
  </w:style>
  <w:style w:type="numbering" w:customStyle="1" w:styleId="a3">
    <w:name w:val="다단계 번호 매기기"/>
    <w:basedOn w:val="a7"/>
    <w:rsid w:val="006C76D3"/>
    <w:pPr>
      <w:numPr>
        <w:numId w:val="15"/>
      </w:numPr>
    </w:pPr>
  </w:style>
  <w:style w:type="paragraph" w:styleId="52">
    <w:name w:val="toc 5"/>
    <w:basedOn w:val="a4"/>
    <w:next w:val="a4"/>
    <w:autoRedefine/>
    <w:uiPriority w:val="39"/>
    <w:unhideWhenUsed/>
    <w:rsid w:val="006C76D3"/>
    <w:pPr>
      <w:ind w:leftChars="800" w:left="1700"/>
    </w:pPr>
    <w:rPr>
      <w:rFonts w:ascii="맑은 고딕" w:eastAsia="맑은 고딕" w:hAnsi="맑은 고딕"/>
      <w:szCs w:val="22"/>
    </w:rPr>
  </w:style>
  <w:style w:type="paragraph" w:styleId="60">
    <w:name w:val="toc 6"/>
    <w:basedOn w:val="a4"/>
    <w:next w:val="a4"/>
    <w:autoRedefine/>
    <w:uiPriority w:val="39"/>
    <w:unhideWhenUsed/>
    <w:rsid w:val="006C76D3"/>
    <w:pPr>
      <w:ind w:leftChars="1000" w:left="2125"/>
    </w:pPr>
    <w:rPr>
      <w:rFonts w:ascii="맑은 고딕" w:eastAsia="맑은 고딕" w:hAnsi="맑은 고딕"/>
      <w:szCs w:val="22"/>
    </w:rPr>
  </w:style>
  <w:style w:type="paragraph" w:styleId="70">
    <w:name w:val="toc 7"/>
    <w:basedOn w:val="a4"/>
    <w:next w:val="a4"/>
    <w:autoRedefine/>
    <w:uiPriority w:val="39"/>
    <w:unhideWhenUsed/>
    <w:rsid w:val="006C76D3"/>
    <w:pPr>
      <w:ind w:leftChars="1200" w:left="2550"/>
    </w:pPr>
    <w:rPr>
      <w:rFonts w:ascii="맑은 고딕" w:eastAsia="맑은 고딕" w:hAnsi="맑은 고딕"/>
      <w:szCs w:val="22"/>
    </w:rPr>
  </w:style>
  <w:style w:type="paragraph" w:styleId="80">
    <w:name w:val="toc 8"/>
    <w:basedOn w:val="a4"/>
    <w:next w:val="a4"/>
    <w:autoRedefine/>
    <w:uiPriority w:val="39"/>
    <w:unhideWhenUsed/>
    <w:rsid w:val="006C76D3"/>
    <w:pPr>
      <w:ind w:leftChars="1400" w:left="2975"/>
    </w:pPr>
    <w:rPr>
      <w:rFonts w:ascii="맑은 고딕" w:eastAsia="맑은 고딕" w:hAnsi="맑은 고딕"/>
      <w:szCs w:val="22"/>
    </w:rPr>
  </w:style>
  <w:style w:type="paragraph" w:styleId="90">
    <w:name w:val="toc 9"/>
    <w:basedOn w:val="a4"/>
    <w:next w:val="a4"/>
    <w:autoRedefine/>
    <w:uiPriority w:val="39"/>
    <w:unhideWhenUsed/>
    <w:rsid w:val="006C76D3"/>
    <w:pPr>
      <w:ind w:leftChars="1600" w:left="3400"/>
    </w:pPr>
    <w:rPr>
      <w:rFonts w:ascii="맑은 고딕" w:eastAsia="맑은 고딕" w:hAnsi="맑은 고딕"/>
      <w:szCs w:val="22"/>
    </w:rPr>
  </w:style>
  <w:style w:type="paragraph" w:customStyle="1" w:styleId="body">
    <w:name w:val="body"/>
    <w:basedOn w:val="a4"/>
    <w:rsid w:val="006C76D3"/>
    <w:pPr>
      <w:spacing w:line="280" w:lineRule="exact"/>
    </w:pPr>
    <w:rPr>
      <w:rFonts w:ascii="Arial" w:eastAsia="돋움" w:hAnsi="Arial"/>
      <w:spacing w:val="-4"/>
      <w:szCs w:val="20"/>
    </w:rPr>
  </w:style>
  <w:style w:type="paragraph" w:customStyle="1" w:styleId="Default">
    <w:name w:val="Default"/>
    <w:rsid w:val="006C76D3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styleId="aff">
    <w:name w:val="FollowedHyperlink"/>
    <w:basedOn w:val="a5"/>
    <w:rsid w:val="006C76D3"/>
    <w:rPr>
      <w:color w:val="800080" w:themeColor="followedHyperlink"/>
      <w:u w:val="single"/>
    </w:rPr>
  </w:style>
  <w:style w:type="paragraph" w:styleId="27">
    <w:name w:val="List 2"/>
    <w:basedOn w:val="a4"/>
    <w:rsid w:val="006C76D3"/>
    <w:pPr>
      <w:ind w:leftChars="400" w:left="100" w:hangingChars="200" w:hanging="200"/>
    </w:pPr>
  </w:style>
  <w:style w:type="paragraph" w:styleId="20">
    <w:name w:val="List Bullet 2"/>
    <w:basedOn w:val="a4"/>
    <w:rsid w:val="006C76D3"/>
    <w:pPr>
      <w:numPr>
        <w:numId w:val="4"/>
      </w:numPr>
    </w:pPr>
  </w:style>
  <w:style w:type="paragraph" w:styleId="aff0">
    <w:name w:val="Title"/>
    <w:basedOn w:val="a4"/>
    <w:link w:val="Chara"/>
    <w:rsid w:val="006C76D3"/>
    <w:pPr>
      <w:spacing w:before="240" w:after="120"/>
      <w:jc w:val="center"/>
      <w:outlineLvl w:val="0"/>
    </w:pPr>
    <w:rPr>
      <w:rFonts w:ascii="Arial" w:eastAsia="돋움" w:hAnsi="Arial" w:cs="Arial"/>
      <w:b/>
      <w:bCs/>
      <w:sz w:val="32"/>
      <w:szCs w:val="32"/>
    </w:rPr>
  </w:style>
  <w:style w:type="character" w:customStyle="1" w:styleId="Chara">
    <w:name w:val="제목 Char"/>
    <w:basedOn w:val="a5"/>
    <w:link w:val="aff0"/>
    <w:rsid w:val="006C76D3"/>
    <w:rPr>
      <w:rFonts w:ascii="Arial" w:eastAsia="돋움" w:hAnsi="Arial" w:cs="Arial"/>
      <w:b/>
      <w:bCs/>
      <w:kern w:val="2"/>
      <w:sz w:val="32"/>
      <w:szCs w:val="32"/>
    </w:rPr>
  </w:style>
  <w:style w:type="paragraph" w:styleId="aff1">
    <w:name w:val="Body Text"/>
    <w:basedOn w:val="a4"/>
    <w:link w:val="Charb"/>
    <w:rsid w:val="006C76D3"/>
    <w:pPr>
      <w:spacing w:after="180"/>
    </w:pPr>
  </w:style>
  <w:style w:type="character" w:customStyle="1" w:styleId="Charb">
    <w:name w:val="본문 Char"/>
    <w:basedOn w:val="a5"/>
    <w:link w:val="aff1"/>
    <w:rsid w:val="006C76D3"/>
    <w:rPr>
      <w:rFonts w:ascii="바탕"/>
      <w:kern w:val="2"/>
      <w:szCs w:val="24"/>
    </w:rPr>
  </w:style>
  <w:style w:type="paragraph" w:styleId="aff2">
    <w:name w:val="Body Text Indent"/>
    <w:basedOn w:val="a4"/>
    <w:link w:val="Charc"/>
    <w:rsid w:val="006C76D3"/>
    <w:pPr>
      <w:spacing w:after="180"/>
      <w:ind w:leftChars="400" w:left="851"/>
    </w:pPr>
  </w:style>
  <w:style w:type="character" w:customStyle="1" w:styleId="Charc">
    <w:name w:val="본문 들여쓰기 Char"/>
    <w:basedOn w:val="a5"/>
    <w:link w:val="aff2"/>
    <w:rsid w:val="006C76D3"/>
    <w:rPr>
      <w:rFonts w:ascii="바탕"/>
      <w:kern w:val="2"/>
      <w:szCs w:val="24"/>
    </w:rPr>
  </w:style>
  <w:style w:type="paragraph" w:customStyle="1" w:styleId="aff3">
    <w:name w:val="참조 줄"/>
    <w:basedOn w:val="aff1"/>
    <w:rsid w:val="006C76D3"/>
  </w:style>
  <w:style w:type="paragraph" w:customStyle="1" w:styleId="aff4">
    <w:name w:val="짧은 반송 주소"/>
    <w:basedOn w:val="a4"/>
    <w:rsid w:val="006C76D3"/>
  </w:style>
  <w:style w:type="paragraph" w:styleId="28">
    <w:name w:val="Body Text First Indent 2"/>
    <w:basedOn w:val="aff2"/>
    <w:link w:val="2Char3"/>
    <w:rsid w:val="006C76D3"/>
    <w:pPr>
      <w:ind w:firstLineChars="100" w:firstLine="210"/>
    </w:pPr>
  </w:style>
  <w:style w:type="character" w:customStyle="1" w:styleId="2Char3">
    <w:name w:val="본문 첫 줄 들여쓰기 2 Char"/>
    <w:basedOn w:val="Charc"/>
    <w:link w:val="28"/>
    <w:rsid w:val="006C76D3"/>
    <w:rPr>
      <w:rFonts w:ascii="바탕"/>
      <w:kern w:val="2"/>
      <w:szCs w:val="24"/>
    </w:rPr>
  </w:style>
  <w:style w:type="paragraph" w:customStyle="1" w:styleId="TrebuchetMS">
    <w:name w:val="표준 + Trebuchet MS"/>
    <w:aliases w:val="내어쓰기:  0.1 글자,왼쪽 -0.1 글자,첫 줄:  -0.1 글자,26 pt,굵게"/>
    <w:basedOn w:val="af4"/>
    <w:link w:val="TrebuchetMSChar"/>
    <w:rsid w:val="006C76D3"/>
    <w:pPr>
      <w:tabs>
        <w:tab w:val="clear" w:pos="4252"/>
        <w:tab w:val="clear" w:pos="8504"/>
      </w:tabs>
      <w:snapToGrid/>
    </w:pPr>
    <w:rPr>
      <w:rFonts w:ascii="Trebuchet MS" w:eastAsia="바탕" w:hAnsi="Trebuchet MS" w:cs="Arial"/>
      <w:color w:val="000000"/>
    </w:rPr>
  </w:style>
  <w:style w:type="paragraph" w:styleId="aff5">
    <w:name w:val="table of figures"/>
    <w:basedOn w:val="a4"/>
    <w:next w:val="a4"/>
    <w:uiPriority w:val="99"/>
    <w:rsid w:val="006C76D3"/>
    <w:pPr>
      <w:ind w:leftChars="400" w:left="400" w:hangingChars="200" w:hanging="200"/>
    </w:pPr>
  </w:style>
  <w:style w:type="character" w:customStyle="1" w:styleId="TrebuchetMSChar">
    <w:name w:val="표준 + Trebuchet MS Char"/>
    <w:aliases w:val="내어쓰기:  0.1 글자 Char,왼쪽 -0.1 글자 Char,첫 줄:  -0.1 글자 Char,26 pt Char,굵게 Char Char"/>
    <w:basedOn w:val="Char4"/>
    <w:link w:val="TrebuchetMS"/>
    <w:rsid w:val="006C76D3"/>
    <w:rPr>
      <w:rFonts w:ascii="Trebuchet MS" w:eastAsia="굴림" w:hAnsi="Trebuchet MS" w:cs="Arial"/>
      <w:color w:val="000000"/>
      <w:kern w:val="2"/>
      <w:szCs w:val="24"/>
    </w:rPr>
  </w:style>
  <w:style w:type="paragraph" w:customStyle="1" w:styleId="81">
    <w:name w:val="제목8"/>
    <w:basedOn w:val="8"/>
    <w:link w:val="8Char0"/>
    <w:rsid w:val="006C76D3"/>
    <w:pPr>
      <w:ind w:left="2000" w:hanging="400"/>
    </w:pPr>
    <w:rPr>
      <w:rFonts w:ascii="Trebuchet MS" w:eastAsia="굴림" w:hAnsi="Trebuchet MS"/>
    </w:rPr>
  </w:style>
  <w:style w:type="character" w:customStyle="1" w:styleId="8Char0">
    <w:name w:val="제목8 Char"/>
    <w:basedOn w:val="8Char"/>
    <w:link w:val="81"/>
    <w:rsid w:val="006C76D3"/>
    <w:rPr>
      <w:rFonts w:ascii="Trebuchet MS" w:eastAsia="굴림" w:hAnsi="Trebuchet MS"/>
      <w:kern w:val="2"/>
      <w:szCs w:val="24"/>
    </w:rPr>
  </w:style>
  <w:style w:type="numbering" w:customStyle="1" w:styleId="a2">
    <w:name w:val="그림목차"/>
    <w:basedOn w:val="a7"/>
    <w:uiPriority w:val="99"/>
    <w:rsid w:val="006C76D3"/>
    <w:pPr>
      <w:numPr>
        <w:numId w:val="5"/>
      </w:numPr>
    </w:pPr>
  </w:style>
  <w:style w:type="paragraph" w:customStyle="1" w:styleId="aff6">
    <w:name w:val="표고치기"/>
    <w:basedOn w:val="ad"/>
    <w:rsid w:val="006C76D3"/>
    <w:rPr>
      <w:rFonts w:asciiTheme="minorHAnsi" w:eastAsia="맑은 고딕" w:hAnsiTheme="minorHAnsi" w:cs="Arial"/>
    </w:rPr>
  </w:style>
  <w:style w:type="paragraph" w:customStyle="1" w:styleId="Note">
    <w:name w:val="Note"/>
    <w:basedOn w:val="23"/>
    <w:next w:val="Note2"/>
    <w:link w:val="NoteChar"/>
    <w:rsid w:val="006C76D3"/>
    <w:pPr>
      <w:ind w:leftChars="305" w:left="610" w:firstLineChars="0" w:firstLine="0"/>
    </w:pPr>
    <w:rPr>
      <w:rFonts w:eastAsia="맑은 고딕"/>
    </w:rPr>
  </w:style>
  <w:style w:type="paragraph" w:customStyle="1" w:styleId="Note2">
    <w:name w:val="Note2"/>
    <w:basedOn w:val="Note"/>
    <w:link w:val="Note2Char"/>
    <w:rsid w:val="006C76D3"/>
    <w:pPr>
      <w:ind w:leftChars="650" w:left="650" w:firstLine="71"/>
    </w:pPr>
  </w:style>
  <w:style w:type="character" w:customStyle="1" w:styleId="NoteChar">
    <w:name w:val="Note Char"/>
    <w:basedOn w:val="2Char0"/>
    <w:link w:val="Note"/>
    <w:rsid w:val="006C76D3"/>
    <w:rPr>
      <w:rFonts w:ascii="Trebuchet MS" w:eastAsia="맑은 고딕" w:hAnsi="Trebuchet MS"/>
      <w:kern w:val="2"/>
      <w:szCs w:val="24"/>
    </w:rPr>
  </w:style>
  <w:style w:type="character" w:styleId="aff7">
    <w:name w:val="annotation reference"/>
    <w:basedOn w:val="a5"/>
    <w:rsid w:val="006C76D3"/>
    <w:rPr>
      <w:sz w:val="18"/>
      <w:szCs w:val="18"/>
    </w:rPr>
  </w:style>
  <w:style w:type="character" w:customStyle="1" w:styleId="Note2Char">
    <w:name w:val="Note2 Char"/>
    <w:basedOn w:val="NoteChar"/>
    <w:link w:val="Note2"/>
    <w:rsid w:val="006C76D3"/>
    <w:rPr>
      <w:rFonts w:ascii="Trebuchet MS" w:eastAsia="맑은 고딕" w:hAnsi="Trebuchet MS"/>
      <w:kern w:val="2"/>
      <w:szCs w:val="24"/>
    </w:rPr>
  </w:style>
  <w:style w:type="paragraph" w:styleId="aff8">
    <w:name w:val="annotation text"/>
    <w:basedOn w:val="a4"/>
    <w:link w:val="Chard"/>
    <w:rsid w:val="006C76D3"/>
  </w:style>
  <w:style w:type="character" w:customStyle="1" w:styleId="Chard">
    <w:name w:val="메모 텍스트 Char"/>
    <w:basedOn w:val="a5"/>
    <w:link w:val="aff8"/>
    <w:rsid w:val="006C76D3"/>
    <w:rPr>
      <w:rFonts w:ascii="바탕"/>
      <w:kern w:val="2"/>
      <w:szCs w:val="24"/>
    </w:rPr>
  </w:style>
  <w:style w:type="paragraph" w:styleId="aff9">
    <w:name w:val="annotation subject"/>
    <w:basedOn w:val="aff8"/>
    <w:next w:val="aff8"/>
    <w:link w:val="Chare"/>
    <w:rsid w:val="006C76D3"/>
    <w:rPr>
      <w:b/>
      <w:bCs/>
    </w:rPr>
  </w:style>
  <w:style w:type="character" w:customStyle="1" w:styleId="Chare">
    <w:name w:val="메모 주제 Char"/>
    <w:basedOn w:val="Chard"/>
    <w:link w:val="aff9"/>
    <w:rsid w:val="006C76D3"/>
    <w:rPr>
      <w:rFonts w:ascii="바탕"/>
      <w:b/>
      <w:bCs/>
      <w:kern w:val="2"/>
      <w:szCs w:val="24"/>
    </w:rPr>
  </w:style>
  <w:style w:type="paragraph" w:styleId="affa">
    <w:name w:val="Revision"/>
    <w:hidden/>
    <w:uiPriority w:val="99"/>
    <w:semiHidden/>
    <w:rsid w:val="006C76D3"/>
    <w:rPr>
      <w:rFonts w:ascii="바탕"/>
      <w:kern w:val="2"/>
      <w:szCs w:val="24"/>
    </w:rPr>
  </w:style>
  <w:style w:type="paragraph" w:styleId="affb">
    <w:name w:val="table of authorities"/>
    <w:basedOn w:val="a4"/>
    <w:next w:val="a4"/>
    <w:rsid w:val="006C76D3"/>
    <w:pPr>
      <w:ind w:left="425" w:hangingChars="200" w:hanging="425"/>
    </w:pPr>
  </w:style>
  <w:style w:type="paragraph" w:styleId="affc">
    <w:name w:val="toa heading"/>
    <w:basedOn w:val="a4"/>
    <w:next w:val="a4"/>
    <w:rsid w:val="006C76D3"/>
    <w:pPr>
      <w:spacing w:before="120"/>
    </w:pPr>
    <w:rPr>
      <w:rFonts w:ascii="맑은 고딕" w:eastAsia="돋움" w:hAnsi="맑은 고딕"/>
      <w:sz w:val="24"/>
    </w:rPr>
  </w:style>
  <w:style w:type="paragraph" w:styleId="a0">
    <w:name w:val="List Bullet"/>
    <w:basedOn w:val="a4"/>
    <w:rsid w:val="006C76D3"/>
    <w:pPr>
      <w:numPr>
        <w:numId w:val="6"/>
      </w:numPr>
      <w:contextualSpacing/>
    </w:pPr>
  </w:style>
  <w:style w:type="paragraph" w:styleId="30">
    <w:name w:val="List Bullet 3"/>
    <w:basedOn w:val="a4"/>
    <w:rsid w:val="006C76D3"/>
    <w:pPr>
      <w:numPr>
        <w:numId w:val="7"/>
      </w:numPr>
      <w:contextualSpacing/>
    </w:pPr>
  </w:style>
  <w:style w:type="paragraph" w:styleId="40">
    <w:name w:val="List Bullet 4"/>
    <w:basedOn w:val="a4"/>
    <w:rsid w:val="006C76D3"/>
    <w:pPr>
      <w:numPr>
        <w:numId w:val="8"/>
      </w:numPr>
      <w:contextualSpacing/>
    </w:pPr>
  </w:style>
  <w:style w:type="paragraph" w:styleId="50">
    <w:name w:val="List Bullet 5"/>
    <w:basedOn w:val="a4"/>
    <w:rsid w:val="006C76D3"/>
    <w:pPr>
      <w:numPr>
        <w:numId w:val="9"/>
      </w:numPr>
      <w:contextualSpacing/>
    </w:pPr>
  </w:style>
  <w:style w:type="paragraph" w:styleId="affd">
    <w:name w:val="Plain Text"/>
    <w:basedOn w:val="a4"/>
    <w:link w:val="Charf"/>
    <w:rsid w:val="006C76D3"/>
    <w:rPr>
      <w:rFonts w:hAnsi="Courier New" w:cs="Courier New"/>
      <w:szCs w:val="20"/>
    </w:rPr>
  </w:style>
  <w:style w:type="character" w:customStyle="1" w:styleId="Charf">
    <w:name w:val="글자만 Char"/>
    <w:basedOn w:val="a5"/>
    <w:link w:val="affd"/>
    <w:rsid w:val="006C76D3"/>
    <w:rPr>
      <w:rFonts w:ascii="바탕" w:hAnsi="Courier New" w:cs="Courier New"/>
      <w:kern w:val="2"/>
    </w:rPr>
  </w:style>
  <w:style w:type="paragraph" w:styleId="affe">
    <w:name w:val="Date"/>
    <w:basedOn w:val="a4"/>
    <w:next w:val="a4"/>
    <w:link w:val="Charf0"/>
    <w:rsid w:val="006C76D3"/>
  </w:style>
  <w:style w:type="character" w:customStyle="1" w:styleId="Charf0">
    <w:name w:val="날짜 Char"/>
    <w:basedOn w:val="a5"/>
    <w:link w:val="affe"/>
    <w:rsid w:val="006C76D3"/>
    <w:rPr>
      <w:rFonts w:ascii="바탕"/>
      <w:kern w:val="2"/>
      <w:szCs w:val="24"/>
    </w:rPr>
  </w:style>
  <w:style w:type="paragraph" w:styleId="afff">
    <w:name w:val="macro"/>
    <w:link w:val="Charf1"/>
    <w:rsid w:val="006C76D3"/>
    <w:pPr>
      <w:widowControl w:val="0"/>
      <w:tabs>
        <w:tab w:val="left" w:pos="425"/>
        <w:tab w:val="left" w:pos="851"/>
        <w:tab w:val="left" w:pos="1276"/>
        <w:tab w:val="left" w:pos="1701"/>
        <w:tab w:val="left" w:pos="2126"/>
        <w:tab w:val="left" w:pos="2551"/>
        <w:tab w:val="left" w:pos="2976"/>
        <w:tab w:val="left" w:pos="3402"/>
        <w:tab w:val="left" w:pos="3827"/>
        <w:tab w:val="left" w:pos="4252"/>
        <w:tab w:val="left" w:pos="4677"/>
        <w:tab w:val="left" w:pos="5102"/>
      </w:tabs>
      <w:kinsoku w:val="0"/>
      <w:wordWrap w:val="0"/>
      <w:overflowPunct w:val="0"/>
      <w:autoSpaceDE w:val="0"/>
      <w:autoSpaceDN w:val="0"/>
      <w:snapToGrid w:val="0"/>
    </w:pPr>
    <w:rPr>
      <w:rFonts w:ascii="Courier New" w:hAnsi="Courier New" w:cs="Courier New"/>
      <w:kern w:val="2"/>
      <w:sz w:val="24"/>
      <w:szCs w:val="24"/>
    </w:rPr>
  </w:style>
  <w:style w:type="character" w:customStyle="1" w:styleId="Charf1">
    <w:name w:val="매크로 텍스트 Char"/>
    <w:basedOn w:val="a5"/>
    <w:link w:val="afff"/>
    <w:rsid w:val="006C76D3"/>
    <w:rPr>
      <w:rFonts w:ascii="Courier New" w:hAnsi="Courier New" w:cs="Courier New"/>
      <w:kern w:val="2"/>
      <w:sz w:val="24"/>
      <w:szCs w:val="24"/>
    </w:rPr>
  </w:style>
  <w:style w:type="paragraph" w:styleId="afff0">
    <w:name w:val="Closing"/>
    <w:basedOn w:val="a4"/>
    <w:link w:val="Charf2"/>
    <w:rsid w:val="006C76D3"/>
    <w:pPr>
      <w:ind w:leftChars="2100" w:left="100"/>
    </w:pPr>
  </w:style>
  <w:style w:type="character" w:customStyle="1" w:styleId="Charf2">
    <w:name w:val="맺음말 Char"/>
    <w:basedOn w:val="a5"/>
    <w:link w:val="afff0"/>
    <w:rsid w:val="006C76D3"/>
    <w:rPr>
      <w:rFonts w:ascii="바탕"/>
      <w:kern w:val="2"/>
      <w:szCs w:val="24"/>
    </w:rPr>
  </w:style>
  <w:style w:type="paragraph" w:styleId="afff1">
    <w:name w:val="Message Header"/>
    <w:basedOn w:val="a4"/>
    <w:link w:val="Charf3"/>
    <w:rsid w:val="006C76D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960" w:hangingChars="400" w:hanging="960"/>
    </w:pPr>
    <w:rPr>
      <w:rFonts w:ascii="맑은 고딕" w:eastAsia="맑은 고딕" w:hAnsi="맑은 고딕"/>
      <w:sz w:val="24"/>
    </w:rPr>
  </w:style>
  <w:style w:type="character" w:customStyle="1" w:styleId="Charf3">
    <w:name w:val="메시지 머리글 Char"/>
    <w:basedOn w:val="a5"/>
    <w:link w:val="afff1"/>
    <w:rsid w:val="006C76D3"/>
    <w:rPr>
      <w:rFonts w:ascii="맑은 고딕" w:eastAsia="맑은 고딕" w:hAnsi="맑은 고딕"/>
      <w:kern w:val="2"/>
      <w:sz w:val="24"/>
      <w:szCs w:val="24"/>
      <w:shd w:val="pct20" w:color="auto" w:fill="auto"/>
    </w:rPr>
  </w:style>
  <w:style w:type="paragraph" w:styleId="36">
    <w:name w:val="List 3"/>
    <w:basedOn w:val="a4"/>
    <w:rsid w:val="006C76D3"/>
    <w:pPr>
      <w:ind w:leftChars="600" w:left="100" w:hangingChars="200" w:hanging="200"/>
      <w:contextualSpacing/>
    </w:pPr>
  </w:style>
  <w:style w:type="paragraph" w:styleId="44">
    <w:name w:val="List 4"/>
    <w:basedOn w:val="a4"/>
    <w:rsid w:val="006C76D3"/>
    <w:pPr>
      <w:ind w:leftChars="800" w:left="100" w:hangingChars="200" w:hanging="200"/>
      <w:contextualSpacing/>
    </w:pPr>
  </w:style>
  <w:style w:type="paragraph" w:styleId="53">
    <w:name w:val="List 5"/>
    <w:basedOn w:val="a4"/>
    <w:rsid w:val="006C76D3"/>
    <w:pPr>
      <w:ind w:leftChars="1000" w:left="100" w:hangingChars="200" w:hanging="200"/>
      <w:contextualSpacing/>
    </w:pPr>
  </w:style>
  <w:style w:type="paragraph" w:styleId="afff2">
    <w:name w:val="List Continue"/>
    <w:basedOn w:val="a4"/>
    <w:rsid w:val="006C76D3"/>
    <w:pPr>
      <w:spacing w:after="180"/>
      <w:ind w:leftChars="200" w:left="425"/>
      <w:contextualSpacing/>
    </w:pPr>
  </w:style>
  <w:style w:type="paragraph" w:styleId="29">
    <w:name w:val="List Continue 2"/>
    <w:basedOn w:val="a4"/>
    <w:rsid w:val="006C76D3"/>
    <w:pPr>
      <w:spacing w:after="180"/>
      <w:ind w:leftChars="400" w:left="850"/>
      <w:contextualSpacing/>
    </w:pPr>
  </w:style>
  <w:style w:type="paragraph" w:styleId="37">
    <w:name w:val="List Continue 3"/>
    <w:basedOn w:val="a4"/>
    <w:rsid w:val="006C76D3"/>
    <w:pPr>
      <w:spacing w:after="180"/>
      <w:ind w:leftChars="600" w:left="1275"/>
      <w:contextualSpacing/>
    </w:pPr>
  </w:style>
  <w:style w:type="paragraph" w:styleId="45">
    <w:name w:val="List Continue 4"/>
    <w:basedOn w:val="a4"/>
    <w:rsid w:val="006C76D3"/>
    <w:pPr>
      <w:spacing w:after="180"/>
      <w:ind w:leftChars="800" w:left="1700"/>
      <w:contextualSpacing/>
    </w:pPr>
  </w:style>
  <w:style w:type="paragraph" w:styleId="54">
    <w:name w:val="List Continue 5"/>
    <w:basedOn w:val="a4"/>
    <w:rsid w:val="006C76D3"/>
    <w:pPr>
      <w:spacing w:after="180"/>
      <w:ind w:leftChars="1000" w:left="2125"/>
      <w:contextualSpacing/>
    </w:pPr>
  </w:style>
  <w:style w:type="paragraph" w:styleId="HTML">
    <w:name w:val="HTML Preformatted"/>
    <w:basedOn w:val="a4"/>
    <w:link w:val="HTMLChar"/>
    <w:rsid w:val="006C76D3"/>
    <w:rPr>
      <w:rFonts w:ascii="Courier New" w:hAnsi="Courier New" w:cs="Courier New"/>
      <w:szCs w:val="20"/>
    </w:rPr>
  </w:style>
  <w:style w:type="character" w:customStyle="1" w:styleId="HTMLChar">
    <w:name w:val="미리 서식이 지정된 HTML Char"/>
    <w:basedOn w:val="a5"/>
    <w:link w:val="HTML"/>
    <w:rsid w:val="006C76D3"/>
    <w:rPr>
      <w:rFonts w:ascii="Courier New" w:hAnsi="Courier New" w:cs="Courier New"/>
      <w:kern w:val="2"/>
    </w:rPr>
  </w:style>
  <w:style w:type="paragraph" w:styleId="afff3">
    <w:name w:val="endnote text"/>
    <w:basedOn w:val="a4"/>
    <w:link w:val="Charf4"/>
    <w:rsid w:val="006C76D3"/>
    <w:pPr>
      <w:snapToGrid w:val="0"/>
    </w:pPr>
  </w:style>
  <w:style w:type="character" w:customStyle="1" w:styleId="Charf4">
    <w:name w:val="미주 텍스트 Char"/>
    <w:basedOn w:val="a5"/>
    <w:link w:val="afff3"/>
    <w:rsid w:val="006C76D3"/>
    <w:rPr>
      <w:rFonts w:ascii="바탕"/>
      <w:kern w:val="2"/>
      <w:szCs w:val="24"/>
    </w:rPr>
  </w:style>
  <w:style w:type="paragraph" w:styleId="afff4">
    <w:name w:val="envelope return"/>
    <w:basedOn w:val="a4"/>
    <w:rsid w:val="006C76D3"/>
    <w:pPr>
      <w:snapToGrid w:val="0"/>
    </w:pPr>
    <w:rPr>
      <w:rFonts w:ascii="맑은 고딕" w:eastAsia="맑은 고딕" w:hAnsi="맑은 고딕"/>
    </w:rPr>
  </w:style>
  <w:style w:type="paragraph" w:styleId="a">
    <w:name w:val="List Number"/>
    <w:basedOn w:val="a4"/>
    <w:rsid w:val="006C76D3"/>
    <w:pPr>
      <w:numPr>
        <w:numId w:val="10"/>
      </w:numPr>
      <w:contextualSpacing/>
    </w:pPr>
  </w:style>
  <w:style w:type="paragraph" w:styleId="2">
    <w:name w:val="List Number 2"/>
    <w:basedOn w:val="a4"/>
    <w:rsid w:val="006C76D3"/>
    <w:pPr>
      <w:numPr>
        <w:numId w:val="11"/>
      </w:numPr>
      <w:contextualSpacing/>
    </w:pPr>
  </w:style>
  <w:style w:type="paragraph" w:styleId="3">
    <w:name w:val="List Number 3"/>
    <w:basedOn w:val="a4"/>
    <w:rsid w:val="006C76D3"/>
    <w:pPr>
      <w:numPr>
        <w:numId w:val="12"/>
      </w:numPr>
      <w:contextualSpacing/>
    </w:pPr>
  </w:style>
  <w:style w:type="paragraph" w:styleId="4">
    <w:name w:val="List Number 4"/>
    <w:basedOn w:val="a4"/>
    <w:rsid w:val="006C76D3"/>
    <w:pPr>
      <w:numPr>
        <w:numId w:val="13"/>
      </w:numPr>
      <w:contextualSpacing/>
    </w:pPr>
  </w:style>
  <w:style w:type="paragraph" w:styleId="5">
    <w:name w:val="List Number 5"/>
    <w:basedOn w:val="a4"/>
    <w:rsid w:val="006C76D3"/>
    <w:pPr>
      <w:numPr>
        <w:numId w:val="14"/>
      </w:numPr>
      <w:contextualSpacing/>
    </w:pPr>
  </w:style>
  <w:style w:type="paragraph" w:styleId="38">
    <w:name w:val="Body Text 3"/>
    <w:basedOn w:val="a4"/>
    <w:link w:val="3Char1"/>
    <w:rsid w:val="006C76D3"/>
    <w:pPr>
      <w:spacing w:after="180"/>
    </w:pPr>
    <w:rPr>
      <w:sz w:val="16"/>
      <w:szCs w:val="16"/>
    </w:rPr>
  </w:style>
  <w:style w:type="character" w:customStyle="1" w:styleId="3Char1">
    <w:name w:val="본문 3 Char"/>
    <w:basedOn w:val="a5"/>
    <w:link w:val="38"/>
    <w:rsid w:val="006C76D3"/>
    <w:rPr>
      <w:rFonts w:ascii="바탕"/>
      <w:kern w:val="2"/>
      <w:sz w:val="16"/>
      <w:szCs w:val="16"/>
    </w:rPr>
  </w:style>
  <w:style w:type="paragraph" w:styleId="2a">
    <w:name w:val="Body Text Indent 2"/>
    <w:basedOn w:val="a4"/>
    <w:link w:val="2Char4"/>
    <w:rsid w:val="006C76D3"/>
    <w:pPr>
      <w:spacing w:after="180" w:line="480" w:lineRule="auto"/>
      <w:ind w:leftChars="400" w:left="851"/>
    </w:pPr>
  </w:style>
  <w:style w:type="character" w:customStyle="1" w:styleId="2Char4">
    <w:name w:val="본문 들여쓰기 2 Char"/>
    <w:basedOn w:val="a5"/>
    <w:link w:val="2a"/>
    <w:rsid w:val="006C76D3"/>
    <w:rPr>
      <w:rFonts w:ascii="바탕"/>
      <w:kern w:val="2"/>
      <w:szCs w:val="24"/>
    </w:rPr>
  </w:style>
  <w:style w:type="paragraph" w:styleId="39">
    <w:name w:val="Body Text Indent 3"/>
    <w:basedOn w:val="a4"/>
    <w:link w:val="3Char2"/>
    <w:rsid w:val="006C76D3"/>
    <w:pPr>
      <w:spacing w:after="180"/>
      <w:ind w:leftChars="400" w:left="851"/>
    </w:pPr>
    <w:rPr>
      <w:sz w:val="16"/>
      <w:szCs w:val="16"/>
    </w:rPr>
  </w:style>
  <w:style w:type="character" w:customStyle="1" w:styleId="3Char2">
    <w:name w:val="본문 들여쓰기 3 Char"/>
    <w:basedOn w:val="a5"/>
    <w:link w:val="39"/>
    <w:rsid w:val="006C76D3"/>
    <w:rPr>
      <w:rFonts w:ascii="바탕"/>
      <w:kern w:val="2"/>
      <w:sz w:val="16"/>
      <w:szCs w:val="16"/>
    </w:rPr>
  </w:style>
  <w:style w:type="paragraph" w:styleId="afff5">
    <w:name w:val="Body Text First Indent"/>
    <w:basedOn w:val="aff1"/>
    <w:link w:val="Charf5"/>
    <w:rsid w:val="006C76D3"/>
    <w:pPr>
      <w:ind w:firstLineChars="100" w:firstLine="210"/>
    </w:pPr>
  </w:style>
  <w:style w:type="character" w:customStyle="1" w:styleId="Charf5">
    <w:name w:val="본문 첫 줄 들여쓰기 Char"/>
    <w:basedOn w:val="Charb"/>
    <w:link w:val="afff5"/>
    <w:rsid w:val="006C76D3"/>
    <w:rPr>
      <w:rFonts w:ascii="바탕"/>
      <w:kern w:val="2"/>
      <w:szCs w:val="24"/>
    </w:rPr>
  </w:style>
  <w:style w:type="paragraph" w:styleId="afff6">
    <w:name w:val="Block Text"/>
    <w:basedOn w:val="a4"/>
    <w:rsid w:val="006C76D3"/>
    <w:pPr>
      <w:spacing w:after="180"/>
      <w:ind w:leftChars="700" w:left="1440" w:rightChars="700" w:right="1440"/>
    </w:pPr>
  </w:style>
  <w:style w:type="paragraph" w:styleId="2b">
    <w:name w:val="index 2"/>
    <w:basedOn w:val="a4"/>
    <w:next w:val="a4"/>
    <w:autoRedefine/>
    <w:rsid w:val="006C76D3"/>
    <w:pPr>
      <w:ind w:leftChars="400" w:left="400" w:hangingChars="200" w:hanging="2000"/>
    </w:pPr>
  </w:style>
  <w:style w:type="paragraph" w:styleId="3a">
    <w:name w:val="index 3"/>
    <w:basedOn w:val="a4"/>
    <w:next w:val="a4"/>
    <w:autoRedefine/>
    <w:rsid w:val="006C76D3"/>
    <w:pPr>
      <w:ind w:leftChars="600" w:left="600" w:hangingChars="200" w:hanging="2000"/>
    </w:pPr>
  </w:style>
  <w:style w:type="paragraph" w:styleId="46">
    <w:name w:val="index 4"/>
    <w:basedOn w:val="a4"/>
    <w:next w:val="a4"/>
    <w:autoRedefine/>
    <w:rsid w:val="006C76D3"/>
    <w:pPr>
      <w:ind w:leftChars="800" w:left="800" w:hangingChars="200" w:hanging="2000"/>
    </w:pPr>
  </w:style>
  <w:style w:type="paragraph" w:styleId="55">
    <w:name w:val="index 5"/>
    <w:basedOn w:val="a4"/>
    <w:next w:val="a4"/>
    <w:autoRedefine/>
    <w:rsid w:val="006C76D3"/>
    <w:pPr>
      <w:ind w:leftChars="1000" w:left="1000" w:hangingChars="200" w:hanging="2000"/>
    </w:pPr>
  </w:style>
  <w:style w:type="paragraph" w:styleId="61">
    <w:name w:val="index 6"/>
    <w:basedOn w:val="a4"/>
    <w:next w:val="a4"/>
    <w:autoRedefine/>
    <w:rsid w:val="006C76D3"/>
    <w:pPr>
      <w:ind w:leftChars="1200" w:left="1200" w:hangingChars="200" w:hanging="2000"/>
    </w:pPr>
  </w:style>
  <w:style w:type="paragraph" w:styleId="71">
    <w:name w:val="index 7"/>
    <w:basedOn w:val="a4"/>
    <w:next w:val="a4"/>
    <w:autoRedefine/>
    <w:rsid w:val="006C76D3"/>
    <w:pPr>
      <w:ind w:leftChars="1400" w:left="1400" w:hangingChars="200" w:hanging="2000"/>
    </w:pPr>
  </w:style>
  <w:style w:type="paragraph" w:styleId="82">
    <w:name w:val="index 8"/>
    <w:basedOn w:val="a4"/>
    <w:next w:val="a4"/>
    <w:autoRedefine/>
    <w:rsid w:val="006C76D3"/>
    <w:pPr>
      <w:ind w:leftChars="1600" w:left="1600" w:hangingChars="200" w:hanging="2000"/>
    </w:pPr>
  </w:style>
  <w:style w:type="paragraph" w:styleId="91">
    <w:name w:val="index 9"/>
    <w:basedOn w:val="a4"/>
    <w:next w:val="a4"/>
    <w:autoRedefine/>
    <w:rsid w:val="006C76D3"/>
    <w:pPr>
      <w:ind w:leftChars="1800" w:left="1800" w:hangingChars="200" w:hanging="2000"/>
    </w:pPr>
  </w:style>
  <w:style w:type="paragraph" w:styleId="afff7">
    <w:name w:val="index heading"/>
    <w:basedOn w:val="a4"/>
    <w:next w:val="15"/>
    <w:rsid w:val="006C76D3"/>
    <w:rPr>
      <w:rFonts w:ascii="맑은 고딕" w:eastAsia="맑은 고딕" w:hAnsi="맑은 고딕"/>
      <w:b/>
      <w:bCs/>
    </w:rPr>
  </w:style>
  <w:style w:type="paragraph" w:styleId="afff8">
    <w:name w:val="Signature"/>
    <w:basedOn w:val="a4"/>
    <w:link w:val="Charf6"/>
    <w:rsid w:val="006C76D3"/>
    <w:pPr>
      <w:ind w:leftChars="2100" w:left="100"/>
    </w:pPr>
  </w:style>
  <w:style w:type="character" w:customStyle="1" w:styleId="Charf6">
    <w:name w:val="서명 Char"/>
    <w:basedOn w:val="a5"/>
    <w:link w:val="afff8"/>
    <w:rsid w:val="006C76D3"/>
    <w:rPr>
      <w:rFonts w:ascii="바탕"/>
      <w:kern w:val="2"/>
      <w:szCs w:val="24"/>
    </w:rPr>
  </w:style>
  <w:style w:type="paragraph" w:styleId="afff9">
    <w:name w:val="Salutation"/>
    <w:basedOn w:val="a4"/>
    <w:next w:val="a4"/>
    <w:link w:val="Charf7"/>
    <w:rsid w:val="006C76D3"/>
  </w:style>
  <w:style w:type="character" w:customStyle="1" w:styleId="Charf7">
    <w:name w:val="인사말 Char"/>
    <w:basedOn w:val="a5"/>
    <w:link w:val="afff9"/>
    <w:rsid w:val="006C76D3"/>
    <w:rPr>
      <w:rFonts w:ascii="바탕"/>
      <w:kern w:val="2"/>
      <w:szCs w:val="24"/>
    </w:rPr>
  </w:style>
  <w:style w:type="paragraph" w:styleId="afffa">
    <w:name w:val="Normal (Web)"/>
    <w:basedOn w:val="a4"/>
    <w:rsid w:val="006C76D3"/>
    <w:rPr>
      <w:rFonts w:ascii="Times New Roman"/>
      <w:sz w:val="24"/>
    </w:rPr>
  </w:style>
  <w:style w:type="paragraph" w:styleId="afffb">
    <w:name w:val="E-mail Signature"/>
    <w:basedOn w:val="a4"/>
    <w:link w:val="Charf8"/>
    <w:rsid w:val="006C76D3"/>
  </w:style>
  <w:style w:type="character" w:customStyle="1" w:styleId="Charf8">
    <w:name w:val="전자 메일 서명 Char"/>
    <w:basedOn w:val="a5"/>
    <w:link w:val="afffb"/>
    <w:rsid w:val="006C76D3"/>
    <w:rPr>
      <w:rFonts w:ascii="바탕"/>
      <w:kern w:val="2"/>
      <w:szCs w:val="24"/>
    </w:rPr>
  </w:style>
  <w:style w:type="paragraph" w:styleId="afffc">
    <w:name w:val="envelope address"/>
    <w:basedOn w:val="a4"/>
    <w:rsid w:val="006C76D3"/>
    <w:pPr>
      <w:framePr w:w="6804" w:h="2268" w:hRule="exact" w:hSpace="142" w:wrap="auto" w:hAnchor="page" w:xAlign="center" w:yAlign="bottom"/>
      <w:snapToGrid w:val="0"/>
      <w:ind w:leftChars="1400" w:left="100"/>
    </w:pPr>
    <w:rPr>
      <w:rFonts w:ascii="맑은 고딕" w:eastAsia="맑은 고딕" w:hAnsi="맑은 고딕"/>
      <w:sz w:val="24"/>
    </w:rPr>
  </w:style>
  <w:style w:type="paragraph" w:styleId="afffd">
    <w:name w:val="Bibliography"/>
    <w:basedOn w:val="a4"/>
    <w:next w:val="a4"/>
    <w:uiPriority w:val="37"/>
    <w:semiHidden/>
    <w:unhideWhenUsed/>
    <w:rsid w:val="006C76D3"/>
  </w:style>
  <w:style w:type="paragraph" w:styleId="HTML0">
    <w:name w:val="HTML Address"/>
    <w:basedOn w:val="a4"/>
    <w:link w:val="HTMLChar0"/>
    <w:rsid w:val="006C76D3"/>
    <w:rPr>
      <w:i/>
      <w:iCs/>
    </w:rPr>
  </w:style>
  <w:style w:type="character" w:customStyle="1" w:styleId="HTMLChar0">
    <w:name w:val="HTML 주소 Char"/>
    <w:basedOn w:val="a5"/>
    <w:link w:val="HTML0"/>
    <w:rsid w:val="006C76D3"/>
    <w:rPr>
      <w:rFonts w:ascii="바탕"/>
      <w:i/>
      <w:iCs/>
      <w:kern w:val="2"/>
      <w:szCs w:val="24"/>
    </w:rPr>
  </w:style>
  <w:style w:type="character" w:styleId="afffe">
    <w:name w:val="endnote reference"/>
    <w:basedOn w:val="a5"/>
    <w:rsid w:val="006C76D3"/>
    <w:rPr>
      <w:vertAlign w:val="superscript"/>
    </w:rPr>
  </w:style>
  <w:style w:type="paragraph" w:customStyle="1" w:styleId="16">
    <w:name w:val="제목1!"/>
    <w:basedOn w:val="10"/>
    <w:link w:val="1Char2"/>
    <w:qFormat/>
    <w:rsid w:val="00EE79ED"/>
    <w:pPr>
      <w:tabs>
        <w:tab w:val="clear" w:pos="1440"/>
      </w:tabs>
    </w:pPr>
  </w:style>
  <w:style w:type="character" w:customStyle="1" w:styleId="1Char2">
    <w:name w:val="제목1! Char"/>
    <w:basedOn w:val="1Char"/>
    <w:link w:val="16"/>
    <w:rsid w:val="00EE79ED"/>
    <w:rPr>
      <w:rFonts w:ascii="Trebuchet MS" w:eastAsia="맑은 고딕" w:hAnsi="Trebuchet MS"/>
      <w:kern w:val="2"/>
      <w:sz w:val="32"/>
      <w:szCs w:val="28"/>
    </w:rPr>
  </w:style>
  <w:style w:type="table" w:styleId="affff">
    <w:name w:val="Light Shading"/>
    <w:basedOn w:val="a6"/>
    <w:uiPriority w:val="60"/>
    <w:rsid w:val="00CF3EBB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Char10">
    <w:name w:val="부제 Char1"/>
    <w:basedOn w:val="a5"/>
    <w:uiPriority w:val="11"/>
    <w:rsid w:val="00F77677"/>
    <w:rPr>
      <w:rFonts w:asciiTheme="majorHAnsi" w:eastAsiaTheme="majorEastAsia" w:hAnsiTheme="majorHAnsi" w:cstheme="majorBidi"/>
      <w:sz w:val="24"/>
      <w:szCs w:val="24"/>
    </w:rPr>
  </w:style>
  <w:style w:type="paragraph" w:customStyle="1" w:styleId="17">
    <w:name w:val="본문1"/>
    <w:basedOn w:val="11"/>
    <w:link w:val="1Char3"/>
    <w:qFormat/>
    <w:rsid w:val="00886250"/>
    <w:rPr>
      <w:rFonts w:eastAsia="Trebuchet MS"/>
    </w:rPr>
  </w:style>
  <w:style w:type="character" w:customStyle="1" w:styleId="1Char0">
    <w:name w:val="1순위 본문 Char"/>
    <w:basedOn w:val="a5"/>
    <w:link w:val="11"/>
    <w:rsid w:val="00155A42"/>
    <w:rPr>
      <w:rFonts w:ascii="Trebuchet MS" w:eastAsiaTheme="minorEastAsia" w:hAnsi="Trebuchet MS" w:cs="굴림"/>
      <w:kern w:val="2"/>
      <w:szCs w:val="24"/>
    </w:rPr>
  </w:style>
  <w:style w:type="character" w:customStyle="1" w:styleId="1Char3">
    <w:name w:val="본문1 Char"/>
    <w:basedOn w:val="1Char0"/>
    <w:link w:val="17"/>
    <w:rsid w:val="00886250"/>
    <w:rPr>
      <w:rFonts w:ascii="Trebuchet MS" w:eastAsia="Trebuchet MS" w:hAnsi="Trebuchet MS" w:cs="굴림"/>
      <w:kern w:val="2"/>
      <w:szCs w:val="24"/>
    </w:rPr>
  </w:style>
  <w:style w:type="table" w:styleId="affff0">
    <w:name w:val="Light List"/>
    <w:basedOn w:val="a6"/>
    <w:uiPriority w:val="61"/>
    <w:rsid w:val="008C1984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affff1">
    <w:name w:val="바탕글"/>
    <w:basedOn w:val="a4"/>
    <w:rsid w:val="00DF7474"/>
    <w:pPr>
      <w:spacing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styleId="affff2">
    <w:name w:val="Placeholder Text"/>
    <w:basedOn w:val="a5"/>
    <w:uiPriority w:val="99"/>
    <w:semiHidden/>
    <w:rsid w:val="00B32116"/>
    <w:rPr>
      <w:color w:val="808080"/>
    </w:rPr>
  </w:style>
  <w:style w:type="paragraph" w:customStyle="1" w:styleId="affff3">
    <w:name w:val="본문서식"/>
    <w:basedOn w:val="11"/>
    <w:link w:val="Charf9"/>
    <w:qFormat/>
    <w:rsid w:val="00D07B4F"/>
    <w:pPr>
      <w:ind w:leftChars="400" w:left="800"/>
    </w:pPr>
  </w:style>
  <w:style w:type="character" w:customStyle="1" w:styleId="Charf9">
    <w:name w:val="본문서식 Char"/>
    <w:basedOn w:val="1Char0"/>
    <w:link w:val="affff3"/>
    <w:rsid w:val="00D07B4F"/>
    <w:rPr>
      <w:rFonts w:ascii="Trebuchet MS" w:eastAsia="맑은 고딕" w:hAnsi="Trebuchet MS" w:cs="굴림"/>
      <w:kern w:val="2"/>
      <w:szCs w:val="24"/>
    </w:rPr>
  </w:style>
  <w:style w:type="character" w:styleId="affff4">
    <w:name w:val="Strong"/>
    <w:basedOn w:val="a5"/>
    <w:uiPriority w:val="22"/>
    <w:qFormat/>
    <w:rsid w:val="00453DC6"/>
    <w:rPr>
      <w:b/>
      <w:bCs/>
    </w:rPr>
  </w:style>
  <w:style w:type="character" w:customStyle="1" w:styleId="Tahoma">
    <w:name w:val="스타일 (영어) Tahoma (한글) 휴먼엑스포"/>
    <w:rsid w:val="00825A63"/>
    <w:rPr>
      <w:rFonts w:ascii="Trebuchet MS" w:eastAsia="돋움" w:hAnsi="Trebuchet MS" w:cs="Times New Roman"/>
    </w:rPr>
  </w:style>
  <w:style w:type="character" w:customStyle="1" w:styleId="apple-converted-space">
    <w:name w:val="apple-converted-space"/>
    <w:basedOn w:val="a5"/>
    <w:rsid w:val="00A44F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67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0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5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5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2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8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1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8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8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Microsoft_Visio_2003-2010____2.vsd"/><Relationship Id="rId21" Type="http://schemas.openxmlformats.org/officeDocument/2006/relationships/image" Target="media/image3.emf"/><Relationship Id="rId42" Type="http://schemas.openxmlformats.org/officeDocument/2006/relationships/image" Target="media/image12.png"/><Relationship Id="rId47" Type="http://schemas.openxmlformats.org/officeDocument/2006/relationships/image" Target="media/image17.png"/><Relationship Id="rId63" Type="http://schemas.openxmlformats.org/officeDocument/2006/relationships/image" Target="media/image29.emf"/><Relationship Id="rId68" Type="http://schemas.openxmlformats.org/officeDocument/2006/relationships/oleObject" Target="embeddings/Microsoft_Visio_2003-2010____3.vsd"/><Relationship Id="rId16" Type="http://schemas.openxmlformats.org/officeDocument/2006/relationships/header" Target="header1.xml"/><Relationship Id="rId11" Type="http://schemas.openxmlformats.org/officeDocument/2006/relationships/settings" Target="settings.xml"/><Relationship Id="rId24" Type="http://schemas.microsoft.com/office/2011/relationships/commentsExtended" Target="commentsExtended.xml"/><Relationship Id="rId32" Type="http://schemas.openxmlformats.org/officeDocument/2006/relationships/hyperlink" Target="http://www.iana.org/assignments/ip-parameters" TargetMode="External"/><Relationship Id="rId37" Type="http://schemas.openxmlformats.org/officeDocument/2006/relationships/image" Target="media/image10.png"/><Relationship Id="rId40" Type="http://schemas.openxmlformats.org/officeDocument/2006/relationships/hyperlink" Target="https://tools.ietf.org/html/rfc1112" TargetMode="External"/><Relationship Id="rId45" Type="http://schemas.openxmlformats.org/officeDocument/2006/relationships/image" Target="media/image15.png"/><Relationship Id="rId53" Type="http://schemas.openxmlformats.org/officeDocument/2006/relationships/image" Target="media/image23.png"/><Relationship Id="rId58" Type="http://schemas.openxmlformats.org/officeDocument/2006/relationships/package" Target="embeddings/Microsoft_Visio____2.vsdx"/><Relationship Id="rId66" Type="http://schemas.openxmlformats.org/officeDocument/2006/relationships/package" Target="embeddings/Microsoft_Visio____6.vsdx"/><Relationship Id="rId74" Type="http://schemas.openxmlformats.org/officeDocument/2006/relationships/image" Target="media/image37.png"/><Relationship Id="rId5" Type="http://schemas.openxmlformats.org/officeDocument/2006/relationships/customXml" Target="../customXml/item5.xml"/><Relationship Id="rId61" Type="http://schemas.openxmlformats.org/officeDocument/2006/relationships/image" Target="media/image28.emf"/><Relationship Id="rId19" Type="http://schemas.openxmlformats.org/officeDocument/2006/relationships/footer" Target="footer2.xml"/><Relationship Id="rId14" Type="http://schemas.openxmlformats.org/officeDocument/2006/relationships/endnotes" Target="endnotes.xml"/><Relationship Id="rId22" Type="http://schemas.openxmlformats.org/officeDocument/2006/relationships/oleObject" Target="embeddings/Microsoft_Visio_2003-2010____1.vsd"/><Relationship Id="rId27" Type="http://schemas.openxmlformats.org/officeDocument/2006/relationships/image" Target="media/image5.gif"/><Relationship Id="rId30" Type="http://schemas.openxmlformats.org/officeDocument/2006/relationships/image" Target="media/image6.emf"/><Relationship Id="rId35" Type="http://schemas.openxmlformats.org/officeDocument/2006/relationships/image" Target="media/image8.png"/><Relationship Id="rId43" Type="http://schemas.openxmlformats.org/officeDocument/2006/relationships/image" Target="media/image13.png"/><Relationship Id="rId48" Type="http://schemas.openxmlformats.org/officeDocument/2006/relationships/image" Target="media/image18.png"/><Relationship Id="rId56" Type="http://schemas.openxmlformats.org/officeDocument/2006/relationships/package" Target="embeddings/Microsoft_Visio____1.vsdx"/><Relationship Id="rId64" Type="http://schemas.openxmlformats.org/officeDocument/2006/relationships/package" Target="embeddings/Microsoft_Visio____5.vsdx"/><Relationship Id="rId69" Type="http://schemas.openxmlformats.org/officeDocument/2006/relationships/image" Target="media/image32.emf"/><Relationship Id="rId77" Type="http://schemas.openxmlformats.org/officeDocument/2006/relationships/theme" Target="theme/theme1.xml"/><Relationship Id="rId8" Type="http://schemas.openxmlformats.org/officeDocument/2006/relationships/customXml" Target="../customXml/item8.xml"/><Relationship Id="rId51" Type="http://schemas.openxmlformats.org/officeDocument/2006/relationships/image" Target="media/image21.png"/><Relationship Id="rId72" Type="http://schemas.openxmlformats.org/officeDocument/2006/relationships/image" Target="media/image35.png"/><Relationship Id="rId3" Type="http://schemas.openxmlformats.org/officeDocument/2006/relationships/customXml" Target="../customXml/item3.xml"/><Relationship Id="rId12" Type="http://schemas.openxmlformats.org/officeDocument/2006/relationships/webSettings" Target="webSettings.xml"/><Relationship Id="rId17" Type="http://schemas.openxmlformats.org/officeDocument/2006/relationships/header" Target="header2.xml"/><Relationship Id="rId25" Type="http://schemas.openxmlformats.org/officeDocument/2006/relationships/image" Target="media/image4.emf"/><Relationship Id="rId33" Type="http://schemas.openxmlformats.org/officeDocument/2006/relationships/hyperlink" Target="http://www.iana.org/assignments/ip-parameters" TargetMode="External"/><Relationship Id="rId38" Type="http://schemas.openxmlformats.org/officeDocument/2006/relationships/image" Target="media/image11.png"/><Relationship Id="rId46" Type="http://schemas.openxmlformats.org/officeDocument/2006/relationships/image" Target="media/image16.png"/><Relationship Id="rId59" Type="http://schemas.openxmlformats.org/officeDocument/2006/relationships/image" Target="media/image27.emf"/><Relationship Id="rId67" Type="http://schemas.openxmlformats.org/officeDocument/2006/relationships/image" Target="media/image31.emf"/><Relationship Id="rId20" Type="http://schemas.openxmlformats.org/officeDocument/2006/relationships/hyperlink" Target="http://www.wiznet.co.kr" TargetMode="External"/><Relationship Id="rId41" Type="http://schemas.openxmlformats.org/officeDocument/2006/relationships/hyperlink" Target="https://www.iana.org/assignments/protocol-numbers/protocol-numbers.xhtml" TargetMode="External"/><Relationship Id="rId54" Type="http://schemas.openxmlformats.org/officeDocument/2006/relationships/image" Target="media/image24.png"/><Relationship Id="rId62" Type="http://schemas.openxmlformats.org/officeDocument/2006/relationships/package" Target="embeddings/Microsoft_Visio____4.vsdx"/><Relationship Id="rId70" Type="http://schemas.openxmlformats.org/officeDocument/2006/relationships/image" Target="media/image33.emf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5" Type="http://schemas.openxmlformats.org/officeDocument/2006/relationships/image" Target="media/image1.jpeg"/><Relationship Id="rId23" Type="http://schemas.openxmlformats.org/officeDocument/2006/relationships/comments" Target="comments.xml"/><Relationship Id="rId28" Type="http://schemas.openxmlformats.org/officeDocument/2006/relationships/header" Target="header3.xml"/><Relationship Id="rId36" Type="http://schemas.openxmlformats.org/officeDocument/2006/relationships/image" Target="media/image9.png"/><Relationship Id="rId49" Type="http://schemas.openxmlformats.org/officeDocument/2006/relationships/image" Target="media/image19.png"/><Relationship Id="rId57" Type="http://schemas.openxmlformats.org/officeDocument/2006/relationships/image" Target="media/image26.emf"/><Relationship Id="rId10" Type="http://schemas.openxmlformats.org/officeDocument/2006/relationships/styles" Target="styles.xml"/><Relationship Id="rId31" Type="http://schemas.openxmlformats.org/officeDocument/2006/relationships/hyperlink" Target="http://www.iana.org/assignments/protocol-numbers" TargetMode="External"/><Relationship Id="rId44" Type="http://schemas.openxmlformats.org/officeDocument/2006/relationships/image" Target="media/image14.png"/><Relationship Id="rId52" Type="http://schemas.openxmlformats.org/officeDocument/2006/relationships/image" Target="media/image22.png"/><Relationship Id="rId60" Type="http://schemas.openxmlformats.org/officeDocument/2006/relationships/package" Target="embeddings/Microsoft_Visio____3.vsdx"/><Relationship Id="rId65" Type="http://schemas.openxmlformats.org/officeDocument/2006/relationships/image" Target="media/image30.emf"/><Relationship Id="rId73" Type="http://schemas.openxmlformats.org/officeDocument/2006/relationships/image" Target="media/image36.png"/><Relationship Id="rId4" Type="http://schemas.openxmlformats.org/officeDocument/2006/relationships/customXml" Target="../customXml/item4.xml"/><Relationship Id="rId9" Type="http://schemas.openxmlformats.org/officeDocument/2006/relationships/numbering" Target="numbering.xml"/><Relationship Id="rId13" Type="http://schemas.openxmlformats.org/officeDocument/2006/relationships/footnotes" Target="footnotes.xml"/><Relationship Id="rId18" Type="http://schemas.openxmlformats.org/officeDocument/2006/relationships/footer" Target="footer1.xml"/><Relationship Id="rId39" Type="http://schemas.openxmlformats.org/officeDocument/2006/relationships/hyperlink" Target="https://www.iana.org/assignments/multicast-addresses/multicast-addresses.xhtml" TargetMode="External"/><Relationship Id="rId34" Type="http://schemas.openxmlformats.org/officeDocument/2006/relationships/image" Target="media/image7.emf"/><Relationship Id="rId50" Type="http://schemas.openxmlformats.org/officeDocument/2006/relationships/image" Target="media/image20.png"/><Relationship Id="rId55" Type="http://schemas.openxmlformats.org/officeDocument/2006/relationships/image" Target="media/image25.emf"/><Relationship Id="rId76" Type="http://schemas.microsoft.com/office/2011/relationships/people" Target="people.xml"/><Relationship Id="rId7" Type="http://schemas.openxmlformats.org/officeDocument/2006/relationships/customXml" Target="../customXml/item7.xml"/><Relationship Id="rId71" Type="http://schemas.openxmlformats.org/officeDocument/2006/relationships/image" Target="media/image34.jpeg"/><Relationship Id="rId2" Type="http://schemas.openxmlformats.org/officeDocument/2006/relationships/customXml" Target="../customXml/item2.xml"/><Relationship Id="rId29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7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8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65F3B6-CD08-4250-B1E5-CE995E45EF8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B56B5F9-7314-499B-B70D-BA82393D043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D6C9897-0818-49FC-8BDA-B18EC730138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E581B96-6A77-4C7D-95DC-D8E11906D1E5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2683436F-C708-4972-8DCC-27CE77E6D321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C99EF87B-5537-47B8-921A-9E5B9B688459}">
  <ds:schemaRefs>
    <ds:schemaRef ds:uri="http://schemas.openxmlformats.org/officeDocument/2006/bibliography"/>
  </ds:schemaRefs>
</ds:datastoreItem>
</file>

<file path=customXml/itemProps7.xml><?xml version="1.0" encoding="utf-8"?>
<ds:datastoreItem xmlns:ds="http://schemas.openxmlformats.org/officeDocument/2006/customXml" ds:itemID="{01201785-E784-4194-8D79-1B1AC3741F1E}">
  <ds:schemaRefs>
    <ds:schemaRef ds:uri="http://schemas.openxmlformats.org/officeDocument/2006/bibliography"/>
  </ds:schemaRefs>
</ds:datastoreItem>
</file>

<file path=customXml/itemProps8.xml><?xml version="1.0" encoding="utf-8"?>
<ds:datastoreItem xmlns:ds="http://schemas.openxmlformats.org/officeDocument/2006/customXml" ds:itemID="{057C913F-E39D-45FD-A72D-0E1E374341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18505</Words>
  <Characters>105480</Characters>
  <Application>Microsoft Office Word</Application>
  <DocSecurity>0</DocSecurity>
  <Lines>879</Lines>
  <Paragraphs>247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iEthernet W5500 Datasheet kr</vt:lpstr>
    </vt:vector>
  </TitlesOfParts>
  <Company>wiznet</Company>
  <LinksUpToDate>false</LinksUpToDate>
  <CharactersWithSpaces>123738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iEthernet W5500 Datasheet kr</dc:title>
  <dc:subject/>
  <dc:creator>justinkim</dc:creator>
  <cp:keywords>W5500, DS</cp:keywords>
  <dc:description/>
  <cp:lastModifiedBy>becky</cp:lastModifiedBy>
  <cp:revision>2</cp:revision>
  <cp:lastPrinted>2017-04-24T06:15:00Z</cp:lastPrinted>
  <dcterms:created xsi:type="dcterms:W3CDTF">2017-09-11T23:07:00Z</dcterms:created>
  <dcterms:modified xsi:type="dcterms:W3CDTF">2017-09-11T23:07:00Z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oogle.Documents.Tracking">
    <vt:lpwstr>false</vt:lpwstr>
  </property>
</Properties>
</file>